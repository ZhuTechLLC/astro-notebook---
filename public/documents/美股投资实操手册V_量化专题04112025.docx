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279762" w:displacedByCustomXml="next"/>
    <w:sdt>
      <w:sdtPr>
        <w:rPr>
          <w:rFonts w:ascii="Times New Roman" w:eastAsia="微软雅黑" w:hAnsi="Times New Roman" w:cs="Times New Roman"/>
          <w:sz w:val="22"/>
          <w:szCs w:val="22"/>
        </w:rPr>
        <w:id w:val="102707245"/>
        <w:docPartObj>
          <w:docPartGallery w:val="Cover Pages"/>
          <w:docPartUnique/>
        </w:docPartObj>
      </w:sdtPr>
      <w:sdtEndPr>
        <w:rPr>
          <w:b/>
          <w:bCs/>
        </w:rPr>
      </w:sdtEndPr>
      <w:sdtContent>
        <w:p w14:paraId="66FBC6D1" w14:textId="77777777" w:rsidR="00CE4930" w:rsidRPr="00414082" w:rsidRDefault="00CE4930" w:rsidP="0040619C">
          <w:pPr>
            <w:jc w:val="center"/>
            <w:rPr>
              <w:rFonts w:ascii="Times New Roman" w:eastAsia="微软雅黑" w:hAnsi="Times New Roman" w:cs="Times New Roman"/>
              <w:sz w:val="22"/>
              <w:szCs w:val="22"/>
            </w:rPr>
          </w:pPr>
        </w:p>
        <w:p w14:paraId="020F27E0" w14:textId="77777777" w:rsidR="00CE4930" w:rsidRPr="00414082" w:rsidRDefault="00CE4930" w:rsidP="0040619C">
          <w:pPr>
            <w:jc w:val="center"/>
            <w:rPr>
              <w:rFonts w:ascii="Times New Roman" w:eastAsia="微软雅黑" w:hAnsi="Times New Roman" w:cs="Times New Roman"/>
              <w:sz w:val="22"/>
              <w:szCs w:val="22"/>
            </w:rPr>
          </w:pPr>
        </w:p>
        <w:p w14:paraId="40268B79" w14:textId="77777777" w:rsidR="00CE4930" w:rsidRPr="00414082" w:rsidRDefault="00CE4930" w:rsidP="0040619C">
          <w:pPr>
            <w:jc w:val="center"/>
            <w:rPr>
              <w:rFonts w:ascii="Times New Roman" w:eastAsia="微软雅黑" w:hAnsi="Times New Roman" w:cs="Times New Roman"/>
              <w:sz w:val="22"/>
              <w:szCs w:val="22"/>
            </w:rPr>
          </w:pPr>
        </w:p>
        <w:p w14:paraId="1631DA0D" w14:textId="77777777" w:rsidR="00CE4930" w:rsidRPr="00414082" w:rsidRDefault="00CE4930" w:rsidP="0040619C">
          <w:pPr>
            <w:jc w:val="center"/>
            <w:rPr>
              <w:rFonts w:ascii="Times New Roman" w:eastAsia="微软雅黑" w:hAnsi="Times New Roman" w:cs="Times New Roman"/>
              <w:sz w:val="22"/>
              <w:szCs w:val="22"/>
            </w:rPr>
          </w:pPr>
        </w:p>
        <w:p w14:paraId="0E1494D9" w14:textId="21C17853"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73BBDDC2" wp14:editId="2F265E8F">
                <wp:extent cx="1417320" cy="750898"/>
                <wp:effectExtent l="0" t="0" r="0" b="0"/>
                <wp:docPr id="143" name="Picture 143" descr="卡通人物&#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卡通人物&#10;&#10;AI 生成的内容可能不正确。"/>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微软雅黑" w:hAnsi="Times New Roman" w:cs="Times New Roman" w:hint="eastAsia"/>
              <w:sz w:val="56"/>
              <w:szCs w:val="56"/>
            </w:rPr>
            <w:alias w:val="Title"/>
            <w:tag w:val=""/>
            <w:id w:val="1735040861"/>
            <w:placeholder>
              <w:docPart w:val="54DF6404F60449F6B56CA63887C8BE8A"/>
            </w:placeholder>
            <w:dataBinding w:prefixMappings="xmlns:ns0='http://purl.org/dc/elements/1.1/' xmlns:ns1='http://schemas.openxmlformats.org/package/2006/metadata/core-properties' " w:xpath="/ns1:coreProperties[1]/ns0:title[1]" w:storeItemID="{6C3C8BC8-F283-45AE-878A-BAB7291924A1}"/>
            <w:text/>
          </w:sdtPr>
          <w:sdtContent>
            <w:p w14:paraId="469F1350" w14:textId="3E9EDE8E" w:rsidR="0040619C" w:rsidRPr="00414082" w:rsidRDefault="008A199E" w:rsidP="0040619C">
              <w:pPr>
                <w:jc w:val="center"/>
                <w:rPr>
                  <w:rFonts w:ascii="Times New Roman" w:eastAsia="微软雅黑" w:hAnsi="Times New Roman" w:cs="Times New Roman"/>
                  <w:sz w:val="56"/>
                  <w:szCs w:val="56"/>
                </w:rPr>
              </w:pPr>
              <w:r w:rsidRPr="00414082">
                <w:rPr>
                  <w:rFonts w:ascii="Times New Roman" w:eastAsia="微软雅黑" w:hAnsi="Times New Roman" w:cs="Times New Roman" w:hint="eastAsia"/>
                  <w:sz w:val="56"/>
                  <w:szCs w:val="56"/>
                </w:rPr>
                <w:t>美股</w:t>
              </w:r>
              <w:r w:rsidR="0040619C" w:rsidRPr="00414082">
                <w:rPr>
                  <w:rFonts w:ascii="Times New Roman" w:eastAsia="微软雅黑" w:hAnsi="Times New Roman" w:cs="Times New Roman" w:hint="eastAsia"/>
                  <w:sz w:val="56"/>
                  <w:szCs w:val="56"/>
                </w:rPr>
                <w:t>投资实操手册</w:t>
              </w:r>
              <w:r w:rsidR="00B82058">
                <w:rPr>
                  <w:rFonts w:ascii="Times New Roman" w:eastAsia="微软雅黑" w:hAnsi="Times New Roman" w:cs="Times New Roman" w:hint="eastAsia"/>
                  <w:sz w:val="56"/>
                  <w:szCs w:val="56"/>
                </w:rPr>
                <w:t>V</w:t>
              </w:r>
            </w:p>
          </w:sdtContent>
        </w:sdt>
        <w:sdt>
          <w:sdtPr>
            <w:rPr>
              <w:rFonts w:ascii="Times New Roman" w:eastAsia="微软雅黑" w:hAnsi="Times New Roman" w:cs="Times New Roman" w:hint="eastAsia"/>
              <w:sz w:val="28"/>
              <w:szCs w:val="28"/>
            </w:rPr>
            <w:alias w:val="Subtitle"/>
            <w:tag w:val=""/>
            <w:id w:val="328029620"/>
            <w:placeholder>
              <w:docPart w:val="27B845634EA2484ABBA70F88020F7AFF"/>
            </w:placeholder>
            <w:dataBinding w:prefixMappings="xmlns:ns0='http://purl.org/dc/elements/1.1/' xmlns:ns1='http://schemas.openxmlformats.org/package/2006/metadata/core-properties' " w:xpath="/ns1:coreProperties[1]/ns0:subject[1]" w:storeItemID="{6C3C8BC8-F283-45AE-878A-BAB7291924A1}"/>
            <w:text/>
          </w:sdtPr>
          <w:sdtContent>
            <w:p w14:paraId="5FB4ACAB" w14:textId="193AD21E" w:rsidR="0040619C" w:rsidRPr="00414082" w:rsidRDefault="00B85000" w:rsidP="0040619C">
              <w:pPr>
                <w:jc w:val="center"/>
                <w:rPr>
                  <w:rFonts w:ascii="Times New Roman" w:eastAsia="微软雅黑" w:hAnsi="Times New Roman" w:cs="Times New Roman"/>
                  <w:sz w:val="28"/>
                  <w:szCs w:val="28"/>
                </w:rPr>
              </w:pPr>
              <w:r w:rsidRPr="00B85000">
                <w:rPr>
                  <w:rFonts w:ascii="Times New Roman" w:eastAsia="微软雅黑" w:hAnsi="Times New Roman" w:cs="Times New Roman" w:hint="eastAsia"/>
                  <w:sz w:val="28"/>
                  <w:szCs w:val="28"/>
                </w:rPr>
                <w:t>量化投资原理与策略实战</w:t>
              </w:r>
            </w:p>
          </w:sdtContent>
        </w:sdt>
        <w:p w14:paraId="3150F656" w14:textId="5E5FEBF0" w:rsidR="0040619C" w:rsidRPr="00414082" w:rsidRDefault="0040619C" w:rsidP="0040619C">
          <w:pPr>
            <w:jc w:val="center"/>
            <w:rPr>
              <w:rFonts w:ascii="Times New Roman" w:eastAsia="微软雅黑" w:hAnsi="Times New Roman" w:cs="Times New Roman"/>
              <w:sz w:val="22"/>
              <w:szCs w:val="22"/>
            </w:rPr>
          </w:pPr>
          <w:r w:rsidRPr="00414082">
            <w:rPr>
              <w:rFonts w:ascii="Times New Roman" w:eastAsia="微软雅黑" w:hAnsi="Times New Roman" w:cs="Times New Roman"/>
              <w:noProof/>
              <w:sz w:val="22"/>
              <w:szCs w:val="22"/>
            </w:rPr>
            <w:drawing>
              <wp:inline distT="0" distB="0" distL="0" distR="0" wp14:anchorId="61A41884" wp14:editId="1D4D7AF9">
                <wp:extent cx="758952" cy="478932"/>
                <wp:effectExtent l="0" t="0" r="3175" b="0"/>
                <wp:docPr id="144" name="Picture 144" descr="图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图标&#10;&#10;AI 生成的内容可能不正确。"/>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A070F65" w14:textId="20EB4EAD" w:rsidR="0040619C" w:rsidRPr="00414082" w:rsidRDefault="00CE4930" w:rsidP="0040619C">
          <w:pPr>
            <w:rPr>
              <w:rFonts w:ascii="Times New Roman" w:eastAsia="微软雅黑" w:hAnsi="Times New Roman" w:cs="Times New Roman"/>
              <w:b/>
              <w:bCs/>
              <w:sz w:val="22"/>
              <w:szCs w:val="22"/>
            </w:rPr>
          </w:pPr>
          <w:r w:rsidRPr="00414082">
            <w:rPr>
              <w:rFonts w:ascii="Times New Roman" w:eastAsia="微软雅黑" w:hAnsi="Times New Roman" w:cs="Times New Roman"/>
              <w:noProof/>
              <w:sz w:val="22"/>
              <w:szCs w:val="22"/>
            </w:rPr>
            <mc:AlternateContent>
              <mc:Choice Requires="wps">
                <w:drawing>
                  <wp:anchor distT="0" distB="0" distL="114300" distR="114300" simplePos="0" relativeHeight="251659264" behindDoc="0" locked="0" layoutInCell="1" allowOverlap="1" wp14:anchorId="27D1217B" wp14:editId="702BDC37">
                    <wp:simplePos x="0" y="0"/>
                    <wp:positionH relativeFrom="margin">
                      <wp:posOffset>0</wp:posOffset>
                    </wp:positionH>
                    <wp:positionV relativeFrom="page">
                      <wp:posOffset>7455195</wp:posOffset>
                    </wp:positionV>
                    <wp:extent cx="5837274" cy="557784"/>
                    <wp:effectExtent l="0" t="0" r="11430" b="635"/>
                    <wp:wrapNone/>
                    <wp:docPr id="142" name="Text Box 142"/>
                    <wp:cNvGraphicFramePr/>
                    <a:graphic xmlns:a="http://schemas.openxmlformats.org/drawingml/2006/main">
                      <a:graphicData uri="http://schemas.microsoft.com/office/word/2010/wordprocessingShape">
                        <wps:wsp>
                          <wps:cNvSpPr txBox="1"/>
                          <wps:spPr>
                            <a:xfrm>
                              <a:off x="0" y="0"/>
                              <a:ext cx="5837274"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06T00:00:00Z">
                                    <w:dateFormat w:val="MMMM d, yyyy"/>
                                    <w:lid w:val="en-US"/>
                                    <w:storeMappedDataAs w:val="dateTime"/>
                                    <w:calendar w:val="gregorian"/>
                                  </w:date>
                                </w:sdtPr>
                                <w:sdtContent>
                                  <w:p w14:paraId="23FE697E" w14:textId="0A32578D" w:rsidR="0040619C" w:rsidRDefault="000D2778" w:rsidP="0040619C">
                                    <w:pPr>
                                      <w:pStyle w:val="afa"/>
                                      <w:spacing w:after="40"/>
                                      <w:jc w:val="center"/>
                                      <w:rPr>
                                        <w:caps/>
                                        <w:color w:val="156082" w:themeColor="accent1"/>
                                        <w:sz w:val="28"/>
                                        <w:szCs w:val="28"/>
                                      </w:rPr>
                                    </w:pPr>
                                    <w:r>
                                      <w:rPr>
                                        <w:caps/>
                                        <w:color w:val="156082" w:themeColor="accent1"/>
                                        <w:sz w:val="28"/>
                                        <w:szCs w:val="28"/>
                                      </w:rPr>
                                      <w:t>February 6,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7D1217B" id="_x0000_t202" coordsize="21600,21600" o:spt="202" path="m,l,21600r21600,l21600,xe">
                    <v:stroke joinstyle="miter"/>
                    <v:path gradientshapeok="t" o:connecttype="rect"/>
                  </v:shapetype>
                  <v:shape id="Text Box 142" o:spid="_x0000_s1026" type="#_x0000_t202" style="position:absolute;margin-left:0;margin-top:587pt;width:459.6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2-06T00:00:00Z">
                              <w:dateFormat w:val="MMMM d, yyyy"/>
                              <w:lid w:val="en-US"/>
                              <w:storeMappedDataAs w:val="dateTime"/>
                              <w:calendar w:val="gregorian"/>
                            </w:date>
                          </w:sdtPr>
                          <w:sdtContent>
                            <w:p w14:paraId="23FE697E" w14:textId="0A32578D" w:rsidR="0040619C" w:rsidRDefault="000D2778" w:rsidP="0040619C">
                              <w:pPr>
                                <w:pStyle w:val="afa"/>
                                <w:spacing w:after="40"/>
                                <w:jc w:val="center"/>
                                <w:rPr>
                                  <w:caps/>
                                  <w:color w:val="156082" w:themeColor="accent1"/>
                                  <w:sz w:val="28"/>
                                  <w:szCs w:val="28"/>
                                </w:rPr>
                              </w:pPr>
                              <w:r>
                                <w:rPr>
                                  <w:caps/>
                                  <w:color w:val="156082" w:themeColor="accent1"/>
                                  <w:sz w:val="28"/>
                                  <w:szCs w:val="28"/>
                                </w:rPr>
                                <w:t>February 6, 2025</w:t>
                              </w:r>
                            </w:p>
                          </w:sdtContent>
                        </w:sdt>
                        <w:p w14:paraId="7221CDBA" w14:textId="08419AD5" w:rsidR="0040619C" w:rsidRDefault="00000000" w:rsidP="0040619C">
                          <w:pPr>
                            <w:pStyle w:val="afa"/>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40619C">
                                <w:rPr>
                                  <w:caps/>
                                  <w:color w:val="156082" w:themeColor="accent1"/>
                                </w:rPr>
                                <w:t>Zhu Investment</w:t>
                              </w:r>
                            </w:sdtContent>
                          </w:sdt>
                        </w:p>
                        <w:p w14:paraId="15DE594D" w14:textId="1109EB18" w:rsidR="0040619C" w:rsidRDefault="00000000" w:rsidP="0040619C">
                          <w:pPr>
                            <w:pStyle w:val="afa"/>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40619C">
                                <w:rPr>
                                  <w:color w:val="156082" w:themeColor="accent1"/>
                                </w:rPr>
                                <w:t>7577 Central Parke Blvd, Mason, OH 45040</w:t>
                              </w:r>
                            </w:sdtContent>
                          </w:sdt>
                        </w:p>
                      </w:txbxContent>
                    </v:textbox>
                    <w10:wrap anchorx="margin" anchory="page"/>
                  </v:shape>
                </w:pict>
              </mc:Fallback>
            </mc:AlternateContent>
          </w:r>
          <w:r w:rsidR="0040619C" w:rsidRPr="00414082">
            <w:rPr>
              <w:rFonts w:ascii="Times New Roman" w:eastAsia="微软雅黑" w:hAnsi="Times New Roman" w:cs="Times New Roman"/>
              <w:b/>
              <w:bCs/>
              <w:sz w:val="22"/>
              <w:szCs w:val="22"/>
            </w:rPr>
            <w:br w:type="page"/>
          </w:r>
        </w:p>
      </w:sdtContent>
    </w:sdt>
    <w:p w14:paraId="38BB359C" w14:textId="53C9D474" w:rsidR="00A6612A" w:rsidRPr="00414082" w:rsidRDefault="00A6612A" w:rsidP="00A6612A">
      <w:pPr>
        <w:pStyle w:val="TOC1"/>
        <w:rPr>
          <w:rFonts w:ascii="Times New Roman" w:hAnsi="Times New Roman" w:cs="Times New Roman"/>
          <w:sz w:val="28"/>
          <w:szCs w:val="28"/>
        </w:rPr>
      </w:pPr>
      <w:r w:rsidRPr="00414082">
        <w:rPr>
          <w:rFonts w:ascii="Times New Roman" w:hAnsi="Times New Roman" w:cs="Times New Roman"/>
          <w:sz w:val="28"/>
          <w:szCs w:val="28"/>
        </w:rPr>
        <w:lastRenderedPageBreak/>
        <w:t>目录</w:t>
      </w:r>
    </w:p>
    <w:p w14:paraId="2793E040" w14:textId="235D8678" w:rsidR="00DC35B9" w:rsidRDefault="004A3882">
      <w:pPr>
        <w:pStyle w:val="TOC1"/>
        <w:rPr>
          <w:b w:val="0"/>
          <w:bCs w:val="0"/>
          <w:caps w:val="0"/>
          <w:noProof/>
          <w:sz w:val="24"/>
          <w:szCs w:val="24"/>
        </w:rPr>
      </w:pPr>
      <w:r w:rsidRPr="00414082">
        <w:rPr>
          <w:rFonts w:ascii="Times New Roman" w:eastAsia="微软雅黑" w:hAnsi="Times New Roman" w:cs="Times New Roman"/>
          <w:sz w:val="22"/>
          <w:szCs w:val="22"/>
        </w:rPr>
        <w:fldChar w:fldCharType="begin"/>
      </w:r>
      <w:r w:rsidRPr="00414082">
        <w:rPr>
          <w:rFonts w:ascii="Times New Roman" w:eastAsia="微软雅黑" w:hAnsi="Times New Roman" w:cs="Times New Roman"/>
          <w:sz w:val="22"/>
          <w:szCs w:val="22"/>
        </w:rPr>
        <w:instrText xml:space="preserve"> TOC \o "1-2" \h \z \u </w:instrText>
      </w:r>
      <w:r w:rsidRPr="00414082">
        <w:rPr>
          <w:rFonts w:ascii="Times New Roman" w:eastAsia="微软雅黑" w:hAnsi="Times New Roman" w:cs="Times New Roman"/>
          <w:sz w:val="22"/>
          <w:szCs w:val="22"/>
        </w:rPr>
        <w:fldChar w:fldCharType="separate"/>
      </w:r>
      <w:hyperlink w:anchor="_Toc197077209" w:history="1">
        <w:r w:rsidR="00DC35B9" w:rsidRPr="00951316">
          <w:rPr>
            <w:rStyle w:val="af0"/>
            <w:rFonts w:ascii="Times New Roman" w:eastAsia="微软雅黑" w:hAnsi="Times New Roman" w:cs="Times New Roman" w:hint="eastAsia"/>
            <w:noProof/>
          </w:rPr>
          <w:t>第一章：量化投资的发展脉络综述</w:t>
        </w:r>
        <w:r w:rsidR="00DC35B9">
          <w:rPr>
            <w:noProof/>
            <w:webHidden/>
          </w:rPr>
          <w:tab/>
        </w:r>
        <w:r w:rsidR="00DC35B9">
          <w:rPr>
            <w:noProof/>
            <w:webHidden/>
          </w:rPr>
          <w:fldChar w:fldCharType="begin"/>
        </w:r>
        <w:r w:rsidR="00DC35B9">
          <w:rPr>
            <w:noProof/>
            <w:webHidden/>
          </w:rPr>
          <w:instrText xml:space="preserve"> PAGEREF _Toc197077209 \h </w:instrText>
        </w:r>
        <w:r w:rsidR="00DC35B9">
          <w:rPr>
            <w:noProof/>
            <w:webHidden/>
          </w:rPr>
        </w:r>
        <w:r w:rsidR="00DC35B9">
          <w:rPr>
            <w:noProof/>
            <w:webHidden/>
          </w:rPr>
          <w:fldChar w:fldCharType="separate"/>
        </w:r>
        <w:r w:rsidR="00DC35B9">
          <w:rPr>
            <w:noProof/>
            <w:webHidden/>
          </w:rPr>
          <w:t>1</w:t>
        </w:r>
        <w:r w:rsidR="00DC35B9">
          <w:rPr>
            <w:noProof/>
            <w:webHidden/>
          </w:rPr>
          <w:fldChar w:fldCharType="end"/>
        </w:r>
      </w:hyperlink>
    </w:p>
    <w:p w14:paraId="6F0EB44C" w14:textId="63AFA66D" w:rsidR="00DC35B9" w:rsidRDefault="00DC35B9">
      <w:pPr>
        <w:pStyle w:val="TOC2"/>
        <w:tabs>
          <w:tab w:val="right" w:leader="dot" w:pos="9350"/>
        </w:tabs>
        <w:rPr>
          <w:smallCaps w:val="0"/>
          <w:noProof/>
          <w:sz w:val="24"/>
          <w:szCs w:val="24"/>
        </w:rPr>
      </w:pPr>
      <w:hyperlink w:anchor="_Toc197077210" w:history="1">
        <w:r w:rsidRPr="00951316">
          <w:rPr>
            <w:rStyle w:val="af0"/>
            <w:rFonts w:ascii="Times New Roman" w:eastAsia="微软雅黑" w:hAnsi="Times New Roman" w:cs="Times New Roman"/>
            <w:b/>
            <w:bCs/>
            <w:noProof/>
          </w:rPr>
          <w:t>1.1</w:t>
        </w:r>
        <w:r w:rsidRPr="00951316">
          <w:rPr>
            <w:rStyle w:val="af0"/>
            <w:rFonts w:ascii="Times New Roman" w:eastAsia="微软雅黑" w:hAnsi="Times New Roman" w:cs="Times New Roman" w:hint="eastAsia"/>
            <w:b/>
            <w:bCs/>
            <w:noProof/>
          </w:rPr>
          <w:t>萌芽阶段：量化投资的思想源头</w:t>
        </w:r>
        <w:r w:rsidRPr="00951316">
          <w:rPr>
            <w:rStyle w:val="af0"/>
            <w:rFonts w:ascii="Times New Roman" w:eastAsia="微软雅黑" w:hAnsi="Times New Roman" w:cs="Times New Roman"/>
            <w:b/>
            <w:bCs/>
            <w:noProof/>
          </w:rPr>
          <w:t xml:space="preserve"> (20</w:t>
        </w:r>
        <w:r w:rsidRPr="00951316">
          <w:rPr>
            <w:rStyle w:val="af0"/>
            <w:rFonts w:ascii="Times New Roman" w:eastAsia="微软雅黑" w:hAnsi="Times New Roman" w:cs="Times New Roman" w:hint="eastAsia"/>
            <w:b/>
            <w:bCs/>
            <w:noProof/>
          </w:rPr>
          <w:t>世纪初至</w:t>
        </w:r>
        <w:r w:rsidRPr="00951316">
          <w:rPr>
            <w:rStyle w:val="af0"/>
            <w:rFonts w:ascii="Times New Roman" w:eastAsia="微软雅黑" w:hAnsi="Times New Roman" w:cs="Times New Roman"/>
            <w:b/>
            <w:bCs/>
            <w:noProof/>
          </w:rPr>
          <w:t>1970</w:t>
        </w:r>
        <w:r w:rsidRPr="00951316">
          <w:rPr>
            <w:rStyle w:val="af0"/>
            <w:rFonts w:ascii="Times New Roman" w:eastAsia="微软雅黑" w:hAnsi="Times New Roman" w:cs="Times New Roman" w:hint="eastAsia"/>
            <w:b/>
            <w:bCs/>
            <w:noProof/>
          </w:rPr>
          <w:t>年代</w:t>
        </w:r>
        <w:r w:rsidRPr="00951316">
          <w:rPr>
            <w:rStyle w:val="af0"/>
            <w:rFonts w:ascii="Times New Roman" w:eastAsia="微软雅黑" w:hAnsi="Times New Roman" w:cs="Times New Roman"/>
            <w:b/>
            <w:bCs/>
            <w:noProof/>
          </w:rPr>
          <w:t>)</w:t>
        </w:r>
        <w:r>
          <w:rPr>
            <w:noProof/>
            <w:webHidden/>
          </w:rPr>
          <w:tab/>
        </w:r>
        <w:r>
          <w:rPr>
            <w:noProof/>
            <w:webHidden/>
          </w:rPr>
          <w:fldChar w:fldCharType="begin"/>
        </w:r>
        <w:r>
          <w:rPr>
            <w:noProof/>
            <w:webHidden/>
          </w:rPr>
          <w:instrText xml:space="preserve"> PAGEREF _Toc197077210 \h </w:instrText>
        </w:r>
        <w:r>
          <w:rPr>
            <w:noProof/>
            <w:webHidden/>
          </w:rPr>
        </w:r>
        <w:r>
          <w:rPr>
            <w:noProof/>
            <w:webHidden/>
          </w:rPr>
          <w:fldChar w:fldCharType="separate"/>
        </w:r>
        <w:r>
          <w:rPr>
            <w:noProof/>
            <w:webHidden/>
          </w:rPr>
          <w:t>1</w:t>
        </w:r>
        <w:r>
          <w:rPr>
            <w:noProof/>
            <w:webHidden/>
          </w:rPr>
          <w:fldChar w:fldCharType="end"/>
        </w:r>
      </w:hyperlink>
    </w:p>
    <w:p w14:paraId="2227AABE" w14:textId="012DF2CE" w:rsidR="00DC35B9" w:rsidRDefault="00DC35B9">
      <w:pPr>
        <w:pStyle w:val="TOC2"/>
        <w:tabs>
          <w:tab w:val="right" w:leader="dot" w:pos="9350"/>
        </w:tabs>
        <w:rPr>
          <w:smallCaps w:val="0"/>
          <w:noProof/>
          <w:sz w:val="24"/>
          <w:szCs w:val="24"/>
        </w:rPr>
      </w:pPr>
      <w:hyperlink w:anchor="_Toc197077211" w:history="1">
        <w:r w:rsidRPr="00951316">
          <w:rPr>
            <w:rStyle w:val="af0"/>
            <w:rFonts w:ascii="Times New Roman" w:eastAsia="微软雅黑" w:hAnsi="Times New Roman" w:cs="Times New Roman"/>
            <w:b/>
            <w:bCs/>
            <w:noProof/>
          </w:rPr>
          <w:t>1.2</w:t>
        </w:r>
        <w:r w:rsidRPr="00951316">
          <w:rPr>
            <w:rStyle w:val="af0"/>
            <w:rFonts w:ascii="Times New Roman" w:eastAsia="微软雅黑" w:hAnsi="Times New Roman" w:cs="Times New Roman" w:hint="eastAsia"/>
            <w:b/>
            <w:bCs/>
            <w:noProof/>
          </w:rPr>
          <w:t>量化投资的崛起与全球扩展（</w:t>
        </w:r>
        <w:r w:rsidRPr="00951316">
          <w:rPr>
            <w:rStyle w:val="af0"/>
            <w:rFonts w:ascii="Times New Roman" w:eastAsia="微软雅黑" w:hAnsi="Times New Roman" w:cs="Times New Roman"/>
            <w:b/>
            <w:bCs/>
            <w:noProof/>
          </w:rPr>
          <w:t>1980</w:t>
        </w:r>
        <w:r w:rsidRPr="00951316">
          <w:rPr>
            <w:rStyle w:val="af0"/>
            <w:rFonts w:ascii="Times New Roman" w:eastAsia="微软雅黑" w:hAnsi="Times New Roman" w:cs="Times New Roman" w:hint="eastAsia"/>
            <w:b/>
            <w:bCs/>
            <w:noProof/>
          </w:rPr>
          <w:t>年代至今）</w:t>
        </w:r>
        <w:r>
          <w:rPr>
            <w:noProof/>
            <w:webHidden/>
          </w:rPr>
          <w:tab/>
        </w:r>
        <w:r>
          <w:rPr>
            <w:noProof/>
            <w:webHidden/>
          </w:rPr>
          <w:fldChar w:fldCharType="begin"/>
        </w:r>
        <w:r>
          <w:rPr>
            <w:noProof/>
            <w:webHidden/>
          </w:rPr>
          <w:instrText xml:space="preserve"> PAGEREF _Toc197077211 \h </w:instrText>
        </w:r>
        <w:r>
          <w:rPr>
            <w:noProof/>
            <w:webHidden/>
          </w:rPr>
        </w:r>
        <w:r>
          <w:rPr>
            <w:noProof/>
            <w:webHidden/>
          </w:rPr>
          <w:fldChar w:fldCharType="separate"/>
        </w:r>
        <w:r>
          <w:rPr>
            <w:noProof/>
            <w:webHidden/>
          </w:rPr>
          <w:t>3</w:t>
        </w:r>
        <w:r>
          <w:rPr>
            <w:noProof/>
            <w:webHidden/>
          </w:rPr>
          <w:fldChar w:fldCharType="end"/>
        </w:r>
      </w:hyperlink>
    </w:p>
    <w:p w14:paraId="66CDFA7C" w14:textId="6CE77B05" w:rsidR="00DC35B9" w:rsidRDefault="00DC35B9">
      <w:pPr>
        <w:pStyle w:val="TOC2"/>
        <w:tabs>
          <w:tab w:val="right" w:leader="dot" w:pos="9350"/>
        </w:tabs>
        <w:rPr>
          <w:smallCaps w:val="0"/>
          <w:noProof/>
          <w:sz w:val="24"/>
          <w:szCs w:val="24"/>
        </w:rPr>
      </w:pPr>
      <w:hyperlink w:anchor="_Toc197077212" w:history="1">
        <w:r w:rsidRPr="00951316">
          <w:rPr>
            <w:rStyle w:val="af0"/>
            <w:rFonts w:ascii="Times New Roman" w:eastAsia="微软雅黑" w:hAnsi="Times New Roman" w:cs="Times New Roman"/>
            <w:b/>
            <w:bCs/>
            <w:noProof/>
          </w:rPr>
          <w:t xml:space="preserve">1.3 </w:t>
        </w:r>
        <w:r w:rsidRPr="00951316">
          <w:rPr>
            <w:rStyle w:val="af0"/>
            <w:rFonts w:ascii="Times New Roman" w:eastAsia="微软雅黑" w:hAnsi="Times New Roman" w:cs="Times New Roman" w:hint="eastAsia"/>
            <w:b/>
            <w:bCs/>
            <w:noProof/>
          </w:rPr>
          <w:t>技术演进的核心驱动力</w:t>
        </w:r>
        <w:r>
          <w:rPr>
            <w:noProof/>
            <w:webHidden/>
          </w:rPr>
          <w:tab/>
        </w:r>
        <w:r>
          <w:rPr>
            <w:noProof/>
            <w:webHidden/>
          </w:rPr>
          <w:fldChar w:fldCharType="begin"/>
        </w:r>
        <w:r>
          <w:rPr>
            <w:noProof/>
            <w:webHidden/>
          </w:rPr>
          <w:instrText xml:space="preserve"> PAGEREF _Toc197077212 \h </w:instrText>
        </w:r>
        <w:r>
          <w:rPr>
            <w:noProof/>
            <w:webHidden/>
          </w:rPr>
        </w:r>
        <w:r>
          <w:rPr>
            <w:noProof/>
            <w:webHidden/>
          </w:rPr>
          <w:fldChar w:fldCharType="separate"/>
        </w:r>
        <w:r>
          <w:rPr>
            <w:noProof/>
            <w:webHidden/>
          </w:rPr>
          <w:t>6</w:t>
        </w:r>
        <w:r>
          <w:rPr>
            <w:noProof/>
            <w:webHidden/>
          </w:rPr>
          <w:fldChar w:fldCharType="end"/>
        </w:r>
      </w:hyperlink>
    </w:p>
    <w:p w14:paraId="070F617C" w14:textId="0E7DC8B3" w:rsidR="00DC35B9" w:rsidRDefault="00DC35B9">
      <w:pPr>
        <w:pStyle w:val="TOC2"/>
        <w:tabs>
          <w:tab w:val="right" w:leader="dot" w:pos="9350"/>
        </w:tabs>
        <w:rPr>
          <w:smallCaps w:val="0"/>
          <w:noProof/>
          <w:sz w:val="24"/>
          <w:szCs w:val="24"/>
        </w:rPr>
      </w:pPr>
      <w:hyperlink w:anchor="_Toc197077213" w:history="1">
        <w:r w:rsidRPr="00951316">
          <w:rPr>
            <w:rStyle w:val="af0"/>
            <w:rFonts w:ascii="Times New Roman" w:eastAsia="微软雅黑" w:hAnsi="Times New Roman" w:cs="Times New Roman"/>
            <w:b/>
            <w:bCs/>
            <w:noProof/>
          </w:rPr>
          <w:t xml:space="preserve">1.4 </w:t>
        </w:r>
        <w:r w:rsidRPr="00951316">
          <w:rPr>
            <w:rStyle w:val="af0"/>
            <w:rFonts w:ascii="Times New Roman" w:eastAsia="微软雅黑" w:hAnsi="Times New Roman" w:cs="Times New Roman" w:hint="eastAsia"/>
            <w:b/>
            <w:bCs/>
            <w:noProof/>
          </w:rPr>
          <w:t>量化投资的应用案例</w:t>
        </w:r>
        <w:r>
          <w:rPr>
            <w:noProof/>
            <w:webHidden/>
          </w:rPr>
          <w:tab/>
        </w:r>
        <w:r>
          <w:rPr>
            <w:noProof/>
            <w:webHidden/>
          </w:rPr>
          <w:fldChar w:fldCharType="begin"/>
        </w:r>
        <w:r>
          <w:rPr>
            <w:noProof/>
            <w:webHidden/>
          </w:rPr>
          <w:instrText xml:space="preserve"> PAGEREF _Toc197077213 \h </w:instrText>
        </w:r>
        <w:r>
          <w:rPr>
            <w:noProof/>
            <w:webHidden/>
          </w:rPr>
        </w:r>
        <w:r>
          <w:rPr>
            <w:noProof/>
            <w:webHidden/>
          </w:rPr>
          <w:fldChar w:fldCharType="separate"/>
        </w:r>
        <w:r>
          <w:rPr>
            <w:noProof/>
            <w:webHidden/>
          </w:rPr>
          <w:t>9</w:t>
        </w:r>
        <w:r>
          <w:rPr>
            <w:noProof/>
            <w:webHidden/>
          </w:rPr>
          <w:fldChar w:fldCharType="end"/>
        </w:r>
      </w:hyperlink>
    </w:p>
    <w:p w14:paraId="741B7DE1" w14:textId="52BB804B" w:rsidR="00DC35B9" w:rsidRDefault="00DC35B9">
      <w:pPr>
        <w:pStyle w:val="TOC2"/>
        <w:tabs>
          <w:tab w:val="right" w:leader="dot" w:pos="9350"/>
        </w:tabs>
        <w:rPr>
          <w:smallCaps w:val="0"/>
          <w:noProof/>
          <w:sz w:val="24"/>
          <w:szCs w:val="24"/>
        </w:rPr>
      </w:pPr>
      <w:hyperlink w:anchor="_Toc197077214" w:history="1">
        <w:r w:rsidRPr="00951316">
          <w:rPr>
            <w:rStyle w:val="af0"/>
            <w:rFonts w:ascii="Times New Roman" w:eastAsia="微软雅黑" w:hAnsi="Times New Roman" w:cs="Times New Roman"/>
            <w:b/>
            <w:bCs/>
            <w:noProof/>
          </w:rPr>
          <w:t xml:space="preserve">1.5 </w:t>
        </w:r>
        <w:r w:rsidRPr="00951316">
          <w:rPr>
            <w:rStyle w:val="af0"/>
            <w:rFonts w:ascii="Times New Roman" w:eastAsia="微软雅黑" w:hAnsi="Times New Roman" w:cs="Times New Roman" w:hint="eastAsia"/>
            <w:b/>
            <w:bCs/>
            <w:noProof/>
          </w:rPr>
          <w:t>面向散户的量化投资落地路径</w:t>
        </w:r>
        <w:r>
          <w:rPr>
            <w:noProof/>
            <w:webHidden/>
          </w:rPr>
          <w:tab/>
        </w:r>
        <w:r>
          <w:rPr>
            <w:noProof/>
            <w:webHidden/>
          </w:rPr>
          <w:fldChar w:fldCharType="begin"/>
        </w:r>
        <w:r>
          <w:rPr>
            <w:noProof/>
            <w:webHidden/>
          </w:rPr>
          <w:instrText xml:space="preserve"> PAGEREF _Toc197077214 \h </w:instrText>
        </w:r>
        <w:r>
          <w:rPr>
            <w:noProof/>
            <w:webHidden/>
          </w:rPr>
        </w:r>
        <w:r>
          <w:rPr>
            <w:noProof/>
            <w:webHidden/>
          </w:rPr>
          <w:fldChar w:fldCharType="separate"/>
        </w:r>
        <w:r>
          <w:rPr>
            <w:noProof/>
            <w:webHidden/>
          </w:rPr>
          <w:t>12</w:t>
        </w:r>
        <w:r>
          <w:rPr>
            <w:noProof/>
            <w:webHidden/>
          </w:rPr>
          <w:fldChar w:fldCharType="end"/>
        </w:r>
      </w:hyperlink>
    </w:p>
    <w:p w14:paraId="5DB9048B" w14:textId="62A5BDCE" w:rsidR="00DC35B9" w:rsidRDefault="00DC35B9">
      <w:pPr>
        <w:pStyle w:val="TOC2"/>
        <w:tabs>
          <w:tab w:val="right" w:leader="dot" w:pos="9350"/>
        </w:tabs>
        <w:rPr>
          <w:smallCaps w:val="0"/>
          <w:noProof/>
          <w:sz w:val="24"/>
          <w:szCs w:val="24"/>
        </w:rPr>
      </w:pPr>
      <w:hyperlink w:anchor="_Toc197077215" w:history="1">
        <w:r w:rsidRPr="00951316">
          <w:rPr>
            <w:rStyle w:val="af0"/>
            <w:rFonts w:ascii="Times New Roman" w:eastAsia="微软雅黑" w:hAnsi="Times New Roman" w:cs="Times New Roman"/>
            <w:b/>
            <w:bCs/>
            <w:noProof/>
          </w:rPr>
          <w:t xml:space="preserve">1.6 </w:t>
        </w:r>
        <w:r w:rsidRPr="00951316">
          <w:rPr>
            <w:rStyle w:val="af0"/>
            <w:rFonts w:ascii="Times New Roman" w:eastAsia="微软雅黑" w:hAnsi="Times New Roman" w:cs="Times New Roman" w:hint="eastAsia"/>
            <w:b/>
            <w:bCs/>
            <w:noProof/>
          </w:rPr>
          <w:t>结语</w:t>
        </w:r>
        <w:r>
          <w:rPr>
            <w:noProof/>
            <w:webHidden/>
          </w:rPr>
          <w:tab/>
        </w:r>
        <w:r>
          <w:rPr>
            <w:noProof/>
            <w:webHidden/>
          </w:rPr>
          <w:fldChar w:fldCharType="begin"/>
        </w:r>
        <w:r>
          <w:rPr>
            <w:noProof/>
            <w:webHidden/>
          </w:rPr>
          <w:instrText xml:space="preserve"> PAGEREF _Toc197077215 \h </w:instrText>
        </w:r>
        <w:r>
          <w:rPr>
            <w:noProof/>
            <w:webHidden/>
          </w:rPr>
        </w:r>
        <w:r>
          <w:rPr>
            <w:noProof/>
            <w:webHidden/>
          </w:rPr>
          <w:fldChar w:fldCharType="separate"/>
        </w:r>
        <w:r>
          <w:rPr>
            <w:noProof/>
            <w:webHidden/>
          </w:rPr>
          <w:t>16</w:t>
        </w:r>
        <w:r>
          <w:rPr>
            <w:noProof/>
            <w:webHidden/>
          </w:rPr>
          <w:fldChar w:fldCharType="end"/>
        </w:r>
      </w:hyperlink>
    </w:p>
    <w:p w14:paraId="1DF0203D" w14:textId="3A802662" w:rsidR="00DC35B9" w:rsidRDefault="00DC35B9">
      <w:pPr>
        <w:pStyle w:val="TOC1"/>
        <w:rPr>
          <w:b w:val="0"/>
          <w:bCs w:val="0"/>
          <w:caps w:val="0"/>
          <w:noProof/>
          <w:sz w:val="24"/>
          <w:szCs w:val="24"/>
        </w:rPr>
      </w:pPr>
      <w:hyperlink w:anchor="_Toc197077216" w:history="1">
        <w:r w:rsidRPr="00951316">
          <w:rPr>
            <w:rStyle w:val="af0"/>
            <w:rFonts w:ascii="Times New Roman" w:eastAsia="微软雅黑" w:hAnsi="Times New Roman" w:cs="Times New Roman" w:hint="eastAsia"/>
            <w:noProof/>
          </w:rPr>
          <w:t>第二章：</w:t>
        </w:r>
        <w:r w:rsidRPr="00951316">
          <w:rPr>
            <w:rStyle w:val="af0"/>
            <w:rFonts w:ascii="Times New Roman" w:eastAsia="微软雅黑" w:hAnsi="Times New Roman" w:cs="Times New Roman"/>
            <w:noProof/>
          </w:rPr>
          <w:t>2024</w:t>
        </w:r>
        <w:r w:rsidRPr="00951316">
          <w:rPr>
            <w:rStyle w:val="af0"/>
            <w:rFonts w:ascii="Times New Roman" w:eastAsia="微软雅黑" w:hAnsi="Times New Roman" w:cs="Times New Roman" w:hint="eastAsia"/>
            <w:noProof/>
          </w:rPr>
          <w:t>年</w:t>
        </w:r>
        <w:r w:rsidRPr="00951316">
          <w:rPr>
            <w:rStyle w:val="af0"/>
            <w:rFonts w:ascii="Times New Roman" w:eastAsia="微软雅黑" w:hAnsi="Times New Roman" w:cs="Times New Roman"/>
            <w:noProof/>
          </w:rPr>
          <w:t>A</w:t>
        </w:r>
        <w:r w:rsidRPr="00951316">
          <w:rPr>
            <w:rStyle w:val="af0"/>
            <w:rFonts w:ascii="Times New Roman" w:eastAsia="微软雅黑" w:hAnsi="Times New Roman" w:cs="Times New Roman" w:hint="eastAsia"/>
            <w:noProof/>
          </w:rPr>
          <w:t>股市场复盘与</w:t>
        </w:r>
        <w:r w:rsidRPr="00951316">
          <w:rPr>
            <w:rStyle w:val="af0"/>
            <w:rFonts w:ascii="Times New Roman" w:eastAsia="微软雅黑" w:hAnsi="Times New Roman" w:cs="Times New Roman"/>
            <w:noProof/>
          </w:rPr>
          <w:t>2025</w:t>
        </w:r>
        <w:r w:rsidRPr="00951316">
          <w:rPr>
            <w:rStyle w:val="af0"/>
            <w:rFonts w:ascii="Times New Roman" w:eastAsia="微软雅黑" w:hAnsi="Times New Roman" w:cs="Times New Roman" w:hint="eastAsia"/>
            <w:noProof/>
          </w:rPr>
          <w:t>年一季度分析</w:t>
        </w:r>
        <w:r>
          <w:rPr>
            <w:noProof/>
            <w:webHidden/>
          </w:rPr>
          <w:tab/>
        </w:r>
        <w:r>
          <w:rPr>
            <w:noProof/>
            <w:webHidden/>
          </w:rPr>
          <w:fldChar w:fldCharType="begin"/>
        </w:r>
        <w:r>
          <w:rPr>
            <w:noProof/>
            <w:webHidden/>
          </w:rPr>
          <w:instrText xml:space="preserve"> PAGEREF _Toc197077216 \h </w:instrText>
        </w:r>
        <w:r>
          <w:rPr>
            <w:noProof/>
            <w:webHidden/>
          </w:rPr>
        </w:r>
        <w:r>
          <w:rPr>
            <w:noProof/>
            <w:webHidden/>
          </w:rPr>
          <w:fldChar w:fldCharType="separate"/>
        </w:r>
        <w:r>
          <w:rPr>
            <w:noProof/>
            <w:webHidden/>
          </w:rPr>
          <w:t>47</w:t>
        </w:r>
        <w:r>
          <w:rPr>
            <w:noProof/>
            <w:webHidden/>
          </w:rPr>
          <w:fldChar w:fldCharType="end"/>
        </w:r>
      </w:hyperlink>
    </w:p>
    <w:p w14:paraId="2011928A" w14:textId="1C1EAAE9" w:rsidR="00DC35B9" w:rsidRDefault="00DC35B9">
      <w:pPr>
        <w:pStyle w:val="TOC1"/>
        <w:rPr>
          <w:b w:val="0"/>
          <w:bCs w:val="0"/>
          <w:caps w:val="0"/>
          <w:noProof/>
          <w:sz w:val="24"/>
          <w:szCs w:val="24"/>
        </w:rPr>
      </w:pPr>
      <w:hyperlink w:anchor="_Toc197077217" w:history="1">
        <w:r w:rsidRPr="00951316">
          <w:rPr>
            <w:rStyle w:val="af0"/>
            <w:rFonts w:ascii="Times New Roman" w:eastAsia="微软雅黑" w:hAnsi="Times New Roman" w:cs="Times New Roman" w:hint="eastAsia"/>
            <w:noProof/>
          </w:rPr>
          <w:t>第三章：</w:t>
        </w:r>
        <w:r w:rsidRPr="00951316">
          <w:rPr>
            <w:rStyle w:val="af0"/>
            <w:rFonts w:ascii="Times New Roman" w:eastAsia="微软雅黑" w:hAnsi="Times New Roman" w:cs="Times New Roman"/>
            <w:noProof/>
          </w:rPr>
          <w:t xml:space="preserve"> 2025</w:t>
        </w:r>
        <w:r w:rsidRPr="00951316">
          <w:rPr>
            <w:rStyle w:val="af0"/>
            <w:rFonts w:ascii="Times New Roman" w:eastAsia="微软雅黑" w:hAnsi="Times New Roman" w:cs="Times New Roman" w:hint="eastAsia"/>
            <w:noProof/>
          </w:rPr>
          <w:t>年</w:t>
        </w:r>
        <w:r w:rsidRPr="00951316">
          <w:rPr>
            <w:rStyle w:val="af0"/>
            <w:rFonts w:ascii="Times New Roman" w:eastAsia="微软雅黑" w:hAnsi="Times New Roman" w:cs="Times New Roman"/>
            <w:noProof/>
          </w:rPr>
          <w:t>4</w:t>
        </w:r>
        <w:r w:rsidRPr="00951316">
          <w:rPr>
            <w:rStyle w:val="af0"/>
            <w:rFonts w:ascii="Times New Roman" w:eastAsia="微软雅黑" w:hAnsi="Times New Roman" w:cs="Times New Roman" w:hint="eastAsia"/>
            <w:noProof/>
          </w:rPr>
          <w:t>月特朗普新关税政策影响分析及市场策略报告</w:t>
        </w:r>
        <w:r>
          <w:rPr>
            <w:noProof/>
            <w:webHidden/>
          </w:rPr>
          <w:tab/>
        </w:r>
        <w:r>
          <w:rPr>
            <w:noProof/>
            <w:webHidden/>
          </w:rPr>
          <w:fldChar w:fldCharType="begin"/>
        </w:r>
        <w:r>
          <w:rPr>
            <w:noProof/>
            <w:webHidden/>
          </w:rPr>
          <w:instrText xml:space="preserve"> PAGEREF _Toc197077217 \h </w:instrText>
        </w:r>
        <w:r>
          <w:rPr>
            <w:noProof/>
            <w:webHidden/>
          </w:rPr>
        </w:r>
        <w:r>
          <w:rPr>
            <w:noProof/>
            <w:webHidden/>
          </w:rPr>
          <w:fldChar w:fldCharType="separate"/>
        </w:r>
        <w:r>
          <w:rPr>
            <w:noProof/>
            <w:webHidden/>
          </w:rPr>
          <w:t>55</w:t>
        </w:r>
        <w:r>
          <w:rPr>
            <w:noProof/>
            <w:webHidden/>
          </w:rPr>
          <w:fldChar w:fldCharType="end"/>
        </w:r>
      </w:hyperlink>
    </w:p>
    <w:p w14:paraId="5D2F6B75" w14:textId="67762BA1" w:rsidR="00DC35B9" w:rsidRDefault="00DC35B9">
      <w:pPr>
        <w:pStyle w:val="TOC2"/>
        <w:tabs>
          <w:tab w:val="right" w:leader="dot" w:pos="9350"/>
        </w:tabs>
        <w:rPr>
          <w:smallCaps w:val="0"/>
          <w:noProof/>
          <w:sz w:val="24"/>
          <w:szCs w:val="24"/>
        </w:rPr>
      </w:pPr>
      <w:hyperlink w:anchor="_Toc197077218" w:history="1">
        <w:r w:rsidRPr="00951316">
          <w:rPr>
            <w:rStyle w:val="af0"/>
            <w:rFonts w:ascii="Times New Roman" w:eastAsia="微软雅黑" w:hAnsi="Times New Roman" w:cs="Times New Roman"/>
            <w:b/>
            <w:bCs/>
            <w:noProof/>
          </w:rPr>
          <w:t xml:space="preserve">1.2 </w:t>
        </w:r>
        <w:r w:rsidRPr="00951316">
          <w:rPr>
            <w:rStyle w:val="af0"/>
            <w:rFonts w:ascii="Times New Roman" w:eastAsia="微软雅黑" w:hAnsi="Times New Roman" w:cs="Times New Roman" w:hint="eastAsia"/>
            <w:b/>
            <w:bCs/>
            <w:noProof/>
          </w:rPr>
          <w:t>关税政策影响下个股分析（</w:t>
        </w:r>
        <w:r w:rsidRPr="00951316">
          <w:rPr>
            <w:rStyle w:val="af0"/>
            <w:rFonts w:ascii="Times New Roman" w:eastAsia="微软雅黑" w:hAnsi="Times New Roman" w:cs="Times New Roman"/>
            <w:b/>
            <w:bCs/>
            <w:noProof/>
          </w:rPr>
          <w:t>PDD</w:t>
        </w:r>
        <w:r w:rsidRPr="00951316">
          <w:rPr>
            <w:rStyle w:val="af0"/>
            <w:rFonts w:ascii="Times New Roman" w:eastAsia="微软雅黑" w:hAnsi="Times New Roman" w:cs="Times New Roman" w:hint="eastAsia"/>
            <w:b/>
            <w:bCs/>
            <w:noProof/>
          </w:rPr>
          <w:t>）</w:t>
        </w:r>
        <w:r>
          <w:rPr>
            <w:noProof/>
            <w:webHidden/>
          </w:rPr>
          <w:tab/>
        </w:r>
        <w:r>
          <w:rPr>
            <w:noProof/>
            <w:webHidden/>
          </w:rPr>
          <w:fldChar w:fldCharType="begin"/>
        </w:r>
        <w:r>
          <w:rPr>
            <w:noProof/>
            <w:webHidden/>
          </w:rPr>
          <w:instrText xml:space="preserve"> PAGEREF _Toc197077218 \h </w:instrText>
        </w:r>
        <w:r>
          <w:rPr>
            <w:noProof/>
            <w:webHidden/>
          </w:rPr>
        </w:r>
        <w:r>
          <w:rPr>
            <w:noProof/>
            <w:webHidden/>
          </w:rPr>
          <w:fldChar w:fldCharType="separate"/>
        </w:r>
        <w:r>
          <w:rPr>
            <w:noProof/>
            <w:webHidden/>
          </w:rPr>
          <w:t>73</w:t>
        </w:r>
        <w:r>
          <w:rPr>
            <w:noProof/>
            <w:webHidden/>
          </w:rPr>
          <w:fldChar w:fldCharType="end"/>
        </w:r>
      </w:hyperlink>
    </w:p>
    <w:p w14:paraId="7F3A5199" w14:textId="1ACA97D3" w:rsidR="00DC35B9" w:rsidRDefault="00DC35B9">
      <w:pPr>
        <w:pStyle w:val="TOC1"/>
        <w:rPr>
          <w:b w:val="0"/>
          <w:bCs w:val="0"/>
          <w:caps w:val="0"/>
          <w:noProof/>
          <w:sz w:val="24"/>
          <w:szCs w:val="24"/>
        </w:rPr>
      </w:pPr>
      <w:hyperlink w:anchor="_Toc197077219" w:history="1">
        <w:r w:rsidRPr="00951316">
          <w:rPr>
            <w:rStyle w:val="af0"/>
            <w:rFonts w:ascii="Times New Roman" w:eastAsia="微软雅黑" w:hAnsi="Times New Roman" w:cs="Times New Roman" w:hint="eastAsia"/>
            <w:noProof/>
          </w:rPr>
          <w:t>第四章：</w:t>
        </w:r>
        <w:r w:rsidRPr="00951316">
          <w:rPr>
            <w:rStyle w:val="af0"/>
            <w:rFonts w:ascii="Times New Roman" w:eastAsia="微软雅黑" w:hAnsi="Times New Roman" w:cs="Times New Roman"/>
            <w:noProof/>
          </w:rPr>
          <w:t xml:space="preserve"> 2025</w:t>
        </w:r>
        <w:r w:rsidRPr="00951316">
          <w:rPr>
            <w:rStyle w:val="af0"/>
            <w:rFonts w:ascii="Times New Roman" w:eastAsia="微软雅黑" w:hAnsi="Times New Roman" w:cs="Times New Roman" w:hint="eastAsia"/>
            <w:noProof/>
          </w:rPr>
          <w:t>年</w:t>
        </w:r>
        <w:r w:rsidRPr="00951316">
          <w:rPr>
            <w:rStyle w:val="af0"/>
            <w:rFonts w:ascii="Times New Roman" w:eastAsia="微软雅黑" w:hAnsi="Times New Roman" w:cs="Times New Roman"/>
            <w:noProof/>
          </w:rPr>
          <w:t>A</w:t>
        </w:r>
        <w:r w:rsidRPr="00951316">
          <w:rPr>
            <w:rStyle w:val="af0"/>
            <w:rFonts w:ascii="Times New Roman" w:eastAsia="微软雅黑" w:hAnsi="Times New Roman" w:cs="Times New Roman" w:hint="eastAsia"/>
            <w:noProof/>
          </w:rPr>
          <w:t>股投资分析与交易策略报告</w:t>
        </w:r>
        <w:r>
          <w:rPr>
            <w:noProof/>
            <w:webHidden/>
          </w:rPr>
          <w:tab/>
        </w:r>
        <w:r>
          <w:rPr>
            <w:noProof/>
            <w:webHidden/>
          </w:rPr>
          <w:fldChar w:fldCharType="begin"/>
        </w:r>
        <w:r>
          <w:rPr>
            <w:noProof/>
            <w:webHidden/>
          </w:rPr>
          <w:instrText xml:space="preserve"> PAGEREF _Toc197077219 \h </w:instrText>
        </w:r>
        <w:r>
          <w:rPr>
            <w:noProof/>
            <w:webHidden/>
          </w:rPr>
        </w:r>
        <w:r>
          <w:rPr>
            <w:noProof/>
            <w:webHidden/>
          </w:rPr>
          <w:fldChar w:fldCharType="separate"/>
        </w:r>
        <w:r>
          <w:rPr>
            <w:noProof/>
            <w:webHidden/>
          </w:rPr>
          <w:t>81</w:t>
        </w:r>
        <w:r>
          <w:rPr>
            <w:noProof/>
            <w:webHidden/>
          </w:rPr>
          <w:fldChar w:fldCharType="end"/>
        </w:r>
      </w:hyperlink>
    </w:p>
    <w:p w14:paraId="7B596293" w14:textId="083ADFAD" w:rsidR="00DC35B9" w:rsidRDefault="00DC35B9">
      <w:pPr>
        <w:pStyle w:val="TOC2"/>
        <w:tabs>
          <w:tab w:val="right" w:leader="dot" w:pos="9350"/>
        </w:tabs>
        <w:rPr>
          <w:smallCaps w:val="0"/>
          <w:noProof/>
          <w:sz w:val="24"/>
          <w:szCs w:val="24"/>
        </w:rPr>
      </w:pPr>
      <w:hyperlink w:anchor="_Toc197077220" w:history="1">
        <w:r w:rsidRPr="00951316">
          <w:rPr>
            <w:rStyle w:val="af0"/>
            <w:rFonts w:ascii="Times New Roman" w:eastAsia="微软雅黑" w:hAnsi="Times New Roman" w:cs="Times New Roman"/>
            <w:b/>
            <w:bCs/>
            <w:noProof/>
          </w:rPr>
          <w:t>1.2 Gurufocus Stock Analysis</w:t>
        </w:r>
        <w:r>
          <w:rPr>
            <w:noProof/>
            <w:webHidden/>
          </w:rPr>
          <w:tab/>
        </w:r>
        <w:r>
          <w:rPr>
            <w:noProof/>
            <w:webHidden/>
          </w:rPr>
          <w:fldChar w:fldCharType="begin"/>
        </w:r>
        <w:r>
          <w:rPr>
            <w:noProof/>
            <w:webHidden/>
          </w:rPr>
          <w:instrText xml:space="preserve"> PAGEREF _Toc197077220 \h </w:instrText>
        </w:r>
        <w:r>
          <w:rPr>
            <w:noProof/>
            <w:webHidden/>
          </w:rPr>
        </w:r>
        <w:r>
          <w:rPr>
            <w:noProof/>
            <w:webHidden/>
          </w:rPr>
          <w:fldChar w:fldCharType="separate"/>
        </w:r>
        <w:r>
          <w:rPr>
            <w:noProof/>
            <w:webHidden/>
          </w:rPr>
          <w:t>108</w:t>
        </w:r>
        <w:r>
          <w:rPr>
            <w:noProof/>
            <w:webHidden/>
          </w:rPr>
          <w:fldChar w:fldCharType="end"/>
        </w:r>
      </w:hyperlink>
    </w:p>
    <w:p w14:paraId="2F279551" w14:textId="46CD3D61" w:rsidR="00DC35B9" w:rsidRDefault="00DC35B9">
      <w:pPr>
        <w:pStyle w:val="TOC2"/>
        <w:tabs>
          <w:tab w:val="right" w:leader="dot" w:pos="9350"/>
        </w:tabs>
        <w:rPr>
          <w:smallCaps w:val="0"/>
          <w:noProof/>
          <w:sz w:val="24"/>
          <w:szCs w:val="24"/>
        </w:rPr>
      </w:pPr>
      <w:hyperlink w:anchor="_Toc197077221" w:history="1">
        <w:r w:rsidRPr="00951316">
          <w:rPr>
            <w:rStyle w:val="af0"/>
            <w:rFonts w:ascii="Times New Roman" w:eastAsia="微软雅黑" w:hAnsi="Times New Roman" w:cs="Times New Roman"/>
            <w:b/>
            <w:bCs/>
            <w:noProof/>
          </w:rPr>
          <w:t>1.2 Gurufocus Stock Analysis</w:t>
        </w:r>
        <w:r>
          <w:rPr>
            <w:noProof/>
            <w:webHidden/>
          </w:rPr>
          <w:tab/>
        </w:r>
        <w:r>
          <w:rPr>
            <w:noProof/>
            <w:webHidden/>
          </w:rPr>
          <w:fldChar w:fldCharType="begin"/>
        </w:r>
        <w:r>
          <w:rPr>
            <w:noProof/>
            <w:webHidden/>
          </w:rPr>
          <w:instrText xml:space="preserve"> PAGEREF _Toc197077221 \h </w:instrText>
        </w:r>
        <w:r>
          <w:rPr>
            <w:noProof/>
            <w:webHidden/>
          </w:rPr>
        </w:r>
        <w:r>
          <w:rPr>
            <w:noProof/>
            <w:webHidden/>
          </w:rPr>
          <w:fldChar w:fldCharType="separate"/>
        </w:r>
        <w:r>
          <w:rPr>
            <w:noProof/>
            <w:webHidden/>
          </w:rPr>
          <w:t>121</w:t>
        </w:r>
        <w:r>
          <w:rPr>
            <w:noProof/>
            <w:webHidden/>
          </w:rPr>
          <w:fldChar w:fldCharType="end"/>
        </w:r>
      </w:hyperlink>
    </w:p>
    <w:p w14:paraId="1C981E44" w14:textId="5AB48229" w:rsidR="00DC35B9" w:rsidRDefault="00DC35B9">
      <w:pPr>
        <w:pStyle w:val="TOC2"/>
        <w:tabs>
          <w:tab w:val="right" w:leader="dot" w:pos="9350"/>
        </w:tabs>
        <w:rPr>
          <w:smallCaps w:val="0"/>
          <w:noProof/>
          <w:sz w:val="24"/>
          <w:szCs w:val="24"/>
        </w:rPr>
      </w:pPr>
      <w:hyperlink w:anchor="_Toc197077222" w:history="1">
        <w:r w:rsidRPr="00951316">
          <w:rPr>
            <w:rStyle w:val="af0"/>
            <w:rFonts w:ascii="Times New Roman" w:eastAsia="微软雅黑" w:hAnsi="Times New Roman" w:cs="Times New Roman"/>
            <w:b/>
            <w:bCs/>
            <w:noProof/>
          </w:rPr>
          <w:t>1.3 Morningstar reports and Gurufocus manual</w:t>
        </w:r>
        <w:r>
          <w:rPr>
            <w:noProof/>
            <w:webHidden/>
          </w:rPr>
          <w:tab/>
        </w:r>
        <w:r>
          <w:rPr>
            <w:noProof/>
            <w:webHidden/>
          </w:rPr>
          <w:fldChar w:fldCharType="begin"/>
        </w:r>
        <w:r>
          <w:rPr>
            <w:noProof/>
            <w:webHidden/>
          </w:rPr>
          <w:instrText xml:space="preserve"> PAGEREF _Toc197077222 \h </w:instrText>
        </w:r>
        <w:r>
          <w:rPr>
            <w:noProof/>
            <w:webHidden/>
          </w:rPr>
        </w:r>
        <w:r>
          <w:rPr>
            <w:noProof/>
            <w:webHidden/>
          </w:rPr>
          <w:fldChar w:fldCharType="separate"/>
        </w:r>
        <w:r>
          <w:rPr>
            <w:noProof/>
            <w:webHidden/>
          </w:rPr>
          <w:t>126</w:t>
        </w:r>
        <w:r>
          <w:rPr>
            <w:noProof/>
            <w:webHidden/>
          </w:rPr>
          <w:fldChar w:fldCharType="end"/>
        </w:r>
      </w:hyperlink>
    </w:p>
    <w:p w14:paraId="12CDE861" w14:textId="2D332B6A" w:rsidR="00DC35B9" w:rsidRDefault="00DC35B9">
      <w:pPr>
        <w:pStyle w:val="TOC2"/>
        <w:tabs>
          <w:tab w:val="right" w:leader="dot" w:pos="9350"/>
        </w:tabs>
        <w:rPr>
          <w:smallCaps w:val="0"/>
          <w:noProof/>
          <w:sz w:val="24"/>
          <w:szCs w:val="24"/>
        </w:rPr>
      </w:pPr>
      <w:hyperlink w:anchor="_Toc197077223" w:history="1">
        <w:r w:rsidRPr="00951316">
          <w:rPr>
            <w:rStyle w:val="af0"/>
            <w:rFonts w:ascii="Times New Roman" w:eastAsia="微软雅黑" w:hAnsi="Times New Roman" w:cs="Times New Roman"/>
            <w:b/>
            <w:bCs/>
            <w:noProof/>
          </w:rPr>
          <w:t>1.4 ChatGPT4.5 Deep Research</w:t>
        </w:r>
        <w:r w:rsidRPr="00951316">
          <w:rPr>
            <w:rStyle w:val="af0"/>
            <w:rFonts w:ascii="Times New Roman" w:eastAsia="微软雅黑" w:hAnsi="Times New Roman" w:cs="Times New Roman" w:hint="eastAsia"/>
            <w:b/>
            <w:bCs/>
            <w:noProof/>
          </w:rPr>
          <w:t>投资分析报告</w:t>
        </w:r>
        <w:r>
          <w:rPr>
            <w:noProof/>
            <w:webHidden/>
          </w:rPr>
          <w:tab/>
        </w:r>
        <w:r>
          <w:rPr>
            <w:noProof/>
            <w:webHidden/>
          </w:rPr>
          <w:fldChar w:fldCharType="begin"/>
        </w:r>
        <w:r>
          <w:rPr>
            <w:noProof/>
            <w:webHidden/>
          </w:rPr>
          <w:instrText xml:space="preserve"> PAGEREF _Toc197077223 \h </w:instrText>
        </w:r>
        <w:r>
          <w:rPr>
            <w:noProof/>
            <w:webHidden/>
          </w:rPr>
        </w:r>
        <w:r>
          <w:rPr>
            <w:noProof/>
            <w:webHidden/>
          </w:rPr>
          <w:fldChar w:fldCharType="separate"/>
        </w:r>
        <w:r>
          <w:rPr>
            <w:noProof/>
            <w:webHidden/>
          </w:rPr>
          <w:t>154</w:t>
        </w:r>
        <w:r>
          <w:rPr>
            <w:noProof/>
            <w:webHidden/>
          </w:rPr>
          <w:fldChar w:fldCharType="end"/>
        </w:r>
      </w:hyperlink>
    </w:p>
    <w:p w14:paraId="00588445" w14:textId="7C55B04F" w:rsidR="00DC35B9" w:rsidRDefault="00DC35B9">
      <w:pPr>
        <w:pStyle w:val="TOC1"/>
        <w:rPr>
          <w:b w:val="0"/>
          <w:bCs w:val="0"/>
          <w:caps w:val="0"/>
          <w:noProof/>
          <w:sz w:val="24"/>
          <w:szCs w:val="24"/>
        </w:rPr>
      </w:pPr>
      <w:hyperlink w:anchor="_Toc197077224" w:history="1">
        <w:r w:rsidRPr="00951316">
          <w:rPr>
            <w:rStyle w:val="af0"/>
            <w:rFonts w:ascii="Times New Roman" w:eastAsia="微软雅黑" w:hAnsi="Times New Roman" w:cs="Times New Roman" w:hint="eastAsia"/>
            <w:noProof/>
          </w:rPr>
          <w:t>第二章：</w:t>
        </w:r>
        <w:r w:rsidRPr="00951316">
          <w:rPr>
            <w:rStyle w:val="af0"/>
            <w:rFonts w:ascii="Times New Roman" w:eastAsia="微软雅黑" w:hAnsi="Times New Roman" w:cs="Times New Roman"/>
            <w:noProof/>
          </w:rPr>
          <w:t>Wuxi Biologics</w:t>
        </w:r>
        <w:r>
          <w:rPr>
            <w:noProof/>
            <w:webHidden/>
          </w:rPr>
          <w:tab/>
        </w:r>
        <w:r>
          <w:rPr>
            <w:noProof/>
            <w:webHidden/>
          </w:rPr>
          <w:fldChar w:fldCharType="begin"/>
        </w:r>
        <w:r>
          <w:rPr>
            <w:noProof/>
            <w:webHidden/>
          </w:rPr>
          <w:instrText xml:space="preserve"> PAGEREF _Toc197077224 \h </w:instrText>
        </w:r>
        <w:r>
          <w:rPr>
            <w:noProof/>
            <w:webHidden/>
          </w:rPr>
        </w:r>
        <w:r>
          <w:rPr>
            <w:noProof/>
            <w:webHidden/>
          </w:rPr>
          <w:fldChar w:fldCharType="separate"/>
        </w:r>
        <w:r>
          <w:rPr>
            <w:noProof/>
            <w:webHidden/>
          </w:rPr>
          <w:t>169</w:t>
        </w:r>
        <w:r>
          <w:rPr>
            <w:noProof/>
            <w:webHidden/>
          </w:rPr>
          <w:fldChar w:fldCharType="end"/>
        </w:r>
      </w:hyperlink>
    </w:p>
    <w:p w14:paraId="5ED6F2ED" w14:textId="712C7A13" w:rsidR="00DC35B9" w:rsidRDefault="00DC35B9">
      <w:pPr>
        <w:pStyle w:val="TOC2"/>
        <w:tabs>
          <w:tab w:val="right" w:leader="dot" w:pos="9350"/>
        </w:tabs>
        <w:rPr>
          <w:smallCaps w:val="0"/>
          <w:noProof/>
          <w:sz w:val="24"/>
          <w:szCs w:val="24"/>
        </w:rPr>
      </w:pPr>
      <w:hyperlink w:anchor="_Toc197077225" w:history="1">
        <w:r w:rsidRPr="00951316">
          <w:rPr>
            <w:rStyle w:val="af0"/>
            <w:rFonts w:ascii="Times New Roman" w:eastAsia="微软雅黑" w:hAnsi="Times New Roman" w:cs="Times New Roman"/>
            <w:b/>
            <w:bCs/>
            <w:noProof/>
          </w:rPr>
          <w:t>2.1 Wuxi Biologics Stock Analysis</w:t>
        </w:r>
        <w:r>
          <w:rPr>
            <w:noProof/>
            <w:webHidden/>
          </w:rPr>
          <w:tab/>
        </w:r>
        <w:r>
          <w:rPr>
            <w:noProof/>
            <w:webHidden/>
          </w:rPr>
          <w:fldChar w:fldCharType="begin"/>
        </w:r>
        <w:r>
          <w:rPr>
            <w:noProof/>
            <w:webHidden/>
          </w:rPr>
          <w:instrText xml:space="preserve"> PAGEREF _Toc197077225 \h </w:instrText>
        </w:r>
        <w:r>
          <w:rPr>
            <w:noProof/>
            <w:webHidden/>
          </w:rPr>
        </w:r>
        <w:r>
          <w:rPr>
            <w:noProof/>
            <w:webHidden/>
          </w:rPr>
          <w:fldChar w:fldCharType="separate"/>
        </w:r>
        <w:r>
          <w:rPr>
            <w:noProof/>
            <w:webHidden/>
          </w:rPr>
          <w:t>169</w:t>
        </w:r>
        <w:r>
          <w:rPr>
            <w:noProof/>
            <w:webHidden/>
          </w:rPr>
          <w:fldChar w:fldCharType="end"/>
        </w:r>
      </w:hyperlink>
    </w:p>
    <w:p w14:paraId="77326036" w14:textId="3ED01069" w:rsidR="00DC35B9" w:rsidRDefault="00DC35B9">
      <w:pPr>
        <w:pStyle w:val="TOC2"/>
        <w:tabs>
          <w:tab w:val="right" w:leader="dot" w:pos="9350"/>
        </w:tabs>
        <w:rPr>
          <w:smallCaps w:val="0"/>
          <w:noProof/>
          <w:sz w:val="24"/>
          <w:szCs w:val="24"/>
        </w:rPr>
      </w:pPr>
      <w:hyperlink w:anchor="_Toc197077226" w:history="1">
        <w:r w:rsidRPr="00951316">
          <w:rPr>
            <w:rStyle w:val="af0"/>
            <w:rFonts w:ascii="Times New Roman" w:eastAsia="微软雅黑" w:hAnsi="Times New Roman" w:cs="Times New Roman"/>
            <w:b/>
            <w:bCs/>
            <w:noProof/>
          </w:rPr>
          <w:t>2.2 WXXWY</w:t>
        </w:r>
        <w:r w:rsidRPr="00951316">
          <w:rPr>
            <w:rStyle w:val="af0"/>
            <w:rFonts w:ascii="Times New Roman" w:eastAsia="微软雅黑" w:hAnsi="Times New Roman" w:cs="Times New Roman" w:hint="eastAsia"/>
            <w:b/>
            <w:bCs/>
            <w:noProof/>
          </w:rPr>
          <w:t>（</w:t>
        </w:r>
        <w:r w:rsidRPr="00951316">
          <w:rPr>
            <w:rStyle w:val="af0"/>
            <w:rFonts w:ascii="Times New Roman" w:eastAsia="微软雅黑" w:hAnsi="Times New Roman" w:cs="Times New Roman"/>
            <w:b/>
            <w:bCs/>
            <w:noProof/>
          </w:rPr>
          <w:t>WuXi Biologics, OTC</w:t>
        </w:r>
        <w:r w:rsidRPr="00951316">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_Toc197077226 \h </w:instrText>
        </w:r>
        <w:r>
          <w:rPr>
            <w:noProof/>
            <w:webHidden/>
          </w:rPr>
        </w:r>
        <w:r>
          <w:rPr>
            <w:noProof/>
            <w:webHidden/>
          </w:rPr>
          <w:fldChar w:fldCharType="separate"/>
        </w:r>
        <w:r>
          <w:rPr>
            <w:noProof/>
            <w:webHidden/>
          </w:rPr>
          <w:t>177</w:t>
        </w:r>
        <w:r>
          <w:rPr>
            <w:noProof/>
            <w:webHidden/>
          </w:rPr>
          <w:fldChar w:fldCharType="end"/>
        </w:r>
      </w:hyperlink>
    </w:p>
    <w:p w14:paraId="62A1F858" w14:textId="2115F18C" w:rsidR="00DC35B9" w:rsidRDefault="00DC35B9">
      <w:pPr>
        <w:pStyle w:val="TOC1"/>
        <w:rPr>
          <w:b w:val="0"/>
          <w:bCs w:val="0"/>
          <w:caps w:val="0"/>
          <w:noProof/>
          <w:sz w:val="24"/>
          <w:szCs w:val="24"/>
        </w:rPr>
      </w:pPr>
      <w:hyperlink w:anchor="_Toc197077227" w:history="1">
        <w:r w:rsidRPr="00951316">
          <w:rPr>
            <w:rStyle w:val="af0"/>
            <w:rFonts w:ascii="Times New Roman" w:eastAsia="微软雅黑" w:hAnsi="Times New Roman" w:cs="Times New Roman" w:hint="eastAsia"/>
            <w:noProof/>
          </w:rPr>
          <w:t>第三章：</w:t>
        </w:r>
        <w:r w:rsidRPr="00951316">
          <w:rPr>
            <w:rStyle w:val="af0"/>
            <w:rFonts w:ascii="Times New Roman" w:eastAsia="微软雅黑" w:hAnsi="Times New Roman" w:cs="Times New Roman"/>
            <w:noProof/>
          </w:rPr>
          <w:t>Xiaomi</w:t>
        </w:r>
        <w:r>
          <w:rPr>
            <w:noProof/>
            <w:webHidden/>
          </w:rPr>
          <w:tab/>
        </w:r>
        <w:r>
          <w:rPr>
            <w:noProof/>
            <w:webHidden/>
          </w:rPr>
          <w:fldChar w:fldCharType="begin"/>
        </w:r>
        <w:r>
          <w:rPr>
            <w:noProof/>
            <w:webHidden/>
          </w:rPr>
          <w:instrText xml:space="preserve"> PAGEREF _Toc197077227 \h </w:instrText>
        </w:r>
        <w:r>
          <w:rPr>
            <w:noProof/>
            <w:webHidden/>
          </w:rPr>
        </w:r>
        <w:r>
          <w:rPr>
            <w:noProof/>
            <w:webHidden/>
          </w:rPr>
          <w:fldChar w:fldCharType="separate"/>
        </w:r>
        <w:r>
          <w:rPr>
            <w:noProof/>
            <w:webHidden/>
          </w:rPr>
          <w:t>181</w:t>
        </w:r>
        <w:r>
          <w:rPr>
            <w:noProof/>
            <w:webHidden/>
          </w:rPr>
          <w:fldChar w:fldCharType="end"/>
        </w:r>
      </w:hyperlink>
    </w:p>
    <w:p w14:paraId="7AC12434" w14:textId="098EA96F" w:rsidR="00DC35B9" w:rsidRDefault="00DC35B9">
      <w:pPr>
        <w:pStyle w:val="TOC2"/>
        <w:tabs>
          <w:tab w:val="right" w:leader="dot" w:pos="9350"/>
        </w:tabs>
        <w:rPr>
          <w:smallCaps w:val="0"/>
          <w:noProof/>
          <w:sz w:val="24"/>
          <w:szCs w:val="24"/>
        </w:rPr>
      </w:pPr>
      <w:hyperlink w:anchor="_Toc197077228" w:history="1">
        <w:r w:rsidRPr="00951316">
          <w:rPr>
            <w:rStyle w:val="af0"/>
            <w:rFonts w:ascii="Times New Roman" w:eastAsia="微软雅黑" w:hAnsi="Times New Roman" w:cs="Times New Roman"/>
            <w:b/>
            <w:bCs/>
            <w:noProof/>
          </w:rPr>
          <w:t>3.1 Xiao Stock Analysis</w:t>
        </w:r>
        <w:r>
          <w:rPr>
            <w:noProof/>
            <w:webHidden/>
          </w:rPr>
          <w:tab/>
        </w:r>
        <w:r>
          <w:rPr>
            <w:noProof/>
            <w:webHidden/>
          </w:rPr>
          <w:fldChar w:fldCharType="begin"/>
        </w:r>
        <w:r>
          <w:rPr>
            <w:noProof/>
            <w:webHidden/>
          </w:rPr>
          <w:instrText xml:space="preserve"> PAGEREF _Toc197077228 \h </w:instrText>
        </w:r>
        <w:r>
          <w:rPr>
            <w:noProof/>
            <w:webHidden/>
          </w:rPr>
        </w:r>
        <w:r>
          <w:rPr>
            <w:noProof/>
            <w:webHidden/>
          </w:rPr>
          <w:fldChar w:fldCharType="separate"/>
        </w:r>
        <w:r>
          <w:rPr>
            <w:noProof/>
            <w:webHidden/>
          </w:rPr>
          <w:t>181</w:t>
        </w:r>
        <w:r>
          <w:rPr>
            <w:noProof/>
            <w:webHidden/>
          </w:rPr>
          <w:fldChar w:fldCharType="end"/>
        </w:r>
      </w:hyperlink>
    </w:p>
    <w:p w14:paraId="5E96CFBB" w14:textId="6B144FA5" w:rsidR="00DC35B9" w:rsidRDefault="00DC35B9">
      <w:pPr>
        <w:pStyle w:val="TOC2"/>
        <w:tabs>
          <w:tab w:val="right" w:leader="dot" w:pos="9350"/>
        </w:tabs>
        <w:rPr>
          <w:smallCaps w:val="0"/>
          <w:noProof/>
          <w:sz w:val="24"/>
          <w:szCs w:val="24"/>
        </w:rPr>
      </w:pPr>
      <w:hyperlink w:anchor="_Toc197077229" w:history="1">
        <w:r w:rsidRPr="00951316">
          <w:rPr>
            <w:rStyle w:val="af0"/>
            <w:rFonts w:ascii="Times New Roman" w:eastAsia="微软雅黑" w:hAnsi="Times New Roman" w:cs="Times New Roman"/>
            <w:b/>
            <w:bCs/>
            <w:noProof/>
          </w:rPr>
          <w:t xml:space="preserve">3.2 Xiaomi Corporation (XIACF) </w:t>
        </w:r>
        <w:r w:rsidRPr="00951316">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_Toc197077229 \h </w:instrText>
        </w:r>
        <w:r>
          <w:rPr>
            <w:noProof/>
            <w:webHidden/>
          </w:rPr>
        </w:r>
        <w:r>
          <w:rPr>
            <w:noProof/>
            <w:webHidden/>
          </w:rPr>
          <w:fldChar w:fldCharType="separate"/>
        </w:r>
        <w:r>
          <w:rPr>
            <w:noProof/>
            <w:webHidden/>
          </w:rPr>
          <w:t>189</w:t>
        </w:r>
        <w:r>
          <w:rPr>
            <w:noProof/>
            <w:webHidden/>
          </w:rPr>
          <w:fldChar w:fldCharType="end"/>
        </w:r>
      </w:hyperlink>
    </w:p>
    <w:p w14:paraId="5AAC280D" w14:textId="47A964EE" w:rsidR="00DC35B9" w:rsidRDefault="00DC35B9">
      <w:pPr>
        <w:pStyle w:val="TOC2"/>
        <w:tabs>
          <w:tab w:val="right" w:leader="dot" w:pos="9350"/>
        </w:tabs>
        <w:rPr>
          <w:smallCaps w:val="0"/>
          <w:noProof/>
          <w:sz w:val="24"/>
          <w:szCs w:val="24"/>
        </w:rPr>
      </w:pPr>
      <w:hyperlink w:anchor="_Toc197077230" w:history="1">
        <w:r w:rsidRPr="00951316">
          <w:rPr>
            <w:rStyle w:val="af0"/>
            <w:rFonts w:ascii="Times New Roman" w:eastAsia="微软雅黑" w:hAnsi="Times New Roman" w:cs="Times New Roman"/>
            <w:b/>
            <w:bCs/>
            <w:noProof/>
          </w:rPr>
          <w:t>3.2</w:t>
        </w:r>
        <w:r w:rsidRPr="00951316">
          <w:rPr>
            <w:rStyle w:val="af0"/>
            <w:rFonts w:ascii="Times New Roman" w:eastAsia="微软雅黑" w:hAnsi="Times New Roman" w:cs="Times New Roman" w:hint="eastAsia"/>
            <w:b/>
            <w:bCs/>
            <w:noProof/>
          </w:rPr>
          <w:t>如何识别小米这样的成长股并在早期买入</w:t>
        </w:r>
        <w:r>
          <w:rPr>
            <w:noProof/>
            <w:webHidden/>
          </w:rPr>
          <w:tab/>
        </w:r>
        <w:r>
          <w:rPr>
            <w:noProof/>
            <w:webHidden/>
          </w:rPr>
          <w:fldChar w:fldCharType="begin"/>
        </w:r>
        <w:r>
          <w:rPr>
            <w:noProof/>
            <w:webHidden/>
          </w:rPr>
          <w:instrText xml:space="preserve"> PAGEREF _Toc197077230 \h </w:instrText>
        </w:r>
        <w:r>
          <w:rPr>
            <w:noProof/>
            <w:webHidden/>
          </w:rPr>
        </w:r>
        <w:r>
          <w:rPr>
            <w:noProof/>
            <w:webHidden/>
          </w:rPr>
          <w:fldChar w:fldCharType="separate"/>
        </w:r>
        <w:r>
          <w:rPr>
            <w:noProof/>
            <w:webHidden/>
          </w:rPr>
          <w:t>191</w:t>
        </w:r>
        <w:r>
          <w:rPr>
            <w:noProof/>
            <w:webHidden/>
          </w:rPr>
          <w:fldChar w:fldCharType="end"/>
        </w:r>
      </w:hyperlink>
    </w:p>
    <w:p w14:paraId="198962E0" w14:textId="43A39E5E" w:rsidR="00DC35B9" w:rsidRDefault="00DC35B9">
      <w:pPr>
        <w:pStyle w:val="TOC1"/>
        <w:rPr>
          <w:b w:val="0"/>
          <w:bCs w:val="0"/>
          <w:caps w:val="0"/>
          <w:noProof/>
          <w:sz w:val="24"/>
          <w:szCs w:val="24"/>
        </w:rPr>
      </w:pPr>
      <w:hyperlink w:anchor="_Toc197077231" w:history="1">
        <w:r w:rsidRPr="00951316">
          <w:rPr>
            <w:rStyle w:val="af0"/>
            <w:rFonts w:ascii="Times New Roman" w:eastAsia="微软雅黑" w:hAnsi="Times New Roman" w:cs="Times New Roman" w:hint="eastAsia"/>
            <w:noProof/>
          </w:rPr>
          <w:t>第四章：拼多多</w:t>
        </w:r>
        <w:r w:rsidRPr="00951316">
          <w:rPr>
            <w:rStyle w:val="af0"/>
            <w:rFonts w:ascii="Times New Roman" w:eastAsia="微软雅黑" w:hAnsi="Times New Roman" w:cs="Times New Roman"/>
            <w:noProof/>
          </w:rPr>
          <w:t>PDD</w:t>
        </w:r>
        <w:r>
          <w:rPr>
            <w:noProof/>
            <w:webHidden/>
          </w:rPr>
          <w:tab/>
        </w:r>
        <w:r>
          <w:rPr>
            <w:noProof/>
            <w:webHidden/>
          </w:rPr>
          <w:fldChar w:fldCharType="begin"/>
        </w:r>
        <w:r>
          <w:rPr>
            <w:noProof/>
            <w:webHidden/>
          </w:rPr>
          <w:instrText xml:space="preserve"> PAGEREF _Toc197077231 \h </w:instrText>
        </w:r>
        <w:r>
          <w:rPr>
            <w:noProof/>
            <w:webHidden/>
          </w:rPr>
        </w:r>
        <w:r>
          <w:rPr>
            <w:noProof/>
            <w:webHidden/>
          </w:rPr>
          <w:fldChar w:fldCharType="separate"/>
        </w:r>
        <w:r>
          <w:rPr>
            <w:noProof/>
            <w:webHidden/>
          </w:rPr>
          <w:t>193</w:t>
        </w:r>
        <w:r>
          <w:rPr>
            <w:noProof/>
            <w:webHidden/>
          </w:rPr>
          <w:fldChar w:fldCharType="end"/>
        </w:r>
      </w:hyperlink>
    </w:p>
    <w:p w14:paraId="46A2F148" w14:textId="02E1E8B6" w:rsidR="00DC35B9" w:rsidRDefault="00DC35B9">
      <w:pPr>
        <w:pStyle w:val="TOC2"/>
        <w:tabs>
          <w:tab w:val="right" w:leader="dot" w:pos="9350"/>
        </w:tabs>
        <w:rPr>
          <w:smallCaps w:val="0"/>
          <w:noProof/>
          <w:sz w:val="24"/>
          <w:szCs w:val="24"/>
        </w:rPr>
      </w:pPr>
      <w:hyperlink w:anchor="_Toc197077232" w:history="1">
        <w:r w:rsidRPr="00951316">
          <w:rPr>
            <w:rStyle w:val="af0"/>
            <w:rFonts w:ascii="Times New Roman" w:eastAsia="微软雅黑" w:hAnsi="Times New Roman" w:cs="Times New Roman"/>
            <w:b/>
            <w:bCs/>
            <w:noProof/>
          </w:rPr>
          <w:t xml:space="preserve">4.1 </w:t>
        </w:r>
        <w:r w:rsidRPr="00951316">
          <w:rPr>
            <w:rStyle w:val="af0"/>
            <w:rFonts w:ascii="Times New Roman" w:eastAsia="微软雅黑" w:hAnsi="Times New Roman" w:cs="Times New Roman" w:hint="eastAsia"/>
            <w:b/>
            <w:bCs/>
            <w:noProof/>
          </w:rPr>
          <w:t>筛选方法</w:t>
        </w:r>
        <w:r>
          <w:rPr>
            <w:noProof/>
            <w:webHidden/>
          </w:rPr>
          <w:tab/>
        </w:r>
        <w:r>
          <w:rPr>
            <w:noProof/>
            <w:webHidden/>
          </w:rPr>
          <w:fldChar w:fldCharType="begin"/>
        </w:r>
        <w:r>
          <w:rPr>
            <w:noProof/>
            <w:webHidden/>
          </w:rPr>
          <w:instrText xml:space="preserve"> PAGEREF _Toc197077232 \h </w:instrText>
        </w:r>
        <w:r>
          <w:rPr>
            <w:noProof/>
            <w:webHidden/>
          </w:rPr>
        </w:r>
        <w:r>
          <w:rPr>
            <w:noProof/>
            <w:webHidden/>
          </w:rPr>
          <w:fldChar w:fldCharType="separate"/>
        </w:r>
        <w:r>
          <w:rPr>
            <w:noProof/>
            <w:webHidden/>
          </w:rPr>
          <w:t>193</w:t>
        </w:r>
        <w:r>
          <w:rPr>
            <w:noProof/>
            <w:webHidden/>
          </w:rPr>
          <w:fldChar w:fldCharType="end"/>
        </w:r>
      </w:hyperlink>
    </w:p>
    <w:p w14:paraId="740F430D" w14:textId="0E513A8B" w:rsidR="00DC35B9" w:rsidRDefault="00DC35B9">
      <w:pPr>
        <w:pStyle w:val="TOC2"/>
        <w:tabs>
          <w:tab w:val="right" w:leader="dot" w:pos="9350"/>
        </w:tabs>
        <w:rPr>
          <w:smallCaps w:val="0"/>
          <w:noProof/>
          <w:sz w:val="24"/>
          <w:szCs w:val="24"/>
        </w:rPr>
      </w:pPr>
      <w:hyperlink w:anchor="_Toc197077233" w:history="1">
        <w:r w:rsidRPr="00951316">
          <w:rPr>
            <w:rStyle w:val="af0"/>
            <w:rFonts w:ascii="Times New Roman" w:eastAsia="微软雅黑" w:hAnsi="Times New Roman" w:cs="Times New Roman"/>
            <w:noProof/>
          </w:rPr>
          <w:t xml:space="preserve">1. </w:t>
        </w:r>
        <w:r w:rsidRPr="00951316">
          <w:rPr>
            <w:rStyle w:val="af0"/>
            <w:rFonts w:ascii="Times New Roman" w:eastAsia="微软雅黑" w:hAnsi="Times New Roman" w:cs="Times New Roman" w:hint="eastAsia"/>
            <w:noProof/>
          </w:rPr>
          <w:t>识别半年内可能大涨数倍的股票：核心筛选标准</w:t>
        </w:r>
        <w:r>
          <w:rPr>
            <w:noProof/>
            <w:webHidden/>
          </w:rPr>
          <w:tab/>
        </w:r>
        <w:r>
          <w:rPr>
            <w:noProof/>
            <w:webHidden/>
          </w:rPr>
          <w:fldChar w:fldCharType="begin"/>
        </w:r>
        <w:r>
          <w:rPr>
            <w:noProof/>
            <w:webHidden/>
          </w:rPr>
          <w:instrText xml:space="preserve"> PAGEREF _Toc197077233 \h </w:instrText>
        </w:r>
        <w:r>
          <w:rPr>
            <w:noProof/>
            <w:webHidden/>
          </w:rPr>
        </w:r>
        <w:r>
          <w:rPr>
            <w:noProof/>
            <w:webHidden/>
          </w:rPr>
          <w:fldChar w:fldCharType="separate"/>
        </w:r>
        <w:r>
          <w:rPr>
            <w:noProof/>
            <w:webHidden/>
          </w:rPr>
          <w:t>193</w:t>
        </w:r>
        <w:r>
          <w:rPr>
            <w:noProof/>
            <w:webHidden/>
          </w:rPr>
          <w:fldChar w:fldCharType="end"/>
        </w:r>
      </w:hyperlink>
    </w:p>
    <w:p w14:paraId="088C3925" w14:textId="2B97CC35" w:rsidR="00DC35B9" w:rsidRDefault="00DC35B9">
      <w:pPr>
        <w:pStyle w:val="TOC2"/>
        <w:tabs>
          <w:tab w:val="right" w:leader="dot" w:pos="9350"/>
        </w:tabs>
        <w:rPr>
          <w:smallCaps w:val="0"/>
          <w:noProof/>
          <w:sz w:val="24"/>
          <w:szCs w:val="24"/>
        </w:rPr>
      </w:pPr>
      <w:hyperlink w:anchor="_Toc197077234" w:history="1">
        <w:r w:rsidRPr="00951316">
          <w:rPr>
            <w:rStyle w:val="af0"/>
            <w:rFonts w:ascii="Times New Roman" w:eastAsia="微软雅黑" w:hAnsi="Times New Roman" w:cs="Times New Roman"/>
            <w:noProof/>
          </w:rPr>
          <w:t xml:space="preserve">2. </w:t>
        </w:r>
        <w:r w:rsidRPr="00951316">
          <w:rPr>
            <w:rStyle w:val="af0"/>
            <w:rFonts w:ascii="Times New Roman" w:eastAsia="微软雅黑" w:hAnsi="Times New Roman" w:cs="Times New Roman" w:hint="eastAsia"/>
            <w:noProof/>
          </w:rPr>
          <w:t>操作策略：如何把握买入时机</w:t>
        </w:r>
        <w:r>
          <w:rPr>
            <w:noProof/>
            <w:webHidden/>
          </w:rPr>
          <w:tab/>
        </w:r>
        <w:r>
          <w:rPr>
            <w:noProof/>
            <w:webHidden/>
          </w:rPr>
          <w:fldChar w:fldCharType="begin"/>
        </w:r>
        <w:r>
          <w:rPr>
            <w:noProof/>
            <w:webHidden/>
          </w:rPr>
          <w:instrText xml:space="preserve"> PAGEREF _Toc197077234 \h </w:instrText>
        </w:r>
        <w:r>
          <w:rPr>
            <w:noProof/>
            <w:webHidden/>
          </w:rPr>
        </w:r>
        <w:r>
          <w:rPr>
            <w:noProof/>
            <w:webHidden/>
          </w:rPr>
          <w:fldChar w:fldCharType="separate"/>
        </w:r>
        <w:r>
          <w:rPr>
            <w:noProof/>
            <w:webHidden/>
          </w:rPr>
          <w:t>195</w:t>
        </w:r>
        <w:r>
          <w:rPr>
            <w:noProof/>
            <w:webHidden/>
          </w:rPr>
          <w:fldChar w:fldCharType="end"/>
        </w:r>
      </w:hyperlink>
    </w:p>
    <w:p w14:paraId="0678F7D1" w14:textId="3D200ABB" w:rsidR="00DC35B9" w:rsidRDefault="00DC35B9">
      <w:pPr>
        <w:pStyle w:val="TOC2"/>
        <w:tabs>
          <w:tab w:val="right" w:leader="dot" w:pos="9350"/>
        </w:tabs>
        <w:rPr>
          <w:smallCaps w:val="0"/>
          <w:noProof/>
          <w:sz w:val="24"/>
          <w:szCs w:val="24"/>
        </w:rPr>
      </w:pPr>
      <w:hyperlink w:anchor="_Toc197077235" w:history="1">
        <w:r w:rsidRPr="00951316">
          <w:rPr>
            <w:rStyle w:val="af0"/>
            <w:rFonts w:ascii="Times New Roman" w:eastAsia="微软雅黑" w:hAnsi="Times New Roman" w:cs="Times New Roman"/>
            <w:noProof/>
          </w:rPr>
          <w:t xml:space="preserve">3. </w:t>
        </w:r>
        <w:r w:rsidRPr="00951316">
          <w:rPr>
            <w:rStyle w:val="af0"/>
            <w:rFonts w:ascii="Times New Roman" w:eastAsia="微软雅黑" w:hAnsi="Times New Roman" w:cs="Times New Roman" w:hint="eastAsia"/>
            <w:noProof/>
          </w:rPr>
          <w:t>结论</w:t>
        </w:r>
        <w:r>
          <w:rPr>
            <w:noProof/>
            <w:webHidden/>
          </w:rPr>
          <w:tab/>
        </w:r>
        <w:r>
          <w:rPr>
            <w:noProof/>
            <w:webHidden/>
          </w:rPr>
          <w:fldChar w:fldCharType="begin"/>
        </w:r>
        <w:r>
          <w:rPr>
            <w:noProof/>
            <w:webHidden/>
          </w:rPr>
          <w:instrText xml:space="preserve"> PAGEREF _Toc197077235 \h </w:instrText>
        </w:r>
        <w:r>
          <w:rPr>
            <w:noProof/>
            <w:webHidden/>
          </w:rPr>
        </w:r>
        <w:r>
          <w:rPr>
            <w:noProof/>
            <w:webHidden/>
          </w:rPr>
          <w:fldChar w:fldCharType="separate"/>
        </w:r>
        <w:r>
          <w:rPr>
            <w:noProof/>
            <w:webHidden/>
          </w:rPr>
          <w:t>196</w:t>
        </w:r>
        <w:r>
          <w:rPr>
            <w:noProof/>
            <w:webHidden/>
          </w:rPr>
          <w:fldChar w:fldCharType="end"/>
        </w:r>
      </w:hyperlink>
    </w:p>
    <w:p w14:paraId="69C7C951" w14:textId="2E376D51" w:rsidR="00DC35B9" w:rsidRDefault="00DC35B9">
      <w:pPr>
        <w:pStyle w:val="TOC2"/>
        <w:tabs>
          <w:tab w:val="right" w:leader="dot" w:pos="9350"/>
        </w:tabs>
        <w:rPr>
          <w:smallCaps w:val="0"/>
          <w:noProof/>
          <w:sz w:val="24"/>
          <w:szCs w:val="24"/>
        </w:rPr>
      </w:pPr>
      <w:hyperlink w:anchor="_Toc197077236" w:history="1">
        <w:r w:rsidRPr="00951316">
          <w:rPr>
            <w:rStyle w:val="af0"/>
            <w:rFonts w:ascii="Times New Roman" w:eastAsia="微软雅黑" w:hAnsi="Times New Roman" w:cs="Times New Roman"/>
            <w:b/>
            <w:bCs/>
            <w:noProof/>
          </w:rPr>
          <w:t xml:space="preserve">4.2 </w:t>
        </w:r>
        <w:r w:rsidRPr="00951316">
          <w:rPr>
            <w:rStyle w:val="af0"/>
            <w:rFonts w:ascii="Times New Roman" w:eastAsia="微软雅黑" w:hAnsi="Times New Roman" w:cs="Times New Roman" w:hint="eastAsia"/>
            <w:b/>
            <w:bCs/>
            <w:noProof/>
          </w:rPr>
          <w:t>波动率</w:t>
        </w:r>
        <w:r w:rsidRPr="00951316">
          <w:rPr>
            <w:rStyle w:val="af0"/>
            <w:rFonts w:ascii="Times New Roman" w:eastAsia="微软雅黑" w:hAnsi="Times New Roman" w:cs="Times New Roman"/>
            <w:b/>
            <w:bCs/>
            <w:noProof/>
          </w:rPr>
          <w:t>ATR</w:t>
        </w:r>
        <w:r>
          <w:rPr>
            <w:noProof/>
            <w:webHidden/>
          </w:rPr>
          <w:tab/>
        </w:r>
        <w:r>
          <w:rPr>
            <w:noProof/>
            <w:webHidden/>
          </w:rPr>
          <w:fldChar w:fldCharType="begin"/>
        </w:r>
        <w:r>
          <w:rPr>
            <w:noProof/>
            <w:webHidden/>
          </w:rPr>
          <w:instrText xml:space="preserve"> PAGEREF _Toc197077236 \h </w:instrText>
        </w:r>
        <w:r>
          <w:rPr>
            <w:noProof/>
            <w:webHidden/>
          </w:rPr>
        </w:r>
        <w:r>
          <w:rPr>
            <w:noProof/>
            <w:webHidden/>
          </w:rPr>
          <w:fldChar w:fldCharType="separate"/>
        </w:r>
        <w:r>
          <w:rPr>
            <w:noProof/>
            <w:webHidden/>
          </w:rPr>
          <w:t>196</w:t>
        </w:r>
        <w:r>
          <w:rPr>
            <w:noProof/>
            <w:webHidden/>
          </w:rPr>
          <w:fldChar w:fldCharType="end"/>
        </w:r>
      </w:hyperlink>
    </w:p>
    <w:p w14:paraId="308311B4" w14:textId="72346D23" w:rsidR="00DC35B9" w:rsidRDefault="00DC35B9">
      <w:pPr>
        <w:pStyle w:val="TOC2"/>
        <w:tabs>
          <w:tab w:val="right" w:leader="dot" w:pos="9350"/>
        </w:tabs>
        <w:rPr>
          <w:smallCaps w:val="0"/>
          <w:noProof/>
          <w:sz w:val="24"/>
          <w:szCs w:val="24"/>
        </w:rPr>
      </w:pPr>
      <w:hyperlink w:anchor="_Toc197077237" w:history="1">
        <w:r w:rsidRPr="00951316">
          <w:rPr>
            <w:rStyle w:val="af0"/>
            <w:rFonts w:ascii="Times New Roman" w:eastAsia="微软雅黑" w:hAnsi="Times New Roman" w:cs="Times New Roman"/>
            <w:b/>
            <w:bCs/>
            <w:noProof/>
          </w:rPr>
          <w:t>4.3 PDD Stock Analysis</w:t>
        </w:r>
        <w:r>
          <w:rPr>
            <w:noProof/>
            <w:webHidden/>
          </w:rPr>
          <w:tab/>
        </w:r>
        <w:r>
          <w:rPr>
            <w:noProof/>
            <w:webHidden/>
          </w:rPr>
          <w:fldChar w:fldCharType="begin"/>
        </w:r>
        <w:r>
          <w:rPr>
            <w:noProof/>
            <w:webHidden/>
          </w:rPr>
          <w:instrText xml:space="preserve"> PAGEREF _Toc197077237 \h </w:instrText>
        </w:r>
        <w:r>
          <w:rPr>
            <w:noProof/>
            <w:webHidden/>
          </w:rPr>
        </w:r>
        <w:r>
          <w:rPr>
            <w:noProof/>
            <w:webHidden/>
          </w:rPr>
          <w:fldChar w:fldCharType="separate"/>
        </w:r>
        <w:r>
          <w:rPr>
            <w:noProof/>
            <w:webHidden/>
          </w:rPr>
          <w:t>200</w:t>
        </w:r>
        <w:r>
          <w:rPr>
            <w:noProof/>
            <w:webHidden/>
          </w:rPr>
          <w:fldChar w:fldCharType="end"/>
        </w:r>
      </w:hyperlink>
    </w:p>
    <w:p w14:paraId="2F4AE1BC" w14:textId="1F7BEAB5" w:rsidR="00DC35B9" w:rsidRDefault="00DC35B9">
      <w:pPr>
        <w:pStyle w:val="TOC2"/>
        <w:tabs>
          <w:tab w:val="right" w:leader="dot" w:pos="9350"/>
        </w:tabs>
        <w:rPr>
          <w:smallCaps w:val="0"/>
          <w:noProof/>
          <w:sz w:val="24"/>
          <w:szCs w:val="24"/>
        </w:rPr>
      </w:pPr>
      <w:hyperlink w:anchor="_Toc197077238" w:history="1">
        <w:r w:rsidRPr="00951316">
          <w:rPr>
            <w:rStyle w:val="af0"/>
            <w:rFonts w:ascii="Times New Roman" w:eastAsia="微软雅黑" w:hAnsi="Times New Roman" w:cs="Times New Roman"/>
            <w:b/>
            <w:bCs/>
            <w:noProof/>
          </w:rPr>
          <w:t xml:space="preserve">4.4 PDD </w:t>
        </w:r>
        <w:r w:rsidRPr="00951316">
          <w:rPr>
            <w:rStyle w:val="af0"/>
            <w:rFonts w:ascii="Times New Roman" w:eastAsia="微软雅黑" w:hAnsi="Times New Roman" w:cs="Times New Roman" w:hint="eastAsia"/>
            <w:b/>
            <w:bCs/>
            <w:noProof/>
          </w:rPr>
          <w:t>投资分析与建议</w:t>
        </w:r>
        <w:r>
          <w:rPr>
            <w:noProof/>
            <w:webHidden/>
          </w:rPr>
          <w:tab/>
        </w:r>
        <w:r>
          <w:rPr>
            <w:noProof/>
            <w:webHidden/>
          </w:rPr>
          <w:fldChar w:fldCharType="begin"/>
        </w:r>
        <w:r>
          <w:rPr>
            <w:noProof/>
            <w:webHidden/>
          </w:rPr>
          <w:instrText xml:space="preserve"> PAGEREF _Toc197077238 \h </w:instrText>
        </w:r>
        <w:r>
          <w:rPr>
            <w:noProof/>
            <w:webHidden/>
          </w:rPr>
        </w:r>
        <w:r>
          <w:rPr>
            <w:noProof/>
            <w:webHidden/>
          </w:rPr>
          <w:fldChar w:fldCharType="separate"/>
        </w:r>
        <w:r>
          <w:rPr>
            <w:noProof/>
            <w:webHidden/>
          </w:rPr>
          <w:t>211</w:t>
        </w:r>
        <w:r>
          <w:rPr>
            <w:noProof/>
            <w:webHidden/>
          </w:rPr>
          <w:fldChar w:fldCharType="end"/>
        </w:r>
      </w:hyperlink>
    </w:p>
    <w:p w14:paraId="35EAF8DE" w14:textId="66C2BDBD" w:rsidR="00E34480" w:rsidRPr="00414082" w:rsidRDefault="004A3882" w:rsidP="004A3882">
      <w:pPr>
        <w:pStyle w:val="1"/>
        <w:rPr>
          <w:rFonts w:ascii="Times New Roman" w:eastAsia="微软雅黑" w:hAnsi="Times New Roman" w:cs="Times New Roman"/>
          <w:b/>
          <w:bCs/>
          <w:sz w:val="22"/>
          <w:szCs w:val="22"/>
        </w:rPr>
        <w:sectPr w:rsidR="00E34480" w:rsidRPr="00414082" w:rsidSect="00A24A6F">
          <w:footerReference w:type="default" r:id="rId11"/>
          <w:footerReference w:type="first" r:id="rId12"/>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b/>
          <w:bCs/>
          <w:sz w:val="22"/>
          <w:szCs w:val="22"/>
        </w:rPr>
        <w:fldChar w:fldCharType="end"/>
      </w:r>
    </w:p>
    <w:p w14:paraId="5C1E26F7" w14:textId="24A3D289" w:rsidR="001152BF" w:rsidRPr="00414082" w:rsidRDefault="001152BF" w:rsidP="004A3882">
      <w:pPr>
        <w:pStyle w:val="1"/>
        <w:rPr>
          <w:rFonts w:ascii="Times New Roman" w:eastAsia="微软雅黑" w:hAnsi="Times New Roman" w:cs="Times New Roman"/>
          <w:b/>
          <w:bCs/>
          <w:sz w:val="22"/>
          <w:szCs w:val="22"/>
        </w:rPr>
      </w:pPr>
    </w:p>
    <w:p w14:paraId="23824D5A" w14:textId="77777777" w:rsidR="000927C5" w:rsidRPr="000927C5" w:rsidRDefault="000927C5" w:rsidP="000927C5">
      <w:pPr>
        <w:rPr>
          <w:rFonts w:ascii="Times New Roman" w:eastAsia="微软雅黑" w:hAnsi="Times New Roman" w:cs="Times New Roman"/>
          <w:sz w:val="22"/>
          <w:szCs w:val="22"/>
        </w:rPr>
      </w:pPr>
    </w:p>
    <w:p w14:paraId="61E92019" w14:textId="77777777" w:rsidR="000927C5" w:rsidRPr="000927C5" w:rsidRDefault="000927C5" w:rsidP="000927C5">
      <w:pPr>
        <w:rPr>
          <w:rFonts w:ascii="Times New Roman" w:eastAsia="微软雅黑" w:hAnsi="Times New Roman" w:cs="Times New Roman"/>
          <w:sz w:val="22"/>
          <w:szCs w:val="22"/>
        </w:rPr>
      </w:pPr>
    </w:p>
    <w:p w14:paraId="45433275" w14:textId="77777777" w:rsidR="000927C5" w:rsidRPr="000927C5" w:rsidRDefault="000927C5" w:rsidP="000927C5">
      <w:pPr>
        <w:rPr>
          <w:rFonts w:ascii="Times New Roman" w:eastAsia="微软雅黑" w:hAnsi="Times New Roman" w:cs="Times New Roman"/>
          <w:sz w:val="22"/>
          <w:szCs w:val="22"/>
        </w:rPr>
      </w:pPr>
    </w:p>
    <w:p w14:paraId="40FA790F" w14:textId="77777777" w:rsidR="000927C5" w:rsidRPr="000927C5" w:rsidRDefault="000927C5" w:rsidP="000927C5">
      <w:pPr>
        <w:rPr>
          <w:rFonts w:ascii="Times New Roman" w:eastAsia="微软雅黑" w:hAnsi="Times New Roman" w:cs="Times New Roman"/>
          <w:sz w:val="22"/>
          <w:szCs w:val="22"/>
        </w:rPr>
      </w:pPr>
    </w:p>
    <w:p w14:paraId="62E94E55" w14:textId="77777777" w:rsidR="000927C5" w:rsidRPr="000927C5" w:rsidRDefault="000927C5" w:rsidP="000927C5">
      <w:pPr>
        <w:rPr>
          <w:rFonts w:ascii="Times New Roman" w:eastAsia="微软雅黑" w:hAnsi="Times New Roman" w:cs="Times New Roman"/>
          <w:sz w:val="22"/>
          <w:szCs w:val="22"/>
        </w:rPr>
      </w:pPr>
    </w:p>
    <w:p w14:paraId="5A061A4F" w14:textId="77777777" w:rsidR="000927C5" w:rsidRPr="000927C5" w:rsidRDefault="000927C5" w:rsidP="000927C5">
      <w:pPr>
        <w:rPr>
          <w:rFonts w:ascii="Times New Roman" w:eastAsia="微软雅黑" w:hAnsi="Times New Roman" w:cs="Times New Roman"/>
          <w:sz w:val="22"/>
          <w:szCs w:val="22"/>
        </w:rPr>
      </w:pPr>
    </w:p>
    <w:p w14:paraId="323EA4EE" w14:textId="77777777" w:rsidR="000927C5" w:rsidRPr="000927C5" w:rsidRDefault="000927C5" w:rsidP="000927C5">
      <w:pPr>
        <w:rPr>
          <w:rFonts w:ascii="Times New Roman" w:eastAsia="微软雅黑" w:hAnsi="Times New Roman" w:cs="Times New Roman"/>
          <w:sz w:val="22"/>
          <w:szCs w:val="22"/>
        </w:rPr>
      </w:pPr>
    </w:p>
    <w:p w14:paraId="3920C6DC" w14:textId="77777777" w:rsidR="000927C5" w:rsidRDefault="000927C5" w:rsidP="000927C5">
      <w:pPr>
        <w:rPr>
          <w:rFonts w:ascii="Times New Roman" w:eastAsia="微软雅黑" w:hAnsi="Times New Roman" w:cs="Times New Roman"/>
          <w:b/>
          <w:bCs/>
          <w:sz w:val="22"/>
          <w:szCs w:val="22"/>
        </w:rPr>
      </w:pPr>
    </w:p>
    <w:p w14:paraId="0C06CCD0" w14:textId="77777777" w:rsidR="000927C5" w:rsidRPr="000927C5" w:rsidRDefault="000927C5" w:rsidP="000927C5">
      <w:pPr>
        <w:rPr>
          <w:rFonts w:ascii="Times New Roman" w:eastAsia="微软雅黑" w:hAnsi="Times New Roman" w:cs="Times New Roman"/>
          <w:sz w:val="22"/>
          <w:szCs w:val="22"/>
        </w:rPr>
      </w:pPr>
    </w:p>
    <w:p w14:paraId="26F38157" w14:textId="69F51472" w:rsidR="000927C5" w:rsidRDefault="000927C5" w:rsidP="000927C5">
      <w:pPr>
        <w:tabs>
          <w:tab w:val="left" w:pos="3621"/>
        </w:tabs>
        <w:jc w:val="center"/>
        <w:rPr>
          <w:rFonts w:ascii="Times New Roman" w:eastAsia="微软雅黑" w:hAnsi="Times New Roman" w:cs="Times New Roman"/>
          <w:b/>
          <w:bCs/>
          <w:sz w:val="22"/>
          <w:szCs w:val="22"/>
        </w:rPr>
      </w:pPr>
      <w:r w:rsidRPr="000927C5">
        <w:rPr>
          <w:rFonts w:ascii="Times New Roman" w:eastAsia="微软雅黑" w:hAnsi="Times New Roman" w:cs="Times New Roman" w:hint="eastAsia"/>
          <w:b/>
          <w:bCs/>
          <w:sz w:val="32"/>
          <w:szCs w:val="32"/>
        </w:rPr>
        <w:t>Fight for Financial Freedom</w:t>
      </w:r>
    </w:p>
    <w:p w14:paraId="6060C964" w14:textId="66B5BABF" w:rsidR="000927C5" w:rsidRPr="00414082" w:rsidRDefault="000927C5" w:rsidP="000927C5">
      <w:pPr>
        <w:tabs>
          <w:tab w:val="left" w:pos="3621"/>
        </w:tabs>
        <w:rPr>
          <w:rFonts w:ascii="Times New Roman" w:eastAsia="微软雅黑" w:hAnsi="Times New Roman" w:cs="Times New Roman"/>
          <w:sz w:val="22"/>
          <w:szCs w:val="22"/>
        </w:rPr>
        <w:sectPr w:rsidR="000927C5" w:rsidRPr="00414082" w:rsidSect="00A24A6F">
          <w:pgSz w:w="12240" w:h="15840"/>
          <w:pgMar w:top="1440" w:right="1440" w:bottom="1440" w:left="1440" w:header="720" w:footer="720" w:gutter="0"/>
          <w:pgNumType w:start="0"/>
          <w:cols w:space="720"/>
          <w:titlePg/>
          <w:docGrid w:linePitch="360"/>
        </w:sectPr>
      </w:pPr>
      <w:r w:rsidRPr="00414082">
        <w:rPr>
          <w:rFonts w:ascii="Times New Roman" w:eastAsia="微软雅黑" w:hAnsi="Times New Roman" w:cs="Times New Roman"/>
          <w:sz w:val="22"/>
          <w:szCs w:val="22"/>
        </w:rPr>
        <w:tab/>
      </w:r>
    </w:p>
    <w:p w14:paraId="674DAD60" w14:textId="4EA19408" w:rsidR="00585DB3" w:rsidRPr="00414082" w:rsidRDefault="00A24A6F" w:rsidP="00585DB3">
      <w:pPr>
        <w:pStyle w:val="1"/>
        <w:rPr>
          <w:rFonts w:ascii="Times New Roman" w:eastAsia="微软雅黑" w:hAnsi="Times New Roman" w:cs="Times New Roman"/>
          <w:b/>
          <w:bCs/>
          <w:sz w:val="22"/>
          <w:szCs w:val="22"/>
        </w:rPr>
      </w:pPr>
      <w:bookmarkStart w:id="1" w:name="_Toc197077209"/>
      <w:r w:rsidRPr="00414082">
        <w:rPr>
          <w:rFonts w:ascii="Times New Roman" w:eastAsia="微软雅黑" w:hAnsi="Times New Roman" w:cs="Times New Roman"/>
          <w:b/>
          <w:bCs/>
          <w:sz w:val="22"/>
          <w:szCs w:val="22"/>
        </w:rPr>
        <w:lastRenderedPageBreak/>
        <w:t>第一章：</w:t>
      </w:r>
      <w:r w:rsidR="001538EA" w:rsidRPr="001538EA">
        <w:rPr>
          <w:rFonts w:ascii="Times New Roman" w:eastAsia="微软雅黑" w:hAnsi="Times New Roman" w:cs="Times New Roman" w:hint="eastAsia"/>
          <w:b/>
          <w:bCs/>
          <w:sz w:val="22"/>
          <w:szCs w:val="22"/>
        </w:rPr>
        <w:t>量化投资的发展脉络综述</w:t>
      </w:r>
      <w:bookmarkEnd w:id="1"/>
    </w:p>
    <w:p w14:paraId="572B6B69"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摘要：</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本文以传记式的方式回顾量化投资的发展历程。从</w:t>
      </w:r>
      <w:r w:rsidRPr="001538EA">
        <w:rPr>
          <w:rFonts w:ascii="Times New Roman" w:eastAsia="微软雅黑" w:hAnsi="Times New Roman" w:cs="Times New Roman"/>
          <w:sz w:val="22"/>
          <w:szCs w:val="22"/>
        </w:rPr>
        <w:t>20</w:t>
      </w:r>
      <w:r w:rsidRPr="001538EA">
        <w:rPr>
          <w:rFonts w:ascii="Times New Roman" w:eastAsia="微软雅黑" w:hAnsi="Times New Roman" w:cs="Times New Roman"/>
          <w:sz w:val="22"/>
          <w:szCs w:val="22"/>
        </w:rPr>
        <w:t>世纪初期的思想萌芽与尝试，到</w:t>
      </w:r>
      <w:r w:rsidRPr="001538EA">
        <w:rPr>
          <w:rFonts w:ascii="Times New Roman" w:eastAsia="微软雅黑" w:hAnsi="Times New Roman" w:cs="Times New Roman"/>
          <w:sz w:val="22"/>
          <w:szCs w:val="22"/>
        </w:rPr>
        <w:t>20</w:t>
      </w:r>
      <w:r w:rsidRPr="001538EA">
        <w:rPr>
          <w:rFonts w:ascii="Times New Roman" w:eastAsia="微软雅黑" w:hAnsi="Times New Roman" w:cs="Times New Roman"/>
          <w:sz w:val="22"/>
          <w:szCs w:val="22"/>
        </w:rPr>
        <w:t>世纪</w:t>
      </w:r>
      <w:r w:rsidRPr="001538EA">
        <w:rPr>
          <w:rFonts w:ascii="Times New Roman" w:eastAsia="微软雅黑" w:hAnsi="Times New Roman" w:cs="Times New Roman"/>
          <w:sz w:val="22"/>
          <w:szCs w:val="22"/>
        </w:rPr>
        <w:t>80</w:t>
      </w:r>
      <w:r w:rsidRPr="001538EA">
        <w:rPr>
          <w:rFonts w:ascii="Times New Roman" w:eastAsia="微软雅黑" w:hAnsi="Times New Roman" w:cs="Times New Roman"/>
          <w:sz w:val="22"/>
          <w:szCs w:val="22"/>
        </w:rPr>
        <w:t>年代后量化投资体系的形成与全球扩展，重点梳理美国市场的发展演变，并介绍中国的量化投资兴起及其它地区对市场的影响。此外，我们讨论技术演进中的核心驱动力（机器学习、人工智能、云计算和大数据等），以通俗语言解释其原理和作用，并推荐最新出版的权威参考书。最后，通过代表性的应用案例（对冲基金如文艺复兴科技、</w:t>
      </w:r>
      <w:r w:rsidRPr="001538EA">
        <w:rPr>
          <w:rFonts w:ascii="Times New Roman" w:eastAsia="微软雅黑" w:hAnsi="Times New Roman" w:cs="Times New Roman"/>
          <w:sz w:val="22"/>
          <w:szCs w:val="22"/>
        </w:rPr>
        <w:t>Two Sigma</w:t>
      </w:r>
      <w:r w:rsidRPr="001538EA">
        <w:rPr>
          <w:rFonts w:ascii="Times New Roman" w:eastAsia="微软雅黑" w:hAnsi="Times New Roman" w:cs="Times New Roman"/>
          <w:sz w:val="22"/>
          <w:szCs w:val="22"/>
        </w:rPr>
        <w:t>，大型资产管理机构，以及面向散户的平台如</w:t>
      </w:r>
      <w:r w:rsidRPr="001538EA">
        <w:rPr>
          <w:rFonts w:ascii="Times New Roman" w:eastAsia="微软雅黑" w:hAnsi="Times New Roman" w:cs="Times New Roman"/>
          <w:sz w:val="22"/>
          <w:szCs w:val="22"/>
        </w:rPr>
        <w:t>QuantConnect</w:t>
      </w:r>
      <w:r w:rsidRPr="001538EA">
        <w:rPr>
          <w:rFonts w:ascii="Times New Roman" w:eastAsia="微软雅黑" w:hAnsi="Times New Roman" w:cs="Times New Roman"/>
          <w:sz w:val="22"/>
          <w:szCs w:val="22"/>
        </w:rPr>
        <w:t>、米筐等），展示量化投资如何应用这些技术，并探讨散户参与量化投资的实现路径，包括关键技术工具、策略构建框架、学习资源和成功案例。</w:t>
      </w:r>
    </w:p>
    <w:p w14:paraId="3AC005AA" w14:textId="450A4FB9" w:rsidR="00832CE4" w:rsidRPr="004C33BC" w:rsidRDefault="00832CE4" w:rsidP="00832CE4">
      <w:pPr>
        <w:pStyle w:val="2"/>
        <w:rPr>
          <w:rFonts w:ascii="Times New Roman" w:eastAsia="微软雅黑" w:hAnsi="Times New Roman" w:cs="Times New Roman"/>
          <w:b/>
          <w:bCs/>
          <w:sz w:val="22"/>
          <w:szCs w:val="22"/>
        </w:rPr>
      </w:pPr>
      <w:bookmarkStart w:id="2" w:name="_Toc197077210"/>
      <w:r w:rsidRPr="004C33BC">
        <w:rPr>
          <w:rFonts w:ascii="Times New Roman" w:eastAsia="微软雅黑" w:hAnsi="Times New Roman" w:cs="Times New Roman"/>
          <w:b/>
          <w:bCs/>
          <w:sz w:val="22"/>
          <w:szCs w:val="22"/>
        </w:rPr>
        <w:t>1.1</w:t>
      </w:r>
      <w:r w:rsidR="001538EA" w:rsidRPr="001538EA">
        <w:rPr>
          <w:rFonts w:ascii="Times New Roman" w:eastAsia="微软雅黑" w:hAnsi="Times New Roman" w:cs="Times New Roman" w:hint="eastAsia"/>
          <w:b/>
          <w:bCs/>
          <w:sz w:val="22"/>
          <w:szCs w:val="22"/>
        </w:rPr>
        <w:t>萌芽阶段：量化投资的思想源头</w:t>
      </w:r>
      <w:r w:rsidR="001538EA" w:rsidRPr="001538EA">
        <w:rPr>
          <w:rFonts w:ascii="Times New Roman" w:eastAsia="微软雅黑" w:hAnsi="Times New Roman" w:cs="Times New Roman" w:hint="eastAsia"/>
          <w:b/>
          <w:bCs/>
          <w:sz w:val="22"/>
          <w:szCs w:val="22"/>
        </w:rPr>
        <w:t xml:space="preserve"> (20</w:t>
      </w:r>
      <w:r w:rsidR="001538EA" w:rsidRPr="001538EA">
        <w:rPr>
          <w:rFonts w:ascii="Times New Roman" w:eastAsia="微软雅黑" w:hAnsi="Times New Roman" w:cs="Times New Roman" w:hint="eastAsia"/>
          <w:b/>
          <w:bCs/>
          <w:sz w:val="22"/>
          <w:szCs w:val="22"/>
        </w:rPr>
        <w:t>世纪初至</w:t>
      </w:r>
      <w:r w:rsidR="001538EA" w:rsidRPr="001538EA">
        <w:rPr>
          <w:rFonts w:ascii="Times New Roman" w:eastAsia="微软雅黑" w:hAnsi="Times New Roman" w:cs="Times New Roman" w:hint="eastAsia"/>
          <w:b/>
          <w:bCs/>
          <w:sz w:val="22"/>
          <w:szCs w:val="22"/>
        </w:rPr>
        <w:t>1970</w:t>
      </w:r>
      <w:r w:rsidR="001538EA" w:rsidRPr="001538EA">
        <w:rPr>
          <w:rFonts w:ascii="Times New Roman" w:eastAsia="微软雅黑" w:hAnsi="Times New Roman" w:cs="Times New Roman" w:hint="eastAsia"/>
          <w:b/>
          <w:bCs/>
          <w:sz w:val="22"/>
          <w:szCs w:val="22"/>
        </w:rPr>
        <w:t>年代</w:t>
      </w:r>
      <w:r w:rsidR="001538EA" w:rsidRPr="001538EA">
        <w:rPr>
          <w:rFonts w:ascii="Times New Roman" w:eastAsia="微软雅黑" w:hAnsi="Times New Roman" w:cs="Times New Roman" w:hint="eastAsia"/>
          <w:b/>
          <w:bCs/>
          <w:sz w:val="22"/>
          <w:szCs w:val="22"/>
        </w:rPr>
        <w:t>)</w:t>
      </w:r>
      <w:bookmarkEnd w:id="2"/>
    </w:p>
    <w:p w14:paraId="65D53512" w14:textId="77777777" w:rsidR="001538EA" w:rsidRPr="001538EA" w:rsidRDefault="001538EA" w:rsidP="001538EA">
      <w:pPr>
        <w:ind w:firstLine="450"/>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量化投资的理念可以追溯到</w:t>
      </w:r>
      <w:r w:rsidRPr="001538EA">
        <w:rPr>
          <w:rFonts w:ascii="Times New Roman" w:eastAsia="微软雅黑" w:hAnsi="Times New Roman" w:cs="Times New Roman"/>
          <w:sz w:val="22"/>
          <w:szCs w:val="22"/>
        </w:rPr>
        <w:t>20</w:t>
      </w:r>
      <w:r w:rsidRPr="001538EA">
        <w:rPr>
          <w:rFonts w:ascii="Times New Roman" w:eastAsia="微软雅黑" w:hAnsi="Times New Roman" w:cs="Times New Roman"/>
          <w:sz w:val="22"/>
          <w:szCs w:val="22"/>
        </w:rPr>
        <w:t>世纪初的学术成果和投资尝试。当时还没有现代计算机，但一些先驱已经开始用数学和统计方法来理解金融市场规律：</w:t>
      </w:r>
    </w:p>
    <w:p w14:paraId="3F61D612" w14:textId="77777777" w:rsidR="001538EA" w:rsidRPr="001538EA" w:rsidRDefault="001538EA" w:rsidP="001538EA">
      <w:pPr>
        <w:numPr>
          <w:ilvl w:val="0"/>
          <w:numId w:val="236"/>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巴舍利耶的随机过程理论</w:t>
      </w:r>
      <w:r w:rsidRPr="001538EA">
        <w:rPr>
          <w:rFonts w:ascii="Times New Roman" w:eastAsia="微软雅黑" w:hAnsi="Times New Roman" w:cs="Times New Roman"/>
          <w:b/>
          <w:bCs/>
          <w:sz w:val="22"/>
          <w:szCs w:val="22"/>
        </w:rPr>
        <w:t xml:space="preserve"> (1900)</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法国数学家路易</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巴舍利耶（</w:t>
      </w:r>
      <w:r w:rsidRPr="001538EA">
        <w:rPr>
          <w:rFonts w:ascii="Times New Roman" w:eastAsia="微软雅黑" w:hAnsi="Times New Roman" w:cs="Times New Roman"/>
          <w:sz w:val="22"/>
          <w:szCs w:val="22"/>
        </w:rPr>
        <w:t>Louis Bachelier</w:t>
      </w:r>
      <w:r w:rsidRPr="001538EA">
        <w:rPr>
          <w:rFonts w:ascii="Times New Roman" w:eastAsia="微软雅黑" w:hAnsi="Times New Roman" w:cs="Times New Roman"/>
          <w:sz w:val="22"/>
          <w:szCs w:val="22"/>
        </w:rPr>
        <w:t>）在</w:t>
      </w:r>
      <w:r w:rsidRPr="001538EA">
        <w:rPr>
          <w:rFonts w:ascii="Times New Roman" w:eastAsia="微软雅黑" w:hAnsi="Times New Roman" w:cs="Times New Roman"/>
          <w:sz w:val="22"/>
          <w:szCs w:val="22"/>
        </w:rPr>
        <w:t>1900</w:t>
      </w:r>
      <w:r w:rsidRPr="001538EA">
        <w:rPr>
          <w:rFonts w:ascii="Times New Roman" w:eastAsia="微软雅黑" w:hAnsi="Times New Roman" w:cs="Times New Roman"/>
          <w:sz w:val="22"/>
          <w:szCs w:val="22"/>
        </w:rPr>
        <w:t>年发表博士论文《投机理论》，首次将随机过程（后来称为布朗运动）应用于金融市场，试图用数学模型来估值期权</w:t>
      </w:r>
      <w:r w:rsidRPr="001538EA">
        <w:rPr>
          <w:rFonts w:ascii="Times New Roman" w:eastAsia="微软雅黑" w:hAnsi="Times New Roman" w:cs="Times New Roman"/>
          <w:sz w:val="22"/>
          <w:szCs w:val="22"/>
        </w:rPr>
        <w:t xml:space="preserve"> (</w:t>
      </w:r>
      <w:hyperlink r:id="rId13" w:anchor=":~:text=A%20major%20milestone%20for%20the,it%20to%20evaluate%20stock%20options"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。他的研究远远领先于时代，为此后几十年的金融数量分析奠定了基础。虽然当时未被广泛重视，这一理论在</w:t>
      </w:r>
      <w:r w:rsidRPr="001538EA">
        <w:rPr>
          <w:rFonts w:ascii="Times New Roman" w:eastAsia="微软雅黑" w:hAnsi="Times New Roman" w:cs="Times New Roman"/>
          <w:sz w:val="22"/>
          <w:szCs w:val="22"/>
        </w:rPr>
        <w:t>20</w:t>
      </w:r>
      <w:r w:rsidRPr="001538EA">
        <w:rPr>
          <w:rFonts w:ascii="Times New Roman" w:eastAsia="微软雅黑" w:hAnsi="Times New Roman" w:cs="Times New Roman"/>
          <w:sz w:val="22"/>
          <w:szCs w:val="22"/>
        </w:rPr>
        <w:t>世纪后期被重新发现，对现代金融模型（如布莱克</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舒尔斯期权定价模型）的诞生产生了深远影响</w:t>
      </w:r>
      <w:r w:rsidRPr="001538EA">
        <w:rPr>
          <w:rFonts w:ascii="Times New Roman" w:eastAsia="微软雅黑" w:hAnsi="Times New Roman" w:cs="Times New Roman"/>
          <w:sz w:val="22"/>
          <w:szCs w:val="22"/>
        </w:rPr>
        <w:t xml:space="preserve"> (</w:t>
      </w:r>
      <w:hyperlink r:id="rId14" w:anchor=":~:text=In%20mathematical%20terms%2C%20Bachelier%27s%20achievement,1964%20to%20provide%20the%20underpinnings" w:history="1">
        <w:r w:rsidRPr="001538EA">
          <w:rPr>
            <w:rStyle w:val="af0"/>
            <w:rFonts w:ascii="Times New Roman" w:eastAsia="微软雅黑" w:hAnsi="Times New Roman" w:cs="Times New Roman"/>
            <w:sz w:val="22"/>
            <w:szCs w:val="22"/>
          </w:rPr>
          <w:t>A Brief History of Quantitative Investment Management</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p>
    <w:p w14:paraId="275E44E9" w14:textId="77777777" w:rsidR="001538EA" w:rsidRPr="001538EA" w:rsidRDefault="001538EA" w:rsidP="001538EA">
      <w:pPr>
        <w:numPr>
          <w:ilvl w:val="0"/>
          <w:numId w:val="236"/>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早期的量化投资理念萌芽：</w:t>
      </w:r>
      <w:r w:rsidRPr="001538EA">
        <w:rPr>
          <w:rFonts w:ascii="Times New Roman" w:eastAsia="微软雅黑" w:hAnsi="Times New Roman" w:cs="Times New Roman"/>
          <w:sz w:val="22"/>
          <w:szCs w:val="22"/>
        </w:rPr>
        <w:t xml:space="preserve"> 20</w:t>
      </w:r>
      <w:r w:rsidRPr="001538EA">
        <w:rPr>
          <w:rFonts w:ascii="Times New Roman" w:eastAsia="微软雅黑" w:hAnsi="Times New Roman" w:cs="Times New Roman"/>
          <w:sz w:val="22"/>
          <w:szCs w:val="22"/>
        </w:rPr>
        <w:t>世纪初至中叶，投资领域逐渐出现了一些定量化的思想萌芽。例如，</w:t>
      </w:r>
      <w:r w:rsidRPr="001538EA">
        <w:rPr>
          <w:rFonts w:ascii="Times New Roman" w:eastAsia="微软雅黑" w:hAnsi="Times New Roman" w:cs="Times New Roman"/>
          <w:sz w:val="22"/>
          <w:szCs w:val="22"/>
        </w:rPr>
        <w:t>1930</w:t>
      </w:r>
      <w:r w:rsidRPr="001538EA">
        <w:rPr>
          <w:rFonts w:ascii="Times New Roman" w:eastAsia="微软雅黑" w:hAnsi="Times New Roman" w:cs="Times New Roman"/>
          <w:sz w:val="22"/>
          <w:szCs w:val="22"/>
        </w:rPr>
        <w:t>年代约翰</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伯尔</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威廉姆斯（</w:t>
      </w:r>
      <w:r w:rsidRPr="001538EA">
        <w:rPr>
          <w:rFonts w:ascii="Times New Roman" w:eastAsia="微软雅黑" w:hAnsi="Times New Roman" w:cs="Times New Roman"/>
          <w:sz w:val="22"/>
          <w:szCs w:val="22"/>
        </w:rPr>
        <w:t>John Burr Williams</w:t>
      </w:r>
      <w:r w:rsidRPr="001538EA">
        <w:rPr>
          <w:rFonts w:ascii="Times New Roman" w:eastAsia="微软雅黑" w:hAnsi="Times New Roman" w:cs="Times New Roman"/>
          <w:sz w:val="22"/>
          <w:szCs w:val="22"/>
        </w:rPr>
        <w:t>）提出了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股利折现模型</w:t>
      </w:r>
      <w:r w:rsidRPr="001538EA">
        <w:rPr>
          <w:rFonts w:ascii="Times New Roman" w:eastAsia="微软雅黑" w:hAnsi="Times New Roman" w:cs="Times New Roman"/>
          <w:sz w:val="22"/>
          <w:szCs w:val="22"/>
        </w:rPr>
        <w:t xml:space="preserve"> (DDM)”——</w:t>
      </w:r>
      <w:r w:rsidRPr="001538EA">
        <w:rPr>
          <w:rFonts w:ascii="Times New Roman" w:eastAsia="微软雅黑" w:hAnsi="Times New Roman" w:cs="Times New Roman"/>
          <w:sz w:val="22"/>
          <w:szCs w:val="22"/>
        </w:rPr>
        <w:t>即股票的内在价值等于其未来股息的折现总和，这是一种试图用公式评估股票价值的早期探索</w:t>
      </w:r>
      <w:r w:rsidRPr="001538EA">
        <w:rPr>
          <w:rFonts w:ascii="Times New Roman" w:eastAsia="微软雅黑" w:hAnsi="Times New Roman" w:cs="Times New Roman"/>
          <w:sz w:val="22"/>
          <w:szCs w:val="22"/>
        </w:rPr>
        <w:t xml:space="preserve"> (</w:t>
      </w:r>
      <w:hyperlink r:id="rId15" w:anchor=":~:text=The%20research%20in%20question%20was,is%20still%20being%20sold%20today" w:history="1">
        <w:r w:rsidRPr="001538EA">
          <w:rPr>
            <w:rStyle w:val="af0"/>
            <w:rFonts w:ascii="Times New Roman" w:eastAsia="微软雅黑" w:hAnsi="Times New Roman" w:cs="Times New Roman"/>
            <w:sz w:val="22"/>
            <w:szCs w:val="22"/>
          </w:rPr>
          <w:t>A Brief History of Quantitative Investment Management</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。同一时期，阿尔弗雷德</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考尔斯</w:t>
      </w:r>
      <w:r w:rsidRPr="001538EA">
        <w:rPr>
          <w:rFonts w:ascii="Times New Roman" w:eastAsia="微软雅黑" w:hAnsi="Times New Roman" w:cs="Times New Roman"/>
          <w:sz w:val="22"/>
          <w:szCs w:val="22"/>
        </w:rPr>
        <w:t>(Alfred Cowles)</w:t>
      </w:r>
      <w:r w:rsidRPr="001538EA">
        <w:rPr>
          <w:rFonts w:ascii="Times New Roman" w:eastAsia="微软雅黑" w:hAnsi="Times New Roman" w:cs="Times New Roman"/>
          <w:sz w:val="22"/>
          <w:szCs w:val="22"/>
        </w:rPr>
        <w:t>在</w:t>
      </w:r>
      <w:r w:rsidRPr="001538EA">
        <w:rPr>
          <w:rFonts w:ascii="Times New Roman" w:eastAsia="微软雅黑" w:hAnsi="Times New Roman" w:cs="Times New Roman"/>
          <w:sz w:val="22"/>
          <w:szCs w:val="22"/>
        </w:rPr>
        <w:t>1930</w:t>
      </w:r>
      <w:r w:rsidRPr="001538EA">
        <w:rPr>
          <w:rFonts w:ascii="Times New Roman" w:eastAsia="微软雅黑" w:hAnsi="Times New Roman" w:cs="Times New Roman"/>
          <w:sz w:val="22"/>
          <w:szCs w:val="22"/>
        </w:rPr>
        <w:t>年代建立了考尔斯经济研究委员会并编制股票市场指数，以科学量化方式跟踪市场表现</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该指数后来发展成标准普尔</w:t>
      </w:r>
      <w:r w:rsidRPr="001538EA">
        <w:rPr>
          <w:rFonts w:ascii="Times New Roman" w:eastAsia="微软雅黑" w:hAnsi="Times New Roman" w:cs="Times New Roman"/>
          <w:sz w:val="22"/>
          <w:szCs w:val="22"/>
        </w:rPr>
        <w:t>500</w:t>
      </w:r>
      <w:r w:rsidRPr="001538EA">
        <w:rPr>
          <w:rFonts w:ascii="Times New Roman" w:eastAsia="微软雅黑" w:hAnsi="Times New Roman" w:cs="Times New Roman"/>
          <w:sz w:val="22"/>
          <w:szCs w:val="22"/>
        </w:rPr>
        <w:t>指数</w:t>
      </w:r>
      <w:r w:rsidRPr="001538EA">
        <w:rPr>
          <w:rFonts w:ascii="Times New Roman" w:eastAsia="微软雅黑" w:hAnsi="Times New Roman" w:cs="Times New Roman"/>
          <w:sz w:val="22"/>
          <w:szCs w:val="22"/>
        </w:rPr>
        <w:t xml:space="preserve"> (</w:t>
      </w:r>
      <w:hyperlink r:id="rId16" w:anchor=":~:text=1938%20also%20saw%20the%20beginnings,this%20to%20be%20more%20representative" w:history="1">
        <w:r w:rsidRPr="001538EA">
          <w:rPr>
            <w:rStyle w:val="af0"/>
            <w:rFonts w:ascii="Times New Roman" w:eastAsia="微软雅黑" w:hAnsi="Times New Roman" w:cs="Times New Roman"/>
            <w:sz w:val="22"/>
            <w:szCs w:val="22"/>
          </w:rPr>
          <w:t>A Brief History of Quantitative Investment Management</w:t>
        </w:r>
      </w:hyperlink>
      <w:r w:rsidRPr="001538EA">
        <w:rPr>
          <w:rFonts w:ascii="Times New Roman" w:eastAsia="微软雅黑" w:hAnsi="Times New Roman" w:cs="Times New Roman"/>
          <w:sz w:val="22"/>
          <w:szCs w:val="22"/>
        </w:rPr>
        <w:t>) (</w:t>
      </w:r>
      <w:hyperlink r:id="rId17" w:anchor=":~:text=comparison%20proved%20apt%20because%20it,be%20the%20S%26P%20500%20Index" w:history="1">
        <w:r w:rsidRPr="001538EA">
          <w:rPr>
            <w:rStyle w:val="af0"/>
            <w:rFonts w:ascii="Times New Roman" w:eastAsia="微软雅黑" w:hAnsi="Times New Roman" w:cs="Times New Roman"/>
            <w:sz w:val="22"/>
            <w:szCs w:val="22"/>
          </w:rPr>
          <w:t>A Brief History of Quantitative Investment Management</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。这些工作体现了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用数据和模型解释投资</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的雏形思想。</w:t>
      </w:r>
    </w:p>
    <w:p w14:paraId="66866659" w14:textId="77777777" w:rsidR="001538EA" w:rsidRPr="001538EA" w:rsidRDefault="001538EA" w:rsidP="001538EA">
      <w:pPr>
        <w:numPr>
          <w:ilvl w:val="0"/>
          <w:numId w:val="236"/>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现代投资组合理论的诞生</w:t>
      </w:r>
      <w:r w:rsidRPr="001538EA">
        <w:rPr>
          <w:rFonts w:ascii="Times New Roman" w:eastAsia="微软雅黑" w:hAnsi="Times New Roman" w:cs="Times New Roman"/>
          <w:b/>
          <w:bCs/>
          <w:sz w:val="22"/>
          <w:szCs w:val="22"/>
        </w:rPr>
        <w:t xml:space="preserve"> (1950s)</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二战后，金融市场理论取得重要进展。哈里</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马科维茨（</w:t>
      </w:r>
      <w:r w:rsidRPr="001538EA">
        <w:rPr>
          <w:rFonts w:ascii="Times New Roman" w:eastAsia="微软雅黑" w:hAnsi="Times New Roman" w:cs="Times New Roman"/>
          <w:sz w:val="22"/>
          <w:szCs w:val="22"/>
        </w:rPr>
        <w:t>Harry Markowitz</w:t>
      </w:r>
      <w:r w:rsidRPr="001538EA">
        <w:rPr>
          <w:rFonts w:ascii="Times New Roman" w:eastAsia="微软雅黑" w:hAnsi="Times New Roman" w:cs="Times New Roman"/>
          <w:sz w:val="22"/>
          <w:szCs w:val="22"/>
        </w:rPr>
        <w:t>）在</w:t>
      </w:r>
      <w:r w:rsidRPr="001538EA">
        <w:rPr>
          <w:rFonts w:ascii="Times New Roman" w:eastAsia="微软雅黑" w:hAnsi="Times New Roman" w:cs="Times New Roman"/>
          <w:sz w:val="22"/>
          <w:szCs w:val="22"/>
        </w:rPr>
        <w:t>1952</w:t>
      </w:r>
      <w:r w:rsidRPr="001538EA">
        <w:rPr>
          <w:rFonts w:ascii="Times New Roman" w:eastAsia="微软雅黑" w:hAnsi="Times New Roman" w:cs="Times New Roman"/>
          <w:sz w:val="22"/>
          <w:szCs w:val="22"/>
        </w:rPr>
        <w:t>年的博士论文《投资组合选择》中，引入了</w:t>
      </w:r>
      <w:r w:rsidRPr="001538EA">
        <w:rPr>
          <w:rFonts w:ascii="Times New Roman" w:eastAsia="微软雅黑" w:hAnsi="Times New Roman" w:cs="Times New Roman"/>
          <w:b/>
          <w:bCs/>
          <w:sz w:val="22"/>
          <w:szCs w:val="22"/>
        </w:rPr>
        <w:t>均值</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方差优化</w:t>
      </w:r>
      <w:r w:rsidRPr="001538EA">
        <w:rPr>
          <w:rFonts w:ascii="Times New Roman" w:eastAsia="微软雅黑" w:hAnsi="Times New Roman" w:cs="Times New Roman"/>
          <w:sz w:val="22"/>
          <w:szCs w:val="22"/>
        </w:rPr>
        <w:t>思</w:t>
      </w:r>
      <w:r w:rsidRPr="001538EA">
        <w:rPr>
          <w:rFonts w:ascii="Times New Roman" w:eastAsia="微软雅黑" w:hAnsi="Times New Roman" w:cs="Times New Roman"/>
          <w:sz w:val="22"/>
          <w:szCs w:val="22"/>
        </w:rPr>
        <w:lastRenderedPageBreak/>
        <w:t>想，提出通过分散化投资以在给定收益水平下最小化风险（方差）</w:t>
      </w:r>
      <w:r w:rsidRPr="001538EA">
        <w:rPr>
          <w:rFonts w:ascii="Times New Roman" w:eastAsia="微软雅黑" w:hAnsi="Times New Roman" w:cs="Times New Roman"/>
          <w:sz w:val="22"/>
          <w:szCs w:val="22"/>
        </w:rPr>
        <w:t xml:space="preserve"> (</w:t>
      </w:r>
      <w:hyperlink r:id="rId18" w:anchor=":~:text=Markowitz%E2%80%99s%20thesis%20%E2%80%9CPortfolio%20Selection%E2%80%9D%20in,Sciences%20for%20his%20work%20on"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。马科维茨开创的现代投资组合理论（</w:t>
      </w:r>
      <w:r w:rsidRPr="001538EA">
        <w:rPr>
          <w:rFonts w:ascii="Times New Roman" w:eastAsia="微软雅黑" w:hAnsi="Times New Roman" w:cs="Times New Roman"/>
          <w:sz w:val="22"/>
          <w:szCs w:val="22"/>
        </w:rPr>
        <w:t>MPT</w:t>
      </w:r>
      <w:r w:rsidRPr="001538EA">
        <w:rPr>
          <w:rFonts w:ascii="Times New Roman" w:eastAsia="微软雅黑" w:hAnsi="Times New Roman" w:cs="Times New Roman"/>
          <w:sz w:val="22"/>
          <w:szCs w:val="22"/>
        </w:rPr>
        <w:t>）奠定了量化投资的基石：投资可以被视为一个数学优化问题。威廉</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夏普（</w:t>
      </w:r>
      <w:r w:rsidRPr="001538EA">
        <w:rPr>
          <w:rFonts w:ascii="Times New Roman" w:eastAsia="微软雅黑" w:hAnsi="Times New Roman" w:cs="Times New Roman"/>
          <w:sz w:val="22"/>
          <w:szCs w:val="22"/>
        </w:rPr>
        <w:t>William Sharpe</w:t>
      </w:r>
      <w:r w:rsidRPr="001538EA">
        <w:rPr>
          <w:rFonts w:ascii="Times New Roman" w:eastAsia="微软雅黑" w:hAnsi="Times New Roman" w:cs="Times New Roman"/>
          <w:sz w:val="22"/>
          <w:szCs w:val="22"/>
        </w:rPr>
        <w:t>）等人随后发展了资本资产定价模型（</w:t>
      </w:r>
      <w:r w:rsidRPr="001538EA">
        <w:rPr>
          <w:rFonts w:ascii="Times New Roman" w:eastAsia="微软雅黑" w:hAnsi="Times New Roman" w:cs="Times New Roman"/>
          <w:sz w:val="22"/>
          <w:szCs w:val="22"/>
        </w:rPr>
        <w:t>CAPM</w:t>
      </w:r>
      <w:r w:rsidRPr="001538EA">
        <w:rPr>
          <w:rFonts w:ascii="Times New Roman" w:eastAsia="微软雅黑" w:hAnsi="Times New Roman" w:cs="Times New Roman"/>
          <w:sz w:val="22"/>
          <w:szCs w:val="22"/>
        </w:rPr>
        <w:t>）等理论，将风险和收益定量联系起来（如</w:t>
      </w:r>
      <w:r w:rsidRPr="001538EA">
        <w:rPr>
          <w:rFonts w:ascii="Times New Roman" w:eastAsia="微软雅黑" w:hAnsi="Times New Roman" w:cs="Times New Roman"/>
          <w:sz w:val="22"/>
          <w:szCs w:val="22"/>
        </w:rPr>
        <w:t>β</w:t>
      </w:r>
      <w:r w:rsidRPr="001538EA">
        <w:rPr>
          <w:rFonts w:ascii="Times New Roman" w:eastAsia="微软雅黑" w:hAnsi="Times New Roman" w:cs="Times New Roman"/>
          <w:sz w:val="22"/>
          <w:szCs w:val="22"/>
        </w:rPr>
        <w:t>系数衡量系统性风险）。这些理论成果在此后广泛应用于机构投资的资产配置和风险管理中</w:t>
      </w:r>
      <w:r w:rsidRPr="001538EA">
        <w:rPr>
          <w:rFonts w:ascii="Times New Roman" w:eastAsia="微软雅黑" w:hAnsi="Times New Roman" w:cs="Times New Roman"/>
          <w:sz w:val="22"/>
          <w:szCs w:val="22"/>
        </w:rPr>
        <w:t xml:space="preserve"> (</w:t>
      </w:r>
      <w:hyperlink r:id="rId19" w:anchor=":~:text=Markowitz%E2%80%99s%20thesis%20%E2%80%9CPortfolio%20Selection%E2%80%9D%20in,Sciences%20for%20his%20work%20on"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p>
    <w:p w14:paraId="4D115E04" w14:textId="77777777" w:rsidR="001538EA" w:rsidRPr="001538EA" w:rsidRDefault="001538EA" w:rsidP="001538EA">
      <w:pPr>
        <w:numPr>
          <w:ilvl w:val="0"/>
          <w:numId w:val="236"/>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有效市场假说与金融统计革命</w:t>
      </w:r>
      <w:r w:rsidRPr="001538EA">
        <w:rPr>
          <w:rFonts w:ascii="Times New Roman" w:eastAsia="微软雅黑" w:hAnsi="Times New Roman" w:cs="Times New Roman"/>
          <w:b/>
          <w:bCs/>
          <w:sz w:val="22"/>
          <w:szCs w:val="22"/>
        </w:rPr>
        <w:t xml:space="preserve"> (1960s-1970s)</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1960</w:t>
      </w:r>
      <w:r w:rsidRPr="001538EA">
        <w:rPr>
          <w:rFonts w:ascii="Times New Roman" w:eastAsia="微软雅黑" w:hAnsi="Times New Roman" w:cs="Times New Roman"/>
          <w:sz w:val="22"/>
          <w:szCs w:val="22"/>
        </w:rPr>
        <w:t>年代中后期，尤金</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法玛（</w:t>
      </w:r>
      <w:r w:rsidRPr="001538EA">
        <w:rPr>
          <w:rFonts w:ascii="Times New Roman" w:eastAsia="微软雅黑" w:hAnsi="Times New Roman" w:cs="Times New Roman"/>
          <w:sz w:val="22"/>
          <w:szCs w:val="22"/>
        </w:rPr>
        <w:t>Eugene Fama</w:t>
      </w:r>
      <w:r w:rsidRPr="001538EA">
        <w:rPr>
          <w:rFonts w:ascii="Times New Roman" w:eastAsia="微软雅黑" w:hAnsi="Times New Roman" w:cs="Times New Roman"/>
          <w:sz w:val="22"/>
          <w:szCs w:val="22"/>
        </w:rPr>
        <w:t>）提出了</w:t>
      </w:r>
      <w:r w:rsidRPr="001538EA">
        <w:rPr>
          <w:rFonts w:ascii="Times New Roman" w:eastAsia="微软雅黑" w:hAnsi="Times New Roman" w:cs="Times New Roman"/>
          <w:b/>
          <w:bCs/>
          <w:sz w:val="22"/>
          <w:szCs w:val="22"/>
        </w:rPr>
        <w:t>有效市场假说</w:t>
      </w:r>
      <w:r w:rsidRPr="001538EA">
        <w:rPr>
          <w:rFonts w:ascii="Times New Roman" w:eastAsia="微软雅黑" w:hAnsi="Times New Roman" w:cs="Times New Roman"/>
          <w:b/>
          <w:bCs/>
          <w:sz w:val="22"/>
          <w:szCs w:val="22"/>
        </w:rPr>
        <w:t xml:space="preserve"> (EMH)</w:t>
      </w:r>
      <w:r w:rsidRPr="001538EA">
        <w:rPr>
          <w:rFonts w:ascii="Times New Roman" w:eastAsia="微软雅黑" w:hAnsi="Times New Roman" w:cs="Times New Roman"/>
          <w:sz w:val="22"/>
          <w:szCs w:val="22"/>
        </w:rPr>
        <w:t>，认为市场价格充分反映所有可用信息，使得持续获得超额收益变得非常困难</w:t>
      </w:r>
      <w:r w:rsidRPr="001538EA">
        <w:rPr>
          <w:rFonts w:ascii="Times New Roman" w:eastAsia="微软雅黑" w:hAnsi="Times New Roman" w:cs="Times New Roman"/>
          <w:sz w:val="22"/>
          <w:szCs w:val="22"/>
        </w:rPr>
        <w:t xml:space="preserve"> (</w:t>
      </w:r>
      <w:hyperlink r:id="rId20" w:anchor=":~:text=In%20the%20early%201970s%2C%20American,and%20engage%20in%20portfolio%20optimization"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。这一理论推动了</w:t>
      </w:r>
      <w:r w:rsidRPr="001538EA">
        <w:rPr>
          <w:rFonts w:ascii="Times New Roman" w:eastAsia="微软雅黑" w:hAnsi="Times New Roman" w:cs="Times New Roman"/>
          <w:b/>
          <w:bCs/>
          <w:sz w:val="22"/>
          <w:szCs w:val="22"/>
        </w:rPr>
        <w:t>被动指数化投资</w:t>
      </w:r>
      <w:r w:rsidRPr="001538EA">
        <w:rPr>
          <w:rFonts w:ascii="Times New Roman" w:eastAsia="微软雅黑" w:hAnsi="Times New Roman" w:cs="Times New Roman"/>
          <w:sz w:val="22"/>
          <w:szCs w:val="22"/>
        </w:rPr>
        <w:t>（如指数基金）的兴起，也激励了试图通过数量模型发现</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市场异常</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的研究者。与此同时，金融衍生品定价理论取得突破：费舍</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布莱克、迈伦</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舒尔斯和罗伯特</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默顿在</w:t>
      </w:r>
      <w:r w:rsidRPr="001538EA">
        <w:rPr>
          <w:rFonts w:ascii="Times New Roman" w:eastAsia="微软雅黑" w:hAnsi="Times New Roman" w:cs="Times New Roman"/>
          <w:sz w:val="22"/>
          <w:szCs w:val="22"/>
        </w:rPr>
        <w:t>1973</w:t>
      </w:r>
      <w:r w:rsidRPr="001538EA">
        <w:rPr>
          <w:rFonts w:ascii="Times New Roman" w:eastAsia="微软雅黑" w:hAnsi="Times New Roman" w:cs="Times New Roman"/>
          <w:sz w:val="22"/>
          <w:szCs w:val="22"/>
        </w:rPr>
        <w:t>年发表了著名的</w:t>
      </w:r>
      <w:r w:rsidRPr="001538EA">
        <w:rPr>
          <w:rFonts w:ascii="Times New Roman" w:eastAsia="微软雅黑" w:hAnsi="Times New Roman" w:cs="Times New Roman"/>
          <w:b/>
          <w:bCs/>
          <w:sz w:val="22"/>
          <w:szCs w:val="22"/>
        </w:rPr>
        <w:t>布莱克</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舒尔斯期权定价模型</w:t>
      </w:r>
      <w:r w:rsidRPr="001538EA">
        <w:rPr>
          <w:rFonts w:ascii="Times New Roman" w:eastAsia="微软雅黑" w:hAnsi="Times New Roman" w:cs="Times New Roman"/>
          <w:sz w:val="22"/>
          <w:szCs w:val="22"/>
        </w:rPr>
        <w:t>，提供了计算期权理论价格的公式</w:t>
      </w:r>
      <w:r w:rsidRPr="001538EA">
        <w:rPr>
          <w:rFonts w:ascii="Times New Roman" w:eastAsia="微软雅黑" w:hAnsi="Times New Roman" w:cs="Times New Roman"/>
          <w:sz w:val="22"/>
          <w:szCs w:val="22"/>
        </w:rPr>
        <w:t xml:space="preserve"> (</w:t>
      </w:r>
      <w:hyperlink r:id="rId21" w:anchor=":~:text=eponymous%20Black%20Scholes%20,ubiquitous%20in%20the%20derivatives%20market"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。这标志着定量方法在华尔街的全面应用，金融工程学科由此兴盛。</w:t>
      </w:r>
      <w:r w:rsidRPr="001538EA">
        <w:rPr>
          <w:rFonts w:ascii="Times New Roman" w:eastAsia="微软雅黑" w:hAnsi="Times New Roman" w:cs="Times New Roman"/>
          <w:sz w:val="22"/>
          <w:szCs w:val="22"/>
        </w:rPr>
        <w:t>1970</w:t>
      </w:r>
      <w:r w:rsidRPr="001538EA">
        <w:rPr>
          <w:rFonts w:ascii="Times New Roman" w:eastAsia="微软雅黑" w:hAnsi="Times New Roman" w:cs="Times New Roman"/>
          <w:sz w:val="22"/>
          <w:szCs w:val="22"/>
        </w:rPr>
        <w:t>年代，随着学术理论的发展和计算工具的改进，</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数量分析师（</w:t>
      </w:r>
      <w:r w:rsidRPr="001538EA">
        <w:rPr>
          <w:rFonts w:ascii="Times New Roman" w:eastAsia="微软雅黑" w:hAnsi="Times New Roman" w:cs="Times New Roman"/>
          <w:sz w:val="22"/>
          <w:szCs w:val="22"/>
        </w:rPr>
        <w:t>quants</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开始在华尔街崭露头角，把数学模型应用到实际交易中。</w:t>
      </w:r>
    </w:p>
    <w:p w14:paraId="2E5098B2" w14:textId="77777777" w:rsidR="001538EA" w:rsidRPr="001538EA" w:rsidRDefault="001538EA" w:rsidP="001538EA">
      <w:pPr>
        <w:numPr>
          <w:ilvl w:val="0"/>
          <w:numId w:val="236"/>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早期量化投资实践的尝试：</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在技术落地方面，一些先驱者将数学应用于投资实践。例如，美国数学家爱德华</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索普（</w:t>
      </w:r>
      <w:r w:rsidRPr="001538EA">
        <w:rPr>
          <w:rFonts w:ascii="Times New Roman" w:eastAsia="微软雅黑" w:hAnsi="Times New Roman" w:cs="Times New Roman"/>
          <w:sz w:val="22"/>
          <w:szCs w:val="22"/>
        </w:rPr>
        <w:t>Edward Thorp</w:t>
      </w:r>
      <w:r w:rsidRPr="001538EA">
        <w:rPr>
          <w:rFonts w:ascii="Times New Roman" w:eastAsia="微软雅黑" w:hAnsi="Times New Roman" w:cs="Times New Roman"/>
          <w:sz w:val="22"/>
          <w:szCs w:val="22"/>
        </w:rPr>
        <w:t>）就是著名案例。他先是在赌场研究</w:t>
      </w:r>
      <w:r w:rsidRPr="001538EA">
        <w:rPr>
          <w:rFonts w:ascii="Times New Roman" w:eastAsia="微软雅黑" w:hAnsi="Times New Roman" w:cs="Times New Roman"/>
          <w:sz w:val="22"/>
          <w:szCs w:val="22"/>
        </w:rPr>
        <w:t>21</w:t>
      </w:r>
      <w:r w:rsidRPr="001538EA">
        <w:rPr>
          <w:rFonts w:ascii="Times New Roman" w:eastAsia="微软雅黑" w:hAnsi="Times New Roman" w:cs="Times New Roman"/>
          <w:sz w:val="22"/>
          <w:szCs w:val="22"/>
        </w:rPr>
        <w:t>点概率（著有《打败庄家》一书），随后将统计套利思想应用到股市。他于</w:t>
      </w:r>
      <w:r w:rsidRPr="001538EA">
        <w:rPr>
          <w:rFonts w:ascii="Times New Roman" w:eastAsia="微软雅黑" w:hAnsi="Times New Roman" w:cs="Times New Roman"/>
          <w:sz w:val="22"/>
          <w:szCs w:val="22"/>
        </w:rPr>
        <w:t>1966</w:t>
      </w:r>
      <w:r w:rsidRPr="001538EA">
        <w:rPr>
          <w:rFonts w:ascii="Times New Roman" w:eastAsia="微软雅黑" w:hAnsi="Times New Roman" w:cs="Times New Roman"/>
          <w:sz w:val="22"/>
          <w:szCs w:val="22"/>
        </w:rPr>
        <w:t>年出版《战胜庄家</w:t>
      </w:r>
      <w:r w:rsidRPr="001538EA">
        <w:rPr>
          <w:rFonts w:ascii="Times New Roman" w:eastAsia="微软雅黑" w:hAnsi="Times New Roman" w:cs="Times New Roman"/>
          <w:sz w:val="22"/>
          <w:szCs w:val="22"/>
        </w:rPr>
        <w:t xml:space="preserve"> (Beat the Dealer)</w:t>
      </w:r>
      <w:r w:rsidRPr="001538EA">
        <w:rPr>
          <w:rFonts w:ascii="Times New Roman" w:eastAsia="微软雅黑" w:hAnsi="Times New Roman" w:cs="Times New Roman"/>
          <w:sz w:val="22"/>
          <w:szCs w:val="22"/>
        </w:rPr>
        <w:t>》介绍赌桌策略，又在</w:t>
      </w:r>
      <w:r w:rsidRPr="001538EA">
        <w:rPr>
          <w:rFonts w:ascii="Times New Roman" w:eastAsia="微软雅黑" w:hAnsi="Times New Roman" w:cs="Times New Roman"/>
          <w:sz w:val="22"/>
          <w:szCs w:val="22"/>
        </w:rPr>
        <w:t>1967</w:t>
      </w:r>
      <w:r w:rsidRPr="001538EA">
        <w:rPr>
          <w:rFonts w:ascii="Times New Roman" w:eastAsia="微软雅黑" w:hAnsi="Times New Roman" w:cs="Times New Roman"/>
          <w:sz w:val="22"/>
          <w:szCs w:val="22"/>
        </w:rPr>
        <w:t>年合著《战胜市场</w:t>
      </w:r>
      <w:r w:rsidRPr="001538EA">
        <w:rPr>
          <w:rFonts w:ascii="Times New Roman" w:eastAsia="微软雅黑" w:hAnsi="Times New Roman" w:cs="Times New Roman"/>
          <w:sz w:val="22"/>
          <w:szCs w:val="22"/>
        </w:rPr>
        <w:t xml:space="preserve"> (Beat the Market)</w:t>
      </w:r>
      <w:r w:rsidRPr="001538EA">
        <w:rPr>
          <w:rFonts w:ascii="Times New Roman" w:eastAsia="微软雅黑" w:hAnsi="Times New Roman" w:cs="Times New Roman"/>
          <w:sz w:val="22"/>
          <w:szCs w:val="22"/>
        </w:rPr>
        <w:t>》，提出利用可转换债券和权证定价的不合理之处套利，被视为早期量化对冲基金策略的雏形</w:t>
      </w:r>
      <w:r w:rsidRPr="001538EA">
        <w:rPr>
          <w:rFonts w:ascii="Times New Roman" w:eastAsia="微软雅黑" w:hAnsi="Times New Roman" w:cs="Times New Roman"/>
          <w:sz w:val="22"/>
          <w:szCs w:val="22"/>
        </w:rPr>
        <w:t xml:space="preserve"> (</w:t>
      </w:r>
      <w:hyperlink r:id="rId22" w:anchor=":~:text=Other%20figures%20central%20to%20the,original%20guide%20to%20card%20counting"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。索普在</w:t>
      </w:r>
      <w:r w:rsidRPr="001538EA">
        <w:rPr>
          <w:rFonts w:ascii="Times New Roman" w:eastAsia="微软雅黑" w:hAnsi="Times New Roman" w:cs="Times New Roman"/>
          <w:sz w:val="22"/>
          <w:szCs w:val="22"/>
        </w:rPr>
        <w:t>1969</w:t>
      </w:r>
      <w:r w:rsidRPr="001538EA">
        <w:rPr>
          <w:rFonts w:ascii="Times New Roman" w:eastAsia="微软雅黑" w:hAnsi="Times New Roman" w:cs="Times New Roman"/>
          <w:sz w:val="22"/>
          <w:szCs w:val="22"/>
        </w:rPr>
        <w:t>年创立了普林斯顿</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纽波特合伙基金，利用计算机程序寻找套利机会，被公认为第一批运用量化方法的对冲基金经理之一。他的成功展示了数量方法在投资中的巨大潜力。总体而言，在量化投资形成体系化之前的几十年里，数学家和经济学家为金融市场带来了</w:t>
      </w:r>
      <w:r w:rsidRPr="001538EA">
        <w:rPr>
          <w:rFonts w:ascii="Times New Roman" w:eastAsia="微软雅黑" w:hAnsi="Times New Roman" w:cs="Times New Roman"/>
          <w:b/>
          <w:bCs/>
          <w:sz w:val="22"/>
          <w:szCs w:val="22"/>
        </w:rPr>
        <w:t>统计学和计算科学</w:t>
      </w:r>
      <w:r w:rsidRPr="001538EA">
        <w:rPr>
          <w:rFonts w:ascii="Times New Roman" w:eastAsia="微软雅黑" w:hAnsi="Times New Roman" w:cs="Times New Roman"/>
          <w:sz w:val="22"/>
          <w:szCs w:val="22"/>
        </w:rPr>
        <w:t>的方法论，为后来量化投资的成熟打下了思想基础。</w:t>
      </w:r>
    </w:p>
    <w:p w14:paraId="64FEA4F3" w14:textId="2059D80A" w:rsidR="001538EA" w:rsidRPr="001538EA" w:rsidRDefault="001538EA" w:rsidP="001538EA">
      <w:pPr>
        <w:pStyle w:val="2"/>
        <w:rPr>
          <w:rFonts w:ascii="Times New Roman" w:eastAsia="微软雅黑" w:hAnsi="Times New Roman" w:cs="Times New Roman"/>
          <w:b/>
          <w:bCs/>
          <w:sz w:val="22"/>
          <w:szCs w:val="22"/>
        </w:rPr>
      </w:pPr>
      <w:bookmarkStart w:id="3" w:name="_Toc197077211"/>
      <w:r w:rsidRPr="004C33BC">
        <w:rPr>
          <w:rFonts w:ascii="Times New Roman" w:eastAsia="微软雅黑" w:hAnsi="Times New Roman" w:cs="Times New Roman"/>
          <w:b/>
          <w:bCs/>
          <w:sz w:val="22"/>
          <w:szCs w:val="22"/>
        </w:rPr>
        <w:lastRenderedPageBreak/>
        <w:t>1.</w:t>
      </w:r>
      <w:r>
        <w:rPr>
          <w:rFonts w:ascii="Times New Roman" w:eastAsia="微软雅黑" w:hAnsi="Times New Roman" w:cs="Times New Roman" w:hint="eastAsia"/>
          <w:b/>
          <w:bCs/>
          <w:sz w:val="22"/>
          <w:szCs w:val="22"/>
        </w:rPr>
        <w:t>2</w:t>
      </w:r>
      <w:r w:rsidRPr="001538EA">
        <w:rPr>
          <w:rFonts w:ascii="Times New Roman" w:eastAsia="微软雅黑" w:hAnsi="Times New Roman" w:cs="Times New Roman"/>
          <w:b/>
          <w:bCs/>
          <w:sz w:val="22"/>
          <w:szCs w:val="22"/>
        </w:rPr>
        <w:t>量化投资的崛起与全球扩展（</w:t>
      </w:r>
      <w:r w:rsidRPr="001538EA">
        <w:rPr>
          <w:rFonts w:ascii="Times New Roman" w:eastAsia="微软雅黑" w:hAnsi="Times New Roman" w:cs="Times New Roman"/>
          <w:b/>
          <w:bCs/>
          <w:sz w:val="22"/>
          <w:szCs w:val="22"/>
        </w:rPr>
        <w:t>1980</w:t>
      </w:r>
      <w:r w:rsidRPr="001538EA">
        <w:rPr>
          <w:rFonts w:ascii="Times New Roman" w:eastAsia="微软雅黑" w:hAnsi="Times New Roman" w:cs="Times New Roman"/>
          <w:b/>
          <w:bCs/>
          <w:sz w:val="22"/>
          <w:szCs w:val="22"/>
        </w:rPr>
        <w:t>年代至今）</w:t>
      </w:r>
      <w:bookmarkEnd w:id="3"/>
    </w:p>
    <w:p w14:paraId="180AF8A3"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进入</w:t>
      </w:r>
      <w:r w:rsidRPr="001538EA">
        <w:rPr>
          <w:rFonts w:ascii="Times New Roman" w:eastAsia="微软雅黑" w:hAnsi="Times New Roman" w:cs="Times New Roman"/>
          <w:sz w:val="22"/>
          <w:szCs w:val="22"/>
        </w:rPr>
        <w:t>1980</w:t>
      </w:r>
      <w:r w:rsidRPr="001538EA">
        <w:rPr>
          <w:rFonts w:ascii="Times New Roman" w:eastAsia="微软雅黑" w:hAnsi="Times New Roman" w:cs="Times New Roman"/>
          <w:sz w:val="22"/>
          <w:szCs w:val="22"/>
        </w:rPr>
        <w:t>年代，随着电子计算机的普及和华尔街对新技术接受度的提高，量化投资开始形成体系并迅速发展。在这一阶段，美国市场是量化投资创新的中心，同时欧洲、亚洲等地也逐步受到影响。</w:t>
      </w:r>
      <w:r w:rsidRPr="001538EA">
        <w:rPr>
          <w:rFonts w:ascii="Times New Roman" w:eastAsia="微软雅黑" w:hAnsi="Times New Roman" w:cs="Times New Roman"/>
          <w:sz w:val="22"/>
          <w:szCs w:val="22"/>
        </w:rPr>
        <w:t>21</w:t>
      </w:r>
      <w:r w:rsidRPr="001538EA">
        <w:rPr>
          <w:rFonts w:ascii="Times New Roman" w:eastAsia="微软雅黑" w:hAnsi="Times New Roman" w:cs="Times New Roman"/>
          <w:sz w:val="22"/>
          <w:szCs w:val="22"/>
        </w:rPr>
        <w:t>世纪以来，量化投资在中国等新兴市场兴起，全球量化生态进一步丰富。</w:t>
      </w:r>
    </w:p>
    <w:p w14:paraId="77F15071" w14:textId="5240A354" w:rsidR="001538EA" w:rsidRPr="001538EA" w:rsidRDefault="003F3A5A"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2.1 </w:t>
      </w:r>
      <w:r w:rsidR="001538EA" w:rsidRPr="001538EA">
        <w:rPr>
          <w:rFonts w:ascii="Times New Roman" w:eastAsia="微软雅黑" w:hAnsi="Times New Roman" w:cs="Times New Roman"/>
          <w:b/>
          <w:bCs/>
          <w:sz w:val="22"/>
          <w:szCs w:val="22"/>
        </w:rPr>
        <w:t>美国：从对冲基金到主流投资</w:t>
      </w:r>
    </w:p>
    <w:p w14:paraId="7FA7E6F9" w14:textId="77777777" w:rsidR="001538EA" w:rsidRPr="001538EA" w:rsidRDefault="001538EA" w:rsidP="001538EA">
      <w:pPr>
        <w:numPr>
          <w:ilvl w:val="0"/>
          <w:numId w:val="237"/>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早期对冲基金的量化转型</w:t>
      </w:r>
      <w:r w:rsidRPr="001538EA">
        <w:rPr>
          <w:rFonts w:ascii="Times New Roman" w:eastAsia="微软雅黑" w:hAnsi="Times New Roman" w:cs="Times New Roman"/>
          <w:b/>
          <w:bCs/>
          <w:sz w:val="22"/>
          <w:szCs w:val="22"/>
        </w:rPr>
        <w:t xml:space="preserve"> (1980s)</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1980</w:t>
      </w:r>
      <w:r w:rsidRPr="001538EA">
        <w:rPr>
          <w:rFonts w:ascii="Times New Roman" w:eastAsia="微软雅黑" w:hAnsi="Times New Roman" w:cs="Times New Roman"/>
          <w:sz w:val="22"/>
          <w:szCs w:val="22"/>
        </w:rPr>
        <w:t>年代被视为量化投资体系正式成型的起点。</w:t>
      </w:r>
      <w:r w:rsidRPr="001538EA">
        <w:rPr>
          <w:rFonts w:ascii="Times New Roman" w:eastAsia="微软雅黑" w:hAnsi="Times New Roman" w:cs="Times New Roman"/>
          <w:sz w:val="22"/>
          <w:szCs w:val="22"/>
        </w:rPr>
        <w:t>1982</w:t>
      </w:r>
      <w:r w:rsidRPr="001538EA">
        <w:rPr>
          <w:rFonts w:ascii="Times New Roman" w:eastAsia="微软雅黑" w:hAnsi="Times New Roman" w:cs="Times New Roman"/>
          <w:sz w:val="22"/>
          <w:szCs w:val="22"/>
        </w:rPr>
        <w:t>年，数学家詹姆斯</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西蒙斯（</w:t>
      </w:r>
      <w:r w:rsidRPr="001538EA">
        <w:rPr>
          <w:rFonts w:ascii="Times New Roman" w:eastAsia="微软雅黑" w:hAnsi="Times New Roman" w:cs="Times New Roman"/>
          <w:sz w:val="22"/>
          <w:szCs w:val="22"/>
        </w:rPr>
        <w:t>James Simons</w:t>
      </w:r>
      <w:r w:rsidRPr="001538EA">
        <w:rPr>
          <w:rFonts w:ascii="Times New Roman" w:eastAsia="微软雅黑" w:hAnsi="Times New Roman" w:cs="Times New Roman"/>
          <w:sz w:val="22"/>
          <w:szCs w:val="22"/>
        </w:rPr>
        <w:t>）创立了文艺复兴科技公司（</w:t>
      </w:r>
      <w:r w:rsidRPr="001538EA">
        <w:rPr>
          <w:rFonts w:ascii="Times New Roman" w:eastAsia="微软雅黑" w:hAnsi="Times New Roman" w:cs="Times New Roman"/>
          <w:sz w:val="22"/>
          <w:szCs w:val="22"/>
        </w:rPr>
        <w:t>Renaissance Technologies</w:t>
      </w:r>
      <w:r w:rsidRPr="001538EA">
        <w:rPr>
          <w:rFonts w:ascii="Times New Roman" w:eastAsia="微软雅黑" w:hAnsi="Times New Roman" w:cs="Times New Roman"/>
          <w:sz w:val="22"/>
          <w:szCs w:val="22"/>
        </w:rPr>
        <w:t>），开创了以科学家为主导、纯量化模型交易的对冲基金模式</w:t>
      </w:r>
      <w:r w:rsidRPr="001538EA">
        <w:rPr>
          <w:rFonts w:ascii="Times New Roman" w:eastAsia="微软雅黑" w:hAnsi="Times New Roman" w:cs="Times New Roman"/>
          <w:sz w:val="22"/>
          <w:szCs w:val="22"/>
        </w:rPr>
        <w:t xml:space="preserve"> (</w:t>
      </w:r>
      <w:hyperlink r:id="rId23" w:anchor=":~:text=Medallion%20fund%20is%20famed%20for,breaker%20during%20the%20Cold%20War"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。该公司于</w:t>
      </w:r>
      <w:r w:rsidRPr="001538EA">
        <w:rPr>
          <w:rFonts w:ascii="Times New Roman" w:eastAsia="微软雅黑" w:hAnsi="Times New Roman" w:cs="Times New Roman"/>
          <w:sz w:val="22"/>
          <w:szCs w:val="22"/>
        </w:rPr>
        <w:t>1988</w:t>
      </w:r>
      <w:r w:rsidRPr="001538EA">
        <w:rPr>
          <w:rFonts w:ascii="Times New Roman" w:eastAsia="微软雅黑" w:hAnsi="Times New Roman" w:cs="Times New Roman"/>
          <w:sz w:val="22"/>
          <w:szCs w:val="22"/>
        </w:rPr>
        <w:t>年推出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大奖章基金</w:t>
      </w:r>
      <w:r w:rsidRPr="001538EA">
        <w:rPr>
          <w:rFonts w:ascii="Times New Roman" w:eastAsia="微软雅黑" w:hAnsi="Times New Roman" w:cs="Times New Roman"/>
          <w:sz w:val="22"/>
          <w:szCs w:val="22"/>
        </w:rPr>
        <w:t xml:space="preserve"> (Medallion Fund)”</w:t>
      </w:r>
      <w:r w:rsidRPr="001538EA">
        <w:rPr>
          <w:rFonts w:ascii="Times New Roman" w:eastAsia="微软雅黑" w:hAnsi="Times New Roman" w:cs="Times New Roman"/>
          <w:sz w:val="22"/>
          <w:szCs w:val="22"/>
        </w:rPr>
        <w:t>，完全由计算机模型驱动选股和交易。凭借模式识别和统计套利策略，大奖章基金取得了惊人的长期业绩，被誉为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投资史上最成功的基金</w:t>
      </w:r>
      <w:r w:rsidRPr="001538EA">
        <w:rPr>
          <w:rFonts w:ascii="Times New Roman" w:eastAsia="微软雅黑" w:hAnsi="Times New Roman" w:cs="Times New Roman"/>
          <w:sz w:val="22"/>
          <w:szCs w:val="22"/>
        </w:rPr>
        <w:t>” (</w:t>
      </w:r>
      <w:hyperlink r:id="rId24" w:anchor=":~:text=Medallion%20fund%20is%20famed%20for,breaker%20during%20the%20Cold%20War"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。例如，在</w:t>
      </w:r>
      <w:r w:rsidRPr="001538EA">
        <w:rPr>
          <w:rFonts w:ascii="Times New Roman" w:eastAsia="微软雅黑" w:hAnsi="Times New Roman" w:cs="Times New Roman"/>
          <w:sz w:val="22"/>
          <w:szCs w:val="22"/>
        </w:rPr>
        <w:t>2001–2013</w:t>
      </w:r>
      <w:r w:rsidRPr="001538EA">
        <w:rPr>
          <w:rFonts w:ascii="Times New Roman" w:eastAsia="微软雅黑" w:hAnsi="Times New Roman" w:cs="Times New Roman"/>
          <w:sz w:val="22"/>
          <w:szCs w:val="22"/>
        </w:rPr>
        <w:t>年间，大奖章基金年均回报从未低于</w:t>
      </w:r>
      <w:r w:rsidRPr="001538EA">
        <w:rPr>
          <w:rFonts w:ascii="Times New Roman" w:eastAsia="微软雅黑" w:hAnsi="Times New Roman" w:cs="Times New Roman"/>
          <w:sz w:val="22"/>
          <w:szCs w:val="22"/>
        </w:rPr>
        <w:t>21%</w:t>
      </w:r>
      <w:r w:rsidRPr="001538EA">
        <w:rPr>
          <w:rFonts w:ascii="Times New Roman" w:eastAsia="微软雅黑" w:hAnsi="Times New Roman" w:cs="Times New Roman"/>
          <w:sz w:val="22"/>
          <w:szCs w:val="22"/>
        </w:rPr>
        <w:t>（费用后），</w:t>
      </w:r>
      <w:r w:rsidRPr="001538EA">
        <w:rPr>
          <w:rFonts w:ascii="Times New Roman" w:eastAsia="微软雅黑" w:hAnsi="Times New Roman" w:cs="Times New Roman"/>
          <w:sz w:val="22"/>
          <w:szCs w:val="22"/>
        </w:rPr>
        <w:t>2008</w:t>
      </w:r>
      <w:r w:rsidRPr="001538EA">
        <w:rPr>
          <w:rFonts w:ascii="Times New Roman" w:eastAsia="微软雅黑" w:hAnsi="Times New Roman" w:cs="Times New Roman"/>
          <w:sz w:val="22"/>
          <w:szCs w:val="22"/>
        </w:rPr>
        <w:t>年金融危机时净收益高达</w:t>
      </w:r>
      <w:r w:rsidRPr="001538EA">
        <w:rPr>
          <w:rFonts w:ascii="Times New Roman" w:eastAsia="微软雅黑" w:hAnsi="Times New Roman" w:cs="Times New Roman"/>
          <w:sz w:val="22"/>
          <w:szCs w:val="22"/>
        </w:rPr>
        <w:t>98.2%</w:t>
      </w:r>
      <w:r w:rsidRPr="001538EA">
        <w:rPr>
          <w:rFonts w:ascii="Times New Roman" w:eastAsia="微软雅黑" w:hAnsi="Times New Roman" w:cs="Times New Roman"/>
          <w:sz w:val="22"/>
          <w:szCs w:val="22"/>
        </w:rPr>
        <w:t>，而当年标普</w:t>
      </w:r>
      <w:r w:rsidRPr="001538EA">
        <w:rPr>
          <w:rFonts w:ascii="Times New Roman" w:eastAsia="微软雅黑" w:hAnsi="Times New Roman" w:cs="Times New Roman"/>
          <w:sz w:val="22"/>
          <w:szCs w:val="22"/>
        </w:rPr>
        <w:t>500</w:t>
      </w:r>
      <w:r w:rsidRPr="001538EA">
        <w:rPr>
          <w:rFonts w:ascii="Times New Roman" w:eastAsia="微软雅黑" w:hAnsi="Times New Roman" w:cs="Times New Roman"/>
          <w:sz w:val="22"/>
          <w:szCs w:val="22"/>
        </w:rPr>
        <w:t>指数下跌</w:t>
      </w:r>
      <w:r w:rsidRPr="001538EA">
        <w:rPr>
          <w:rFonts w:ascii="Times New Roman" w:eastAsia="微软雅黑" w:hAnsi="Times New Roman" w:cs="Times New Roman"/>
          <w:sz w:val="22"/>
          <w:szCs w:val="22"/>
        </w:rPr>
        <w:t>38.5% (</w:t>
      </w:r>
      <w:hyperlink r:id="rId25" w:anchor=":~:text=ImageMedallion%20outperformed%20their%20old%20pre,k%29%20plan%20and%20S%26P"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。自</w:t>
      </w:r>
      <w:r w:rsidRPr="001538EA">
        <w:rPr>
          <w:rFonts w:ascii="Times New Roman" w:eastAsia="微软雅黑" w:hAnsi="Times New Roman" w:cs="Times New Roman"/>
          <w:sz w:val="22"/>
          <w:szCs w:val="22"/>
        </w:rPr>
        <w:t>1988</w:t>
      </w:r>
      <w:r w:rsidRPr="001538EA">
        <w:rPr>
          <w:rFonts w:ascii="Times New Roman" w:eastAsia="微软雅黑" w:hAnsi="Times New Roman" w:cs="Times New Roman"/>
          <w:sz w:val="22"/>
          <w:szCs w:val="22"/>
        </w:rPr>
        <w:t>年至</w:t>
      </w:r>
      <w:r w:rsidRPr="001538EA">
        <w:rPr>
          <w:rFonts w:ascii="Times New Roman" w:eastAsia="微软雅黑" w:hAnsi="Times New Roman" w:cs="Times New Roman"/>
          <w:sz w:val="22"/>
          <w:szCs w:val="22"/>
        </w:rPr>
        <w:t>2018</w:t>
      </w:r>
      <w:r w:rsidRPr="001538EA">
        <w:rPr>
          <w:rFonts w:ascii="Times New Roman" w:eastAsia="微软雅黑" w:hAnsi="Times New Roman" w:cs="Times New Roman"/>
          <w:sz w:val="22"/>
          <w:szCs w:val="22"/>
        </w:rPr>
        <w:t>年的</w:t>
      </w:r>
      <w:r w:rsidRPr="001538EA">
        <w:rPr>
          <w:rFonts w:ascii="Times New Roman" w:eastAsia="微软雅黑" w:hAnsi="Times New Roman" w:cs="Times New Roman"/>
          <w:sz w:val="22"/>
          <w:szCs w:val="22"/>
        </w:rPr>
        <w:t>30</w:t>
      </w:r>
      <w:r w:rsidRPr="001538EA">
        <w:rPr>
          <w:rFonts w:ascii="Times New Roman" w:eastAsia="微软雅黑" w:hAnsi="Times New Roman" w:cs="Times New Roman"/>
          <w:sz w:val="22"/>
          <w:szCs w:val="22"/>
        </w:rPr>
        <w:t>年间，该基金平均年回报率约</w:t>
      </w:r>
      <w:r w:rsidRPr="001538EA">
        <w:rPr>
          <w:rFonts w:ascii="Times New Roman" w:eastAsia="微软雅黑" w:hAnsi="Times New Roman" w:cs="Times New Roman"/>
          <w:sz w:val="22"/>
          <w:szCs w:val="22"/>
        </w:rPr>
        <w:t>66%</w:t>
      </w:r>
      <w:r w:rsidRPr="001538EA">
        <w:rPr>
          <w:rFonts w:ascii="Times New Roman" w:eastAsia="微软雅黑" w:hAnsi="Times New Roman" w:cs="Times New Roman"/>
          <w:sz w:val="22"/>
          <w:szCs w:val="22"/>
        </w:rPr>
        <w:t>（费用前）</w:t>
      </w:r>
      <w:r w:rsidRPr="001538EA">
        <w:rPr>
          <w:rFonts w:ascii="Times New Roman" w:eastAsia="微软雅黑" w:hAnsi="Times New Roman" w:cs="Times New Roman"/>
          <w:sz w:val="22"/>
          <w:szCs w:val="22"/>
        </w:rPr>
        <w:t xml:space="preserve"> (</w:t>
      </w:r>
      <w:hyperlink r:id="rId26" w:anchor=":~:text=%3E%20,Jim%20Simons%20Launched%20the%20Quant"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，远超同期任何投资大师</w:t>
      </w:r>
      <w:r w:rsidRPr="001538EA">
        <w:rPr>
          <w:rFonts w:ascii="Times New Roman" w:eastAsia="微软雅黑" w:hAnsi="Times New Roman" w:cs="Times New Roman"/>
          <w:sz w:val="22"/>
          <w:szCs w:val="22"/>
        </w:rPr>
        <w:t xml:space="preserve"> (</w:t>
      </w:r>
      <w:hyperlink r:id="rId27" w:anchor=":~:text=%3E%20,Jim%20Simons%20Launched%20the%20Quant"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。这一时期还有其他量化基金崛起：如大卫</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肖（</w:t>
      </w:r>
      <w:r w:rsidRPr="001538EA">
        <w:rPr>
          <w:rFonts w:ascii="Times New Roman" w:eastAsia="微软雅黑" w:hAnsi="Times New Roman" w:cs="Times New Roman"/>
          <w:sz w:val="22"/>
          <w:szCs w:val="22"/>
        </w:rPr>
        <w:t>David E. Shaw</w:t>
      </w:r>
      <w:r w:rsidRPr="001538EA">
        <w:rPr>
          <w:rFonts w:ascii="Times New Roman" w:eastAsia="微软雅黑" w:hAnsi="Times New Roman" w:cs="Times New Roman"/>
          <w:sz w:val="22"/>
          <w:szCs w:val="22"/>
        </w:rPr>
        <w:t>）在</w:t>
      </w:r>
      <w:r w:rsidRPr="001538EA">
        <w:rPr>
          <w:rFonts w:ascii="Times New Roman" w:eastAsia="微软雅黑" w:hAnsi="Times New Roman" w:cs="Times New Roman"/>
          <w:sz w:val="22"/>
          <w:szCs w:val="22"/>
        </w:rPr>
        <w:t>1988</w:t>
      </w:r>
      <w:r w:rsidRPr="001538EA">
        <w:rPr>
          <w:rFonts w:ascii="Times New Roman" w:eastAsia="微软雅黑" w:hAnsi="Times New Roman" w:cs="Times New Roman"/>
          <w:sz w:val="22"/>
          <w:szCs w:val="22"/>
        </w:rPr>
        <w:t>年成立</w:t>
      </w:r>
      <w:r w:rsidRPr="001538EA">
        <w:rPr>
          <w:rFonts w:ascii="Times New Roman" w:eastAsia="微软雅黑" w:hAnsi="Times New Roman" w:cs="Times New Roman"/>
          <w:sz w:val="22"/>
          <w:szCs w:val="22"/>
        </w:rPr>
        <w:t>D.E. Shaw</w:t>
      </w:r>
      <w:r w:rsidRPr="001538EA">
        <w:rPr>
          <w:rFonts w:ascii="Times New Roman" w:eastAsia="微软雅黑" w:hAnsi="Times New Roman" w:cs="Times New Roman"/>
          <w:sz w:val="22"/>
          <w:szCs w:val="22"/>
        </w:rPr>
        <w:t>对冲基金，运用高水平计算机科学人才开发套利策略；一些投资银行也开始设立</w:t>
      </w:r>
      <w:r w:rsidRPr="001538EA">
        <w:rPr>
          <w:rFonts w:ascii="Times New Roman" w:eastAsia="微软雅黑" w:hAnsi="Times New Roman" w:cs="Times New Roman"/>
          <w:b/>
          <w:bCs/>
          <w:sz w:val="22"/>
          <w:szCs w:val="22"/>
        </w:rPr>
        <w:t>统计套利</w:t>
      </w:r>
      <w:r w:rsidRPr="001538EA">
        <w:rPr>
          <w:rFonts w:ascii="Times New Roman" w:eastAsia="微软雅黑" w:hAnsi="Times New Roman" w:cs="Times New Roman"/>
          <w:sz w:val="22"/>
          <w:szCs w:val="22"/>
        </w:rPr>
        <w:t>部门，利用模型从市场短暂失衡中获利。</w:t>
      </w:r>
      <w:r w:rsidRPr="001538EA">
        <w:rPr>
          <w:rFonts w:ascii="Times New Roman" w:eastAsia="微软雅黑" w:hAnsi="Times New Roman" w:cs="Times New Roman"/>
          <w:sz w:val="22"/>
          <w:szCs w:val="22"/>
        </w:rPr>
        <w:t>1987</w:t>
      </w:r>
      <w:r w:rsidRPr="001538EA">
        <w:rPr>
          <w:rFonts w:ascii="Times New Roman" w:eastAsia="微软雅黑" w:hAnsi="Times New Roman" w:cs="Times New Roman"/>
          <w:sz w:val="22"/>
          <w:szCs w:val="22"/>
        </w:rPr>
        <w:t>年，美国股市发生</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黑色星期一</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崩盘，部分原因归咎于程序化交易（如投资组合保险策略）的大规模同步操作。这一事件在促使监管反思的同时，也突显了计算机驱动交易的力量。</w:t>
      </w:r>
    </w:p>
    <w:p w14:paraId="6754DC42" w14:textId="77777777" w:rsidR="001538EA" w:rsidRPr="001538EA" w:rsidRDefault="001538EA" w:rsidP="001538EA">
      <w:pPr>
        <w:numPr>
          <w:ilvl w:val="0"/>
          <w:numId w:val="237"/>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量化方法的普及与多样化</w:t>
      </w:r>
      <w:r w:rsidRPr="001538EA">
        <w:rPr>
          <w:rFonts w:ascii="Times New Roman" w:eastAsia="微软雅黑" w:hAnsi="Times New Roman" w:cs="Times New Roman"/>
          <w:b/>
          <w:bCs/>
          <w:sz w:val="22"/>
          <w:szCs w:val="22"/>
        </w:rPr>
        <w:t xml:space="preserve"> (1990s)</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1990</w:t>
      </w:r>
      <w:r w:rsidRPr="001538EA">
        <w:rPr>
          <w:rFonts w:ascii="Times New Roman" w:eastAsia="微软雅黑" w:hAnsi="Times New Roman" w:cs="Times New Roman"/>
          <w:sz w:val="22"/>
          <w:szCs w:val="22"/>
        </w:rPr>
        <w:t>年代，量化投资日趋主流化，应用领域从股票扩展到债券、衍生品等。华尔街广泛采用风险模型和计算机交易系统。例如，巴拉研究公司</w:t>
      </w:r>
      <w:r w:rsidRPr="001538EA">
        <w:rPr>
          <w:rFonts w:ascii="Times New Roman" w:eastAsia="微软雅黑" w:hAnsi="Times New Roman" w:cs="Times New Roman"/>
          <w:sz w:val="22"/>
          <w:szCs w:val="22"/>
        </w:rPr>
        <w:t>(BARRA)</w:t>
      </w:r>
      <w:r w:rsidRPr="001538EA">
        <w:rPr>
          <w:rFonts w:ascii="Times New Roman" w:eastAsia="微软雅黑" w:hAnsi="Times New Roman" w:cs="Times New Roman"/>
          <w:sz w:val="22"/>
          <w:szCs w:val="22"/>
        </w:rPr>
        <w:t>开发的多因子风险模型帮助机构投资者进行量化选股和风险控制；摩根大通则在</w:t>
      </w:r>
      <w:r w:rsidRPr="001538EA">
        <w:rPr>
          <w:rFonts w:ascii="Times New Roman" w:eastAsia="微软雅黑" w:hAnsi="Times New Roman" w:cs="Times New Roman"/>
          <w:sz w:val="22"/>
          <w:szCs w:val="22"/>
        </w:rPr>
        <w:t>1994</w:t>
      </w:r>
      <w:r w:rsidRPr="001538EA">
        <w:rPr>
          <w:rFonts w:ascii="Times New Roman" w:eastAsia="微软雅黑" w:hAnsi="Times New Roman" w:cs="Times New Roman"/>
          <w:sz w:val="22"/>
          <w:szCs w:val="22"/>
        </w:rPr>
        <w:t>年推出</w:t>
      </w:r>
      <w:r w:rsidRPr="001538EA">
        <w:rPr>
          <w:rFonts w:ascii="Times New Roman" w:eastAsia="微软雅黑" w:hAnsi="Times New Roman" w:cs="Times New Roman"/>
          <w:b/>
          <w:bCs/>
          <w:sz w:val="22"/>
          <w:szCs w:val="22"/>
        </w:rPr>
        <w:t>风险度量指标</w:t>
      </w:r>
      <w:r w:rsidRPr="001538EA">
        <w:rPr>
          <w:rFonts w:ascii="Times New Roman" w:eastAsia="微软雅黑" w:hAnsi="Times New Roman" w:cs="Times New Roman"/>
          <w:b/>
          <w:bCs/>
          <w:sz w:val="22"/>
          <w:szCs w:val="22"/>
        </w:rPr>
        <w:t>VaR</w:t>
      </w:r>
      <w:r w:rsidRPr="001538EA">
        <w:rPr>
          <w:rFonts w:ascii="Times New Roman" w:eastAsia="微软雅黑" w:hAnsi="Times New Roman" w:cs="Times New Roman"/>
          <w:sz w:val="22"/>
          <w:szCs w:val="22"/>
        </w:rPr>
        <w:t>系统，提高了整个行业的风险管理水准。量化对冲基金方面，</w:t>
      </w:r>
      <w:r w:rsidRPr="001538EA">
        <w:rPr>
          <w:rFonts w:ascii="Times New Roman" w:eastAsia="微软雅黑" w:hAnsi="Times New Roman" w:cs="Times New Roman"/>
          <w:sz w:val="22"/>
          <w:szCs w:val="22"/>
        </w:rPr>
        <w:t>1994</w:t>
      </w:r>
      <w:r w:rsidRPr="001538EA">
        <w:rPr>
          <w:rFonts w:ascii="Times New Roman" w:eastAsia="微软雅黑" w:hAnsi="Times New Roman" w:cs="Times New Roman"/>
          <w:sz w:val="22"/>
          <w:szCs w:val="22"/>
        </w:rPr>
        <w:t>年诺贝尔经济学奖得主默顿和斯科尔斯参与创立长期资本管理公司（</w:t>
      </w:r>
      <w:r w:rsidRPr="001538EA">
        <w:rPr>
          <w:rFonts w:ascii="Times New Roman" w:eastAsia="微软雅黑" w:hAnsi="Times New Roman" w:cs="Times New Roman"/>
          <w:sz w:val="22"/>
          <w:szCs w:val="22"/>
        </w:rPr>
        <w:t>LTCM</w:t>
      </w:r>
      <w:r w:rsidRPr="001538EA">
        <w:rPr>
          <w:rFonts w:ascii="Times New Roman" w:eastAsia="微软雅黑" w:hAnsi="Times New Roman" w:cs="Times New Roman"/>
          <w:sz w:val="22"/>
          <w:szCs w:val="22"/>
        </w:rPr>
        <w:t>），运用高等数学模型套利。然而</w:t>
      </w:r>
      <w:r w:rsidRPr="001538EA">
        <w:rPr>
          <w:rFonts w:ascii="Times New Roman" w:eastAsia="微软雅黑" w:hAnsi="Times New Roman" w:cs="Times New Roman"/>
          <w:sz w:val="22"/>
          <w:szCs w:val="22"/>
        </w:rPr>
        <w:t>LTCM</w:t>
      </w:r>
      <w:r w:rsidRPr="001538EA">
        <w:rPr>
          <w:rFonts w:ascii="Times New Roman" w:eastAsia="微软雅黑" w:hAnsi="Times New Roman" w:cs="Times New Roman"/>
          <w:sz w:val="22"/>
          <w:szCs w:val="22"/>
        </w:rPr>
        <w:t>在</w:t>
      </w:r>
      <w:r w:rsidRPr="001538EA">
        <w:rPr>
          <w:rFonts w:ascii="Times New Roman" w:eastAsia="微软雅黑" w:hAnsi="Times New Roman" w:cs="Times New Roman"/>
          <w:sz w:val="22"/>
          <w:szCs w:val="22"/>
        </w:rPr>
        <w:t>1998</w:t>
      </w:r>
      <w:r w:rsidRPr="001538EA">
        <w:rPr>
          <w:rFonts w:ascii="Times New Roman" w:eastAsia="微软雅黑" w:hAnsi="Times New Roman" w:cs="Times New Roman"/>
          <w:sz w:val="22"/>
          <w:szCs w:val="22"/>
        </w:rPr>
        <w:t>年因过度杠杆导致巨亏倒闭，给量化领域敲响风险警钟。与此同时，电子交易平台在</w:t>
      </w:r>
      <w:r w:rsidRPr="001538EA">
        <w:rPr>
          <w:rFonts w:ascii="Times New Roman" w:eastAsia="微软雅黑" w:hAnsi="Times New Roman" w:cs="Times New Roman"/>
          <w:sz w:val="22"/>
          <w:szCs w:val="22"/>
        </w:rPr>
        <w:t>90</w:t>
      </w:r>
      <w:r w:rsidRPr="001538EA">
        <w:rPr>
          <w:rFonts w:ascii="Times New Roman" w:eastAsia="微软雅黑" w:hAnsi="Times New Roman" w:cs="Times New Roman"/>
          <w:sz w:val="22"/>
          <w:szCs w:val="22"/>
        </w:rPr>
        <w:t>年代兴起，如</w:t>
      </w:r>
      <w:r w:rsidRPr="001538EA">
        <w:rPr>
          <w:rFonts w:ascii="Times New Roman" w:eastAsia="微软雅黑" w:hAnsi="Times New Roman" w:cs="Times New Roman"/>
          <w:sz w:val="22"/>
          <w:szCs w:val="22"/>
        </w:rPr>
        <w:t>NASDAQ</w:t>
      </w:r>
      <w:r w:rsidRPr="001538EA">
        <w:rPr>
          <w:rFonts w:ascii="Times New Roman" w:eastAsia="微软雅黑" w:hAnsi="Times New Roman" w:cs="Times New Roman"/>
          <w:sz w:val="22"/>
          <w:szCs w:val="22"/>
        </w:rPr>
        <w:t>的</w:t>
      </w:r>
      <w:r w:rsidRPr="001538EA">
        <w:rPr>
          <w:rFonts w:ascii="Times New Roman" w:eastAsia="微软雅黑" w:hAnsi="Times New Roman" w:cs="Times New Roman"/>
          <w:sz w:val="22"/>
          <w:szCs w:val="22"/>
        </w:rPr>
        <w:t>ECN</w:t>
      </w:r>
      <w:r w:rsidRPr="001538EA">
        <w:rPr>
          <w:rFonts w:ascii="Times New Roman" w:eastAsia="微软雅黑" w:hAnsi="Times New Roman" w:cs="Times New Roman"/>
          <w:sz w:val="22"/>
          <w:szCs w:val="22"/>
        </w:rPr>
        <w:t>网络，使</w:t>
      </w:r>
      <w:r w:rsidRPr="001538EA">
        <w:rPr>
          <w:rFonts w:ascii="Times New Roman" w:eastAsia="微软雅黑" w:hAnsi="Times New Roman" w:cs="Times New Roman"/>
          <w:b/>
          <w:bCs/>
          <w:sz w:val="22"/>
          <w:szCs w:val="22"/>
        </w:rPr>
        <w:t>高频交易</w:t>
      </w:r>
      <w:r w:rsidRPr="001538EA">
        <w:rPr>
          <w:rFonts w:ascii="Times New Roman" w:eastAsia="微软雅黑" w:hAnsi="Times New Roman" w:cs="Times New Roman"/>
          <w:b/>
          <w:bCs/>
          <w:sz w:val="22"/>
          <w:szCs w:val="22"/>
        </w:rPr>
        <w:t xml:space="preserve"> (HFT)</w:t>
      </w:r>
      <w:r w:rsidRPr="001538EA">
        <w:rPr>
          <w:rFonts w:ascii="Times New Roman" w:eastAsia="微软雅黑" w:hAnsi="Times New Roman" w:cs="Times New Roman"/>
          <w:b/>
          <w:bCs/>
          <w:sz w:val="22"/>
          <w:szCs w:val="22"/>
        </w:rPr>
        <w:t>成为可能。大型投行和新兴公司开始探索以毫秒为单位进行交易，在极短期</w:t>
      </w:r>
      <w:r w:rsidRPr="001538EA">
        <w:rPr>
          <w:rFonts w:ascii="Times New Roman" w:eastAsia="微软雅黑" w:hAnsi="Times New Roman" w:cs="Times New Roman"/>
          <w:b/>
          <w:bCs/>
          <w:sz w:val="22"/>
          <w:szCs w:val="22"/>
        </w:rPr>
        <w:lastRenderedPageBreak/>
        <w:t>内捕捉价差。到</w:t>
      </w:r>
      <w:r w:rsidRPr="001538EA">
        <w:rPr>
          <w:rFonts w:ascii="Times New Roman" w:eastAsia="微软雅黑" w:hAnsi="Times New Roman" w:cs="Times New Roman"/>
          <w:b/>
          <w:bCs/>
          <w:sz w:val="22"/>
          <w:szCs w:val="22"/>
        </w:rPr>
        <w:t>90</w:t>
      </w:r>
      <w:r w:rsidRPr="001538EA">
        <w:rPr>
          <w:rFonts w:ascii="Times New Roman" w:eastAsia="微软雅黑" w:hAnsi="Times New Roman" w:cs="Times New Roman"/>
          <w:b/>
          <w:bCs/>
          <w:sz w:val="22"/>
          <w:szCs w:val="22"/>
        </w:rPr>
        <w:t>年代末，量化投资已经从少数对冲基金的秘密武器，扩散为传统资产管理的重要组成部分。一些资产管理巨头开始推出指数基金和被动型量化策略</w:t>
      </w:r>
      <w:r w:rsidRPr="001538EA">
        <w:rPr>
          <w:rFonts w:ascii="Times New Roman" w:eastAsia="微软雅黑" w:hAnsi="Times New Roman" w:cs="Times New Roman"/>
          <w:sz w:val="22"/>
          <w:szCs w:val="22"/>
        </w:rPr>
        <w:t>（如</w:t>
      </w:r>
      <w:r w:rsidRPr="001538EA">
        <w:rPr>
          <w:rFonts w:ascii="Times New Roman" w:eastAsia="微软雅黑" w:hAnsi="Times New Roman" w:cs="Times New Roman"/>
          <w:sz w:val="22"/>
          <w:szCs w:val="22"/>
        </w:rPr>
        <w:t>Smart Beta</w:t>
      </w:r>
      <w:r w:rsidRPr="001538EA">
        <w:rPr>
          <w:rFonts w:ascii="Times New Roman" w:eastAsia="微软雅黑" w:hAnsi="Times New Roman" w:cs="Times New Roman"/>
          <w:sz w:val="22"/>
          <w:szCs w:val="22"/>
        </w:rPr>
        <w:t>智能贝塔产品），将学术界发现的风险因子（如规模、价值、动量等）转化为低成本投资工具。</w:t>
      </w:r>
    </w:p>
    <w:p w14:paraId="3D92CF48" w14:textId="77777777" w:rsidR="001538EA" w:rsidRPr="001538EA" w:rsidRDefault="001538EA" w:rsidP="001538EA">
      <w:pPr>
        <w:numPr>
          <w:ilvl w:val="0"/>
          <w:numId w:val="237"/>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高速发展与策略创新</w:t>
      </w:r>
      <w:r w:rsidRPr="001538EA">
        <w:rPr>
          <w:rFonts w:ascii="Times New Roman" w:eastAsia="微软雅黑" w:hAnsi="Times New Roman" w:cs="Times New Roman"/>
          <w:b/>
          <w:bCs/>
          <w:sz w:val="22"/>
          <w:szCs w:val="22"/>
        </w:rPr>
        <w:t xml:space="preserve"> (2000s)</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21</w:t>
      </w:r>
      <w:r w:rsidRPr="001538EA">
        <w:rPr>
          <w:rFonts w:ascii="Times New Roman" w:eastAsia="微软雅黑" w:hAnsi="Times New Roman" w:cs="Times New Roman"/>
          <w:sz w:val="22"/>
          <w:szCs w:val="22"/>
        </w:rPr>
        <w:t>世纪初，量化投资在经历网络科技泡沫破裂后迎来更高速的发展。计算技术的飞跃（芯片性能提升、内存和存储成本下降）使得更复杂模型和海量数据处理成为可能。</w:t>
      </w:r>
      <w:r w:rsidRPr="001538EA">
        <w:rPr>
          <w:rFonts w:ascii="Times New Roman" w:eastAsia="微软雅黑" w:hAnsi="Times New Roman" w:cs="Times New Roman"/>
          <w:b/>
          <w:bCs/>
          <w:sz w:val="22"/>
          <w:szCs w:val="22"/>
        </w:rPr>
        <w:t>高频交易</w:t>
      </w:r>
      <w:r w:rsidRPr="001538EA">
        <w:rPr>
          <w:rFonts w:ascii="Times New Roman" w:eastAsia="微软雅黑" w:hAnsi="Times New Roman" w:cs="Times New Roman"/>
          <w:sz w:val="22"/>
          <w:szCs w:val="22"/>
        </w:rPr>
        <w:t>在</w:t>
      </w:r>
      <w:r w:rsidRPr="001538EA">
        <w:rPr>
          <w:rFonts w:ascii="Times New Roman" w:eastAsia="微软雅黑" w:hAnsi="Times New Roman" w:cs="Times New Roman"/>
          <w:sz w:val="22"/>
          <w:szCs w:val="22"/>
        </w:rPr>
        <w:t>2000</w:t>
      </w:r>
      <w:r w:rsidRPr="001538EA">
        <w:rPr>
          <w:rFonts w:ascii="Times New Roman" w:eastAsia="微软雅黑" w:hAnsi="Times New Roman" w:cs="Times New Roman"/>
          <w:sz w:val="22"/>
          <w:szCs w:val="22"/>
        </w:rPr>
        <w:t>年代中期达到鼎盛，占据美国股市相当大的交易量份额；据统计，全盛时期</w:t>
      </w:r>
      <w:r w:rsidRPr="001538EA">
        <w:rPr>
          <w:rFonts w:ascii="Times New Roman" w:eastAsia="微软雅黑" w:hAnsi="Times New Roman" w:cs="Times New Roman"/>
          <w:sz w:val="22"/>
          <w:szCs w:val="22"/>
        </w:rPr>
        <w:t>HFT</w:t>
      </w:r>
      <w:r w:rsidRPr="001538EA">
        <w:rPr>
          <w:rFonts w:ascii="Times New Roman" w:eastAsia="微软雅黑" w:hAnsi="Times New Roman" w:cs="Times New Roman"/>
          <w:sz w:val="22"/>
          <w:szCs w:val="22"/>
        </w:rPr>
        <w:t>贡献了美国股票市场逾一半的成交量。量化对冲基金资产规模迅速扩张，不少华尔街顶尖人才涌入这一领域。例如，</w:t>
      </w:r>
      <w:r w:rsidRPr="001538EA">
        <w:rPr>
          <w:rFonts w:ascii="Times New Roman" w:eastAsia="微软雅黑" w:hAnsi="Times New Roman" w:cs="Times New Roman"/>
          <w:sz w:val="22"/>
          <w:szCs w:val="22"/>
        </w:rPr>
        <w:t>2001</w:t>
      </w:r>
      <w:r w:rsidRPr="001538EA">
        <w:rPr>
          <w:rFonts w:ascii="Times New Roman" w:eastAsia="微软雅黑" w:hAnsi="Times New Roman" w:cs="Times New Roman"/>
          <w:sz w:val="22"/>
          <w:szCs w:val="22"/>
        </w:rPr>
        <w:t>年成立的</w:t>
      </w:r>
      <w:r w:rsidRPr="001538EA">
        <w:rPr>
          <w:rFonts w:ascii="Times New Roman" w:eastAsia="微软雅黑" w:hAnsi="Times New Roman" w:cs="Times New Roman"/>
          <w:sz w:val="22"/>
          <w:szCs w:val="22"/>
        </w:rPr>
        <w:t>Two Sigma</w:t>
      </w:r>
      <w:r w:rsidRPr="001538EA">
        <w:rPr>
          <w:rFonts w:ascii="Times New Roman" w:eastAsia="微软雅黑" w:hAnsi="Times New Roman" w:cs="Times New Roman"/>
          <w:sz w:val="22"/>
          <w:szCs w:val="22"/>
        </w:rPr>
        <w:t>基金以机器学习和分布式计算见长，成长为全球知名的量化投资公司，管理资产数百亿美元</w:t>
      </w:r>
      <w:r w:rsidRPr="001538EA">
        <w:rPr>
          <w:rFonts w:ascii="Times New Roman" w:eastAsia="微软雅黑" w:hAnsi="Times New Roman" w:cs="Times New Roman"/>
          <w:sz w:val="22"/>
          <w:szCs w:val="22"/>
        </w:rPr>
        <w:t xml:space="preserve"> (</w:t>
      </w:r>
      <w:hyperlink r:id="rId28" w:anchor=":~:text=Two%20Sigma%20Investments%2C%20LP%20is,4" w:history="1">
        <w:r w:rsidRPr="001538EA">
          <w:rPr>
            <w:rStyle w:val="af0"/>
            <w:rFonts w:ascii="Times New Roman" w:eastAsia="微软雅黑" w:hAnsi="Times New Roman" w:cs="Times New Roman"/>
            <w:sz w:val="22"/>
            <w:szCs w:val="22"/>
          </w:rPr>
          <w:t>Two Sigma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。然而，量化策略的</w:t>
      </w:r>
      <w:r w:rsidRPr="001538EA">
        <w:rPr>
          <w:rFonts w:ascii="Times New Roman" w:eastAsia="微软雅黑" w:hAnsi="Times New Roman" w:cs="Times New Roman"/>
          <w:b/>
          <w:bCs/>
          <w:sz w:val="22"/>
          <w:szCs w:val="22"/>
        </w:rPr>
        <w:t>拥挤效应</w:t>
      </w:r>
      <w:r w:rsidRPr="001538EA">
        <w:rPr>
          <w:rFonts w:ascii="Times New Roman" w:eastAsia="微软雅黑" w:hAnsi="Times New Roman" w:cs="Times New Roman"/>
          <w:sz w:val="22"/>
          <w:szCs w:val="22"/>
        </w:rPr>
        <w:t>也开始显现：</w:t>
      </w:r>
      <w:r w:rsidRPr="001538EA">
        <w:rPr>
          <w:rFonts w:ascii="Times New Roman" w:eastAsia="微软雅黑" w:hAnsi="Times New Roman" w:cs="Times New Roman"/>
          <w:sz w:val="22"/>
          <w:szCs w:val="22"/>
        </w:rPr>
        <w:t>2007</w:t>
      </w:r>
      <w:r w:rsidRPr="001538EA">
        <w:rPr>
          <w:rFonts w:ascii="Times New Roman" w:eastAsia="微软雅黑" w:hAnsi="Times New Roman" w:cs="Times New Roman"/>
          <w:sz w:val="22"/>
          <w:szCs w:val="22"/>
        </w:rPr>
        <w:t>年</w:t>
      </w:r>
      <w:r w:rsidRPr="001538EA">
        <w:rPr>
          <w:rFonts w:ascii="Times New Roman" w:eastAsia="微软雅黑" w:hAnsi="Times New Roman" w:cs="Times New Roman"/>
          <w:sz w:val="22"/>
          <w:szCs w:val="22"/>
        </w:rPr>
        <w:t>8</w:t>
      </w:r>
      <w:r w:rsidRPr="001538EA">
        <w:rPr>
          <w:rFonts w:ascii="Times New Roman" w:eastAsia="微软雅黑" w:hAnsi="Times New Roman" w:cs="Times New Roman"/>
          <w:sz w:val="22"/>
          <w:szCs w:val="22"/>
        </w:rPr>
        <w:t>月市场出现</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量化危机</w:t>
      </w:r>
      <w:r w:rsidRPr="001538EA">
        <w:rPr>
          <w:rFonts w:ascii="Times New Roman" w:eastAsia="微软雅黑" w:hAnsi="Times New Roman" w:cs="Times New Roman"/>
          <w:sz w:val="22"/>
          <w:szCs w:val="22"/>
        </w:rPr>
        <w:t xml:space="preserve"> (Quant Quake)”</w:t>
      </w:r>
      <w:r w:rsidRPr="001538EA">
        <w:rPr>
          <w:rFonts w:ascii="Times New Roman" w:eastAsia="微软雅黑" w:hAnsi="Times New Roman" w:cs="Times New Roman"/>
          <w:sz w:val="22"/>
          <w:szCs w:val="22"/>
        </w:rPr>
        <w:t>，许多量化对冲基金在短时间内同时遭受重大亏损，被认为是因为大家使用相似模型，当少数基金去杠杆时引发连锁反应。这一事件促使行业反思模型相关性和风险管理。但总体而言，量化策略在</w:t>
      </w:r>
      <w:r w:rsidRPr="001538EA">
        <w:rPr>
          <w:rFonts w:ascii="Times New Roman" w:eastAsia="微软雅黑" w:hAnsi="Times New Roman" w:cs="Times New Roman"/>
          <w:sz w:val="22"/>
          <w:szCs w:val="22"/>
        </w:rPr>
        <w:t>2000</w:t>
      </w:r>
      <w:r w:rsidRPr="001538EA">
        <w:rPr>
          <w:rFonts w:ascii="Times New Roman" w:eastAsia="微软雅黑" w:hAnsi="Times New Roman" w:cs="Times New Roman"/>
          <w:sz w:val="22"/>
          <w:szCs w:val="22"/>
        </w:rPr>
        <w:t>年代后半段继续创新，包括</w:t>
      </w:r>
      <w:r w:rsidRPr="001538EA">
        <w:rPr>
          <w:rFonts w:ascii="Times New Roman" w:eastAsia="微软雅黑" w:hAnsi="Times New Roman" w:cs="Times New Roman"/>
          <w:b/>
          <w:bCs/>
          <w:sz w:val="22"/>
          <w:szCs w:val="22"/>
        </w:rPr>
        <w:t>算法交易</w:t>
      </w:r>
      <w:r w:rsidRPr="001538EA">
        <w:rPr>
          <w:rFonts w:ascii="Times New Roman" w:eastAsia="微软雅黑" w:hAnsi="Times New Roman" w:cs="Times New Roman"/>
          <w:sz w:val="22"/>
          <w:szCs w:val="22"/>
        </w:rPr>
        <w:t>（自动将大额订单拆分执行）、</w:t>
      </w:r>
      <w:r w:rsidRPr="001538EA">
        <w:rPr>
          <w:rFonts w:ascii="Times New Roman" w:eastAsia="微软雅黑" w:hAnsi="Times New Roman" w:cs="Times New Roman"/>
          <w:b/>
          <w:bCs/>
          <w:sz w:val="22"/>
          <w:szCs w:val="22"/>
        </w:rPr>
        <w:t>套利策略</w:t>
      </w:r>
      <w:r w:rsidRPr="001538EA">
        <w:rPr>
          <w:rFonts w:ascii="Times New Roman" w:eastAsia="微软雅黑" w:hAnsi="Times New Roman" w:cs="Times New Roman"/>
          <w:sz w:val="22"/>
          <w:szCs w:val="22"/>
        </w:rPr>
        <w:t>扩展到全球市场和各类资产，以及桥水基金所倡导的</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风险平价</w:t>
      </w:r>
      <w:r w:rsidRPr="001538EA">
        <w:rPr>
          <w:rFonts w:ascii="Times New Roman" w:eastAsia="微软雅黑" w:hAnsi="Times New Roman" w:cs="Times New Roman"/>
          <w:sz w:val="22"/>
          <w:szCs w:val="22"/>
        </w:rPr>
        <w:t xml:space="preserve"> (Risk Parity)**</w:t>
      </w:r>
      <w:r w:rsidRPr="001538EA">
        <w:rPr>
          <w:rFonts w:ascii="Times New Roman" w:eastAsia="微软雅黑" w:hAnsi="Times New Roman" w:cs="Times New Roman"/>
          <w:sz w:val="22"/>
          <w:szCs w:val="22"/>
        </w:rPr>
        <w:t>投资理念（通过量化手段平衡多资产风险）。</w:t>
      </w:r>
    </w:p>
    <w:p w14:paraId="4426C7EF" w14:textId="77777777" w:rsidR="001538EA" w:rsidRPr="001538EA" w:rsidRDefault="001538EA" w:rsidP="001538EA">
      <w:pPr>
        <w:numPr>
          <w:ilvl w:val="0"/>
          <w:numId w:val="237"/>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人工智能时代的量化与全面渗透</w:t>
      </w:r>
      <w:r w:rsidRPr="001538EA">
        <w:rPr>
          <w:rFonts w:ascii="Times New Roman" w:eastAsia="微软雅黑" w:hAnsi="Times New Roman" w:cs="Times New Roman"/>
          <w:b/>
          <w:bCs/>
          <w:sz w:val="22"/>
          <w:szCs w:val="22"/>
        </w:rPr>
        <w:t xml:space="preserve"> (2010s</w:t>
      </w:r>
      <w:r w:rsidRPr="001538EA">
        <w:rPr>
          <w:rFonts w:ascii="Times New Roman" w:eastAsia="微软雅黑" w:hAnsi="Times New Roman" w:cs="Times New Roman"/>
          <w:b/>
          <w:bCs/>
          <w:sz w:val="22"/>
          <w:szCs w:val="22"/>
        </w:rPr>
        <w:t>至今</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进入</w:t>
      </w:r>
      <w:r w:rsidRPr="001538EA">
        <w:rPr>
          <w:rFonts w:ascii="Times New Roman" w:eastAsia="微软雅黑" w:hAnsi="Times New Roman" w:cs="Times New Roman"/>
          <w:sz w:val="22"/>
          <w:szCs w:val="22"/>
        </w:rPr>
        <w:t>2010</w:t>
      </w:r>
      <w:r w:rsidRPr="001538EA">
        <w:rPr>
          <w:rFonts w:ascii="Times New Roman" w:eastAsia="微软雅黑" w:hAnsi="Times New Roman" w:cs="Times New Roman"/>
          <w:sz w:val="22"/>
          <w:szCs w:val="22"/>
        </w:rPr>
        <w:t>年代，量化投资与新兴技术深度融合，呈现几大发展趋势：（</w:t>
      </w:r>
      <w:r w:rsidRPr="001538EA">
        <w:rPr>
          <w:rFonts w:ascii="Times New Roman" w:eastAsia="微软雅黑" w:hAnsi="Times New Roman" w:cs="Times New Roman"/>
          <w:sz w:val="22"/>
          <w:szCs w:val="22"/>
        </w:rPr>
        <w:t>1</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机器学习和人工智能</w:t>
      </w:r>
      <w:r w:rsidRPr="001538EA">
        <w:rPr>
          <w:rFonts w:ascii="Times New Roman" w:eastAsia="微软雅黑" w:hAnsi="Times New Roman" w:cs="Times New Roman"/>
          <w:sz w:val="22"/>
          <w:szCs w:val="22"/>
        </w:rPr>
        <w:t>开始用于量化策略研发。传统的量化模型大多是人类假设驱动，而机器学习可以自动从海量数据中寻找复杂模式。例如一些基金利用深度学习分析财经新闻、社交媒体情绪，从非结构化数据中提取交易信号。（</w:t>
      </w:r>
      <w:r w:rsidRPr="001538EA">
        <w:rPr>
          <w:rFonts w:ascii="Times New Roman" w:eastAsia="微软雅黑" w:hAnsi="Times New Roman" w:cs="Times New Roman"/>
          <w:sz w:val="22"/>
          <w:szCs w:val="22"/>
        </w:rPr>
        <w:t>2</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另类数据</w:t>
      </w:r>
      <w:r w:rsidRPr="001538EA">
        <w:rPr>
          <w:rFonts w:ascii="Times New Roman" w:eastAsia="微软雅黑" w:hAnsi="Times New Roman" w:cs="Times New Roman"/>
          <w:b/>
          <w:bCs/>
          <w:sz w:val="22"/>
          <w:szCs w:val="22"/>
        </w:rPr>
        <w:t xml:space="preserve"> (Alternative Data)</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大量涌现并被量化基金采用，如卫星影像、搜索引擎趋势、信用卡消费数据等，为模型提供更丰富的信息。（</w:t>
      </w:r>
      <w:r w:rsidRPr="001538EA">
        <w:rPr>
          <w:rFonts w:ascii="Times New Roman" w:eastAsia="微软雅黑" w:hAnsi="Times New Roman" w:cs="Times New Roman"/>
          <w:sz w:val="22"/>
          <w:szCs w:val="22"/>
        </w:rPr>
        <w:t>3</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电子化交易全面普及</w:t>
      </w:r>
      <w:r w:rsidRPr="001538EA">
        <w:rPr>
          <w:rFonts w:ascii="Times New Roman" w:eastAsia="微软雅黑" w:hAnsi="Times New Roman" w:cs="Times New Roman"/>
          <w:sz w:val="22"/>
          <w:szCs w:val="22"/>
        </w:rPr>
        <w:t>，美欧主要市场几乎实现了毫秒级交易，量化交易不再局限于对冲基金，很多大型银行、自营交易公司也都有量化团队。（</w:t>
      </w:r>
      <w:r w:rsidRPr="001538EA">
        <w:rPr>
          <w:rFonts w:ascii="Times New Roman" w:eastAsia="微软雅黑" w:hAnsi="Times New Roman" w:cs="Times New Roman"/>
          <w:sz w:val="22"/>
          <w:szCs w:val="22"/>
        </w:rPr>
        <w:t>4</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被动与主动融合</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ETF</w:t>
      </w:r>
      <w:r w:rsidRPr="001538EA">
        <w:rPr>
          <w:rFonts w:ascii="Times New Roman" w:eastAsia="微软雅黑" w:hAnsi="Times New Roman" w:cs="Times New Roman"/>
          <w:sz w:val="22"/>
          <w:szCs w:val="22"/>
        </w:rPr>
        <w:t>和指数基金持续增长，被动量化投资成为市场主流之一；另一方面，一些投资方法出现</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量化</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基本面</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的融合，被称为</w:t>
      </w:r>
      <w:r w:rsidRPr="001538EA">
        <w:rPr>
          <w:rFonts w:ascii="Times New Roman" w:eastAsia="微软雅黑" w:hAnsi="Times New Roman" w:cs="Times New Roman"/>
          <w:b/>
          <w:bCs/>
          <w:sz w:val="22"/>
          <w:szCs w:val="22"/>
        </w:rPr>
        <w:t>量化基本面（</w:t>
      </w:r>
      <w:r w:rsidRPr="001538EA">
        <w:rPr>
          <w:rFonts w:ascii="Times New Roman" w:eastAsia="微软雅黑" w:hAnsi="Times New Roman" w:cs="Times New Roman"/>
          <w:b/>
          <w:bCs/>
          <w:sz w:val="22"/>
          <w:szCs w:val="22"/>
        </w:rPr>
        <w:t>Quantamental</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，即用量化手段处理基本面数据</w:t>
      </w:r>
      <w:r w:rsidRPr="001538EA">
        <w:rPr>
          <w:rFonts w:ascii="Times New Roman" w:eastAsia="微软雅黑" w:hAnsi="Times New Roman" w:cs="Times New Roman"/>
          <w:sz w:val="22"/>
          <w:szCs w:val="22"/>
        </w:rPr>
        <w:t xml:space="preserve"> (</w:t>
      </w:r>
      <w:hyperlink r:id="rId29" w:anchor=":~:text=In%20addition%20to%20these%20trends%2C,form%20judgments%20about%20investment%20opportunities"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5</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量化生态扩展</w:t>
      </w:r>
      <w:r w:rsidRPr="001538EA">
        <w:rPr>
          <w:rFonts w:ascii="Times New Roman" w:eastAsia="微软雅黑" w:hAnsi="Times New Roman" w:cs="Times New Roman"/>
          <w:sz w:val="22"/>
          <w:szCs w:val="22"/>
        </w:rPr>
        <w:t>：个人投资者可以通过各种平台和工具参与算法交易（见第四部分），整个市场的参与者结构和行为模式因量化的广泛参与而发生变化。</w:t>
      </w:r>
    </w:p>
    <w:p w14:paraId="1ED1004E" w14:textId="25DB0B0A" w:rsidR="001538EA" w:rsidRPr="001538EA" w:rsidRDefault="003F3A5A"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lastRenderedPageBreak/>
        <w:t>1.</w:t>
      </w:r>
      <w:r w:rsidR="001538EA" w:rsidRPr="001538EA">
        <w:rPr>
          <w:rFonts w:ascii="Times New Roman" w:eastAsia="微软雅黑" w:hAnsi="Times New Roman" w:cs="Times New Roman"/>
          <w:b/>
          <w:bCs/>
          <w:sz w:val="22"/>
          <w:szCs w:val="22"/>
        </w:rPr>
        <w:t xml:space="preserve">2.2 </w:t>
      </w:r>
      <w:r w:rsidR="001538EA" w:rsidRPr="001538EA">
        <w:rPr>
          <w:rFonts w:ascii="Times New Roman" w:eastAsia="微软雅黑" w:hAnsi="Times New Roman" w:cs="Times New Roman"/>
          <w:b/>
          <w:bCs/>
          <w:sz w:val="22"/>
          <w:szCs w:val="22"/>
        </w:rPr>
        <w:t>中国的量化投资兴起及其他地区影响</w:t>
      </w:r>
    </w:p>
    <w:p w14:paraId="53057A11" w14:textId="77777777" w:rsidR="001538EA" w:rsidRPr="001538EA" w:rsidRDefault="001538EA" w:rsidP="001538EA">
      <w:pPr>
        <w:numPr>
          <w:ilvl w:val="0"/>
          <w:numId w:val="238"/>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中国量化投资的发展历程：</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相较美国，中国的量化投资起步较晚，但发展迅猛。中国内地股市在</w:t>
      </w:r>
      <w:r w:rsidRPr="001538EA">
        <w:rPr>
          <w:rFonts w:ascii="Times New Roman" w:eastAsia="微软雅黑" w:hAnsi="Times New Roman" w:cs="Times New Roman"/>
          <w:sz w:val="22"/>
          <w:szCs w:val="22"/>
        </w:rPr>
        <w:t>1990</w:t>
      </w:r>
      <w:r w:rsidRPr="001538EA">
        <w:rPr>
          <w:rFonts w:ascii="Times New Roman" w:eastAsia="微软雅黑" w:hAnsi="Times New Roman" w:cs="Times New Roman"/>
          <w:sz w:val="22"/>
          <w:szCs w:val="22"/>
        </w:rPr>
        <w:t>年代初才重建，早期以人工交易为主，散户占比极高。</w:t>
      </w:r>
      <w:r w:rsidRPr="001538EA">
        <w:rPr>
          <w:rFonts w:ascii="Times New Roman" w:eastAsia="微软雅黑" w:hAnsi="Times New Roman" w:cs="Times New Roman"/>
          <w:sz w:val="22"/>
          <w:szCs w:val="22"/>
        </w:rPr>
        <w:t>2000</w:t>
      </w:r>
      <w:r w:rsidRPr="001538EA">
        <w:rPr>
          <w:rFonts w:ascii="Times New Roman" w:eastAsia="微软雅黑" w:hAnsi="Times New Roman" w:cs="Times New Roman"/>
          <w:sz w:val="22"/>
          <w:szCs w:val="22"/>
        </w:rPr>
        <w:t>年代中期，一些公募基金公司开始设立量化投资部门，尝试将基本面因子模型用于选股和指数增强。当时受到数据和人才所限，量化策略相对简单。</w:t>
      </w:r>
      <w:r w:rsidRPr="001538EA">
        <w:rPr>
          <w:rFonts w:ascii="Times New Roman" w:eastAsia="微软雅黑" w:hAnsi="Times New Roman" w:cs="Times New Roman"/>
          <w:sz w:val="22"/>
          <w:szCs w:val="22"/>
        </w:rPr>
        <w:t>2009</w:t>
      </w:r>
      <w:r w:rsidRPr="001538EA">
        <w:rPr>
          <w:rFonts w:ascii="Times New Roman" w:eastAsia="微软雅黑" w:hAnsi="Times New Roman" w:cs="Times New Roman"/>
          <w:sz w:val="22"/>
          <w:szCs w:val="22"/>
        </w:rPr>
        <w:t>年，中国推出股指期货仿真交易，</w:t>
      </w:r>
      <w:r w:rsidRPr="001538EA">
        <w:rPr>
          <w:rFonts w:ascii="Times New Roman" w:eastAsia="微软雅黑" w:hAnsi="Times New Roman" w:cs="Times New Roman"/>
          <w:sz w:val="22"/>
          <w:szCs w:val="22"/>
        </w:rPr>
        <w:t>2010</w:t>
      </w:r>
      <w:r w:rsidRPr="001538EA">
        <w:rPr>
          <w:rFonts w:ascii="Times New Roman" w:eastAsia="微软雅黑" w:hAnsi="Times New Roman" w:cs="Times New Roman"/>
          <w:sz w:val="22"/>
          <w:szCs w:val="22"/>
        </w:rPr>
        <w:t>年正式推出</w:t>
      </w:r>
      <w:r w:rsidRPr="001538EA">
        <w:rPr>
          <w:rFonts w:ascii="Times New Roman" w:eastAsia="微软雅黑" w:hAnsi="Times New Roman" w:cs="Times New Roman"/>
          <w:b/>
          <w:bCs/>
          <w:sz w:val="22"/>
          <w:szCs w:val="22"/>
        </w:rPr>
        <w:t>股指期货</w:t>
      </w:r>
      <w:r w:rsidRPr="001538EA">
        <w:rPr>
          <w:rFonts w:ascii="Times New Roman" w:eastAsia="微软雅黑" w:hAnsi="Times New Roman" w:cs="Times New Roman"/>
          <w:sz w:val="22"/>
          <w:szCs w:val="22"/>
        </w:rPr>
        <w:t>和融资融券机制，为对冲和套利策略提供了工具，这被视为中国量化对冲基金元年的开端。</w:t>
      </w:r>
      <w:r w:rsidRPr="001538EA">
        <w:rPr>
          <w:rFonts w:ascii="Times New Roman" w:eastAsia="微软雅黑" w:hAnsi="Times New Roman" w:cs="Times New Roman"/>
          <w:sz w:val="22"/>
          <w:szCs w:val="22"/>
        </w:rPr>
        <w:t>2010</w:t>
      </w:r>
      <w:r w:rsidRPr="001538EA">
        <w:rPr>
          <w:rFonts w:ascii="Times New Roman" w:eastAsia="微软雅黑" w:hAnsi="Times New Roman" w:cs="Times New Roman"/>
          <w:sz w:val="22"/>
          <w:szCs w:val="22"/>
        </w:rPr>
        <w:t>年代，大批具备海外量化背景的人才归国或本土培养的量化研究员加入行业，中国的私募对冲基金开始大量采用量化策略，如市场中性、多因子选股、期货</w:t>
      </w:r>
      <w:r w:rsidRPr="001538EA">
        <w:rPr>
          <w:rFonts w:ascii="Times New Roman" w:eastAsia="微软雅黑" w:hAnsi="Times New Roman" w:cs="Times New Roman"/>
          <w:sz w:val="22"/>
          <w:szCs w:val="22"/>
        </w:rPr>
        <w:t>CTA</w:t>
      </w:r>
      <w:r w:rsidRPr="001538EA">
        <w:rPr>
          <w:rFonts w:ascii="Times New Roman" w:eastAsia="微软雅黑" w:hAnsi="Times New Roman" w:cs="Times New Roman"/>
          <w:sz w:val="22"/>
          <w:szCs w:val="22"/>
        </w:rPr>
        <w:t>策略、高频交易等。近几年，中国量化基金规模激增，在股票和期货市场上扮演日益重要的角色。据统计，截至</w:t>
      </w:r>
      <w:r w:rsidRPr="001538EA">
        <w:rPr>
          <w:rFonts w:ascii="Times New Roman" w:eastAsia="微软雅黑" w:hAnsi="Times New Roman" w:cs="Times New Roman"/>
          <w:sz w:val="22"/>
          <w:szCs w:val="22"/>
        </w:rPr>
        <w:t>2023</w:t>
      </w:r>
      <w:r w:rsidRPr="001538EA">
        <w:rPr>
          <w:rFonts w:ascii="Times New Roman" w:eastAsia="微软雅黑" w:hAnsi="Times New Roman" w:cs="Times New Roman"/>
          <w:sz w:val="22"/>
          <w:szCs w:val="22"/>
        </w:rPr>
        <w:t>年，量化交易已占</w:t>
      </w:r>
      <w:r w:rsidRPr="001538EA">
        <w:rPr>
          <w:rFonts w:ascii="Times New Roman" w:eastAsia="微软雅黑" w:hAnsi="Times New Roman" w:cs="Times New Roman"/>
          <w:sz w:val="22"/>
          <w:szCs w:val="22"/>
        </w:rPr>
        <w:t>A</w:t>
      </w:r>
      <w:r w:rsidRPr="001538EA">
        <w:rPr>
          <w:rFonts w:ascii="Times New Roman" w:eastAsia="微软雅黑" w:hAnsi="Times New Roman" w:cs="Times New Roman"/>
          <w:sz w:val="22"/>
          <w:szCs w:val="22"/>
        </w:rPr>
        <w:t>股成交额的约</w:t>
      </w:r>
      <w:r w:rsidRPr="001538EA">
        <w:rPr>
          <w:rFonts w:ascii="Times New Roman" w:eastAsia="微软雅黑" w:hAnsi="Times New Roman" w:cs="Times New Roman"/>
          <w:sz w:val="22"/>
          <w:szCs w:val="22"/>
        </w:rPr>
        <w:t>35%</w:t>
      </w:r>
      <w:r w:rsidRPr="001538EA">
        <w:rPr>
          <w:rFonts w:ascii="Times New Roman" w:eastAsia="微软雅黑" w:hAnsi="Times New Roman" w:cs="Times New Roman"/>
          <w:sz w:val="22"/>
          <w:szCs w:val="22"/>
        </w:rPr>
        <w:t>，大量短线交易由量化程序主导</w:t>
      </w:r>
      <w:r w:rsidRPr="001538EA">
        <w:rPr>
          <w:rFonts w:ascii="Times New Roman" w:eastAsia="微软雅黑" w:hAnsi="Times New Roman" w:cs="Times New Roman"/>
          <w:sz w:val="22"/>
          <w:szCs w:val="22"/>
        </w:rPr>
        <w:t xml:space="preserve"> (</w:t>
      </w:r>
      <w:hyperlink r:id="rId30" w:anchor=":~:text=%E8%A1%80%E6%B7%8B%E6%B7%8B%E7%9A%84%E7%8E%B0%E5%AE%9E%EF%BC%9A%E4%BD%A0%E7%9A%84%E5%AF%B9%E6%89%8B%E5%B7%B2%E4%B8%8D%E6%98%AF%E4%BA%BA%E4%B8%8A%E5%91%A8%E4%B8%89%E6%97%A9%E7%9B%98%EF%BC%8C%E6%9F%90AI%E9%BE%99%E5%A4%B4%E8%82%A1%E5%BC%80%E7%9B%983%E5%88%86%E9%92%9F%E6%9A%B4%E6%B6%A87,%E3%80%82%E9%87%8F%E5%8C%96%E4%BA%A4%E6%98%93%E6%8B%89%E4%BD%8E%E4%BA%86" w:history="1">
        <w:r w:rsidRPr="001538EA">
          <w:rPr>
            <w:rStyle w:val="af0"/>
            <w:rFonts w:ascii="Times New Roman" w:eastAsia="微软雅黑" w:hAnsi="Times New Roman" w:cs="Times New Roman"/>
            <w:sz w:val="22"/>
            <w:szCs w:val="22"/>
          </w:rPr>
          <w:t>A</w:t>
        </w:r>
        <w:r w:rsidRPr="001538EA">
          <w:rPr>
            <w:rStyle w:val="af0"/>
            <w:rFonts w:ascii="Times New Roman" w:eastAsia="微软雅黑" w:hAnsi="Times New Roman" w:cs="Times New Roman"/>
            <w:sz w:val="22"/>
            <w:szCs w:val="22"/>
          </w:rPr>
          <w:t>股交易发生三大变化，量化逼迫散户转型，这三招让你反杀机器人</w:t>
        </w:r>
        <w:r w:rsidRPr="001538EA">
          <w:rPr>
            <w:rStyle w:val="af0"/>
            <w:rFonts w:ascii="Times New Roman" w:eastAsia="微软雅黑" w:hAnsi="Times New Roman" w:cs="Times New Roman"/>
            <w:sz w:val="22"/>
            <w:szCs w:val="22"/>
          </w:rPr>
          <w:t>|</w:t>
        </w:r>
        <w:r w:rsidRPr="001538EA">
          <w:rPr>
            <w:rStyle w:val="af0"/>
            <w:rFonts w:ascii="Times New Roman" w:eastAsia="微软雅黑" w:hAnsi="Times New Roman" w:cs="Times New Roman"/>
            <w:sz w:val="22"/>
            <w:szCs w:val="22"/>
          </w:rPr>
          <w:t>机器人</w:t>
        </w:r>
        <w:r w:rsidRPr="001538EA">
          <w:rPr>
            <w:rStyle w:val="af0"/>
            <w:rFonts w:ascii="Times New Roman" w:eastAsia="微软雅黑" w:hAnsi="Times New Roman" w:cs="Times New Roman"/>
            <w:sz w:val="22"/>
            <w:szCs w:val="22"/>
          </w:rPr>
          <w:t>_</w:t>
        </w:r>
        <w:r w:rsidRPr="001538EA">
          <w:rPr>
            <w:rStyle w:val="af0"/>
            <w:rFonts w:ascii="Times New Roman" w:eastAsia="微软雅黑" w:hAnsi="Times New Roman" w:cs="Times New Roman"/>
            <w:sz w:val="22"/>
            <w:szCs w:val="22"/>
          </w:rPr>
          <w:t>新浪财经</w:t>
        </w:r>
        <w:r w:rsidRPr="001538EA">
          <w:rPr>
            <w:rStyle w:val="af0"/>
            <w:rFonts w:ascii="Times New Roman" w:eastAsia="微软雅黑" w:hAnsi="Times New Roman" w:cs="Times New Roman"/>
            <w:sz w:val="22"/>
            <w:szCs w:val="22"/>
          </w:rPr>
          <w:t>_</w:t>
        </w:r>
        <w:r w:rsidRPr="001538EA">
          <w:rPr>
            <w:rStyle w:val="af0"/>
            <w:rFonts w:ascii="Times New Roman" w:eastAsia="微软雅黑" w:hAnsi="Times New Roman" w:cs="Times New Roman"/>
            <w:sz w:val="22"/>
            <w:szCs w:val="22"/>
          </w:rPr>
          <w:t>新浪网</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导致市场生态的变化：过去散户博弈的短线行情如今往往由高速程序驱动，交易节奏加快，价差机会被压缩。监管层和市场也开始关注量化交易对市场波动性的影响，并讨论相应监管措施。例如，中国证监会近年来加强对高频交易和量化策略可能引发的不公平现象的监控。但总体而言，量化投资为中国市场带来了</w:t>
      </w:r>
      <w:r w:rsidRPr="001538EA">
        <w:rPr>
          <w:rFonts w:ascii="Times New Roman" w:eastAsia="微软雅黑" w:hAnsi="Times New Roman" w:cs="Times New Roman"/>
          <w:b/>
          <w:bCs/>
          <w:sz w:val="22"/>
          <w:szCs w:val="22"/>
        </w:rPr>
        <w:t>流动性提升</w:t>
      </w:r>
      <w:r w:rsidRPr="001538EA">
        <w:rPr>
          <w:rFonts w:ascii="Times New Roman" w:eastAsia="微软雅黑" w:hAnsi="Times New Roman" w:cs="Times New Roman"/>
          <w:sz w:val="22"/>
          <w:szCs w:val="22"/>
        </w:rPr>
        <w:t>和更成熟的定价机制；同时，对于普通投资者来说，也倒逼其更加理性和专业化。</w:t>
      </w:r>
    </w:p>
    <w:p w14:paraId="1428ADD4" w14:textId="77777777" w:rsidR="001538EA" w:rsidRPr="001538EA" w:rsidRDefault="001538EA" w:rsidP="001538EA">
      <w:pPr>
        <w:numPr>
          <w:ilvl w:val="0"/>
          <w:numId w:val="238"/>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其它地区和全球影响：</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除了中美两大市场，量化投资在其他地区也有所发展，并通过全球资本流动相互影响。在欧洲，伦敦等金融中心早在</w:t>
      </w:r>
      <w:r w:rsidRPr="001538EA">
        <w:rPr>
          <w:rFonts w:ascii="Times New Roman" w:eastAsia="微软雅黑" w:hAnsi="Times New Roman" w:cs="Times New Roman"/>
          <w:sz w:val="22"/>
          <w:szCs w:val="22"/>
        </w:rPr>
        <w:t>1990</w:t>
      </w:r>
      <w:r w:rsidRPr="001538EA">
        <w:rPr>
          <w:rFonts w:ascii="Times New Roman" w:eastAsia="微软雅黑" w:hAnsi="Times New Roman" w:cs="Times New Roman"/>
          <w:sz w:val="22"/>
          <w:szCs w:val="22"/>
        </w:rPr>
        <w:t>年代就出现量化对冲基金和交易公司，如利用套利模型交易跨国资产。欧洲市场相对成熟稳健，一些交易所（如伦敦证券交易所、德意志交易所）在技术上与美国比肩，孕育了全球知名的高频交易公司（如荷兰的</w:t>
      </w:r>
      <w:r w:rsidRPr="001538EA">
        <w:rPr>
          <w:rFonts w:ascii="Times New Roman" w:eastAsia="微软雅黑" w:hAnsi="Times New Roman" w:cs="Times New Roman"/>
          <w:sz w:val="22"/>
          <w:szCs w:val="22"/>
        </w:rPr>
        <w:t>Optiver</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IMC</w:t>
      </w:r>
      <w:r w:rsidRPr="001538EA">
        <w:rPr>
          <w:rFonts w:ascii="Times New Roman" w:eastAsia="微软雅黑" w:hAnsi="Times New Roman" w:cs="Times New Roman"/>
          <w:sz w:val="22"/>
          <w:szCs w:val="22"/>
        </w:rPr>
        <w:t>等），这些公司活跃于全球市场。在亚洲，日本、新加坡和香港等金融市场在</w:t>
      </w:r>
      <w:r w:rsidRPr="001538EA">
        <w:rPr>
          <w:rFonts w:ascii="Times New Roman" w:eastAsia="微软雅黑" w:hAnsi="Times New Roman" w:cs="Times New Roman"/>
          <w:sz w:val="22"/>
          <w:szCs w:val="22"/>
        </w:rPr>
        <w:t>90</w:t>
      </w:r>
      <w:r w:rsidRPr="001538EA">
        <w:rPr>
          <w:rFonts w:ascii="Times New Roman" w:eastAsia="微软雅黑" w:hAnsi="Times New Roman" w:cs="Times New Roman"/>
          <w:sz w:val="22"/>
          <w:szCs w:val="22"/>
        </w:rPr>
        <w:t>年代后期开始电子化交易，日本的日经</w:t>
      </w:r>
      <w:r w:rsidRPr="001538EA">
        <w:rPr>
          <w:rFonts w:ascii="Times New Roman" w:eastAsia="微软雅黑" w:hAnsi="Times New Roman" w:cs="Times New Roman"/>
          <w:sz w:val="22"/>
          <w:szCs w:val="22"/>
        </w:rPr>
        <w:t>225</w:t>
      </w:r>
      <w:r w:rsidRPr="001538EA">
        <w:rPr>
          <w:rFonts w:ascii="Times New Roman" w:eastAsia="微软雅黑" w:hAnsi="Times New Roman" w:cs="Times New Roman"/>
          <w:sz w:val="22"/>
          <w:szCs w:val="22"/>
        </w:rPr>
        <w:t>股指期货成为境内外量化交易者的重要战场。大型国际对冲基金也会在不同市场部署策略，比如在香港交易所进行</w:t>
      </w:r>
      <w:r w:rsidRPr="001538EA">
        <w:rPr>
          <w:rFonts w:ascii="Times New Roman" w:eastAsia="微软雅黑" w:hAnsi="Times New Roman" w:cs="Times New Roman"/>
          <w:sz w:val="22"/>
          <w:szCs w:val="22"/>
        </w:rPr>
        <w:t>AH</w:t>
      </w:r>
      <w:r w:rsidRPr="001538EA">
        <w:rPr>
          <w:rFonts w:ascii="Times New Roman" w:eastAsia="微软雅黑" w:hAnsi="Times New Roman" w:cs="Times New Roman"/>
          <w:sz w:val="22"/>
          <w:szCs w:val="22"/>
        </w:rPr>
        <w:t>股价差套利等。由于量化资金具有全球视野和高度程序化，当某一地区出现极端行情时，往往通过关联资产迅速传导。例如</w:t>
      </w:r>
      <w:r w:rsidRPr="001538EA">
        <w:rPr>
          <w:rFonts w:ascii="Times New Roman" w:eastAsia="微软雅黑" w:hAnsi="Times New Roman" w:cs="Times New Roman"/>
          <w:sz w:val="22"/>
          <w:szCs w:val="22"/>
        </w:rPr>
        <w:t>1998</w:t>
      </w:r>
      <w:r w:rsidRPr="001538EA">
        <w:rPr>
          <w:rFonts w:ascii="Times New Roman" w:eastAsia="微软雅黑" w:hAnsi="Times New Roman" w:cs="Times New Roman"/>
          <w:sz w:val="22"/>
          <w:szCs w:val="22"/>
        </w:rPr>
        <w:t>年</w:t>
      </w:r>
      <w:r w:rsidRPr="001538EA">
        <w:rPr>
          <w:rFonts w:ascii="Times New Roman" w:eastAsia="微软雅黑" w:hAnsi="Times New Roman" w:cs="Times New Roman"/>
          <w:sz w:val="22"/>
          <w:szCs w:val="22"/>
        </w:rPr>
        <w:t>LTCM</w:t>
      </w:r>
      <w:r w:rsidRPr="001538EA">
        <w:rPr>
          <w:rFonts w:ascii="Times New Roman" w:eastAsia="微软雅黑" w:hAnsi="Times New Roman" w:cs="Times New Roman"/>
          <w:sz w:val="22"/>
          <w:szCs w:val="22"/>
        </w:rPr>
        <w:t>危机源于俄国债违约，但其全球套利组合波及多个市场；再如</w:t>
      </w:r>
      <w:r w:rsidRPr="001538EA">
        <w:rPr>
          <w:rFonts w:ascii="Times New Roman" w:eastAsia="微软雅黑" w:hAnsi="Times New Roman" w:cs="Times New Roman"/>
          <w:sz w:val="22"/>
          <w:szCs w:val="22"/>
        </w:rPr>
        <w:t>2007</w:t>
      </w:r>
      <w:r w:rsidRPr="001538EA">
        <w:rPr>
          <w:rFonts w:ascii="Times New Roman" w:eastAsia="微软雅黑" w:hAnsi="Times New Roman" w:cs="Times New Roman"/>
          <w:sz w:val="22"/>
          <w:szCs w:val="22"/>
        </w:rPr>
        <w:t>年美国</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量化风暴</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也影响到欧洲的量化基金表现。这显示出</w:t>
      </w:r>
      <w:r w:rsidRPr="001538EA">
        <w:rPr>
          <w:rFonts w:ascii="Times New Roman" w:eastAsia="微软雅黑" w:hAnsi="Times New Roman" w:cs="Times New Roman"/>
          <w:b/>
          <w:bCs/>
          <w:sz w:val="22"/>
          <w:szCs w:val="22"/>
        </w:rPr>
        <w:t>量化投资的全球联动性</w:t>
      </w:r>
      <w:r w:rsidRPr="001538EA">
        <w:rPr>
          <w:rFonts w:ascii="Times New Roman" w:eastAsia="微软雅黑" w:hAnsi="Times New Roman" w:cs="Times New Roman"/>
          <w:sz w:val="22"/>
          <w:szCs w:val="22"/>
        </w:rPr>
        <w:t>。在监管方面，不同市场对量化和高频交易采取了不同态度：有的鼓励流动性创新，有的担忧市场公平性。总体来看，量化投资已经成为全球资本市场的重要组成部分，各主要市场都或多或少受到量化资金的影响，形成了</w:t>
      </w:r>
      <w:r w:rsidRPr="001538EA">
        <w:rPr>
          <w:rFonts w:ascii="Times New Roman" w:eastAsia="微软雅黑" w:hAnsi="Times New Roman" w:cs="Times New Roman"/>
          <w:b/>
          <w:bCs/>
          <w:sz w:val="22"/>
          <w:szCs w:val="22"/>
        </w:rPr>
        <w:t>你中有我、我中有你</w:t>
      </w:r>
      <w:r w:rsidRPr="001538EA">
        <w:rPr>
          <w:rFonts w:ascii="Times New Roman" w:eastAsia="微软雅黑" w:hAnsi="Times New Roman" w:cs="Times New Roman"/>
          <w:sz w:val="22"/>
          <w:szCs w:val="22"/>
        </w:rPr>
        <w:t>的格局。</w:t>
      </w:r>
    </w:p>
    <w:p w14:paraId="77A154B6" w14:textId="3A370DF9" w:rsidR="001538EA" w:rsidRPr="001538EA" w:rsidRDefault="00BE4979" w:rsidP="00BE4979">
      <w:pPr>
        <w:pStyle w:val="2"/>
        <w:rPr>
          <w:rFonts w:ascii="Times New Roman" w:eastAsia="微软雅黑" w:hAnsi="Times New Roman" w:cs="Times New Roman"/>
          <w:b/>
          <w:bCs/>
          <w:sz w:val="22"/>
          <w:szCs w:val="22"/>
        </w:rPr>
      </w:pPr>
      <w:bookmarkStart w:id="4" w:name="_Toc197077212"/>
      <w:r w:rsidRPr="004C33BC">
        <w:rPr>
          <w:rFonts w:ascii="Times New Roman" w:eastAsia="微软雅黑" w:hAnsi="Times New Roman" w:cs="Times New Roman"/>
          <w:b/>
          <w:bCs/>
          <w:sz w:val="22"/>
          <w:szCs w:val="22"/>
        </w:rPr>
        <w:lastRenderedPageBreak/>
        <w:t>1.</w:t>
      </w:r>
      <w:r>
        <w:rPr>
          <w:rFonts w:ascii="Times New Roman" w:eastAsia="微软雅黑" w:hAnsi="Times New Roman" w:cs="Times New Roman" w:hint="eastAsia"/>
          <w:b/>
          <w:bCs/>
          <w:sz w:val="22"/>
          <w:szCs w:val="22"/>
        </w:rPr>
        <w:t>3</w:t>
      </w:r>
      <w:r w:rsidR="001538EA" w:rsidRPr="001538EA">
        <w:rPr>
          <w:rFonts w:ascii="Times New Roman" w:eastAsia="微软雅黑" w:hAnsi="Times New Roman" w:cs="Times New Roman"/>
          <w:b/>
          <w:bCs/>
          <w:sz w:val="22"/>
          <w:szCs w:val="22"/>
        </w:rPr>
        <w:t xml:space="preserve"> </w:t>
      </w:r>
      <w:r w:rsidR="001538EA" w:rsidRPr="001538EA">
        <w:rPr>
          <w:rFonts w:ascii="Times New Roman" w:eastAsia="微软雅黑" w:hAnsi="Times New Roman" w:cs="Times New Roman"/>
          <w:b/>
          <w:bCs/>
          <w:sz w:val="22"/>
          <w:szCs w:val="22"/>
        </w:rPr>
        <w:t>技术演进的核心驱动力</w:t>
      </w:r>
      <w:bookmarkEnd w:id="4"/>
    </w:p>
    <w:p w14:paraId="033BBAE3"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量化投资的发展离不开技术的进步。从早期简单的统计模型到如今复杂的人工智能策略，每一步演进都受到关键技术驱动的影响。下面我们以通俗语言解释几项对量化投资影响重大的技术原理和作用，并提供一些权威参考书以供深入学习。</w:t>
      </w:r>
    </w:p>
    <w:p w14:paraId="257D582E" w14:textId="695181D4" w:rsidR="001538EA" w:rsidRPr="001538EA" w:rsidRDefault="00BE4979"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3.1 </w:t>
      </w:r>
      <w:r w:rsidR="001538EA" w:rsidRPr="001538EA">
        <w:rPr>
          <w:rFonts w:ascii="Times New Roman" w:eastAsia="微软雅黑" w:hAnsi="Times New Roman" w:cs="Times New Roman"/>
          <w:b/>
          <w:bCs/>
          <w:sz w:val="22"/>
          <w:szCs w:val="22"/>
        </w:rPr>
        <w:t>机器学习与人工智能</w:t>
      </w:r>
    </w:p>
    <w:p w14:paraId="54AC9BA7" w14:textId="77777777" w:rsidR="001538EA" w:rsidRPr="001538EA" w:rsidRDefault="001538EA" w:rsidP="001538EA">
      <w:pPr>
        <w:numPr>
          <w:ilvl w:val="0"/>
          <w:numId w:val="239"/>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机器学习（</w:t>
      </w:r>
      <w:r w:rsidRPr="001538EA">
        <w:rPr>
          <w:rFonts w:ascii="Times New Roman" w:eastAsia="微软雅黑" w:hAnsi="Times New Roman" w:cs="Times New Roman"/>
          <w:b/>
          <w:bCs/>
          <w:sz w:val="22"/>
          <w:szCs w:val="22"/>
        </w:rPr>
        <w:t>ML</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简单来说，机器学习是一种让计算机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自行从数据中学习规律</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的技术。传统编程是人给计算机写规则，而机器学习让计算机通过大量历史数据，</w:t>
      </w:r>
      <w:r w:rsidRPr="001538EA">
        <w:rPr>
          <w:rFonts w:ascii="Times New Roman" w:eastAsia="微软雅黑" w:hAnsi="Times New Roman" w:cs="Times New Roman"/>
          <w:b/>
          <w:bCs/>
          <w:sz w:val="22"/>
          <w:szCs w:val="22"/>
        </w:rPr>
        <w:t>调整自身模型参数</w:t>
      </w:r>
      <w:r w:rsidRPr="001538EA">
        <w:rPr>
          <w:rFonts w:ascii="Times New Roman" w:eastAsia="微软雅黑" w:hAnsi="Times New Roman" w:cs="Times New Roman"/>
          <w:sz w:val="22"/>
          <w:szCs w:val="22"/>
        </w:rPr>
        <w:t>来逼近想要的输出。例如，在量化投资中，机器学习算法可以读取历史行情和各种影响因素的数据，自行寻找与未来价格变动相关的</w:t>
      </w:r>
      <w:r w:rsidRPr="001538EA">
        <w:rPr>
          <w:rFonts w:ascii="Times New Roman" w:eastAsia="微软雅黑" w:hAnsi="Times New Roman" w:cs="Times New Roman"/>
          <w:b/>
          <w:bCs/>
          <w:sz w:val="22"/>
          <w:szCs w:val="22"/>
        </w:rPr>
        <w:t>模式</w:t>
      </w:r>
      <w:r w:rsidRPr="001538EA">
        <w:rPr>
          <w:rFonts w:ascii="Times New Roman" w:eastAsia="微软雅黑" w:hAnsi="Times New Roman" w:cs="Times New Roman"/>
          <w:sz w:val="22"/>
          <w:szCs w:val="22"/>
        </w:rPr>
        <w:t>。常见的机器学习方法包括</w:t>
      </w:r>
      <w:r w:rsidRPr="001538EA">
        <w:rPr>
          <w:rFonts w:ascii="Times New Roman" w:eastAsia="微软雅黑" w:hAnsi="Times New Roman" w:cs="Times New Roman"/>
          <w:b/>
          <w:bCs/>
          <w:sz w:val="22"/>
          <w:szCs w:val="22"/>
        </w:rPr>
        <w:t>监督学习</w:t>
      </w:r>
      <w:r w:rsidRPr="001538EA">
        <w:rPr>
          <w:rFonts w:ascii="Times New Roman" w:eastAsia="微软雅黑" w:hAnsi="Times New Roman" w:cs="Times New Roman"/>
          <w:sz w:val="22"/>
          <w:szCs w:val="22"/>
        </w:rPr>
        <w:t>（给定历史输入输出，让算法学会映射关系，如根据财务指标预测股票未来收益）、</w:t>
      </w:r>
      <w:r w:rsidRPr="001538EA">
        <w:rPr>
          <w:rFonts w:ascii="Times New Roman" w:eastAsia="微软雅黑" w:hAnsi="Times New Roman" w:cs="Times New Roman"/>
          <w:b/>
          <w:bCs/>
          <w:sz w:val="22"/>
          <w:szCs w:val="22"/>
        </w:rPr>
        <w:t>无监督学习</w:t>
      </w:r>
      <w:r w:rsidRPr="001538EA">
        <w:rPr>
          <w:rFonts w:ascii="Times New Roman" w:eastAsia="微软雅黑" w:hAnsi="Times New Roman" w:cs="Times New Roman"/>
          <w:sz w:val="22"/>
          <w:szCs w:val="22"/>
        </w:rPr>
        <w:t>（不提供明确目标，让算法自己发现数据中的分类或结构，如聚类选股风格）和</w:t>
      </w:r>
      <w:r w:rsidRPr="001538EA">
        <w:rPr>
          <w:rFonts w:ascii="Times New Roman" w:eastAsia="微软雅黑" w:hAnsi="Times New Roman" w:cs="Times New Roman"/>
          <w:b/>
          <w:bCs/>
          <w:sz w:val="22"/>
          <w:szCs w:val="22"/>
        </w:rPr>
        <w:t>强化学习</w:t>
      </w:r>
      <w:r w:rsidRPr="001538EA">
        <w:rPr>
          <w:rFonts w:ascii="Times New Roman" w:eastAsia="微软雅黑" w:hAnsi="Times New Roman" w:cs="Times New Roman"/>
          <w:sz w:val="22"/>
          <w:szCs w:val="22"/>
        </w:rPr>
        <w:t>（让算法在模拟交易中不断试错，优化交易策略）。机器学习的强大之处在于能处理</w:t>
      </w:r>
      <w:r w:rsidRPr="001538EA">
        <w:rPr>
          <w:rFonts w:ascii="Times New Roman" w:eastAsia="微软雅黑" w:hAnsi="Times New Roman" w:cs="Times New Roman"/>
          <w:b/>
          <w:bCs/>
          <w:sz w:val="22"/>
          <w:szCs w:val="22"/>
        </w:rPr>
        <w:t>非线性关系</w:t>
      </w:r>
      <w:r w:rsidRPr="001538EA">
        <w:rPr>
          <w:rFonts w:ascii="Times New Roman" w:eastAsia="微软雅黑" w:hAnsi="Times New Roman" w:cs="Times New Roman"/>
          <w:sz w:val="22"/>
          <w:szCs w:val="22"/>
        </w:rPr>
        <w:t>和高维数据</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这是传统线性模型难以做到的。通俗打个比方，如果把投资决策比作做菜，传统方法像根据菜谱精确加料，而机器学习更像一个不断尝味道然后调整配方的厨师，在充足的尝试后做出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味道最佳</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的菜肴。随着数据量和计算力的提升，机器学习算法（特别是</w:t>
      </w:r>
      <w:r w:rsidRPr="001538EA">
        <w:rPr>
          <w:rFonts w:ascii="Times New Roman" w:eastAsia="微软雅黑" w:hAnsi="Times New Roman" w:cs="Times New Roman"/>
          <w:b/>
          <w:bCs/>
          <w:sz w:val="22"/>
          <w:szCs w:val="22"/>
        </w:rPr>
        <w:t>深度学习</w:t>
      </w:r>
      <w:r w:rsidRPr="001538EA">
        <w:rPr>
          <w:rFonts w:ascii="Times New Roman" w:eastAsia="微软雅黑" w:hAnsi="Times New Roman" w:cs="Times New Roman"/>
          <w:sz w:val="22"/>
          <w:szCs w:val="22"/>
        </w:rPr>
        <w:t>网络）能够捕捉非常复杂的市场关系，使一些以前难以量化的领域（如图像、文本信息）也纳入模型。权威参考书推荐：</w:t>
      </w:r>
      <w:r w:rsidRPr="001538EA">
        <w:rPr>
          <w:rFonts w:ascii="Times New Roman" w:eastAsia="微软雅黑" w:hAnsi="Times New Roman" w:cs="Times New Roman"/>
          <w:i/>
          <w:iCs/>
          <w:sz w:val="22"/>
          <w:szCs w:val="22"/>
        </w:rPr>
        <w:t>Marcos Lopez de Prado</w:t>
      </w:r>
      <w:r w:rsidRPr="001538EA">
        <w:rPr>
          <w:rFonts w:ascii="Times New Roman" w:eastAsia="微软雅黑" w:hAnsi="Times New Roman" w:cs="Times New Roman"/>
          <w:sz w:val="22"/>
          <w:szCs w:val="22"/>
        </w:rPr>
        <w:t>的《</w:t>
      </w:r>
      <w:r w:rsidRPr="001538EA">
        <w:rPr>
          <w:rFonts w:ascii="Times New Roman" w:eastAsia="微软雅黑" w:hAnsi="Times New Roman" w:cs="Times New Roman"/>
          <w:sz w:val="22"/>
          <w:szCs w:val="22"/>
        </w:rPr>
        <w:t>Advances in Financial Machine Learning</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2018</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 xml:space="preserve"> (</w:t>
      </w:r>
      <w:hyperlink r:id="rId31" w:anchor=":~:text=Two%20Sigma%20Investments%2C%20LP%20is,4" w:history="1">
        <w:r w:rsidRPr="001538EA">
          <w:rPr>
            <w:rStyle w:val="af0"/>
            <w:rFonts w:ascii="Times New Roman" w:eastAsia="微软雅黑" w:hAnsi="Times New Roman" w:cs="Times New Roman"/>
            <w:sz w:val="22"/>
            <w:szCs w:val="22"/>
          </w:rPr>
          <w:t>Two Sigma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深入阐述了机器学习在量化交易中的应用，包含大量实践案例和代码；中文世界中，金伟民的《十年十倍：散户也可以学习的量化投资方法》也对初学者如何利用简单工具（如</w:t>
      </w:r>
      <w:r w:rsidRPr="001538EA">
        <w:rPr>
          <w:rFonts w:ascii="Times New Roman" w:eastAsia="微软雅黑" w:hAnsi="Times New Roman" w:cs="Times New Roman"/>
          <w:sz w:val="22"/>
          <w:szCs w:val="22"/>
        </w:rPr>
        <w:t>Excel</w:t>
      </w:r>
      <w:r w:rsidRPr="001538EA">
        <w:rPr>
          <w:rFonts w:ascii="Times New Roman" w:eastAsia="微软雅黑" w:hAnsi="Times New Roman" w:cs="Times New Roman"/>
          <w:sz w:val="22"/>
          <w:szCs w:val="22"/>
        </w:rPr>
        <w:t>和基础编程）实现量化策略做了浅显易懂的介绍。</w:t>
      </w:r>
    </w:p>
    <w:p w14:paraId="7CDC3652" w14:textId="2B04280E" w:rsidR="001538EA" w:rsidRPr="001538EA" w:rsidRDefault="001538EA" w:rsidP="00F71CE3">
      <w:pPr>
        <w:numPr>
          <w:ilvl w:val="0"/>
          <w:numId w:val="239"/>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人工智能（</w:t>
      </w:r>
      <w:r w:rsidRPr="001538EA">
        <w:rPr>
          <w:rFonts w:ascii="Times New Roman" w:eastAsia="微软雅黑" w:hAnsi="Times New Roman" w:cs="Times New Roman"/>
          <w:b/>
          <w:bCs/>
          <w:sz w:val="22"/>
          <w:szCs w:val="22"/>
        </w:rPr>
        <w:t>AI</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人工智能是一个比机器学习更广的概念，指使计算机具备模拟人类智能的能力，包括学习、推理、规划等。机器学习是实现</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的一种主要手段。目前量化投资中提到的</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，通常指</w:t>
      </w:r>
      <w:r w:rsidRPr="001538EA">
        <w:rPr>
          <w:rFonts w:ascii="Times New Roman" w:eastAsia="微软雅黑" w:hAnsi="Times New Roman" w:cs="Times New Roman"/>
          <w:b/>
          <w:bCs/>
          <w:sz w:val="22"/>
          <w:szCs w:val="22"/>
        </w:rPr>
        <w:t>狭义人工智能</w:t>
      </w:r>
      <w:r w:rsidRPr="001538EA">
        <w:rPr>
          <w:rFonts w:ascii="Times New Roman" w:eastAsia="微软雅黑" w:hAnsi="Times New Roman" w:cs="Times New Roman"/>
          <w:sz w:val="22"/>
          <w:szCs w:val="22"/>
        </w:rPr>
        <w:t>，即运用机器学习、自然语言处理</w:t>
      </w:r>
      <w:r w:rsidRPr="001538EA">
        <w:rPr>
          <w:rFonts w:ascii="Times New Roman" w:eastAsia="微软雅黑" w:hAnsi="Times New Roman" w:cs="Times New Roman"/>
          <w:sz w:val="22"/>
          <w:szCs w:val="22"/>
        </w:rPr>
        <w:t>(NLP)</w:t>
      </w:r>
      <w:r w:rsidRPr="001538EA">
        <w:rPr>
          <w:rFonts w:ascii="Times New Roman" w:eastAsia="微软雅黑" w:hAnsi="Times New Roman" w:cs="Times New Roman"/>
          <w:sz w:val="22"/>
          <w:szCs w:val="22"/>
        </w:rPr>
        <w:t>、计算机视觉等技术来完成特定任务。例如，自然语言处理可以让计算机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读懂</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新闻、财报、社交媒体帖子，从中提取市场情绪和事件信息，用于交易决策；计算机视觉则可以分析卫星图像或商铺照片，推算某公司销售情况或宏观经济活动水平。这些都是</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在投资中的应用。简单来说，</w:t>
      </w:r>
      <w:r w:rsidRPr="001538EA">
        <w:rPr>
          <w:rFonts w:ascii="Times New Roman" w:eastAsia="微软雅黑" w:hAnsi="Times New Roman" w:cs="Times New Roman"/>
          <w:b/>
          <w:bCs/>
          <w:sz w:val="22"/>
          <w:szCs w:val="22"/>
        </w:rPr>
        <w:t>AI=</w:t>
      </w:r>
      <w:r w:rsidRPr="001538EA">
        <w:rPr>
          <w:rFonts w:ascii="Times New Roman" w:eastAsia="微软雅黑" w:hAnsi="Times New Roman" w:cs="Times New Roman"/>
          <w:b/>
          <w:bCs/>
          <w:sz w:val="22"/>
          <w:szCs w:val="22"/>
        </w:rPr>
        <w:t>机器学习</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更多</w:t>
      </w:r>
      <w:r w:rsidRPr="001538EA">
        <w:rPr>
          <w:rFonts w:ascii="Times New Roman" w:eastAsia="微软雅黑" w:hAnsi="Times New Roman" w:cs="Times New Roman"/>
          <w:sz w:val="22"/>
          <w:szCs w:val="22"/>
        </w:rPr>
        <w:t>：除了学习模式，</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系统还可以有推理模块和决策模块等。</w:t>
      </w:r>
      <w:r w:rsidRPr="001538EA">
        <w:rPr>
          <w:rFonts w:ascii="Times New Roman" w:eastAsia="微软雅黑" w:hAnsi="Times New Roman" w:cs="Times New Roman"/>
          <w:sz w:val="22"/>
          <w:szCs w:val="22"/>
        </w:rPr>
        <w:lastRenderedPageBreak/>
        <w:t>在量化交易中，</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的作用类似一个</w:t>
      </w:r>
      <w:r w:rsidRPr="001538EA">
        <w:rPr>
          <w:rFonts w:ascii="Times New Roman" w:eastAsia="微软雅黑" w:hAnsi="Times New Roman" w:cs="Times New Roman"/>
          <w:b/>
          <w:bCs/>
          <w:sz w:val="22"/>
          <w:szCs w:val="22"/>
        </w:rPr>
        <w:t>智能研究员</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交易员</w:t>
      </w:r>
      <w:r w:rsidRPr="001538EA">
        <w:rPr>
          <w:rFonts w:ascii="Times New Roman" w:eastAsia="微软雅黑" w:hAnsi="Times New Roman" w:cs="Times New Roman"/>
          <w:sz w:val="22"/>
          <w:szCs w:val="22"/>
        </w:rPr>
        <w:t>：它可以不知疲倦地读取海量信息，发现机会，甚至自动下单交易。当然，目前的人工智能还远未达到人类全面智能，但在特定领域已经表现出超越人类的效率和准确性。参考书推荐：</w:t>
      </w:r>
      <w:r w:rsidR="00F71CE3" w:rsidRPr="00F71CE3">
        <w:rPr>
          <w:rFonts w:ascii="Times New Roman" w:eastAsia="微软雅黑" w:hAnsi="Times New Roman" w:cs="Times New Roman"/>
          <w:sz w:val="22"/>
          <w:szCs w:val="22"/>
        </w:rPr>
        <w:t>《</w:t>
      </w:r>
      <w:r w:rsidR="00F71CE3" w:rsidRPr="00F71CE3">
        <w:rPr>
          <w:rFonts w:ascii="Times New Roman" w:eastAsia="微软雅黑" w:hAnsi="Times New Roman" w:cs="Times New Roman"/>
          <w:sz w:val="22"/>
          <w:szCs w:val="22"/>
        </w:rPr>
        <w:t>Handbook of AI and Big Data Applications in Investments</w:t>
      </w:r>
      <w:r w:rsidR="00F71CE3" w:rsidRPr="00F71CE3">
        <w:rPr>
          <w:rFonts w:ascii="Times New Roman" w:eastAsia="微软雅黑" w:hAnsi="Times New Roman" w:cs="Times New Roman"/>
          <w:sz w:val="22"/>
          <w:szCs w:val="22"/>
        </w:rPr>
        <w:t>》</w:t>
      </w:r>
      <w:r w:rsidR="00C33198">
        <w:rPr>
          <w:rFonts w:ascii="Times New Roman" w:eastAsia="微软雅黑" w:hAnsi="Times New Roman" w:cs="Times New Roman" w:hint="eastAsia"/>
          <w:sz w:val="22"/>
          <w:szCs w:val="22"/>
        </w:rPr>
        <w:t>(CFA Institute)</w:t>
      </w:r>
      <w:r w:rsidR="00F71CE3" w:rsidRPr="00F71CE3">
        <w:rPr>
          <w:rFonts w:ascii="Times New Roman" w:eastAsia="微软雅黑" w:hAnsi="Times New Roman" w:cs="Times New Roman"/>
          <w:sz w:val="22"/>
          <w:szCs w:val="22"/>
        </w:rPr>
        <w:t>系统呈现了人工智能与大数据在资产管理中的典型应用案例与技术实现路径，兼具实务深度与前沿视角</w:t>
      </w:r>
      <w:r w:rsidRPr="001538EA">
        <w:rPr>
          <w:rFonts w:ascii="Times New Roman" w:eastAsia="微软雅黑" w:hAnsi="Times New Roman" w:cs="Times New Roman"/>
          <w:sz w:val="22"/>
          <w:szCs w:val="22"/>
        </w:rPr>
        <w:t>，而</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i/>
          <w:iCs/>
          <w:sz w:val="22"/>
          <w:szCs w:val="22"/>
        </w:rPr>
        <w:t>Stephan Kudyba</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的《</w:t>
      </w:r>
      <w:r w:rsidRPr="001538EA">
        <w:rPr>
          <w:rFonts w:ascii="Times New Roman" w:eastAsia="微软雅黑" w:hAnsi="Times New Roman" w:cs="Times New Roman"/>
          <w:sz w:val="22"/>
          <w:szCs w:val="22"/>
        </w:rPr>
        <w:t>Big Data, Mining, and Analytics: Components of Strategic Decision Making</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2014</w:t>
      </w:r>
      <w:r w:rsidRPr="001538EA">
        <w:rPr>
          <w:rFonts w:ascii="Times New Roman" w:eastAsia="微软雅黑" w:hAnsi="Times New Roman" w:cs="Times New Roman"/>
          <w:sz w:val="22"/>
          <w:szCs w:val="22"/>
        </w:rPr>
        <w:t>）也阐述了</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和数据挖掘如何辅助商业决策，其中很多理念可用于理解金融</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应用。</w:t>
      </w:r>
    </w:p>
    <w:p w14:paraId="271CF422" w14:textId="7C2EA2F7" w:rsidR="001538EA" w:rsidRPr="001538EA" w:rsidRDefault="00BE4979"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3.2 </w:t>
      </w:r>
      <w:r w:rsidR="001538EA" w:rsidRPr="001538EA">
        <w:rPr>
          <w:rFonts w:ascii="Times New Roman" w:eastAsia="微软雅黑" w:hAnsi="Times New Roman" w:cs="Times New Roman"/>
          <w:b/>
          <w:bCs/>
          <w:sz w:val="22"/>
          <w:szCs w:val="22"/>
        </w:rPr>
        <w:t>云计算与大数据基础设施</w:t>
      </w:r>
    </w:p>
    <w:p w14:paraId="1CCE7812" w14:textId="77777777" w:rsidR="001538EA" w:rsidRPr="001538EA" w:rsidRDefault="001538EA" w:rsidP="001538EA">
      <w:pPr>
        <w:numPr>
          <w:ilvl w:val="0"/>
          <w:numId w:val="240"/>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云计算：</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云计算可以形象地理解为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在网络上租用超级计算机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过去，金融机构要进行复杂模型运算，可能需要购买昂贵的服务器集群。如今，通过云计算，任何人都可以按需使用远程服务器的算力和存储。例如，一个量化团队可以将策略回测任务交给云端成百上千台机器并行处理，在短时间内完成过去需要数小时乃至数天的计算工作。云计算的优势在于</w:t>
      </w:r>
      <w:r w:rsidRPr="001538EA">
        <w:rPr>
          <w:rFonts w:ascii="Times New Roman" w:eastAsia="微软雅黑" w:hAnsi="Times New Roman" w:cs="Times New Roman"/>
          <w:b/>
          <w:bCs/>
          <w:sz w:val="22"/>
          <w:szCs w:val="22"/>
        </w:rPr>
        <w:t>弹性和成本效益</w:t>
      </w:r>
      <w:r w:rsidRPr="001538EA">
        <w:rPr>
          <w:rFonts w:ascii="Times New Roman" w:eastAsia="微软雅黑" w:hAnsi="Times New Roman" w:cs="Times New Roman"/>
          <w:sz w:val="22"/>
          <w:szCs w:val="22"/>
        </w:rPr>
        <w:t>：需要的时候可以动用海量资源，不需要时不产生硬件闲置。对于量化投资而言，这意味着</w:t>
      </w:r>
      <w:r w:rsidRPr="001538EA">
        <w:rPr>
          <w:rFonts w:ascii="Times New Roman" w:eastAsia="微软雅黑" w:hAnsi="Times New Roman" w:cs="Times New Roman"/>
          <w:b/>
          <w:bCs/>
          <w:sz w:val="22"/>
          <w:szCs w:val="22"/>
        </w:rPr>
        <w:t>试错和创新的门槛大大降低</w:t>
      </w:r>
      <w:r w:rsidRPr="001538EA">
        <w:rPr>
          <w:rFonts w:ascii="Times New Roman" w:eastAsia="微软雅黑" w:hAnsi="Times New Roman" w:cs="Times New Roman"/>
          <w:sz w:val="22"/>
          <w:szCs w:val="22"/>
        </w:rPr>
        <w:t>。个人投资者或小型基金也可以通过云平台获取机构级的计算能力，运行复杂的模型和海量数据处理，而无需自建机房。例如，著名的算法交易平台</w:t>
      </w:r>
      <w:r w:rsidRPr="001538EA">
        <w:rPr>
          <w:rFonts w:ascii="Times New Roman" w:eastAsia="微软雅黑" w:hAnsi="Times New Roman" w:cs="Times New Roman"/>
          <w:sz w:val="22"/>
          <w:szCs w:val="22"/>
        </w:rPr>
        <w:t>QuantConnect</w:t>
      </w:r>
      <w:r w:rsidRPr="001538EA">
        <w:rPr>
          <w:rFonts w:ascii="Times New Roman" w:eastAsia="微软雅黑" w:hAnsi="Times New Roman" w:cs="Times New Roman"/>
          <w:sz w:val="22"/>
          <w:szCs w:val="22"/>
        </w:rPr>
        <w:t>就是一个基于云计算的量化交易平台，它为全球超过</w:t>
      </w:r>
      <w:r w:rsidRPr="001538EA">
        <w:rPr>
          <w:rFonts w:ascii="Times New Roman" w:eastAsia="微软雅黑" w:hAnsi="Times New Roman" w:cs="Times New Roman"/>
          <w:sz w:val="22"/>
          <w:szCs w:val="22"/>
        </w:rPr>
        <w:t>10</w:t>
      </w:r>
      <w:r w:rsidRPr="001538EA">
        <w:rPr>
          <w:rFonts w:ascii="Times New Roman" w:eastAsia="微软雅黑" w:hAnsi="Times New Roman" w:cs="Times New Roman"/>
          <w:sz w:val="22"/>
          <w:szCs w:val="22"/>
        </w:rPr>
        <w:t>万用户提供数据和算力，用户可以在云端用</w:t>
      </w:r>
      <w:r w:rsidRPr="001538EA">
        <w:rPr>
          <w:rFonts w:ascii="Times New Roman" w:eastAsia="微软雅黑" w:hAnsi="Times New Roman" w:cs="Times New Roman"/>
          <w:sz w:val="22"/>
          <w:szCs w:val="22"/>
        </w:rPr>
        <w:t>Python</w:t>
      </w:r>
      <w:r w:rsidRPr="001538EA">
        <w:rPr>
          <w:rFonts w:ascii="Times New Roman" w:eastAsia="微软雅黑" w:hAnsi="Times New Roman" w:cs="Times New Roman"/>
          <w:sz w:val="22"/>
          <w:szCs w:val="22"/>
        </w:rPr>
        <w:t>等编程语言编写策略并回测</w:t>
      </w:r>
      <w:r w:rsidRPr="001538EA">
        <w:rPr>
          <w:rFonts w:ascii="Times New Roman" w:eastAsia="微软雅黑" w:hAnsi="Times New Roman" w:cs="Times New Roman"/>
          <w:sz w:val="22"/>
          <w:szCs w:val="22"/>
        </w:rPr>
        <w:t xml:space="preserve"> (</w:t>
      </w:r>
      <w:hyperlink r:id="rId32" w:anchor=":~:text=QuantConnect%20is%20an%20open,quants%2C%20students%2C%20traders%2C%20and%20programmers" w:history="1">
        <w:r w:rsidRPr="001538EA">
          <w:rPr>
            <w:rStyle w:val="af0"/>
            <w:rFonts w:ascii="Times New Roman" w:eastAsia="微软雅黑" w:hAnsi="Times New Roman" w:cs="Times New Roman"/>
            <w:sz w:val="22"/>
            <w:szCs w:val="22"/>
          </w:rPr>
          <w:t>QuantConnect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。云计算还提供了灵活的部署环境，策略研发好后可以方便地在云上全天候自动交易。简单来说，云计算让</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手握笔记本电脑走天下</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的独立交易者成为可能。想深入了解云技术如何应用于金融，可参考</w:t>
      </w:r>
      <w:r w:rsidRPr="001538EA">
        <w:rPr>
          <w:rFonts w:ascii="Times New Roman" w:eastAsia="微软雅黑" w:hAnsi="Times New Roman" w:cs="Times New Roman"/>
          <w:i/>
          <w:iCs/>
          <w:sz w:val="22"/>
          <w:szCs w:val="22"/>
        </w:rPr>
        <w:t>Albert Reese</w:t>
      </w:r>
      <w:r w:rsidRPr="001538EA">
        <w:rPr>
          <w:rFonts w:ascii="Times New Roman" w:eastAsia="微软雅黑" w:hAnsi="Times New Roman" w:cs="Times New Roman"/>
          <w:sz w:val="22"/>
          <w:szCs w:val="22"/>
        </w:rPr>
        <w:t>的《</w:t>
      </w:r>
      <w:r w:rsidRPr="001538EA">
        <w:rPr>
          <w:rFonts w:ascii="Times New Roman" w:eastAsia="微软雅黑" w:hAnsi="Times New Roman" w:cs="Times New Roman"/>
          <w:sz w:val="22"/>
          <w:szCs w:val="22"/>
        </w:rPr>
        <w:t>Cloud Computing for Finance</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2019</w:t>
      </w:r>
      <w:r w:rsidRPr="001538EA">
        <w:rPr>
          <w:rFonts w:ascii="Times New Roman" w:eastAsia="微软雅黑" w:hAnsi="Times New Roman" w:cs="Times New Roman"/>
          <w:sz w:val="22"/>
          <w:szCs w:val="22"/>
        </w:rPr>
        <w:t>），书中讨论了云架构在金融数据分析和交易基础设施中的实现。</w:t>
      </w:r>
    </w:p>
    <w:p w14:paraId="37E11B76" w14:textId="77777777" w:rsidR="001538EA" w:rsidRPr="001538EA" w:rsidRDefault="001538EA" w:rsidP="001538EA">
      <w:pPr>
        <w:numPr>
          <w:ilvl w:val="0"/>
          <w:numId w:val="240"/>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大数据基础设施：</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金融市场每天都会产生海量的数据</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股票每一笔交易、新闻资讯、电商销售等等。</w:t>
      </w:r>
      <w:r w:rsidRPr="001538EA">
        <w:rPr>
          <w:rFonts w:ascii="Times New Roman" w:eastAsia="微软雅黑" w:hAnsi="Times New Roman" w:cs="Times New Roman"/>
          <w:b/>
          <w:bCs/>
          <w:sz w:val="22"/>
          <w:szCs w:val="22"/>
        </w:rPr>
        <w:t>大数据</w:t>
      </w:r>
      <w:r w:rsidRPr="001538EA">
        <w:rPr>
          <w:rFonts w:ascii="Times New Roman" w:eastAsia="微软雅黑" w:hAnsi="Times New Roman" w:cs="Times New Roman"/>
          <w:sz w:val="22"/>
          <w:szCs w:val="22"/>
        </w:rPr>
        <w:t>指体量巨大、类型多样、增速快的数据集。要从这些数据中提炼有价值的信息，离不开大数据基础设施的支持。所谓大数据基础设施，包括分布式存储和分布式计算技术。例如，</w:t>
      </w:r>
      <w:r w:rsidRPr="001538EA">
        <w:rPr>
          <w:rFonts w:ascii="Times New Roman" w:eastAsia="微软雅黑" w:hAnsi="Times New Roman" w:cs="Times New Roman"/>
          <w:sz w:val="22"/>
          <w:szCs w:val="22"/>
        </w:rPr>
        <w:t>Hadoop</w:t>
      </w:r>
      <w:r w:rsidRPr="001538EA">
        <w:rPr>
          <w:rFonts w:ascii="Times New Roman" w:eastAsia="微软雅黑" w:hAnsi="Times New Roman" w:cs="Times New Roman"/>
          <w:sz w:val="22"/>
          <w:szCs w:val="22"/>
        </w:rPr>
        <w:t>分布式文件系统可以存储</w:t>
      </w:r>
      <w:r w:rsidRPr="001538EA">
        <w:rPr>
          <w:rFonts w:ascii="Times New Roman" w:eastAsia="微软雅黑" w:hAnsi="Times New Roman" w:cs="Times New Roman"/>
          <w:sz w:val="22"/>
          <w:szCs w:val="22"/>
        </w:rPr>
        <w:t>PB</w:t>
      </w:r>
      <w:r w:rsidRPr="001538EA">
        <w:rPr>
          <w:rFonts w:ascii="Times New Roman" w:eastAsia="微软雅黑" w:hAnsi="Times New Roman" w:cs="Times New Roman"/>
          <w:sz w:val="22"/>
          <w:szCs w:val="22"/>
        </w:rPr>
        <w:t>级的数据，</w:t>
      </w:r>
      <w:r w:rsidRPr="001538EA">
        <w:rPr>
          <w:rFonts w:ascii="Times New Roman" w:eastAsia="微软雅黑" w:hAnsi="Times New Roman" w:cs="Times New Roman"/>
          <w:sz w:val="22"/>
          <w:szCs w:val="22"/>
        </w:rPr>
        <w:t>Spark</w:t>
      </w:r>
      <w:r w:rsidRPr="001538EA">
        <w:rPr>
          <w:rFonts w:ascii="Times New Roman" w:eastAsia="微软雅黑" w:hAnsi="Times New Roman" w:cs="Times New Roman"/>
          <w:sz w:val="22"/>
          <w:szCs w:val="22"/>
        </w:rPr>
        <w:t>分布式计算框架能够在集群上并行处理分析任务。这些技术类似一个</w:t>
      </w:r>
      <w:r w:rsidRPr="001538EA">
        <w:rPr>
          <w:rFonts w:ascii="Times New Roman" w:eastAsia="微软雅黑" w:hAnsi="Times New Roman" w:cs="Times New Roman"/>
          <w:b/>
          <w:bCs/>
          <w:sz w:val="22"/>
          <w:szCs w:val="22"/>
        </w:rPr>
        <w:t>分工合作的团队</w:t>
      </w:r>
      <w:r w:rsidRPr="001538EA">
        <w:rPr>
          <w:rFonts w:ascii="Times New Roman" w:eastAsia="微软雅黑" w:hAnsi="Times New Roman" w:cs="Times New Roman"/>
          <w:sz w:val="22"/>
          <w:szCs w:val="22"/>
        </w:rPr>
        <w:t>：把庞大的数据拆分给许多节点各自处理，再汇总结果，从而大大提升处理效率。在量化投资中，大数据技术可以让我们处理</w:t>
      </w:r>
      <w:r w:rsidRPr="001538EA">
        <w:rPr>
          <w:rFonts w:ascii="Times New Roman" w:eastAsia="微软雅黑" w:hAnsi="Times New Roman" w:cs="Times New Roman"/>
          <w:b/>
          <w:bCs/>
          <w:sz w:val="22"/>
          <w:szCs w:val="22"/>
        </w:rPr>
        <w:t>数十年每秒级别的行情数据</w:t>
      </w:r>
      <w:r w:rsidRPr="001538EA">
        <w:rPr>
          <w:rFonts w:ascii="Times New Roman" w:eastAsia="微软雅黑" w:hAnsi="Times New Roman" w:cs="Times New Roman"/>
          <w:sz w:val="22"/>
          <w:szCs w:val="22"/>
        </w:rPr>
        <w:t>、全球新闻文本、社交媒体帖子乃至图像、</w:t>
      </w:r>
      <w:r w:rsidRPr="001538EA">
        <w:rPr>
          <w:rFonts w:ascii="Times New Roman" w:eastAsia="微软雅黑" w:hAnsi="Times New Roman" w:cs="Times New Roman"/>
          <w:sz w:val="22"/>
          <w:szCs w:val="22"/>
        </w:rPr>
        <w:lastRenderedPageBreak/>
        <w:t>音频等</w:t>
      </w:r>
      <w:r w:rsidRPr="001538EA">
        <w:rPr>
          <w:rFonts w:ascii="Times New Roman" w:eastAsia="微软雅黑" w:hAnsi="Times New Roman" w:cs="Times New Roman"/>
          <w:b/>
          <w:bCs/>
          <w:sz w:val="22"/>
          <w:szCs w:val="22"/>
        </w:rPr>
        <w:t>非结构化数据</w:t>
      </w:r>
      <w:r w:rsidRPr="001538EA">
        <w:rPr>
          <w:rFonts w:ascii="Times New Roman" w:eastAsia="微软雅黑" w:hAnsi="Times New Roman" w:cs="Times New Roman"/>
          <w:sz w:val="22"/>
          <w:szCs w:val="22"/>
        </w:rPr>
        <w:t>。有了这样的基础设施，量化研究人员才能训练复杂的模型、进行蒙特卡洛模拟或者实时监控市场风险。例如，贝莱德</w:t>
      </w:r>
      <w:r w:rsidRPr="001538EA">
        <w:rPr>
          <w:rFonts w:ascii="Times New Roman" w:eastAsia="微软雅黑" w:hAnsi="Times New Roman" w:cs="Times New Roman"/>
          <w:sz w:val="22"/>
          <w:szCs w:val="22"/>
        </w:rPr>
        <w:t>(BlackRock)</w:t>
      </w:r>
      <w:r w:rsidRPr="001538EA">
        <w:rPr>
          <w:rFonts w:ascii="Times New Roman" w:eastAsia="微软雅黑" w:hAnsi="Times New Roman" w:cs="Times New Roman"/>
          <w:sz w:val="22"/>
          <w:szCs w:val="22"/>
        </w:rPr>
        <w:t>的</w:t>
      </w:r>
      <w:r w:rsidRPr="001538EA">
        <w:rPr>
          <w:rFonts w:ascii="Times New Roman" w:eastAsia="微软雅黑" w:hAnsi="Times New Roman" w:cs="Times New Roman"/>
          <w:sz w:val="22"/>
          <w:szCs w:val="22"/>
        </w:rPr>
        <w:t>Aladdin</w:t>
      </w:r>
      <w:r w:rsidRPr="001538EA">
        <w:rPr>
          <w:rFonts w:ascii="Times New Roman" w:eastAsia="微软雅黑" w:hAnsi="Times New Roman" w:cs="Times New Roman"/>
          <w:sz w:val="22"/>
          <w:szCs w:val="22"/>
        </w:rPr>
        <w:t>风险管理系统据报道由约</w:t>
      </w:r>
      <w:r w:rsidRPr="001538EA">
        <w:rPr>
          <w:rFonts w:ascii="Times New Roman" w:eastAsia="微软雅黑" w:hAnsi="Times New Roman" w:cs="Times New Roman"/>
          <w:sz w:val="22"/>
          <w:szCs w:val="22"/>
        </w:rPr>
        <w:t>6000</w:t>
      </w:r>
      <w:r w:rsidRPr="001538EA">
        <w:rPr>
          <w:rFonts w:ascii="Times New Roman" w:eastAsia="微软雅黑" w:hAnsi="Times New Roman" w:cs="Times New Roman"/>
          <w:sz w:val="22"/>
          <w:szCs w:val="22"/>
        </w:rPr>
        <w:t>台服务器组成的数据中心支持，实时分析全球经济和市场数据，对数万投资组合进行情景测试和风险评估</w:t>
      </w:r>
      <w:r w:rsidRPr="001538EA">
        <w:rPr>
          <w:rFonts w:ascii="Times New Roman" w:eastAsia="微软雅黑" w:hAnsi="Times New Roman" w:cs="Times New Roman"/>
          <w:sz w:val="22"/>
          <w:szCs w:val="22"/>
        </w:rPr>
        <w:t xml:space="preserve"> (</w:t>
      </w:r>
      <w:hyperlink r:id="rId33" w:anchor=":~:text=One%20of%20BlackRock%27s%20four%20data,samples%20from%20the%20very%20large" w:history="1">
        <w:r w:rsidRPr="001538EA">
          <w:rPr>
            <w:rStyle w:val="af0"/>
            <w:rFonts w:ascii="Times New Roman" w:eastAsia="微软雅黑" w:hAnsi="Times New Roman" w:cs="Times New Roman"/>
            <w:sz w:val="22"/>
            <w:szCs w:val="22"/>
          </w:rPr>
          <w:t>Aladdin (BlackRock) - Wikipedia</w:t>
        </w:r>
      </w:hyperlink>
      <w:r w:rsidRPr="001538EA">
        <w:rPr>
          <w:rFonts w:ascii="Times New Roman" w:eastAsia="微软雅黑" w:hAnsi="Times New Roman" w:cs="Times New Roman"/>
          <w:sz w:val="22"/>
          <w:szCs w:val="22"/>
        </w:rPr>
        <w:t>) (</w:t>
      </w:r>
      <w:hyperlink r:id="rId34" w:anchor=":~:text=Aladdin%20,3" w:history="1">
        <w:r w:rsidRPr="001538EA">
          <w:rPr>
            <w:rStyle w:val="af0"/>
            <w:rFonts w:ascii="Times New Roman" w:eastAsia="微软雅黑" w:hAnsi="Times New Roman" w:cs="Times New Roman"/>
            <w:sz w:val="22"/>
            <w:szCs w:val="22"/>
          </w:rPr>
          <w:t>Aladdin (BlackRock)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正是大数据基础设施在幕后发挥作用的实例。通俗地说，如果把量化模型比作一辆跑车，那么大数据基础设施就是铺就高速公路的工程，让跑车能够全速奔驰而不受数据堵塞的限制。有关大数据技术在金融中的实践，推荐阅读</w:t>
      </w:r>
      <w:r w:rsidRPr="001538EA">
        <w:rPr>
          <w:rFonts w:ascii="Times New Roman" w:eastAsia="微软雅黑" w:hAnsi="Times New Roman" w:cs="Times New Roman"/>
          <w:i/>
          <w:iCs/>
          <w:sz w:val="22"/>
          <w:szCs w:val="22"/>
        </w:rPr>
        <w:t>Sunil Soares</w:t>
      </w:r>
      <w:r w:rsidRPr="001538EA">
        <w:rPr>
          <w:rFonts w:ascii="Times New Roman" w:eastAsia="微软雅黑" w:hAnsi="Times New Roman" w:cs="Times New Roman"/>
          <w:sz w:val="22"/>
          <w:szCs w:val="22"/>
        </w:rPr>
        <w:t>的《</w:t>
      </w:r>
      <w:r w:rsidRPr="001538EA">
        <w:rPr>
          <w:rFonts w:ascii="Times New Roman" w:eastAsia="微软雅黑" w:hAnsi="Times New Roman" w:cs="Times New Roman"/>
          <w:sz w:val="22"/>
          <w:szCs w:val="22"/>
        </w:rPr>
        <w:t>The IBM Big Data Platform</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2013</w:t>
      </w:r>
      <w:r w:rsidRPr="001538EA">
        <w:rPr>
          <w:rFonts w:ascii="Times New Roman" w:eastAsia="微软雅黑" w:hAnsi="Times New Roman" w:cs="Times New Roman"/>
          <w:sz w:val="22"/>
          <w:szCs w:val="22"/>
        </w:rPr>
        <w:t>），以及国内的《大数据时代的金融科技》（清华大学出版社，</w:t>
      </w:r>
      <w:r w:rsidRPr="001538EA">
        <w:rPr>
          <w:rFonts w:ascii="Times New Roman" w:eastAsia="微软雅黑" w:hAnsi="Times New Roman" w:cs="Times New Roman"/>
          <w:sz w:val="22"/>
          <w:szCs w:val="22"/>
        </w:rPr>
        <w:t>2018</w:t>
      </w:r>
      <w:r w:rsidRPr="001538EA">
        <w:rPr>
          <w:rFonts w:ascii="Times New Roman" w:eastAsia="微软雅黑" w:hAnsi="Times New Roman" w:cs="Times New Roman"/>
          <w:sz w:val="22"/>
          <w:szCs w:val="22"/>
        </w:rPr>
        <w:t>）等书以获得更深入的认知。</w:t>
      </w:r>
    </w:p>
    <w:p w14:paraId="51E75E4D" w14:textId="77777777" w:rsidR="001538EA" w:rsidRPr="001538EA" w:rsidRDefault="001538EA" w:rsidP="001538EA">
      <w:pPr>
        <w:numPr>
          <w:ilvl w:val="0"/>
          <w:numId w:val="240"/>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其他技术：</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除上述关键驱动力外，量化投资还受益于其他技术进展。例如，编程语言和软件工具的演进（从早期的</w:t>
      </w:r>
      <w:r w:rsidRPr="001538EA">
        <w:rPr>
          <w:rFonts w:ascii="Times New Roman" w:eastAsia="微软雅黑" w:hAnsi="Times New Roman" w:cs="Times New Roman"/>
          <w:sz w:val="22"/>
          <w:szCs w:val="22"/>
        </w:rPr>
        <w:t>Fortran</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C++</w:t>
      </w:r>
      <w:r w:rsidRPr="001538EA">
        <w:rPr>
          <w:rFonts w:ascii="Times New Roman" w:eastAsia="微软雅黑" w:hAnsi="Times New Roman" w:cs="Times New Roman"/>
          <w:sz w:val="22"/>
          <w:szCs w:val="22"/>
        </w:rPr>
        <w:t>到现在流行的</w:t>
      </w:r>
      <w:r w:rsidRPr="001538EA">
        <w:rPr>
          <w:rFonts w:ascii="Times New Roman" w:eastAsia="微软雅黑" w:hAnsi="Times New Roman" w:cs="Times New Roman"/>
          <w:sz w:val="22"/>
          <w:szCs w:val="22"/>
        </w:rPr>
        <w:t>Python</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R</w:t>
      </w:r>
      <w:r w:rsidRPr="001538EA">
        <w:rPr>
          <w:rFonts w:ascii="Times New Roman" w:eastAsia="微软雅黑" w:hAnsi="Times New Roman" w:cs="Times New Roman"/>
          <w:sz w:val="22"/>
          <w:szCs w:val="22"/>
        </w:rPr>
        <w:t>等），极大降低了策略实现难度；数据库技术的改进（如内存数据库、</w:t>
      </w:r>
      <w:r w:rsidRPr="001538EA">
        <w:rPr>
          <w:rFonts w:ascii="Times New Roman" w:eastAsia="微软雅黑" w:hAnsi="Times New Roman" w:cs="Times New Roman"/>
          <w:sz w:val="22"/>
          <w:szCs w:val="22"/>
        </w:rPr>
        <w:t>NoSQL</w:t>
      </w:r>
      <w:r w:rsidRPr="001538EA">
        <w:rPr>
          <w:rFonts w:ascii="Times New Roman" w:eastAsia="微软雅黑" w:hAnsi="Times New Roman" w:cs="Times New Roman"/>
          <w:sz w:val="22"/>
          <w:szCs w:val="22"/>
        </w:rPr>
        <w:t>）提升了读写效率；通信技术的发展减少了交易延迟，使得跨地域套利和超高频策略成为可能。总的来说，技术是量化投资不断演进的引擎，每一项新技术的出现都会孕育出新的交易策略和方法论。</w:t>
      </w:r>
    </w:p>
    <w:p w14:paraId="3419810C" w14:textId="36805A80" w:rsidR="001538EA" w:rsidRPr="001538EA" w:rsidRDefault="00BE4979"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3.3 </w:t>
      </w:r>
      <w:r w:rsidR="001538EA" w:rsidRPr="001538EA">
        <w:rPr>
          <w:rFonts w:ascii="Times New Roman" w:eastAsia="微软雅黑" w:hAnsi="Times New Roman" w:cs="Times New Roman"/>
          <w:b/>
          <w:bCs/>
          <w:sz w:val="22"/>
          <w:szCs w:val="22"/>
        </w:rPr>
        <w:t>最新权威参考书目推荐</w:t>
      </w:r>
    </w:p>
    <w:p w14:paraId="5178715D"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为了进一步深入了解量化投资领域的技术和策略演进，以下是几本近年出版的权威参考书：</w:t>
      </w:r>
    </w:p>
    <w:p w14:paraId="14A1EBFB" w14:textId="77777777" w:rsidR="001538EA" w:rsidRPr="001538EA" w:rsidRDefault="001538EA" w:rsidP="001538EA">
      <w:pPr>
        <w:numPr>
          <w:ilvl w:val="0"/>
          <w:numId w:val="241"/>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《金融机器学习进阶</w:t>
      </w:r>
      <w:r w:rsidRPr="001538EA">
        <w:rPr>
          <w:rFonts w:ascii="Times New Roman" w:eastAsia="微软雅黑" w:hAnsi="Times New Roman" w:cs="Times New Roman"/>
          <w:sz w:val="22"/>
          <w:szCs w:val="22"/>
        </w:rPr>
        <w:t xml:space="preserve"> (Advances in Financial Machine Learning)</w:t>
      </w:r>
      <w:r w:rsidRPr="001538EA">
        <w:rPr>
          <w:rFonts w:ascii="Times New Roman" w:eastAsia="微软雅黑" w:hAnsi="Times New Roman" w:cs="Times New Roman"/>
          <w:sz w:val="22"/>
          <w:szCs w:val="22"/>
        </w:rPr>
        <w:t>》，作者：</w:t>
      </w:r>
      <w:r w:rsidRPr="001538EA">
        <w:rPr>
          <w:rFonts w:ascii="Times New Roman" w:eastAsia="微软雅黑" w:hAnsi="Times New Roman" w:cs="Times New Roman"/>
          <w:sz w:val="22"/>
          <w:szCs w:val="22"/>
        </w:rPr>
        <w:t>Marcos Lopez de Prado</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2018</w:t>
      </w:r>
      <w:r w:rsidRPr="001538EA">
        <w:rPr>
          <w:rFonts w:ascii="Times New Roman" w:eastAsia="微软雅黑" w:hAnsi="Times New Roman" w:cs="Times New Roman"/>
          <w:sz w:val="22"/>
          <w:szCs w:val="22"/>
        </w:rPr>
        <w:t>年出版。【</w:t>
      </w:r>
      <w:r w:rsidRPr="001538EA">
        <w:rPr>
          <w:rFonts w:ascii="Times New Roman" w:eastAsia="微软雅黑" w:hAnsi="Times New Roman" w:cs="Times New Roman"/>
          <w:i/>
          <w:iCs/>
          <w:sz w:val="22"/>
          <w:szCs w:val="22"/>
        </w:rPr>
        <w:t>说明</w:t>
      </w:r>
      <w:r w:rsidRPr="001538EA">
        <w:rPr>
          <w:rFonts w:ascii="Times New Roman" w:eastAsia="微软雅黑" w:hAnsi="Times New Roman" w:cs="Times New Roman"/>
          <w:sz w:val="22"/>
          <w:szCs w:val="22"/>
        </w:rPr>
        <w:t>：本书详尽介绍了机器学习在量化投资中的应用，包括数据预处理、特征工程、模型训练与验证等，作者曾任职大型对冲基金的首席研究员，其经验具有很高的参考价值。】</w:t>
      </w:r>
    </w:p>
    <w:p w14:paraId="22E6C4F1" w14:textId="77777777" w:rsidR="001538EA" w:rsidRPr="001538EA" w:rsidRDefault="001538EA" w:rsidP="001538EA">
      <w:pPr>
        <w:numPr>
          <w:ilvl w:val="0"/>
          <w:numId w:val="241"/>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《征服市场的人：吉姆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西蒙斯和他的量化帝国》</w:t>
      </w:r>
      <w:r w:rsidRPr="001538EA">
        <w:rPr>
          <w:rFonts w:ascii="Times New Roman" w:eastAsia="微软雅黑" w:hAnsi="Times New Roman" w:cs="Times New Roman"/>
          <w:sz w:val="22"/>
          <w:szCs w:val="22"/>
        </w:rPr>
        <w:t xml:space="preserve"> (The Man Who Solved the Market)</w:t>
      </w:r>
      <w:r w:rsidRPr="001538EA">
        <w:rPr>
          <w:rFonts w:ascii="Times New Roman" w:eastAsia="微软雅黑" w:hAnsi="Times New Roman" w:cs="Times New Roman"/>
          <w:sz w:val="22"/>
          <w:szCs w:val="22"/>
        </w:rPr>
        <w:t>，作者：</w:t>
      </w:r>
      <w:r w:rsidRPr="001538EA">
        <w:rPr>
          <w:rFonts w:ascii="Times New Roman" w:eastAsia="微软雅黑" w:hAnsi="Times New Roman" w:cs="Times New Roman"/>
          <w:sz w:val="22"/>
          <w:szCs w:val="22"/>
        </w:rPr>
        <w:t>Gregory Zuckerman</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2019</w:t>
      </w:r>
      <w:r w:rsidRPr="001538EA">
        <w:rPr>
          <w:rFonts w:ascii="Times New Roman" w:eastAsia="微软雅黑" w:hAnsi="Times New Roman" w:cs="Times New Roman"/>
          <w:sz w:val="22"/>
          <w:szCs w:val="22"/>
        </w:rPr>
        <w:t>年出版。【</w:t>
      </w:r>
      <w:r w:rsidRPr="001538EA">
        <w:rPr>
          <w:rFonts w:ascii="Times New Roman" w:eastAsia="微软雅黑" w:hAnsi="Times New Roman" w:cs="Times New Roman"/>
          <w:i/>
          <w:iCs/>
          <w:sz w:val="22"/>
          <w:szCs w:val="22"/>
        </w:rPr>
        <w:t>说明</w:t>
      </w:r>
      <w:r w:rsidRPr="001538EA">
        <w:rPr>
          <w:rFonts w:ascii="Times New Roman" w:eastAsia="微软雅黑" w:hAnsi="Times New Roman" w:cs="Times New Roman"/>
          <w:sz w:val="22"/>
          <w:szCs w:val="22"/>
        </w:rPr>
        <w:t>：这是文艺复兴科技创始人西蒙斯的传记，以故事形式展现了量化对冲基金崛起的历程，能够帮助读者从历史角度理解量化投资的发展和其中的人物。】</w:t>
      </w:r>
    </w:p>
    <w:p w14:paraId="0A1E1357" w14:textId="77777777" w:rsidR="001538EA" w:rsidRPr="001538EA" w:rsidRDefault="001538EA" w:rsidP="001538EA">
      <w:pPr>
        <w:numPr>
          <w:ilvl w:val="0"/>
          <w:numId w:val="241"/>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《打开量化投资的黑箱</w:t>
      </w:r>
      <w:r w:rsidRPr="001538EA">
        <w:rPr>
          <w:rFonts w:ascii="Times New Roman" w:eastAsia="微软雅黑" w:hAnsi="Times New Roman" w:cs="Times New Roman"/>
          <w:sz w:val="22"/>
          <w:szCs w:val="22"/>
        </w:rPr>
        <w:t xml:space="preserve"> (Inside the Black Box)</w:t>
      </w:r>
      <w:r w:rsidRPr="001538EA">
        <w:rPr>
          <w:rFonts w:ascii="Times New Roman" w:eastAsia="微软雅黑" w:hAnsi="Times New Roman" w:cs="Times New Roman"/>
          <w:sz w:val="22"/>
          <w:szCs w:val="22"/>
        </w:rPr>
        <w:t>》，作者：</w:t>
      </w:r>
      <w:r w:rsidRPr="001538EA">
        <w:rPr>
          <w:rFonts w:ascii="Times New Roman" w:eastAsia="微软雅黑" w:hAnsi="Times New Roman" w:cs="Times New Roman"/>
          <w:sz w:val="22"/>
          <w:szCs w:val="22"/>
        </w:rPr>
        <w:t>Rishi K. Narang</w:t>
      </w:r>
      <w:r w:rsidRPr="001538EA">
        <w:rPr>
          <w:rFonts w:ascii="Times New Roman" w:eastAsia="微软雅黑" w:hAnsi="Times New Roman" w:cs="Times New Roman"/>
          <w:sz w:val="22"/>
          <w:szCs w:val="22"/>
        </w:rPr>
        <w:t>，第二版</w:t>
      </w:r>
      <w:r w:rsidRPr="001538EA">
        <w:rPr>
          <w:rFonts w:ascii="Times New Roman" w:eastAsia="微软雅黑" w:hAnsi="Times New Roman" w:cs="Times New Roman"/>
          <w:sz w:val="22"/>
          <w:szCs w:val="22"/>
        </w:rPr>
        <w:t>2018</w:t>
      </w:r>
      <w:r w:rsidRPr="001538EA">
        <w:rPr>
          <w:rFonts w:ascii="Times New Roman" w:eastAsia="微软雅黑" w:hAnsi="Times New Roman" w:cs="Times New Roman"/>
          <w:sz w:val="22"/>
          <w:szCs w:val="22"/>
        </w:rPr>
        <w:t>年出版。【</w:t>
      </w:r>
      <w:r w:rsidRPr="001538EA">
        <w:rPr>
          <w:rFonts w:ascii="Times New Roman" w:eastAsia="微软雅黑" w:hAnsi="Times New Roman" w:cs="Times New Roman"/>
          <w:i/>
          <w:iCs/>
          <w:sz w:val="22"/>
          <w:szCs w:val="22"/>
        </w:rPr>
        <w:t>说明</w:t>
      </w:r>
      <w:r w:rsidRPr="001538EA">
        <w:rPr>
          <w:rFonts w:ascii="Times New Roman" w:eastAsia="微软雅黑" w:hAnsi="Times New Roman" w:cs="Times New Roman"/>
          <w:sz w:val="22"/>
          <w:szCs w:val="22"/>
        </w:rPr>
        <w:t>：本书被誉为量化投资领域的必读书之一，用非技术语言解释了量化对冲基金常用的策略类别和技术细节，对想了解量化策略原理的读者非常有帮助。】</w:t>
      </w:r>
    </w:p>
    <w:p w14:paraId="3ED8B684" w14:textId="77777777" w:rsidR="001538EA" w:rsidRPr="001538EA" w:rsidRDefault="001538EA" w:rsidP="001538EA">
      <w:pPr>
        <w:numPr>
          <w:ilvl w:val="0"/>
          <w:numId w:val="241"/>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lastRenderedPageBreak/>
        <w:t>《</w:t>
      </w:r>
      <w:r w:rsidRPr="001538EA">
        <w:rPr>
          <w:rFonts w:ascii="Times New Roman" w:eastAsia="微软雅黑" w:hAnsi="Times New Roman" w:cs="Times New Roman"/>
          <w:sz w:val="22"/>
          <w:szCs w:val="22"/>
        </w:rPr>
        <w:t>Algorithmic Trading: Winning Strategies and Their Rationale</w:t>
      </w:r>
      <w:r w:rsidRPr="001538EA">
        <w:rPr>
          <w:rFonts w:ascii="Times New Roman" w:eastAsia="微软雅黑" w:hAnsi="Times New Roman" w:cs="Times New Roman"/>
          <w:sz w:val="22"/>
          <w:szCs w:val="22"/>
        </w:rPr>
        <w:t>》，作者：</w:t>
      </w:r>
      <w:r w:rsidRPr="001538EA">
        <w:rPr>
          <w:rFonts w:ascii="Times New Roman" w:eastAsia="微软雅黑" w:hAnsi="Times New Roman" w:cs="Times New Roman"/>
          <w:sz w:val="22"/>
          <w:szCs w:val="22"/>
        </w:rPr>
        <w:t>Ernie Chan</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2013</w:t>
      </w:r>
      <w:r w:rsidRPr="001538EA">
        <w:rPr>
          <w:rFonts w:ascii="Times New Roman" w:eastAsia="微软雅黑" w:hAnsi="Times New Roman" w:cs="Times New Roman"/>
          <w:sz w:val="22"/>
          <w:szCs w:val="22"/>
        </w:rPr>
        <w:t>年出版（有中文版）。【</w:t>
      </w:r>
      <w:r w:rsidRPr="001538EA">
        <w:rPr>
          <w:rFonts w:ascii="Times New Roman" w:eastAsia="微软雅黑" w:hAnsi="Times New Roman" w:cs="Times New Roman"/>
          <w:i/>
          <w:iCs/>
          <w:sz w:val="22"/>
          <w:szCs w:val="22"/>
        </w:rPr>
        <w:t>说明</w:t>
      </w:r>
      <w:r w:rsidRPr="001538EA">
        <w:rPr>
          <w:rFonts w:ascii="Times New Roman" w:eastAsia="微软雅黑" w:hAnsi="Times New Roman" w:cs="Times New Roman"/>
          <w:sz w:val="22"/>
          <w:szCs w:val="22"/>
        </w:rPr>
        <w:t>：作者是资深量化交易员，书中提供了面向个人交易者的算法交易策略入门指导，包括均值回归、趋势跟踪等策略的实现，实用性很强。】</w:t>
      </w:r>
    </w:p>
    <w:p w14:paraId="1ADEAB7D"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以上书目涵盖了从技术方法到行业故事多个角度，适合不同背景的读者学习参考。</w:t>
      </w:r>
    </w:p>
    <w:p w14:paraId="6B65A377" w14:textId="3E50ECB2" w:rsidR="001538EA" w:rsidRPr="001538EA" w:rsidRDefault="00BE4979" w:rsidP="00BE4979">
      <w:pPr>
        <w:pStyle w:val="2"/>
        <w:rPr>
          <w:rFonts w:ascii="Times New Roman" w:eastAsia="微软雅黑" w:hAnsi="Times New Roman" w:cs="Times New Roman"/>
          <w:b/>
          <w:bCs/>
          <w:sz w:val="22"/>
          <w:szCs w:val="22"/>
        </w:rPr>
      </w:pPr>
      <w:bookmarkStart w:id="5" w:name="_Toc197077213"/>
      <w:r w:rsidRPr="004C33BC">
        <w:rPr>
          <w:rFonts w:ascii="Times New Roman" w:eastAsia="微软雅黑" w:hAnsi="Times New Roman" w:cs="Times New Roman"/>
          <w:b/>
          <w:bCs/>
          <w:sz w:val="22"/>
          <w:szCs w:val="22"/>
        </w:rPr>
        <w:t>1.</w:t>
      </w:r>
      <w:r w:rsidR="001538EA" w:rsidRPr="001538EA">
        <w:rPr>
          <w:rFonts w:ascii="Times New Roman" w:eastAsia="微软雅黑" w:hAnsi="Times New Roman" w:cs="Times New Roman"/>
          <w:b/>
          <w:bCs/>
          <w:sz w:val="22"/>
          <w:szCs w:val="22"/>
        </w:rPr>
        <w:t xml:space="preserve">4 </w:t>
      </w:r>
      <w:r w:rsidR="001538EA" w:rsidRPr="001538EA">
        <w:rPr>
          <w:rFonts w:ascii="Times New Roman" w:eastAsia="微软雅黑" w:hAnsi="Times New Roman" w:cs="Times New Roman"/>
          <w:b/>
          <w:bCs/>
          <w:sz w:val="22"/>
          <w:szCs w:val="22"/>
        </w:rPr>
        <w:t>量化投资的应用案例</w:t>
      </w:r>
      <w:bookmarkEnd w:id="5"/>
    </w:p>
    <w:p w14:paraId="353CE9E4"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本节通过一些代表性案例，展示量化投资如何在不同主体中运用最新技术和理念。这些案例包括顶尖对冲基金、大型资产管理机构，以及服务于散户投资者的平台。</w:t>
      </w:r>
    </w:p>
    <w:p w14:paraId="7CE5ABC3" w14:textId="5C186EF2" w:rsidR="001538EA" w:rsidRPr="001538EA" w:rsidRDefault="005F4C88"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4.1 </w:t>
      </w:r>
      <w:r w:rsidR="001538EA" w:rsidRPr="001538EA">
        <w:rPr>
          <w:rFonts w:ascii="Times New Roman" w:eastAsia="微软雅黑" w:hAnsi="Times New Roman" w:cs="Times New Roman"/>
          <w:b/>
          <w:bCs/>
          <w:sz w:val="22"/>
          <w:szCs w:val="22"/>
        </w:rPr>
        <w:t>对冲基金：从数学实验室到印钞机</w:t>
      </w:r>
    </w:p>
    <w:p w14:paraId="11FB532D" w14:textId="77777777" w:rsidR="001538EA" w:rsidRPr="001538EA" w:rsidRDefault="001538EA" w:rsidP="001538EA">
      <w:pPr>
        <w:numPr>
          <w:ilvl w:val="0"/>
          <w:numId w:val="242"/>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文艺复兴科技</w:t>
      </w:r>
      <w:r w:rsidRPr="001538EA">
        <w:rPr>
          <w:rFonts w:ascii="Times New Roman" w:eastAsia="微软雅黑" w:hAnsi="Times New Roman" w:cs="Times New Roman"/>
          <w:b/>
          <w:bCs/>
          <w:sz w:val="22"/>
          <w:szCs w:val="22"/>
        </w:rPr>
        <w:t xml:space="preserve"> (Renaissance Technologies)</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提到量化投资，文艺复兴科技无疑是传奇般的存在。由数学家詹姆斯</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西蒙斯创建于</w:t>
      </w:r>
      <w:r w:rsidRPr="001538EA">
        <w:rPr>
          <w:rFonts w:ascii="Times New Roman" w:eastAsia="微软雅黑" w:hAnsi="Times New Roman" w:cs="Times New Roman"/>
          <w:sz w:val="22"/>
          <w:szCs w:val="22"/>
        </w:rPr>
        <w:t>1980</w:t>
      </w:r>
      <w:r w:rsidRPr="001538EA">
        <w:rPr>
          <w:rFonts w:ascii="Times New Roman" w:eastAsia="微软雅黑" w:hAnsi="Times New Roman" w:cs="Times New Roman"/>
          <w:sz w:val="22"/>
          <w:szCs w:val="22"/>
        </w:rPr>
        <w:t>年代的这家对冲基金，汇聚了数学、物理、计算机等各领域的顶尖人才，用纯算法模型驾驭市场。其旗舰产品大奖章基金主要交易全球市场的流动性资产，运用高度自动化的短期交易策略寻找相关性和模式。虽然具体策略对外保密，但据业内报道，文艺复兴很早就运用了机器学习思想（甚至在</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机器学习</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一词流行之前），不断从数据中自我改进模型。它也是</w:t>
      </w:r>
      <w:r w:rsidRPr="001538EA">
        <w:rPr>
          <w:rFonts w:ascii="Times New Roman" w:eastAsia="微软雅黑" w:hAnsi="Times New Roman" w:cs="Times New Roman"/>
          <w:b/>
          <w:bCs/>
          <w:sz w:val="22"/>
          <w:szCs w:val="22"/>
        </w:rPr>
        <w:t>大数据应用</w:t>
      </w:r>
      <w:r w:rsidRPr="001538EA">
        <w:rPr>
          <w:rFonts w:ascii="Times New Roman" w:eastAsia="微软雅黑" w:hAnsi="Times New Roman" w:cs="Times New Roman"/>
          <w:sz w:val="22"/>
          <w:szCs w:val="22"/>
        </w:rPr>
        <w:t>先驱，早在</w:t>
      </w:r>
      <w:r w:rsidRPr="001538EA">
        <w:rPr>
          <w:rFonts w:ascii="Times New Roman" w:eastAsia="微软雅黑" w:hAnsi="Times New Roman" w:cs="Times New Roman"/>
          <w:sz w:val="22"/>
          <w:szCs w:val="22"/>
        </w:rPr>
        <w:t>90</w:t>
      </w:r>
      <w:r w:rsidRPr="001538EA">
        <w:rPr>
          <w:rFonts w:ascii="Times New Roman" w:eastAsia="微软雅黑" w:hAnsi="Times New Roman" w:cs="Times New Roman"/>
          <w:sz w:val="22"/>
          <w:szCs w:val="22"/>
        </w:rPr>
        <w:t>年代就开始收集清洗海量历史行情和新闻数据用于分析。文艺复兴的成功证明了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科学方法</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强大计算</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在投资中的巨大威力：其纯量化交易团队多年来战胜几乎所有人为策略，创下远超市场的业绩纪录</w:t>
      </w:r>
      <w:r w:rsidRPr="001538EA">
        <w:rPr>
          <w:rFonts w:ascii="Times New Roman" w:eastAsia="微软雅黑" w:hAnsi="Times New Roman" w:cs="Times New Roman"/>
          <w:sz w:val="22"/>
          <w:szCs w:val="22"/>
        </w:rPr>
        <w:t xml:space="preserve"> (</w:t>
      </w:r>
      <w:hyperlink r:id="rId35" w:anchor=":~:text=The%20Medallion%20fund%20is%20considered,33"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 (</w:t>
      </w:r>
      <w:hyperlink r:id="rId36" w:anchor=":~:text=%3E%20,Jim%20Simons%20Launched%20the%20Quant"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。文艺复兴的案例还体现出对技术基础设施的重视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快速计算集群、低延迟交易系统、海量数据存储，一个都不能少。这家对冲基金如同投资界的</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数学实验室</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，不断用真实资本检验模型，据称累计为合伙人赚取了上百亿美元利润</w:t>
      </w:r>
      <w:r w:rsidRPr="001538EA">
        <w:rPr>
          <w:rFonts w:ascii="Times New Roman" w:eastAsia="微软雅黑" w:hAnsi="Times New Roman" w:cs="Times New Roman"/>
          <w:sz w:val="22"/>
          <w:szCs w:val="22"/>
        </w:rPr>
        <w:t xml:space="preserve"> (</w:t>
      </w:r>
      <w:hyperlink r:id="rId37" w:anchor=":~:text=%3E%20,Jim%20Simons%20Launched%20the%20Quant"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p>
    <w:p w14:paraId="71B29839" w14:textId="77777777" w:rsidR="001538EA" w:rsidRPr="001538EA" w:rsidRDefault="001538EA" w:rsidP="001538EA">
      <w:pPr>
        <w:numPr>
          <w:ilvl w:val="0"/>
          <w:numId w:val="242"/>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Two Sigma</w:t>
      </w:r>
      <w:r w:rsidRPr="001538EA">
        <w:rPr>
          <w:rFonts w:ascii="Times New Roman" w:eastAsia="微软雅黑" w:hAnsi="Times New Roman" w:cs="Times New Roman"/>
          <w:b/>
          <w:bCs/>
          <w:sz w:val="22"/>
          <w:szCs w:val="22"/>
        </w:rPr>
        <w:t>投资：</w:t>
      </w:r>
      <w:r w:rsidRPr="001538EA">
        <w:rPr>
          <w:rFonts w:ascii="Times New Roman" w:eastAsia="微软雅黑" w:hAnsi="Times New Roman" w:cs="Times New Roman"/>
          <w:sz w:val="22"/>
          <w:szCs w:val="22"/>
        </w:rPr>
        <w:t xml:space="preserve"> Two Sigma</w:t>
      </w:r>
      <w:r w:rsidRPr="001538EA">
        <w:rPr>
          <w:rFonts w:ascii="Times New Roman" w:eastAsia="微软雅黑" w:hAnsi="Times New Roman" w:cs="Times New Roman"/>
          <w:sz w:val="22"/>
          <w:szCs w:val="22"/>
        </w:rPr>
        <w:t>是千禧年之后崛起的新一代量化对冲基金的代表。成立于</w:t>
      </w:r>
      <w:r w:rsidRPr="001538EA">
        <w:rPr>
          <w:rFonts w:ascii="Times New Roman" w:eastAsia="微软雅黑" w:hAnsi="Times New Roman" w:cs="Times New Roman"/>
          <w:sz w:val="22"/>
          <w:szCs w:val="22"/>
        </w:rPr>
        <w:t>2001</w:t>
      </w:r>
      <w:r w:rsidRPr="001538EA">
        <w:rPr>
          <w:rFonts w:ascii="Times New Roman" w:eastAsia="微软雅黑" w:hAnsi="Times New Roman" w:cs="Times New Roman"/>
          <w:sz w:val="22"/>
          <w:szCs w:val="22"/>
        </w:rPr>
        <w:t>年的</w:t>
      </w:r>
      <w:r w:rsidRPr="001538EA">
        <w:rPr>
          <w:rFonts w:ascii="Times New Roman" w:eastAsia="微软雅黑" w:hAnsi="Times New Roman" w:cs="Times New Roman"/>
          <w:sz w:val="22"/>
          <w:szCs w:val="22"/>
        </w:rPr>
        <w:t>Two Sigma</w:t>
      </w:r>
      <w:r w:rsidRPr="001538EA">
        <w:rPr>
          <w:rFonts w:ascii="Times New Roman" w:eastAsia="微软雅黑" w:hAnsi="Times New Roman" w:cs="Times New Roman"/>
          <w:sz w:val="22"/>
          <w:szCs w:val="22"/>
        </w:rPr>
        <w:t>由计算机科学家和数学家联合创立，从一开始就强调将最先进的科技应用于投资决策。据该公司介绍，他们广泛使用</w:t>
      </w:r>
      <w:r w:rsidRPr="001538EA">
        <w:rPr>
          <w:rFonts w:ascii="Times New Roman" w:eastAsia="微软雅黑" w:hAnsi="Times New Roman" w:cs="Times New Roman"/>
          <w:b/>
          <w:bCs/>
          <w:sz w:val="22"/>
          <w:szCs w:val="22"/>
        </w:rPr>
        <w:t>人工智能、机器学习和分布式计算</w:t>
      </w:r>
      <w:r w:rsidRPr="001538EA">
        <w:rPr>
          <w:rFonts w:ascii="Times New Roman" w:eastAsia="微软雅黑" w:hAnsi="Times New Roman" w:cs="Times New Roman"/>
          <w:sz w:val="22"/>
          <w:szCs w:val="22"/>
        </w:rPr>
        <w:t>来处理交易策略</w:t>
      </w:r>
      <w:r w:rsidRPr="001538EA">
        <w:rPr>
          <w:rFonts w:ascii="Times New Roman" w:eastAsia="微软雅黑" w:hAnsi="Times New Roman" w:cs="Times New Roman"/>
          <w:sz w:val="22"/>
          <w:szCs w:val="22"/>
        </w:rPr>
        <w:t xml:space="preserve"> (</w:t>
      </w:r>
      <w:hyperlink r:id="rId38" w:anchor=":~:text=Two%20Sigma%20Investments%2C%20LP%20is,4" w:history="1">
        <w:r w:rsidRPr="001538EA">
          <w:rPr>
            <w:rStyle w:val="af0"/>
            <w:rFonts w:ascii="Times New Roman" w:eastAsia="微软雅黑" w:hAnsi="Times New Roman" w:cs="Times New Roman"/>
            <w:sz w:val="22"/>
            <w:szCs w:val="22"/>
          </w:rPr>
          <w:t>Two Sigma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Two Sigma</w:t>
      </w:r>
      <w:r w:rsidRPr="001538EA">
        <w:rPr>
          <w:rFonts w:ascii="Times New Roman" w:eastAsia="微软雅黑" w:hAnsi="Times New Roman" w:cs="Times New Roman"/>
          <w:sz w:val="22"/>
          <w:szCs w:val="22"/>
        </w:rPr>
        <w:t>管理的资产涵盖股票、期货、衍生品等多个领域，策略包括统计套利、全球宏观、保险精算等，技术优势让他们可以在不同时间尺度（从超短频到中长期）上竞争。据报道，</w:t>
      </w:r>
      <w:r w:rsidRPr="001538EA">
        <w:rPr>
          <w:rFonts w:ascii="Times New Roman" w:eastAsia="微软雅黑" w:hAnsi="Times New Roman" w:cs="Times New Roman"/>
          <w:sz w:val="22"/>
          <w:szCs w:val="22"/>
        </w:rPr>
        <w:t>Two Sigma</w:t>
      </w:r>
      <w:r w:rsidRPr="001538EA">
        <w:rPr>
          <w:rFonts w:ascii="Times New Roman" w:eastAsia="微软雅黑" w:hAnsi="Times New Roman" w:cs="Times New Roman"/>
          <w:sz w:val="22"/>
          <w:szCs w:val="22"/>
        </w:rPr>
        <w:t>拥有庞大的数据科学团队，甚至建立了类似科研机构的</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实验室来挖掘新信号。他们也非常注重工程实现，例如利用云计算</w:t>
      </w:r>
      <w:r w:rsidRPr="001538EA">
        <w:rPr>
          <w:rFonts w:ascii="Times New Roman" w:eastAsia="微软雅黑" w:hAnsi="Times New Roman" w:cs="Times New Roman"/>
          <w:sz w:val="22"/>
          <w:szCs w:val="22"/>
        </w:rPr>
        <w:lastRenderedPageBreak/>
        <w:t>和自建的数据中心来确保计算能力</w:t>
      </w:r>
      <w:r w:rsidRPr="001538EA">
        <w:rPr>
          <w:rFonts w:ascii="Times New Roman" w:eastAsia="微软雅黑" w:hAnsi="Times New Roman" w:cs="Times New Roman"/>
          <w:b/>
          <w:bCs/>
          <w:sz w:val="22"/>
          <w:szCs w:val="22"/>
        </w:rPr>
        <w:t>弹性扩展</w:t>
      </w:r>
      <w:r w:rsidRPr="001538EA">
        <w:rPr>
          <w:rFonts w:ascii="Times New Roman" w:eastAsia="微软雅黑" w:hAnsi="Times New Roman" w:cs="Times New Roman"/>
          <w:sz w:val="22"/>
          <w:szCs w:val="22"/>
        </w:rPr>
        <w:t>，并开发工具提升研究效率。</w:t>
      </w:r>
      <w:r w:rsidRPr="001538EA">
        <w:rPr>
          <w:rFonts w:ascii="Times New Roman" w:eastAsia="微软雅黑" w:hAnsi="Times New Roman" w:cs="Times New Roman"/>
          <w:sz w:val="22"/>
          <w:szCs w:val="22"/>
        </w:rPr>
        <w:t>Two Sigma</w:t>
      </w:r>
      <w:r w:rsidRPr="001538EA">
        <w:rPr>
          <w:rFonts w:ascii="Times New Roman" w:eastAsia="微软雅黑" w:hAnsi="Times New Roman" w:cs="Times New Roman"/>
          <w:sz w:val="22"/>
          <w:szCs w:val="22"/>
        </w:rPr>
        <w:t>的成功证明了量化投资已进入</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工程师</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科学家治基金</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的时代</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算法和代码与投资洞见同等重要。正因如此，他们不仅是一家对冲基金，也被视为华尔街领先的金融科技公司之一。</w:t>
      </w:r>
      <w:r w:rsidRPr="001538EA">
        <w:rPr>
          <w:rFonts w:ascii="Times New Roman" w:eastAsia="微软雅黑" w:hAnsi="Times New Roman" w:cs="Times New Roman"/>
          <w:sz w:val="22"/>
          <w:szCs w:val="22"/>
        </w:rPr>
        <w:t>Two Sigma</w:t>
      </w:r>
      <w:r w:rsidRPr="001538EA">
        <w:rPr>
          <w:rFonts w:ascii="Times New Roman" w:eastAsia="微软雅黑" w:hAnsi="Times New Roman" w:cs="Times New Roman"/>
          <w:sz w:val="22"/>
          <w:szCs w:val="22"/>
        </w:rPr>
        <w:t>还涉足风险投资和金融科技孵化，体现出以技术为核心竞争力的量化机构的多元化发展路径。</w:t>
      </w:r>
    </w:p>
    <w:p w14:paraId="6B86A95B" w14:textId="77777777" w:rsidR="001538EA" w:rsidRPr="001538EA" w:rsidRDefault="001538EA" w:rsidP="001538EA">
      <w:pPr>
        <w:numPr>
          <w:ilvl w:val="0"/>
          <w:numId w:val="242"/>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其他代表性量化基金：</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除上述两家，量化对冲基金还有许多名门：（</w:t>
      </w:r>
      <w:r w:rsidRPr="001538EA">
        <w:rPr>
          <w:rFonts w:ascii="Times New Roman" w:eastAsia="微软雅黑" w:hAnsi="Times New Roman" w:cs="Times New Roman"/>
          <w:sz w:val="22"/>
          <w:szCs w:val="22"/>
        </w:rPr>
        <w:t>1</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D.E. Shaw &amp; Co</w:t>
      </w:r>
      <w:r w:rsidRPr="001538EA">
        <w:rPr>
          <w:rFonts w:ascii="Times New Roman" w:eastAsia="微软雅黑" w:hAnsi="Times New Roman" w:cs="Times New Roman"/>
          <w:sz w:val="22"/>
          <w:szCs w:val="22"/>
        </w:rPr>
        <w:t>：由计算机科学家大卫</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肖创立，曾培养出杰夫</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贝佐斯等人才，以多策略量化交易著称；（</w:t>
      </w:r>
      <w:r w:rsidRPr="001538EA">
        <w:rPr>
          <w:rFonts w:ascii="Times New Roman" w:eastAsia="微软雅黑" w:hAnsi="Times New Roman" w:cs="Times New Roman"/>
          <w:sz w:val="22"/>
          <w:szCs w:val="22"/>
        </w:rPr>
        <w:t>2</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AQR</w:t>
      </w:r>
      <w:r w:rsidRPr="001538EA">
        <w:rPr>
          <w:rFonts w:ascii="Times New Roman" w:eastAsia="微软雅黑" w:hAnsi="Times New Roman" w:cs="Times New Roman"/>
          <w:sz w:val="22"/>
          <w:szCs w:val="22"/>
        </w:rPr>
        <w:t>资本管理：由克利夫</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阿斯内斯等华尔街</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量化学派</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人物创立，以量化模型进行价值和动量等因子投资，桥接学术研究与投资实务；（</w:t>
      </w:r>
      <w:r w:rsidRPr="001538EA">
        <w:rPr>
          <w:rFonts w:ascii="Times New Roman" w:eastAsia="微软雅黑" w:hAnsi="Times New Roman" w:cs="Times New Roman"/>
          <w:sz w:val="22"/>
          <w:szCs w:val="22"/>
        </w:rPr>
        <w:t>3</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Citadel</w:t>
      </w:r>
      <w:r w:rsidRPr="001538EA">
        <w:rPr>
          <w:rFonts w:ascii="Times New Roman" w:eastAsia="微软雅黑" w:hAnsi="Times New Roman" w:cs="Times New Roman"/>
          <w:sz w:val="22"/>
          <w:szCs w:val="22"/>
        </w:rPr>
        <w:t>证券和</w:t>
      </w:r>
      <w:r w:rsidRPr="001538EA">
        <w:rPr>
          <w:rFonts w:ascii="Times New Roman" w:eastAsia="微软雅黑" w:hAnsi="Times New Roman" w:cs="Times New Roman"/>
          <w:sz w:val="22"/>
          <w:szCs w:val="22"/>
        </w:rPr>
        <w:t>Jump Trading</w:t>
      </w:r>
      <w:r w:rsidRPr="001538EA">
        <w:rPr>
          <w:rFonts w:ascii="Times New Roman" w:eastAsia="微软雅黑" w:hAnsi="Times New Roman" w:cs="Times New Roman"/>
          <w:sz w:val="22"/>
          <w:szCs w:val="22"/>
        </w:rPr>
        <w:t>等公司则以高频和做市业务见长，通过顶尖技术实现微秒级交易决策。这些机构各具特色，但共同点都是</w:t>
      </w:r>
      <w:r w:rsidRPr="001538EA">
        <w:rPr>
          <w:rFonts w:ascii="Times New Roman" w:eastAsia="微软雅黑" w:hAnsi="Times New Roman" w:cs="Times New Roman"/>
          <w:b/>
          <w:bCs/>
          <w:sz w:val="22"/>
          <w:szCs w:val="22"/>
        </w:rPr>
        <w:t>以数据和模型驱动决策</w:t>
      </w:r>
      <w:r w:rsidRPr="001538EA">
        <w:rPr>
          <w:rFonts w:ascii="Times New Roman" w:eastAsia="微软雅黑" w:hAnsi="Times New Roman" w:cs="Times New Roman"/>
          <w:sz w:val="22"/>
          <w:szCs w:val="22"/>
        </w:rPr>
        <w:t>，并投入巨资打造技术系统，使其交易在速度和智能上领先同行。</w:t>
      </w:r>
    </w:p>
    <w:p w14:paraId="281C0291" w14:textId="2EC17A29" w:rsidR="001538EA" w:rsidRPr="001538EA" w:rsidRDefault="0068214D"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4.2 </w:t>
      </w:r>
      <w:r w:rsidR="001538EA" w:rsidRPr="001538EA">
        <w:rPr>
          <w:rFonts w:ascii="Times New Roman" w:eastAsia="微软雅黑" w:hAnsi="Times New Roman" w:cs="Times New Roman"/>
          <w:b/>
          <w:bCs/>
          <w:sz w:val="22"/>
          <w:szCs w:val="22"/>
        </w:rPr>
        <w:t>大型资产管理机构的量化转型</w:t>
      </w:r>
    </w:p>
    <w:p w14:paraId="559B4DEA" w14:textId="77777777" w:rsidR="001538EA" w:rsidRPr="001538EA" w:rsidRDefault="001538EA" w:rsidP="001538EA">
      <w:pPr>
        <w:numPr>
          <w:ilvl w:val="0"/>
          <w:numId w:val="243"/>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贝莱德</w:t>
      </w:r>
      <w:r w:rsidRPr="001538EA">
        <w:rPr>
          <w:rFonts w:ascii="Times New Roman" w:eastAsia="微软雅黑" w:hAnsi="Times New Roman" w:cs="Times New Roman"/>
          <w:b/>
          <w:bCs/>
          <w:sz w:val="22"/>
          <w:szCs w:val="22"/>
        </w:rPr>
        <w:t xml:space="preserve"> (BlackRock) </w:t>
      </w:r>
      <w:r w:rsidRPr="001538EA">
        <w:rPr>
          <w:rFonts w:ascii="Times New Roman" w:eastAsia="微软雅黑" w:hAnsi="Times New Roman" w:cs="Times New Roman"/>
          <w:b/>
          <w:bCs/>
          <w:sz w:val="22"/>
          <w:szCs w:val="22"/>
        </w:rPr>
        <w:t>的</w:t>
      </w:r>
      <w:r w:rsidRPr="001538EA">
        <w:rPr>
          <w:rFonts w:ascii="Times New Roman" w:eastAsia="微软雅黑" w:hAnsi="Times New Roman" w:cs="Times New Roman"/>
          <w:b/>
          <w:bCs/>
          <w:sz w:val="22"/>
          <w:szCs w:val="22"/>
        </w:rPr>
        <w:t xml:space="preserve"> Aladdin </w:t>
      </w:r>
      <w:r w:rsidRPr="001538EA">
        <w:rPr>
          <w:rFonts w:ascii="Times New Roman" w:eastAsia="微软雅黑" w:hAnsi="Times New Roman" w:cs="Times New Roman"/>
          <w:b/>
          <w:bCs/>
          <w:sz w:val="22"/>
          <w:szCs w:val="22"/>
        </w:rPr>
        <w:t>系统：</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全球最大的资产管理公司贝莱德管理着万亿美元级的资产，其成功部分归功于强大的科技平台支持。贝莱德开发的</w:t>
      </w:r>
      <w:r w:rsidRPr="001538EA">
        <w:rPr>
          <w:rFonts w:ascii="Times New Roman" w:eastAsia="微软雅黑" w:hAnsi="Times New Roman" w:cs="Times New Roman"/>
          <w:sz w:val="22"/>
          <w:szCs w:val="22"/>
        </w:rPr>
        <w:t xml:space="preserve"> Aladdin </w:t>
      </w:r>
      <w:r w:rsidRPr="001538EA">
        <w:rPr>
          <w:rFonts w:ascii="Times New Roman" w:eastAsia="微软雅黑" w:hAnsi="Times New Roman" w:cs="Times New Roman"/>
          <w:sz w:val="22"/>
          <w:szCs w:val="22"/>
        </w:rPr>
        <w:t>系统是一套集投资组合管理、风险分析、交易执行于一体的综合平台，被许多大型机构采用。</w:t>
      </w:r>
      <w:r w:rsidRPr="001538EA">
        <w:rPr>
          <w:rFonts w:ascii="Times New Roman" w:eastAsia="微软雅黑" w:hAnsi="Times New Roman" w:cs="Times New Roman"/>
          <w:sz w:val="22"/>
          <w:szCs w:val="22"/>
        </w:rPr>
        <w:t xml:space="preserve">Aladdin </w:t>
      </w:r>
      <w:r w:rsidRPr="001538EA">
        <w:rPr>
          <w:rFonts w:ascii="Times New Roman" w:eastAsia="微软雅黑" w:hAnsi="Times New Roman" w:cs="Times New Roman"/>
          <w:sz w:val="22"/>
          <w:szCs w:val="22"/>
        </w:rPr>
        <w:t>可以实时监控全球数十万只证券和衍生品的风险指标，进行情景分析和压力测试，并辅助投资经理进行资产配置决策</w:t>
      </w:r>
      <w:r w:rsidRPr="001538EA">
        <w:rPr>
          <w:rFonts w:ascii="Times New Roman" w:eastAsia="微软雅黑" w:hAnsi="Times New Roman" w:cs="Times New Roman"/>
          <w:sz w:val="22"/>
          <w:szCs w:val="22"/>
        </w:rPr>
        <w:t xml:space="preserve"> (</w:t>
      </w:r>
      <w:hyperlink r:id="rId39" w:anchor=":~:text=One%20of%20BlackRock%27s%20four%20data,samples%20from%20the%20very%20large" w:history="1">
        <w:r w:rsidRPr="001538EA">
          <w:rPr>
            <w:rStyle w:val="af0"/>
            <w:rFonts w:ascii="Times New Roman" w:eastAsia="微软雅黑" w:hAnsi="Times New Roman" w:cs="Times New Roman"/>
            <w:sz w:val="22"/>
            <w:szCs w:val="22"/>
          </w:rPr>
          <w:t>Aladdin (BlackRock)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。这实际上是</w:t>
      </w:r>
      <w:r w:rsidRPr="001538EA">
        <w:rPr>
          <w:rFonts w:ascii="Times New Roman" w:eastAsia="微软雅黑" w:hAnsi="Times New Roman" w:cs="Times New Roman"/>
          <w:b/>
          <w:bCs/>
          <w:sz w:val="22"/>
          <w:szCs w:val="22"/>
        </w:rPr>
        <w:t>量化风险管理</w:t>
      </w:r>
      <w:r w:rsidRPr="001538EA">
        <w:rPr>
          <w:rFonts w:ascii="Times New Roman" w:eastAsia="微软雅黑" w:hAnsi="Times New Roman" w:cs="Times New Roman"/>
          <w:sz w:val="22"/>
          <w:szCs w:val="22"/>
        </w:rPr>
        <w:t>在大型资管公司的应用案例：利用大数据和云计算，将传统投研和风控流程自动化、系统化。</w:t>
      </w:r>
      <w:r w:rsidRPr="001538EA">
        <w:rPr>
          <w:rFonts w:ascii="Times New Roman" w:eastAsia="微软雅黑" w:hAnsi="Times New Roman" w:cs="Times New Roman"/>
          <w:sz w:val="22"/>
          <w:szCs w:val="22"/>
        </w:rPr>
        <w:t>Aladdin</w:t>
      </w:r>
      <w:r w:rsidRPr="001538EA">
        <w:rPr>
          <w:rFonts w:ascii="Times New Roman" w:eastAsia="微软雅黑" w:hAnsi="Times New Roman" w:cs="Times New Roman"/>
          <w:sz w:val="22"/>
          <w:szCs w:val="22"/>
        </w:rPr>
        <w:t>拥有自己的数据中心和数千台服务器</w:t>
      </w:r>
      <w:r w:rsidRPr="001538EA">
        <w:rPr>
          <w:rFonts w:ascii="Times New Roman" w:eastAsia="微软雅黑" w:hAnsi="Times New Roman" w:cs="Times New Roman"/>
          <w:sz w:val="22"/>
          <w:szCs w:val="22"/>
        </w:rPr>
        <w:t xml:space="preserve"> (</w:t>
      </w:r>
      <w:hyperlink r:id="rId40" w:anchor=":~:text=One%20of%20BlackRock%27s%20four%20data,samples%20from%20the%20very%20large" w:history="1">
        <w:r w:rsidRPr="001538EA">
          <w:rPr>
            <w:rStyle w:val="af0"/>
            <w:rFonts w:ascii="Times New Roman" w:eastAsia="微软雅黑" w:hAnsi="Times New Roman" w:cs="Times New Roman"/>
            <w:sz w:val="22"/>
            <w:szCs w:val="22"/>
          </w:rPr>
          <w:t>Aladdin (BlackRock)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，每日处理海量交易和经济数据。虽然贝莱德许多投资策略本身并非完全量化（例如基本面选股），但借助</w:t>
      </w:r>
      <w:r w:rsidRPr="001538EA">
        <w:rPr>
          <w:rFonts w:ascii="Times New Roman" w:eastAsia="微软雅黑" w:hAnsi="Times New Roman" w:cs="Times New Roman"/>
          <w:sz w:val="22"/>
          <w:szCs w:val="22"/>
        </w:rPr>
        <w:t>Aladdin</w:t>
      </w:r>
      <w:r w:rsidRPr="001538EA">
        <w:rPr>
          <w:rFonts w:ascii="Times New Roman" w:eastAsia="微软雅黑" w:hAnsi="Times New Roman" w:cs="Times New Roman"/>
          <w:sz w:val="22"/>
          <w:szCs w:val="22"/>
        </w:rPr>
        <w:t>这类平台，它们实现了对投资组合的</w:t>
      </w:r>
      <w:r w:rsidRPr="001538EA">
        <w:rPr>
          <w:rFonts w:ascii="Times New Roman" w:eastAsia="微软雅黑" w:hAnsi="Times New Roman" w:cs="Times New Roman"/>
          <w:b/>
          <w:bCs/>
          <w:sz w:val="22"/>
          <w:szCs w:val="22"/>
        </w:rPr>
        <w:t>量化管理</w:t>
      </w:r>
      <w:r w:rsidRPr="001538EA">
        <w:rPr>
          <w:rFonts w:ascii="Times New Roman" w:eastAsia="微软雅黑" w:hAnsi="Times New Roman" w:cs="Times New Roman"/>
          <w:sz w:val="22"/>
          <w:szCs w:val="22"/>
        </w:rPr>
        <w:t>和精细化控制。可以说，大型资管机构通过技术赋能，达成了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人机结合</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：人类投研决策由机器实时监测和优化。这极大提高了管理效率并降低风险。如今，类似</w:t>
      </w:r>
      <w:r w:rsidRPr="001538EA">
        <w:rPr>
          <w:rFonts w:ascii="Times New Roman" w:eastAsia="微软雅黑" w:hAnsi="Times New Roman" w:cs="Times New Roman"/>
          <w:sz w:val="22"/>
          <w:szCs w:val="22"/>
        </w:rPr>
        <w:t>Aladdin</w:t>
      </w:r>
      <w:r w:rsidRPr="001538EA">
        <w:rPr>
          <w:rFonts w:ascii="Times New Roman" w:eastAsia="微软雅黑" w:hAnsi="Times New Roman" w:cs="Times New Roman"/>
          <w:sz w:val="22"/>
          <w:szCs w:val="22"/>
        </w:rPr>
        <w:t>的系统已成为行业标准配置，连许多中小型基金也可以通过租用托管形式使用部分</w:t>
      </w:r>
      <w:r w:rsidRPr="001538EA">
        <w:rPr>
          <w:rFonts w:ascii="Times New Roman" w:eastAsia="微软雅黑" w:hAnsi="Times New Roman" w:cs="Times New Roman"/>
          <w:sz w:val="22"/>
          <w:szCs w:val="22"/>
        </w:rPr>
        <w:t>Aladdin</w:t>
      </w:r>
      <w:r w:rsidRPr="001538EA">
        <w:rPr>
          <w:rFonts w:ascii="Times New Roman" w:eastAsia="微软雅黑" w:hAnsi="Times New Roman" w:cs="Times New Roman"/>
          <w:sz w:val="22"/>
          <w:szCs w:val="22"/>
        </w:rPr>
        <w:t>功能，体现出量化工具在传统资产管理中的普及。</w:t>
      </w:r>
    </w:p>
    <w:p w14:paraId="4208F0A9" w14:textId="77777777" w:rsidR="001538EA" w:rsidRPr="001538EA" w:rsidRDefault="001538EA" w:rsidP="001538EA">
      <w:pPr>
        <w:numPr>
          <w:ilvl w:val="0"/>
          <w:numId w:val="243"/>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桥水基金</w:t>
      </w:r>
      <w:r w:rsidRPr="001538EA">
        <w:rPr>
          <w:rFonts w:ascii="Times New Roman" w:eastAsia="微软雅黑" w:hAnsi="Times New Roman" w:cs="Times New Roman"/>
          <w:b/>
          <w:bCs/>
          <w:sz w:val="22"/>
          <w:szCs w:val="22"/>
        </w:rPr>
        <w:t xml:space="preserve"> (Bridgewater Associates)</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桥水是全球规模最大的对冲基金之一，由瑞</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达利欧创立。虽然桥水并非典型的量化基金（它强调宏观经济研究和独特的企业文化），但其旗</w:t>
      </w:r>
      <w:r w:rsidRPr="001538EA">
        <w:rPr>
          <w:rFonts w:ascii="Times New Roman" w:eastAsia="微软雅黑" w:hAnsi="Times New Roman" w:cs="Times New Roman"/>
          <w:sz w:val="22"/>
          <w:szCs w:val="22"/>
        </w:rPr>
        <w:lastRenderedPageBreak/>
        <w:t>舰策略如</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全天候基金</w:t>
      </w:r>
      <w:r w:rsidRPr="001538EA">
        <w:rPr>
          <w:rFonts w:ascii="Times New Roman" w:eastAsia="微软雅黑" w:hAnsi="Times New Roman" w:cs="Times New Roman"/>
          <w:sz w:val="22"/>
          <w:szCs w:val="22"/>
        </w:rPr>
        <w:t xml:space="preserve"> (All Weather)”</w:t>
      </w:r>
      <w:r w:rsidRPr="001538EA">
        <w:rPr>
          <w:rFonts w:ascii="Times New Roman" w:eastAsia="微软雅黑" w:hAnsi="Times New Roman" w:cs="Times New Roman"/>
          <w:sz w:val="22"/>
          <w:szCs w:val="22"/>
        </w:rPr>
        <w:t>体现了高度系统化、量化的思想。全天候策略采用</w:t>
      </w:r>
      <w:r w:rsidRPr="001538EA">
        <w:rPr>
          <w:rFonts w:ascii="Times New Roman" w:eastAsia="微软雅黑" w:hAnsi="Times New Roman" w:cs="Times New Roman"/>
          <w:b/>
          <w:bCs/>
          <w:sz w:val="22"/>
          <w:szCs w:val="22"/>
        </w:rPr>
        <w:t>风险平价</w:t>
      </w:r>
      <w:r w:rsidRPr="001538EA">
        <w:rPr>
          <w:rFonts w:ascii="Times New Roman" w:eastAsia="微软雅黑" w:hAnsi="Times New Roman" w:cs="Times New Roman"/>
          <w:sz w:val="22"/>
          <w:szCs w:val="22"/>
        </w:rPr>
        <w:t>方法，用模型将资产配置在股票、债券、大宗商品等不同类别，使每类资产对组合整体风险的贡献相当，从而无论经济情景如何变化，组合都能保持相对稳定的风险和收益表现</w:t>
      </w:r>
      <w:r w:rsidRPr="001538EA">
        <w:rPr>
          <w:rFonts w:ascii="Times New Roman" w:eastAsia="微软雅黑" w:hAnsi="Times New Roman" w:cs="Times New Roman"/>
          <w:sz w:val="22"/>
          <w:szCs w:val="22"/>
        </w:rPr>
        <w:t xml:space="preserve"> (</w:t>
      </w:r>
      <w:hyperlink r:id="rId41" w:anchor=":~:text=The%20Secrets%20of%20Bridgewater%3A%20Inside,of%20risk%20parity%2C%20which" w:history="1">
        <w:r w:rsidRPr="001538EA">
          <w:rPr>
            <w:rStyle w:val="af0"/>
            <w:rFonts w:ascii="Times New Roman" w:eastAsia="微软雅黑" w:hAnsi="Times New Roman" w:cs="Times New Roman"/>
            <w:sz w:val="22"/>
            <w:szCs w:val="22"/>
          </w:rPr>
          <w:t>The Secrets of Bridgewater: Inside the World's Largest Hedge Fund</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。这一方法需要大量历史数据分析和仿真，因此本质上是量化理念的产物。此外，桥水非常注重数据驱动的决策，公司内部建立了庞大的数据库和模型库，甚至传闻开发</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来辅助生成投研报告。桥水的成功案例说明，即使不是纯量化交易的机构，也在大量运用数量分析来</w:t>
      </w:r>
      <w:r w:rsidRPr="001538EA">
        <w:rPr>
          <w:rFonts w:ascii="Times New Roman" w:eastAsia="微软雅黑" w:hAnsi="Times New Roman" w:cs="Times New Roman"/>
          <w:b/>
          <w:bCs/>
          <w:sz w:val="22"/>
          <w:szCs w:val="22"/>
        </w:rPr>
        <w:t>支撑决策框架</w:t>
      </w:r>
      <w:r w:rsidRPr="001538EA">
        <w:rPr>
          <w:rFonts w:ascii="Times New Roman" w:eastAsia="微软雅黑" w:hAnsi="Times New Roman" w:cs="Times New Roman"/>
          <w:sz w:val="22"/>
          <w:szCs w:val="22"/>
        </w:rPr>
        <w:t>。很多大型宏观和多元资产经理都学习桥水，通过量化模型来制定资产配置方案和对冲策略，使投资决策更具一致性和可重复性。</w:t>
      </w:r>
    </w:p>
    <w:p w14:paraId="6C055763" w14:textId="77777777" w:rsidR="001538EA" w:rsidRPr="001538EA" w:rsidRDefault="001538EA" w:rsidP="001538EA">
      <w:pPr>
        <w:numPr>
          <w:ilvl w:val="0"/>
          <w:numId w:val="243"/>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其它资管机构的量化实践：</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大型资管公司如先锋</w:t>
      </w:r>
      <w:r w:rsidRPr="001538EA">
        <w:rPr>
          <w:rFonts w:ascii="Times New Roman" w:eastAsia="微软雅黑" w:hAnsi="Times New Roman" w:cs="Times New Roman"/>
          <w:sz w:val="22"/>
          <w:szCs w:val="22"/>
        </w:rPr>
        <w:t>(Vanguard)</w:t>
      </w:r>
      <w:r w:rsidRPr="001538EA">
        <w:rPr>
          <w:rFonts w:ascii="Times New Roman" w:eastAsia="微软雅黑" w:hAnsi="Times New Roman" w:cs="Times New Roman"/>
          <w:sz w:val="22"/>
          <w:szCs w:val="22"/>
        </w:rPr>
        <w:t>、道富</w:t>
      </w:r>
      <w:r w:rsidRPr="001538EA">
        <w:rPr>
          <w:rFonts w:ascii="Times New Roman" w:eastAsia="微软雅黑" w:hAnsi="Times New Roman" w:cs="Times New Roman"/>
          <w:sz w:val="22"/>
          <w:szCs w:val="22"/>
        </w:rPr>
        <w:t>(State Street)</w:t>
      </w:r>
      <w:r w:rsidRPr="001538EA">
        <w:rPr>
          <w:rFonts w:ascii="Times New Roman" w:eastAsia="微软雅黑" w:hAnsi="Times New Roman" w:cs="Times New Roman"/>
          <w:sz w:val="22"/>
          <w:szCs w:val="22"/>
        </w:rPr>
        <w:t>、富达投资等都在各自业务中融合了量化元素。例如先锋集团作为被动投资巨头，利用量化模型设计并管理</w:t>
      </w:r>
      <w:r w:rsidRPr="001538EA">
        <w:rPr>
          <w:rFonts w:ascii="Times New Roman" w:eastAsia="微软雅黑" w:hAnsi="Times New Roman" w:cs="Times New Roman"/>
          <w:b/>
          <w:bCs/>
          <w:sz w:val="22"/>
          <w:szCs w:val="22"/>
        </w:rPr>
        <w:t>指数基金和</w:t>
      </w:r>
      <w:r w:rsidRPr="001538EA">
        <w:rPr>
          <w:rFonts w:ascii="Times New Roman" w:eastAsia="微软雅黑" w:hAnsi="Times New Roman" w:cs="Times New Roman"/>
          <w:b/>
          <w:bCs/>
          <w:sz w:val="22"/>
          <w:szCs w:val="22"/>
        </w:rPr>
        <w:t>ETF</w:t>
      </w:r>
      <w:r w:rsidRPr="001538EA">
        <w:rPr>
          <w:rFonts w:ascii="Times New Roman" w:eastAsia="微软雅黑" w:hAnsi="Times New Roman" w:cs="Times New Roman"/>
          <w:sz w:val="22"/>
          <w:szCs w:val="22"/>
        </w:rPr>
        <w:t>产品；道富和富达则在主动策略中加入量化选股和因子投资方法。另外，主权财富基金和养老金等长期资金也运用量化策略提高收益或控制风险。可以说，在当今资管行业，</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量化思维</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已成标配</w:t>
      </w:r>
      <w:r w:rsidRPr="001538EA">
        <w:rPr>
          <w:rFonts w:ascii="Times New Roman" w:eastAsia="微软雅黑" w:hAnsi="Times New Roman" w:cs="Times New Roman"/>
          <w:sz w:val="22"/>
          <w:szCs w:val="22"/>
        </w:rPr>
        <w:t>：无论是用算法优化交易执行、用模型管理风险，还是用数据分析辅助客户服务，量化技术无处不在地提升着机构投资的效率和效果。</w:t>
      </w:r>
    </w:p>
    <w:p w14:paraId="23F6628F" w14:textId="55D22D10" w:rsidR="001538EA" w:rsidRPr="001538EA" w:rsidRDefault="0068214D"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4.3 </w:t>
      </w:r>
      <w:r w:rsidR="001538EA" w:rsidRPr="001538EA">
        <w:rPr>
          <w:rFonts w:ascii="Times New Roman" w:eastAsia="微软雅黑" w:hAnsi="Times New Roman" w:cs="Times New Roman"/>
          <w:b/>
          <w:bCs/>
          <w:sz w:val="22"/>
          <w:szCs w:val="22"/>
        </w:rPr>
        <w:t>面向散户的量化平台与工具</w:t>
      </w:r>
    </w:p>
    <w:p w14:paraId="3E2FC983" w14:textId="77777777" w:rsidR="001538EA" w:rsidRPr="001538EA" w:rsidRDefault="001538EA" w:rsidP="001538EA">
      <w:pPr>
        <w:numPr>
          <w:ilvl w:val="0"/>
          <w:numId w:val="244"/>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 xml:space="preserve">QuantConnect </w:t>
      </w:r>
      <w:r w:rsidRPr="001538EA">
        <w:rPr>
          <w:rFonts w:ascii="Times New Roman" w:eastAsia="微软雅黑" w:hAnsi="Times New Roman" w:cs="Times New Roman"/>
          <w:b/>
          <w:bCs/>
          <w:sz w:val="22"/>
          <w:szCs w:val="22"/>
        </w:rPr>
        <w:t>等国际平台：</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过去，开发一个量化交易系统对个人投资者而言难度极高，需要解决数据、软件、硬件一系列问题。如今，出现了诸如</w:t>
      </w:r>
      <w:r w:rsidRPr="001538EA">
        <w:rPr>
          <w:rFonts w:ascii="Times New Roman" w:eastAsia="微软雅黑" w:hAnsi="Times New Roman" w:cs="Times New Roman"/>
          <w:sz w:val="22"/>
          <w:szCs w:val="22"/>
        </w:rPr>
        <w:t xml:space="preserve"> QuantConnect</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Quantopian</w:t>
      </w:r>
      <w:r w:rsidRPr="001538EA">
        <w:rPr>
          <w:rFonts w:ascii="Times New Roman" w:eastAsia="微软雅黑" w:hAnsi="Times New Roman" w:cs="Times New Roman"/>
          <w:sz w:val="22"/>
          <w:szCs w:val="22"/>
        </w:rPr>
        <w:t>（已停止运营）、</w:t>
      </w:r>
      <w:r w:rsidRPr="001538EA">
        <w:rPr>
          <w:rFonts w:ascii="Times New Roman" w:eastAsia="微软雅黑" w:hAnsi="Times New Roman" w:cs="Times New Roman"/>
          <w:sz w:val="22"/>
          <w:szCs w:val="22"/>
        </w:rPr>
        <w:t xml:space="preserve">Alpha Trading Labs </w:t>
      </w:r>
      <w:r w:rsidRPr="001538EA">
        <w:rPr>
          <w:rFonts w:ascii="Times New Roman" w:eastAsia="微软雅黑" w:hAnsi="Times New Roman" w:cs="Times New Roman"/>
          <w:sz w:val="22"/>
          <w:szCs w:val="22"/>
        </w:rPr>
        <w:t>等在线平台，极大地降低了散户参与量化交易的门槛。以</w:t>
      </w:r>
      <w:r w:rsidRPr="001538EA">
        <w:rPr>
          <w:rFonts w:ascii="Times New Roman" w:eastAsia="微软雅黑" w:hAnsi="Times New Roman" w:cs="Times New Roman"/>
          <w:sz w:val="22"/>
          <w:szCs w:val="22"/>
        </w:rPr>
        <w:t>QuantConnect</w:t>
      </w:r>
      <w:r w:rsidRPr="001538EA">
        <w:rPr>
          <w:rFonts w:ascii="Times New Roman" w:eastAsia="微软雅黑" w:hAnsi="Times New Roman" w:cs="Times New Roman"/>
          <w:sz w:val="22"/>
          <w:szCs w:val="22"/>
        </w:rPr>
        <w:t>为例，它是一个开源的云端量化交易平台</w:t>
      </w:r>
      <w:r w:rsidRPr="001538EA">
        <w:rPr>
          <w:rFonts w:ascii="Times New Roman" w:eastAsia="微软雅黑" w:hAnsi="Times New Roman" w:cs="Times New Roman"/>
          <w:sz w:val="22"/>
          <w:szCs w:val="22"/>
        </w:rPr>
        <w:t xml:space="preserve"> (</w:t>
      </w:r>
      <w:hyperlink r:id="rId42" w:anchor=":~:text=QuantConnect%20is%20an%20open,quants%2C%20students%2C%20traders%2C%20and%20programmers" w:history="1">
        <w:r w:rsidRPr="001538EA">
          <w:rPr>
            <w:rStyle w:val="af0"/>
            <w:rFonts w:ascii="Times New Roman" w:eastAsia="微软雅黑" w:hAnsi="Times New Roman" w:cs="Times New Roman"/>
            <w:sz w:val="22"/>
            <w:szCs w:val="22"/>
          </w:rPr>
          <w:t>QuantConnect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。用户只需注册账号，便可获得大量历史行情数据和研究环境，可以用</w:t>
      </w:r>
      <w:r w:rsidRPr="001538EA">
        <w:rPr>
          <w:rFonts w:ascii="Times New Roman" w:eastAsia="微软雅黑" w:hAnsi="Times New Roman" w:cs="Times New Roman"/>
          <w:sz w:val="22"/>
          <w:szCs w:val="22"/>
        </w:rPr>
        <w:t>Python</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C#</w:t>
      </w:r>
      <w:r w:rsidRPr="001538EA">
        <w:rPr>
          <w:rFonts w:ascii="Times New Roman" w:eastAsia="微软雅黑" w:hAnsi="Times New Roman" w:cs="Times New Roman"/>
          <w:sz w:val="22"/>
          <w:szCs w:val="22"/>
        </w:rPr>
        <w:t>等语言编写策略。平台提供强大的</w:t>
      </w:r>
      <w:r w:rsidRPr="001538EA">
        <w:rPr>
          <w:rFonts w:ascii="Times New Roman" w:eastAsia="微软雅黑" w:hAnsi="Times New Roman" w:cs="Times New Roman"/>
          <w:b/>
          <w:bCs/>
          <w:sz w:val="22"/>
          <w:szCs w:val="22"/>
        </w:rPr>
        <w:t>回测引擎</w:t>
      </w:r>
      <w:r w:rsidRPr="001538EA">
        <w:rPr>
          <w:rFonts w:ascii="Times New Roman" w:eastAsia="微软雅黑" w:hAnsi="Times New Roman" w:cs="Times New Roman"/>
          <w:sz w:val="22"/>
          <w:szCs w:val="22"/>
        </w:rPr>
        <w:t>和</w:t>
      </w:r>
      <w:r w:rsidRPr="001538EA">
        <w:rPr>
          <w:rFonts w:ascii="Times New Roman" w:eastAsia="微软雅黑" w:hAnsi="Times New Roman" w:cs="Times New Roman"/>
          <w:b/>
          <w:bCs/>
          <w:sz w:val="22"/>
          <w:szCs w:val="22"/>
        </w:rPr>
        <w:t>计算资源</w:t>
      </w:r>
      <w:r w:rsidRPr="001538EA">
        <w:rPr>
          <w:rFonts w:ascii="Times New Roman" w:eastAsia="微软雅黑" w:hAnsi="Times New Roman" w:cs="Times New Roman"/>
          <w:sz w:val="22"/>
          <w:szCs w:val="22"/>
        </w:rPr>
        <w:t>：用户的算法会在云端数十年数据上跑模拟交易，几分钟内就能看到策略历史表现。这相当于把原先只有华尔街量化基金才有的基础设施开放给大众。截至目前，</w:t>
      </w:r>
      <w:r w:rsidRPr="001538EA">
        <w:rPr>
          <w:rFonts w:ascii="Times New Roman" w:eastAsia="微软雅黑" w:hAnsi="Times New Roman" w:cs="Times New Roman"/>
          <w:sz w:val="22"/>
          <w:szCs w:val="22"/>
        </w:rPr>
        <w:t>QuantConnect</w:t>
      </w:r>
      <w:r w:rsidRPr="001538EA">
        <w:rPr>
          <w:rFonts w:ascii="Times New Roman" w:eastAsia="微软雅黑" w:hAnsi="Times New Roman" w:cs="Times New Roman"/>
          <w:sz w:val="22"/>
          <w:szCs w:val="22"/>
        </w:rPr>
        <w:t>拥有来自全球</w:t>
      </w:r>
      <w:r w:rsidRPr="001538EA">
        <w:rPr>
          <w:rFonts w:ascii="Times New Roman" w:eastAsia="微软雅黑" w:hAnsi="Times New Roman" w:cs="Times New Roman"/>
          <w:sz w:val="22"/>
          <w:szCs w:val="22"/>
        </w:rPr>
        <w:t>170</w:t>
      </w:r>
      <w:r w:rsidRPr="001538EA">
        <w:rPr>
          <w:rFonts w:ascii="Times New Roman" w:eastAsia="微软雅黑" w:hAnsi="Times New Roman" w:cs="Times New Roman"/>
          <w:sz w:val="22"/>
          <w:szCs w:val="22"/>
        </w:rPr>
        <w:t>多个国家的十万量级用户，包含个人交易者、学生乃至对冲基金研究员</w:t>
      </w:r>
      <w:r w:rsidRPr="001538EA">
        <w:rPr>
          <w:rFonts w:ascii="Times New Roman" w:eastAsia="微软雅黑" w:hAnsi="Times New Roman" w:cs="Times New Roman"/>
          <w:sz w:val="22"/>
          <w:szCs w:val="22"/>
        </w:rPr>
        <w:t xml:space="preserve"> (</w:t>
      </w:r>
      <w:hyperlink r:id="rId43" w:anchor=":~:text=QuantConnect%20is%20an%20open,quants%2C%20students%2C%20traders%2C%20and%20programmers" w:history="1">
        <w:r w:rsidRPr="001538EA">
          <w:rPr>
            <w:rStyle w:val="af0"/>
            <w:rFonts w:ascii="Times New Roman" w:eastAsia="微软雅黑" w:hAnsi="Times New Roman" w:cs="Times New Roman"/>
            <w:sz w:val="22"/>
            <w:szCs w:val="22"/>
          </w:rPr>
          <w:t>QuantConnect - Wikipedia</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。一些成功的独立开发者通过在平台上表现优异，甚至获得了对冲基金的策略采购或工作机会。类似地，国外还有针对加密货币量化的平台（如</w:t>
      </w:r>
      <w:r w:rsidRPr="001538EA">
        <w:rPr>
          <w:rFonts w:ascii="Times New Roman" w:eastAsia="微软雅黑" w:hAnsi="Times New Roman" w:cs="Times New Roman"/>
          <w:sz w:val="22"/>
          <w:szCs w:val="22"/>
        </w:rPr>
        <w:t>Shrimpy</w:t>
      </w:r>
      <w:r w:rsidRPr="001538EA">
        <w:rPr>
          <w:rFonts w:ascii="Times New Roman" w:eastAsia="微软雅黑" w:hAnsi="Times New Roman" w:cs="Times New Roman"/>
          <w:sz w:val="22"/>
          <w:szCs w:val="22"/>
        </w:rPr>
        <w:t>）、社区驱动的</w:t>
      </w:r>
      <w:r w:rsidRPr="001538EA">
        <w:rPr>
          <w:rFonts w:ascii="Times New Roman" w:eastAsia="微软雅黑" w:hAnsi="Times New Roman" w:cs="Times New Roman"/>
          <w:sz w:val="22"/>
          <w:szCs w:val="22"/>
        </w:rPr>
        <w:lastRenderedPageBreak/>
        <w:t>算法分享网站（如</w:t>
      </w:r>
      <w:r w:rsidRPr="001538EA">
        <w:rPr>
          <w:rFonts w:ascii="Times New Roman" w:eastAsia="微软雅黑" w:hAnsi="Times New Roman" w:cs="Times New Roman"/>
          <w:sz w:val="22"/>
          <w:szCs w:val="22"/>
        </w:rPr>
        <w:t>Kaggle</w:t>
      </w:r>
      <w:r w:rsidRPr="001538EA">
        <w:rPr>
          <w:rFonts w:ascii="Times New Roman" w:eastAsia="微软雅黑" w:hAnsi="Times New Roman" w:cs="Times New Roman"/>
          <w:sz w:val="22"/>
          <w:szCs w:val="22"/>
        </w:rPr>
        <w:t>的金融竞赛）。这些平台的出现，使得</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公民量化</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成为现实</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个人也能以极低成本参与算法交易的研发，不少优秀策略由此涌现。</w:t>
      </w:r>
    </w:p>
    <w:p w14:paraId="4A527DF5" w14:textId="77777777" w:rsidR="001538EA" w:rsidRPr="001538EA" w:rsidRDefault="001538EA" w:rsidP="001538EA">
      <w:pPr>
        <w:numPr>
          <w:ilvl w:val="0"/>
          <w:numId w:val="244"/>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米筐、优矿等国内平台：</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在中国，随着量化投资热潮兴起，也出现了一批服务于本土市场的量化平台和工具。米筐量化平台（</w:t>
      </w:r>
      <w:r w:rsidRPr="001538EA">
        <w:rPr>
          <w:rFonts w:ascii="Times New Roman" w:eastAsia="微软雅黑" w:hAnsi="Times New Roman" w:cs="Times New Roman"/>
          <w:sz w:val="22"/>
          <w:szCs w:val="22"/>
        </w:rPr>
        <w:t>RiceQuant</w:t>
      </w:r>
      <w:r w:rsidRPr="001538EA">
        <w:rPr>
          <w:rFonts w:ascii="Times New Roman" w:eastAsia="微软雅黑" w:hAnsi="Times New Roman" w:cs="Times New Roman"/>
          <w:sz w:val="22"/>
          <w:szCs w:val="22"/>
        </w:rPr>
        <w:t>）于</w:t>
      </w:r>
      <w:r w:rsidRPr="001538EA">
        <w:rPr>
          <w:rFonts w:ascii="Times New Roman" w:eastAsia="微软雅黑" w:hAnsi="Times New Roman" w:cs="Times New Roman"/>
          <w:sz w:val="22"/>
          <w:szCs w:val="22"/>
        </w:rPr>
        <w:t>2015</w:t>
      </w:r>
      <w:r w:rsidRPr="001538EA">
        <w:rPr>
          <w:rFonts w:ascii="Times New Roman" w:eastAsia="微软雅黑" w:hAnsi="Times New Roman" w:cs="Times New Roman"/>
          <w:sz w:val="22"/>
          <w:szCs w:val="22"/>
        </w:rPr>
        <w:t>年上线，是国内较早的面向量化交易员和爱好者的一站式平台</w:t>
      </w:r>
      <w:r w:rsidRPr="001538EA">
        <w:rPr>
          <w:rFonts w:ascii="Times New Roman" w:eastAsia="微软雅黑" w:hAnsi="Times New Roman" w:cs="Times New Roman"/>
          <w:sz w:val="22"/>
          <w:szCs w:val="22"/>
        </w:rPr>
        <w:t xml:space="preserve"> (</w:t>
      </w:r>
      <w:hyperlink r:id="rId44" w:anchor=":~:text=%E7%B1%B3%E7%AD%90%E9%87%8F%E5%8C%96%E5%B9%B3%E5%8F%B0%C2%B7Rice%20Quant%20,TraderKnows%20%E7%B1%B3%E7%AD%90%E9%87%8F%E5%8C%96%E5%B9%B3%E5%8F%B0%E4%BA%8E2015%E5%B9%B45%E6%9C%88%E4%B8%8A%E7%BA%BF%EF%BC%8C%E4%B8%BA%E4%B8%93%E4%B8%9A%E6%9C%BA%E6%9E%84%E6%8F%90%E4%BE%9B%E4%B8%80%E7%AB%99%E5%BC%8F%E9%87%8F%E5%8C%96%E8%A7%A3%E5%86%B3%E6%96%B9%E6%A1%88%E3%80%82%E8%AF%A5%E8%A7%A3%E5%86%B3%E6%96%B9%E6%A1%88%E5%8C%85%E6%8B%AC%E5%87%86%E7%A1%AE%E7%A8%B3%E5%AE%9A%E7%9A%84%E9%87%91%E8%9E%8D%E6%95%B0%E6%8D%AE%E3%80%81%E9%AB%98%E6%95%88%E6%98%93%E7%94%A8%E7%9A%84%E7%AD%96%E7%95%A5%E5%BC%95%E6%93%8E%E5%92%8C%E6%9E%81%E9%80%9F%E5%AE%89%E5%85%A8%E7%9A%84%E5%AE%9E%E7%9B%98%E7%BB%88%E7%AB%AF%E3%80%82%E9%80%9A%E8%BF%87%E4%BD%BF%E7%94%A8%E7%B1%B3%E7%AD%90%E5%B9%B3%E5%8F%B0%EF%BC%8C" w:history="1">
        <w:r w:rsidRPr="001538EA">
          <w:rPr>
            <w:rStyle w:val="af0"/>
            <w:rFonts w:ascii="Times New Roman" w:eastAsia="微软雅黑" w:hAnsi="Times New Roman" w:cs="Times New Roman"/>
            <w:sz w:val="22"/>
            <w:szCs w:val="22"/>
          </w:rPr>
          <w:t>米筐量化平台</w:t>
        </w:r>
        <w:r w:rsidRPr="001538EA">
          <w:rPr>
            <w:rStyle w:val="af0"/>
            <w:rFonts w:ascii="Times New Roman" w:eastAsia="微软雅黑" w:hAnsi="Times New Roman" w:cs="Times New Roman"/>
            <w:sz w:val="22"/>
            <w:szCs w:val="22"/>
          </w:rPr>
          <w:t xml:space="preserve">·Rice Quant - </w:t>
        </w:r>
        <w:r w:rsidRPr="001538EA">
          <w:rPr>
            <w:rStyle w:val="af0"/>
            <w:rFonts w:ascii="Times New Roman" w:eastAsia="微软雅黑" w:hAnsi="Times New Roman" w:cs="Times New Roman"/>
            <w:sz w:val="22"/>
            <w:szCs w:val="22"/>
          </w:rPr>
          <w:t>企业评级</w:t>
        </w:r>
        <w:r w:rsidRPr="001538EA">
          <w:rPr>
            <w:rStyle w:val="af0"/>
            <w:rFonts w:ascii="Times New Roman" w:eastAsia="微软雅黑" w:hAnsi="Times New Roman" w:cs="Times New Roman"/>
            <w:sz w:val="22"/>
            <w:szCs w:val="22"/>
          </w:rPr>
          <w:t xml:space="preserve">- </w:t>
        </w:r>
        <w:r w:rsidRPr="001538EA">
          <w:rPr>
            <w:rStyle w:val="af0"/>
            <w:rFonts w:ascii="Times New Roman" w:eastAsia="微软雅黑" w:hAnsi="Times New Roman" w:cs="Times New Roman"/>
            <w:sz w:val="22"/>
            <w:szCs w:val="22"/>
          </w:rPr>
          <w:t>用户点评</w:t>
        </w:r>
        <w:r w:rsidRPr="001538EA">
          <w:rPr>
            <w:rStyle w:val="af0"/>
            <w:rFonts w:ascii="Times New Roman" w:eastAsia="微软雅黑" w:hAnsi="Times New Roman" w:cs="Times New Roman"/>
            <w:sz w:val="22"/>
            <w:szCs w:val="22"/>
          </w:rPr>
          <w:t xml:space="preserve"> - TraderKnows</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。米筐支持</w:t>
      </w:r>
      <w:r w:rsidRPr="001538EA">
        <w:rPr>
          <w:rFonts w:ascii="Times New Roman" w:eastAsia="微软雅黑" w:hAnsi="Times New Roman" w:cs="Times New Roman"/>
          <w:sz w:val="22"/>
          <w:szCs w:val="22"/>
        </w:rPr>
        <w:t>Python</w:t>
      </w:r>
      <w:r w:rsidRPr="001538EA">
        <w:rPr>
          <w:rFonts w:ascii="Times New Roman" w:eastAsia="微软雅黑" w:hAnsi="Times New Roman" w:cs="Times New Roman"/>
          <w:sz w:val="22"/>
          <w:szCs w:val="22"/>
        </w:rPr>
        <w:t>和</w:t>
      </w:r>
      <w:r w:rsidRPr="001538EA">
        <w:rPr>
          <w:rFonts w:ascii="Times New Roman" w:eastAsia="微软雅黑" w:hAnsi="Times New Roman" w:cs="Times New Roman"/>
          <w:sz w:val="22"/>
          <w:szCs w:val="22"/>
        </w:rPr>
        <w:t>R</w:t>
      </w:r>
      <w:r w:rsidRPr="001538EA">
        <w:rPr>
          <w:rFonts w:ascii="Times New Roman" w:eastAsia="微软雅黑" w:hAnsi="Times New Roman" w:cs="Times New Roman"/>
          <w:sz w:val="22"/>
          <w:szCs w:val="22"/>
        </w:rPr>
        <w:t>语言编写策略，提供股票、期货等市场的历史数据和实时行情接口，用户可以在线回测策略、进行模拟交易，甚至连接实盘账户执行交易。优矿</w:t>
      </w:r>
      <w:r w:rsidRPr="001538EA">
        <w:rPr>
          <w:rFonts w:ascii="Times New Roman" w:eastAsia="微软雅黑" w:hAnsi="Times New Roman" w:cs="Times New Roman"/>
          <w:sz w:val="22"/>
          <w:szCs w:val="22"/>
        </w:rPr>
        <w:t>(Uqer)</w:t>
      </w:r>
      <w:r w:rsidRPr="001538EA">
        <w:rPr>
          <w:rFonts w:ascii="Times New Roman" w:eastAsia="微软雅黑" w:hAnsi="Times New Roman" w:cs="Times New Roman"/>
          <w:sz w:val="22"/>
          <w:szCs w:val="22"/>
        </w:rPr>
        <w:t>、聚宽</w:t>
      </w:r>
      <w:r w:rsidRPr="001538EA">
        <w:rPr>
          <w:rFonts w:ascii="Times New Roman" w:eastAsia="微软雅黑" w:hAnsi="Times New Roman" w:cs="Times New Roman"/>
          <w:sz w:val="22"/>
          <w:szCs w:val="22"/>
        </w:rPr>
        <w:t>(JoinQuant)</w:t>
      </w:r>
      <w:r w:rsidRPr="001538EA">
        <w:rPr>
          <w:rFonts w:ascii="Times New Roman" w:eastAsia="微软雅黑" w:hAnsi="Times New Roman" w:cs="Times New Roman"/>
          <w:sz w:val="22"/>
          <w:szCs w:val="22"/>
        </w:rPr>
        <w:t>、掘金</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量化</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等也是知名的国内量化平台，它们各有侧重，例如有的平台提供丰富的数据</w:t>
      </w:r>
      <w:r w:rsidRPr="001538EA">
        <w:rPr>
          <w:rFonts w:ascii="Times New Roman" w:eastAsia="微软雅黑" w:hAnsi="Times New Roman" w:cs="Times New Roman"/>
          <w:sz w:val="22"/>
          <w:szCs w:val="22"/>
        </w:rPr>
        <w:t>API</w:t>
      </w:r>
      <w:r w:rsidRPr="001538EA">
        <w:rPr>
          <w:rFonts w:ascii="Times New Roman" w:eastAsia="微软雅黑" w:hAnsi="Times New Roman" w:cs="Times New Roman"/>
          <w:sz w:val="22"/>
          <w:szCs w:val="22"/>
        </w:rPr>
        <w:t>方便研究员使用，有的平台与券商合作提供实盘下单渠道。国内这些平台的特点是</w:t>
      </w:r>
      <w:r w:rsidRPr="001538EA">
        <w:rPr>
          <w:rFonts w:ascii="Times New Roman" w:eastAsia="微软雅黑" w:hAnsi="Times New Roman" w:cs="Times New Roman"/>
          <w:b/>
          <w:bCs/>
          <w:sz w:val="22"/>
          <w:szCs w:val="22"/>
        </w:rPr>
        <w:t>贴近本土市场</w:t>
      </w:r>
      <w:r w:rsidRPr="001538EA">
        <w:rPr>
          <w:rFonts w:ascii="Times New Roman" w:eastAsia="微软雅黑" w:hAnsi="Times New Roman" w:cs="Times New Roman"/>
          <w:sz w:val="22"/>
          <w:szCs w:val="22"/>
        </w:rPr>
        <w:t>：提供</w:t>
      </w:r>
      <w:r w:rsidRPr="001538EA">
        <w:rPr>
          <w:rFonts w:ascii="Times New Roman" w:eastAsia="微软雅黑" w:hAnsi="Times New Roman" w:cs="Times New Roman"/>
          <w:sz w:val="22"/>
          <w:szCs w:val="22"/>
        </w:rPr>
        <w:t>A</w:t>
      </w:r>
      <w:r w:rsidRPr="001538EA">
        <w:rPr>
          <w:rFonts w:ascii="Times New Roman" w:eastAsia="微软雅黑" w:hAnsi="Times New Roman" w:cs="Times New Roman"/>
          <w:sz w:val="22"/>
          <w:szCs w:val="22"/>
        </w:rPr>
        <w:t>股独有的数据（如财务数据、资讯数据）、符合中国交易规则的回测环境（考虑涨跌停、</w:t>
      </w:r>
      <w:r w:rsidRPr="001538EA">
        <w:rPr>
          <w:rFonts w:ascii="Times New Roman" w:eastAsia="微软雅黑" w:hAnsi="Times New Roman" w:cs="Times New Roman"/>
          <w:sz w:val="22"/>
          <w:szCs w:val="22"/>
        </w:rPr>
        <w:t>T+1</w:t>
      </w:r>
      <w:r w:rsidRPr="001538EA">
        <w:rPr>
          <w:rFonts w:ascii="Times New Roman" w:eastAsia="微软雅黑" w:hAnsi="Times New Roman" w:cs="Times New Roman"/>
          <w:sz w:val="22"/>
          <w:szCs w:val="22"/>
        </w:rPr>
        <w:t>交易制度等），并拥有中文社区交流环境。例如，有些平台会提供策略比赛、论坛，让用户分享交流交易思想。对于中国散户来说，这些平台扮演了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b/>
          <w:bCs/>
          <w:sz w:val="22"/>
          <w:szCs w:val="22"/>
        </w:rPr>
        <w:t>练习场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角色：即使资金不大，也可以通过平台先学习量化交易的全过程，从数据获取、策略编写、历史回测到模拟交易，一步步搭建自己的量化投资体系。一些有才华的个人交易者也借助这些平台脱颖而出，加入私募机构或者发行自己的策略产品。</w:t>
      </w:r>
    </w:p>
    <w:p w14:paraId="59B6F1E6" w14:textId="77777777" w:rsidR="001538EA" w:rsidRPr="001538EA" w:rsidRDefault="001538EA" w:rsidP="001538EA">
      <w:pPr>
        <w:numPr>
          <w:ilvl w:val="0"/>
          <w:numId w:val="244"/>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传统交易软件的算法功能：</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除了专业量化平台，许多常见的证券交易软件也逐步增加了量化或算法交易功能。例如国内券商的交易终端中，部分支持条件单、算法单（如</w:t>
      </w:r>
      <w:r w:rsidRPr="001538EA">
        <w:rPr>
          <w:rFonts w:ascii="Times New Roman" w:eastAsia="微软雅黑" w:hAnsi="Times New Roman" w:cs="Times New Roman"/>
          <w:sz w:val="22"/>
          <w:szCs w:val="22"/>
        </w:rPr>
        <w:t>TWAP</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VWAP</w:t>
      </w:r>
      <w:r w:rsidRPr="001538EA">
        <w:rPr>
          <w:rFonts w:ascii="Times New Roman" w:eastAsia="微软雅黑" w:hAnsi="Times New Roman" w:cs="Times New Roman"/>
          <w:sz w:val="22"/>
          <w:szCs w:val="22"/>
        </w:rPr>
        <w:t>等执行算法）下达；外汇和期货市场广泛使用的</w:t>
      </w:r>
      <w:r w:rsidRPr="001538EA">
        <w:rPr>
          <w:rFonts w:ascii="Times New Roman" w:eastAsia="微软雅黑" w:hAnsi="Times New Roman" w:cs="Times New Roman"/>
          <w:sz w:val="22"/>
          <w:szCs w:val="22"/>
        </w:rPr>
        <w:t>MetaTrader</w:t>
      </w:r>
      <w:r w:rsidRPr="001538EA">
        <w:rPr>
          <w:rFonts w:ascii="Times New Roman" w:eastAsia="微软雅黑" w:hAnsi="Times New Roman" w:cs="Times New Roman"/>
          <w:sz w:val="22"/>
          <w:szCs w:val="22"/>
        </w:rPr>
        <w:t>平台，允许用户用脚本编写自动交易程序。这意味着即使不懂高级编程，普通投资者也能使用一些</w:t>
      </w:r>
      <w:r w:rsidRPr="001538EA">
        <w:rPr>
          <w:rFonts w:ascii="Times New Roman" w:eastAsia="微软雅黑" w:hAnsi="Times New Roman" w:cs="Times New Roman"/>
          <w:b/>
          <w:bCs/>
          <w:sz w:val="22"/>
          <w:szCs w:val="22"/>
        </w:rPr>
        <w:t>半量化工具</w:t>
      </w:r>
      <w:r w:rsidRPr="001538EA">
        <w:rPr>
          <w:rFonts w:ascii="Times New Roman" w:eastAsia="微软雅黑" w:hAnsi="Times New Roman" w:cs="Times New Roman"/>
          <w:sz w:val="22"/>
          <w:szCs w:val="22"/>
        </w:rPr>
        <w:t>提升交易效果（比如设置股价到某价位自动买卖，或使用技术指标算法交易）。这些工具虽然不如自主编程灵活，但对</w:t>
      </w:r>
      <w:r w:rsidRPr="001538EA">
        <w:rPr>
          <w:rFonts w:ascii="Times New Roman" w:eastAsia="微软雅黑" w:hAnsi="Times New Roman" w:cs="Times New Roman"/>
          <w:b/>
          <w:bCs/>
          <w:sz w:val="22"/>
          <w:szCs w:val="22"/>
        </w:rPr>
        <w:t>量化思维的普及</w:t>
      </w:r>
      <w:r w:rsidRPr="001538EA">
        <w:rPr>
          <w:rFonts w:ascii="Times New Roman" w:eastAsia="微软雅黑" w:hAnsi="Times New Roman" w:cs="Times New Roman"/>
          <w:sz w:val="22"/>
          <w:szCs w:val="22"/>
        </w:rPr>
        <w:t>起到了促进作用</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更多投资者开始习惯用规则和数据而非主观感觉来指导操作。</w:t>
      </w:r>
    </w:p>
    <w:p w14:paraId="5A6AF2D9" w14:textId="2DEFBFD7" w:rsidR="001538EA" w:rsidRPr="001538EA" w:rsidRDefault="0068214D" w:rsidP="0068214D">
      <w:pPr>
        <w:pStyle w:val="2"/>
        <w:rPr>
          <w:rFonts w:ascii="Times New Roman" w:eastAsia="微软雅黑" w:hAnsi="Times New Roman" w:cs="Times New Roman"/>
          <w:b/>
          <w:bCs/>
          <w:sz w:val="22"/>
          <w:szCs w:val="22"/>
        </w:rPr>
      </w:pPr>
      <w:bookmarkStart w:id="6" w:name="_Toc197077214"/>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5 </w:t>
      </w:r>
      <w:r w:rsidR="001538EA" w:rsidRPr="001538EA">
        <w:rPr>
          <w:rFonts w:ascii="Times New Roman" w:eastAsia="微软雅黑" w:hAnsi="Times New Roman" w:cs="Times New Roman"/>
          <w:b/>
          <w:bCs/>
          <w:sz w:val="22"/>
          <w:szCs w:val="22"/>
        </w:rPr>
        <w:t>面向散户的量化投资落地路径</w:t>
      </w:r>
      <w:bookmarkEnd w:id="6"/>
    </w:p>
    <w:p w14:paraId="53F3570E"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对于普通投资者（散户）来说，如何参与量化投资并非易事，需要技术、知识和经验的积累。不过随着工具和资源的丰富，只要方法得当，散户也可以逐步构建自己的量化交易体系。以下从技术工具、策略框架、学习资源和成功案例四方面总结散户落地量化投资的路径：</w:t>
      </w:r>
    </w:p>
    <w:p w14:paraId="395FA754" w14:textId="3DAF5594" w:rsidR="001538EA" w:rsidRPr="001538EA" w:rsidRDefault="0068214D"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5.1 </w:t>
      </w:r>
      <w:r w:rsidR="001538EA" w:rsidRPr="001538EA">
        <w:rPr>
          <w:rFonts w:ascii="Times New Roman" w:eastAsia="微软雅黑" w:hAnsi="Times New Roman" w:cs="Times New Roman"/>
          <w:b/>
          <w:bCs/>
          <w:sz w:val="22"/>
          <w:szCs w:val="22"/>
        </w:rPr>
        <w:t>技术工具与基础设施</w:t>
      </w:r>
    </w:p>
    <w:p w14:paraId="25A302EE"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lastRenderedPageBreak/>
        <w:t>掌握编程与数据工具：</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量化交易几乎离不开编程。散户不需要精通计算机科学，但至少应掌握一门常用的量化编程语言，如</w:t>
      </w:r>
      <w:r w:rsidRPr="001538EA">
        <w:rPr>
          <w:rFonts w:ascii="Times New Roman" w:eastAsia="微软雅黑" w:hAnsi="Times New Roman" w:cs="Times New Roman"/>
          <w:sz w:val="22"/>
          <w:szCs w:val="22"/>
        </w:rPr>
        <w:t>Python</w:t>
      </w:r>
      <w:r w:rsidRPr="001538EA">
        <w:rPr>
          <w:rFonts w:ascii="Times New Roman" w:eastAsia="微软雅黑" w:hAnsi="Times New Roman" w:cs="Times New Roman"/>
          <w:sz w:val="22"/>
          <w:szCs w:val="22"/>
        </w:rPr>
        <w:t>或</w:t>
      </w:r>
      <w:r w:rsidRPr="001538EA">
        <w:rPr>
          <w:rFonts w:ascii="Times New Roman" w:eastAsia="微软雅黑" w:hAnsi="Times New Roman" w:cs="Times New Roman"/>
          <w:sz w:val="22"/>
          <w:szCs w:val="22"/>
        </w:rPr>
        <w:t>R</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Python</w:t>
      </w:r>
      <w:r w:rsidRPr="001538EA">
        <w:rPr>
          <w:rFonts w:ascii="Times New Roman" w:eastAsia="微软雅黑" w:hAnsi="Times New Roman" w:cs="Times New Roman"/>
          <w:sz w:val="22"/>
          <w:szCs w:val="22"/>
        </w:rPr>
        <w:t>因其简单易用和庞大的金融库生态（如</w:t>
      </w:r>
      <w:r w:rsidRPr="001538EA">
        <w:rPr>
          <w:rFonts w:ascii="Times New Roman" w:eastAsia="微软雅黑" w:hAnsi="Times New Roman" w:cs="Times New Roman"/>
          <w:sz w:val="22"/>
          <w:szCs w:val="22"/>
        </w:rPr>
        <w:t>NumPy/Pandas</w:t>
      </w:r>
      <w:r w:rsidRPr="001538EA">
        <w:rPr>
          <w:rFonts w:ascii="Times New Roman" w:eastAsia="微软雅黑" w:hAnsi="Times New Roman" w:cs="Times New Roman"/>
          <w:sz w:val="22"/>
          <w:szCs w:val="22"/>
        </w:rPr>
        <w:t>用于数据处理，</w:t>
      </w:r>
      <w:r w:rsidRPr="001538EA">
        <w:rPr>
          <w:rFonts w:ascii="Times New Roman" w:eastAsia="微软雅黑" w:hAnsi="Times New Roman" w:cs="Times New Roman"/>
          <w:sz w:val="22"/>
          <w:szCs w:val="22"/>
        </w:rPr>
        <w:t>Matplotlib</w:t>
      </w:r>
      <w:r w:rsidRPr="001538EA">
        <w:rPr>
          <w:rFonts w:ascii="Times New Roman" w:eastAsia="微软雅黑" w:hAnsi="Times New Roman" w:cs="Times New Roman"/>
          <w:sz w:val="22"/>
          <w:szCs w:val="22"/>
        </w:rPr>
        <w:t>用于可视化，</w:t>
      </w:r>
      <w:r w:rsidRPr="001538EA">
        <w:rPr>
          <w:rFonts w:ascii="Times New Roman" w:eastAsia="微软雅黑" w:hAnsi="Times New Roman" w:cs="Times New Roman"/>
          <w:sz w:val="22"/>
          <w:szCs w:val="22"/>
        </w:rPr>
        <w:t>Scikit-learn</w:t>
      </w:r>
      <w:r w:rsidRPr="001538EA">
        <w:rPr>
          <w:rFonts w:ascii="Times New Roman" w:eastAsia="微软雅黑" w:hAnsi="Times New Roman" w:cs="Times New Roman"/>
          <w:sz w:val="22"/>
          <w:szCs w:val="22"/>
        </w:rPr>
        <w:t>用于机器学习，</w:t>
      </w:r>
      <w:r w:rsidRPr="001538EA">
        <w:rPr>
          <w:rFonts w:ascii="Times New Roman" w:eastAsia="微软雅黑" w:hAnsi="Times New Roman" w:cs="Times New Roman"/>
          <w:sz w:val="22"/>
          <w:szCs w:val="22"/>
        </w:rPr>
        <w:t>PyTorch</w:t>
      </w:r>
      <w:r w:rsidRPr="001538EA">
        <w:rPr>
          <w:rFonts w:ascii="Times New Roman" w:eastAsia="微软雅黑" w:hAnsi="Times New Roman" w:cs="Times New Roman"/>
          <w:sz w:val="22"/>
          <w:szCs w:val="22"/>
        </w:rPr>
        <w:t>用于深度学习等）而成为量化新手首选语言。</w:t>
      </w:r>
      <w:r w:rsidRPr="001538EA">
        <w:rPr>
          <w:rFonts w:ascii="Times New Roman" w:eastAsia="微软雅黑" w:hAnsi="Times New Roman" w:cs="Times New Roman"/>
          <w:sz w:val="22"/>
          <w:szCs w:val="22"/>
        </w:rPr>
        <w:t>R</w:t>
      </w:r>
      <w:r w:rsidRPr="001538EA">
        <w:rPr>
          <w:rFonts w:ascii="Times New Roman" w:eastAsia="微软雅黑" w:hAnsi="Times New Roman" w:cs="Times New Roman"/>
          <w:sz w:val="22"/>
          <w:szCs w:val="22"/>
        </w:rPr>
        <w:t>语言在统计分析上也有优势。此外，应熟悉</w:t>
      </w:r>
      <w:r w:rsidRPr="001538EA">
        <w:rPr>
          <w:rFonts w:ascii="Times New Roman" w:eastAsia="微软雅黑" w:hAnsi="Times New Roman" w:cs="Times New Roman"/>
          <w:sz w:val="22"/>
          <w:szCs w:val="22"/>
        </w:rPr>
        <w:t>SQL</w:t>
      </w:r>
      <w:r w:rsidRPr="001538EA">
        <w:rPr>
          <w:rFonts w:ascii="Times New Roman" w:eastAsia="微软雅黑" w:hAnsi="Times New Roman" w:cs="Times New Roman"/>
          <w:sz w:val="22"/>
          <w:szCs w:val="22"/>
        </w:rPr>
        <w:t>数据库查询，以便处理大型数据集。在硬件上，个人电脑足以进行中低频策略的研究。如果需要处理</w:t>
      </w:r>
      <w:r w:rsidRPr="001538EA">
        <w:rPr>
          <w:rFonts w:ascii="Times New Roman" w:eastAsia="微软雅黑" w:hAnsi="Times New Roman" w:cs="Times New Roman"/>
          <w:b/>
          <w:bCs/>
          <w:sz w:val="22"/>
          <w:szCs w:val="22"/>
        </w:rPr>
        <w:t>高频数据</w:t>
      </w:r>
      <w:r w:rsidRPr="001538EA">
        <w:rPr>
          <w:rFonts w:ascii="Times New Roman" w:eastAsia="微软雅黑" w:hAnsi="Times New Roman" w:cs="Times New Roman"/>
          <w:sz w:val="22"/>
          <w:szCs w:val="22"/>
        </w:rPr>
        <w:t>或进行海量回测，可以利用前述的</w:t>
      </w:r>
      <w:r w:rsidRPr="001538EA">
        <w:rPr>
          <w:rFonts w:ascii="Times New Roman" w:eastAsia="微软雅黑" w:hAnsi="Times New Roman" w:cs="Times New Roman"/>
          <w:b/>
          <w:bCs/>
          <w:sz w:val="22"/>
          <w:szCs w:val="22"/>
        </w:rPr>
        <w:t>云平台</w:t>
      </w:r>
      <w:r w:rsidRPr="001538EA">
        <w:rPr>
          <w:rFonts w:ascii="Times New Roman" w:eastAsia="微软雅黑" w:hAnsi="Times New Roman" w:cs="Times New Roman"/>
          <w:sz w:val="22"/>
          <w:szCs w:val="22"/>
        </w:rPr>
        <w:t>或本地搭建简易服务器。散户还应掌握数据获取的方法，如通过券商</w:t>
      </w:r>
      <w:r w:rsidRPr="001538EA">
        <w:rPr>
          <w:rFonts w:ascii="Times New Roman" w:eastAsia="微软雅黑" w:hAnsi="Times New Roman" w:cs="Times New Roman"/>
          <w:sz w:val="22"/>
          <w:szCs w:val="22"/>
        </w:rPr>
        <w:t>API</w:t>
      </w:r>
      <w:r w:rsidRPr="001538EA">
        <w:rPr>
          <w:rFonts w:ascii="Times New Roman" w:eastAsia="微软雅黑" w:hAnsi="Times New Roman" w:cs="Times New Roman"/>
          <w:sz w:val="22"/>
          <w:szCs w:val="22"/>
        </w:rPr>
        <w:t>、财经数据库（</w:t>
      </w:r>
      <w:r w:rsidRPr="001538EA">
        <w:rPr>
          <w:rFonts w:ascii="Times New Roman" w:eastAsia="微软雅黑" w:hAnsi="Times New Roman" w:cs="Times New Roman"/>
          <w:sz w:val="22"/>
          <w:szCs w:val="22"/>
        </w:rPr>
        <w:t>Wind</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Quandl</w:t>
      </w:r>
      <w:r w:rsidRPr="001538EA">
        <w:rPr>
          <w:rFonts w:ascii="Times New Roman" w:eastAsia="微软雅黑" w:hAnsi="Times New Roman" w:cs="Times New Roman"/>
          <w:sz w:val="22"/>
          <w:szCs w:val="22"/>
        </w:rPr>
        <w:t>等）或者利用网上公开数据源。很多量化平台自身也提供</w:t>
      </w:r>
      <w:r w:rsidRPr="001538EA">
        <w:rPr>
          <w:rFonts w:ascii="Times New Roman" w:eastAsia="微软雅黑" w:hAnsi="Times New Roman" w:cs="Times New Roman"/>
          <w:sz w:val="22"/>
          <w:szCs w:val="22"/>
        </w:rPr>
        <w:t>API</w:t>
      </w:r>
      <w:r w:rsidRPr="001538EA">
        <w:rPr>
          <w:rFonts w:ascii="Times New Roman" w:eastAsia="微软雅黑" w:hAnsi="Times New Roman" w:cs="Times New Roman"/>
          <w:sz w:val="22"/>
          <w:szCs w:val="22"/>
        </w:rPr>
        <w:t>接口，可编程地获取行情和基本面数据。简单的工具如</w:t>
      </w:r>
      <w:r w:rsidRPr="001538EA">
        <w:rPr>
          <w:rFonts w:ascii="Times New Roman" w:eastAsia="微软雅黑" w:hAnsi="Times New Roman" w:cs="Times New Roman"/>
          <w:sz w:val="22"/>
          <w:szCs w:val="22"/>
        </w:rPr>
        <w:t>Excel</w:t>
      </w:r>
      <w:r w:rsidRPr="001538EA">
        <w:rPr>
          <w:rFonts w:ascii="Times New Roman" w:eastAsia="微软雅黑" w:hAnsi="Times New Roman" w:cs="Times New Roman"/>
          <w:sz w:val="22"/>
          <w:szCs w:val="22"/>
        </w:rPr>
        <w:t>也不容小觑，对于初学者，用</w:t>
      </w:r>
      <w:r w:rsidRPr="001538EA">
        <w:rPr>
          <w:rFonts w:ascii="Times New Roman" w:eastAsia="微软雅黑" w:hAnsi="Times New Roman" w:cs="Times New Roman"/>
          <w:sz w:val="22"/>
          <w:szCs w:val="22"/>
        </w:rPr>
        <w:t>Excel</w:t>
      </w:r>
      <w:r w:rsidRPr="001538EA">
        <w:rPr>
          <w:rFonts w:ascii="Times New Roman" w:eastAsia="微软雅黑" w:hAnsi="Times New Roman" w:cs="Times New Roman"/>
          <w:sz w:val="22"/>
          <w:szCs w:val="22"/>
        </w:rPr>
        <w:t>的公式和宏即可实现基本的选股和回测功能</w:t>
      </w:r>
      <w:r w:rsidRPr="001538EA">
        <w:rPr>
          <w:rFonts w:ascii="Times New Roman" w:eastAsia="微软雅黑" w:hAnsi="Times New Roman" w:cs="Times New Roman"/>
          <w:sz w:val="22"/>
          <w:szCs w:val="22"/>
        </w:rPr>
        <w:t xml:space="preserve"> (</w:t>
      </w:r>
      <w:hyperlink r:id="rId45" w:anchor=":~:text=%E6%95%A3%E6%88%B7%E7%9A%84%E9%87%8F%E5%8C%96%E6%8A%95%E8%B5%84%E6%8C%87%E5%8C%97%20,%E7%9B%B4%E6%8E%A5%E4%BD%BF%E7%94%A8excel%E7%9A%84%E7%BB%9F%E8%AE%A1%E5%87%BD%E6%95%B0%EF%BC%8C%E5%85%B7%E4%BD%93%E5%8F%AF%E4%BB%A5%E5%8F%82%E8%80%83%E6%8C%81%E6%9C%89%E5%B0%81%E5%9F%BA%E8%80%81%E5%B8%88%E7%9A%84%E3%80%8A%E5%8D%81%E5%B9%B4%E5%8D%81%E5%80%8D%EF%BC%9A%E6%95%A3%E6%88%B7%E4%B9%9F%E5%8F%AF%E4%BB%A5" w:history="1">
        <w:r w:rsidRPr="001538EA">
          <w:rPr>
            <w:rStyle w:val="af0"/>
            <w:rFonts w:ascii="Times New Roman" w:eastAsia="微软雅黑" w:hAnsi="Times New Roman" w:cs="Times New Roman"/>
            <w:sz w:val="22"/>
            <w:szCs w:val="22"/>
          </w:rPr>
          <w:t>散户的量化投资指北</w:t>
        </w:r>
        <w:r w:rsidRPr="001538EA">
          <w:rPr>
            <w:rStyle w:val="af0"/>
            <w:rFonts w:ascii="Times New Roman" w:eastAsia="微软雅黑" w:hAnsi="Times New Roman" w:cs="Times New Roman"/>
            <w:sz w:val="22"/>
            <w:szCs w:val="22"/>
          </w:rPr>
          <w:t xml:space="preserve"> - </w:t>
        </w:r>
        <w:r w:rsidRPr="001538EA">
          <w:rPr>
            <w:rStyle w:val="af0"/>
            <w:rFonts w:ascii="Times New Roman" w:eastAsia="微软雅黑" w:hAnsi="Times New Roman" w:cs="Times New Roman"/>
            <w:sz w:val="22"/>
            <w:szCs w:val="22"/>
          </w:rPr>
          <w:t>知乎专栏</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。关键在于根据自身技术水平，搭建起一个</w:t>
      </w:r>
      <w:r w:rsidRPr="001538EA">
        <w:rPr>
          <w:rFonts w:ascii="Times New Roman" w:eastAsia="微软雅黑" w:hAnsi="Times New Roman" w:cs="Times New Roman"/>
          <w:b/>
          <w:bCs/>
          <w:sz w:val="22"/>
          <w:szCs w:val="22"/>
        </w:rPr>
        <w:t>量化研发环境</w:t>
      </w:r>
      <w:r w:rsidRPr="001538EA">
        <w:rPr>
          <w:rFonts w:ascii="Times New Roman" w:eastAsia="微软雅黑" w:hAnsi="Times New Roman" w:cs="Times New Roman"/>
          <w:sz w:val="22"/>
          <w:szCs w:val="22"/>
        </w:rPr>
        <w:t>：能够方便地获取数据、测试策略，并最终连接真实交易。</w:t>
      </w:r>
    </w:p>
    <w:p w14:paraId="79B42DE3"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开源框架与库：</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得益于开源社区，散户可以免费使用许多成熟的量化交易框架，加速开发进程。例如，</w:t>
      </w:r>
      <w:r w:rsidRPr="001538EA">
        <w:rPr>
          <w:rFonts w:ascii="Times New Roman" w:eastAsia="微软雅黑" w:hAnsi="Times New Roman" w:cs="Times New Roman"/>
          <w:sz w:val="22"/>
          <w:szCs w:val="22"/>
        </w:rPr>
        <w:t>Zipline</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Quantopian</w:t>
      </w:r>
      <w:r w:rsidRPr="001538EA">
        <w:rPr>
          <w:rFonts w:ascii="Times New Roman" w:eastAsia="微软雅黑" w:hAnsi="Times New Roman" w:cs="Times New Roman"/>
          <w:sz w:val="22"/>
          <w:szCs w:val="22"/>
        </w:rPr>
        <w:t>开源的回测库）、</w:t>
      </w:r>
      <w:r w:rsidRPr="001538EA">
        <w:rPr>
          <w:rFonts w:ascii="Times New Roman" w:eastAsia="微软雅黑" w:hAnsi="Times New Roman" w:cs="Times New Roman"/>
          <w:sz w:val="22"/>
          <w:szCs w:val="22"/>
        </w:rPr>
        <w:t>Backtrader</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VN.Py</w:t>
      </w:r>
      <w:r w:rsidRPr="001538EA">
        <w:rPr>
          <w:rFonts w:ascii="Times New Roman" w:eastAsia="微软雅黑" w:hAnsi="Times New Roman" w:cs="Times New Roman"/>
          <w:sz w:val="22"/>
          <w:szCs w:val="22"/>
        </w:rPr>
        <w:t>（国内开源的量化交易框架）等，都提供了现成的模块来处理常见任务（如数据加载、下单撮合、绩效统计）。利用这些框架，个人可以专注于策略逻辑本身，而不必从零开始构建交易系统。这就像用积木搭房子，有了一整套现成的砖块和梁柱，搭建效率会大大提高。此外，对于机器学习驱动的策略，常用的科学计算库（如</w:t>
      </w:r>
      <w:r w:rsidRPr="001538EA">
        <w:rPr>
          <w:rFonts w:ascii="Times New Roman" w:eastAsia="微软雅黑" w:hAnsi="Times New Roman" w:cs="Times New Roman"/>
          <w:sz w:val="22"/>
          <w:szCs w:val="22"/>
        </w:rPr>
        <w:t>TensorFlow</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PyTorch</w:t>
      </w:r>
      <w:r w:rsidRPr="001538EA">
        <w:rPr>
          <w:rFonts w:ascii="Times New Roman" w:eastAsia="微软雅黑" w:hAnsi="Times New Roman" w:cs="Times New Roman"/>
          <w:sz w:val="22"/>
          <w:szCs w:val="22"/>
        </w:rPr>
        <w:t>）也有丰富的社区资源和教程，可以直接应用在金融时间序列预测、强化学习交易代理等领域。散户应善于利用这些</w:t>
      </w:r>
      <w:r w:rsidRPr="001538EA">
        <w:rPr>
          <w:rFonts w:ascii="Times New Roman" w:eastAsia="微软雅黑" w:hAnsi="Times New Roman" w:cs="Times New Roman"/>
          <w:b/>
          <w:bCs/>
          <w:sz w:val="22"/>
          <w:szCs w:val="22"/>
        </w:rPr>
        <w:t>免费资源</w:t>
      </w:r>
      <w:r w:rsidRPr="001538EA">
        <w:rPr>
          <w:rFonts w:ascii="Times New Roman" w:eastAsia="微软雅黑" w:hAnsi="Times New Roman" w:cs="Times New Roman"/>
          <w:sz w:val="22"/>
          <w:szCs w:val="22"/>
        </w:rPr>
        <w:t>搭建自己的策略研究</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工厂</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p>
    <w:p w14:paraId="10515DF8" w14:textId="3D0F23D8" w:rsidR="001538EA" w:rsidRPr="001538EA" w:rsidRDefault="0068214D"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5.2 </w:t>
      </w:r>
      <w:r w:rsidR="001538EA" w:rsidRPr="001538EA">
        <w:rPr>
          <w:rFonts w:ascii="Times New Roman" w:eastAsia="微软雅黑" w:hAnsi="Times New Roman" w:cs="Times New Roman"/>
          <w:b/>
          <w:bCs/>
          <w:sz w:val="22"/>
          <w:szCs w:val="22"/>
        </w:rPr>
        <w:t>策略构建方法与框架</w:t>
      </w:r>
    </w:p>
    <w:p w14:paraId="1C8EBA5A"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明确策略思路：</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首先，要选择适合自己的策略类型。常见量化策略包括：趋势跟踪（依据价格动能买涨杀跌）、均值回复（逢高卖出低买入博取均值回归）、套利策略（利用关联资产或合约价差获利，如统计套利</w:t>
      </w:r>
      <w:r w:rsidRPr="001538EA">
        <w:rPr>
          <w:rFonts w:ascii="Times New Roman" w:eastAsia="微软雅黑" w:hAnsi="Times New Roman" w:cs="Times New Roman"/>
          <w:sz w:val="22"/>
          <w:szCs w:val="22"/>
        </w:rPr>
        <w:t>Pairs Trading</w:t>
      </w:r>
      <w:r w:rsidRPr="001538EA">
        <w:rPr>
          <w:rFonts w:ascii="Times New Roman" w:eastAsia="微软雅黑" w:hAnsi="Times New Roman" w:cs="Times New Roman"/>
          <w:sz w:val="22"/>
          <w:szCs w:val="22"/>
        </w:rPr>
        <w:t>）、基本面量化（利用财务因子选股）、事件驱动策略（根据新闻事件交易）等等。散户应结合自身对市场的理解和可获取的资源选择方向。例如，有编程和数据优势的可以尝试股票多因子选股，擅长基本面的可做基本面</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数量筛选，擅长快节奏的可尝试趋势或日内交易。确定大致方向后，再设计具体规则。</w:t>
      </w:r>
    </w:p>
    <w:p w14:paraId="2A8FDE92"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数据收集与研究：</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有了思路，需要用历史数据检验。假如策略涉及日线级别，就收集若干年的日行情数据；涉及分钟高频，就需要更高频数据。对数据进行</w:t>
      </w:r>
      <w:r w:rsidRPr="001538EA">
        <w:rPr>
          <w:rFonts w:ascii="Times New Roman" w:eastAsia="微软雅黑" w:hAnsi="Times New Roman" w:cs="Times New Roman"/>
          <w:b/>
          <w:bCs/>
          <w:sz w:val="22"/>
          <w:szCs w:val="22"/>
        </w:rPr>
        <w:t>探索性分析</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EDA</w:t>
      </w:r>
      <w:r w:rsidRPr="001538EA">
        <w:rPr>
          <w:rFonts w:ascii="Times New Roman" w:eastAsia="微软雅黑" w:hAnsi="Times New Roman" w:cs="Times New Roman"/>
          <w:sz w:val="22"/>
          <w:szCs w:val="22"/>
        </w:rPr>
        <w:t>）：看看指标与收益的关系，找出可能有效的信号。比如测试某技术指标超买超卖区域出现后的股价走势平均如</w:t>
      </w:r>
      <w:r w:rsidRPr="001538EA">
        <w:rPr>
          <w:rFonts w:ascii="Times New Roman" w:eastAsia="微软雅黑" w:hAnsi="Times New Roman" w:cs="Times New Roman"/>
          <w:sz w:val="22"/>
          <w:szCs w:val="22"/>
        </w:rPr>
        <w:lastRenderedPageBreak/>
        <w:t>何，为策略规则提供依据。注意数据要</w:t>
      </w:r>
      <w:r w:rsidRPr="001538EA">
        <w:rPr>
          <w:rFonts w:ascii="Times New Roman" w:eastAsia="微软雅黑" w:hAnsi="Times New Roman" w:cs="Times New Roman"/>
          <w:b/>
          <w:bCs/>
          <w:sz w:val="22"/>
          <w:szCs w:val="22"/>
        </w:rPr>
        <w:t>分训练集和测试集</w:t>
      </w:r>
      <w:r w:rsidRPr="001538EA">
        <w:rPr>
          <w:rFonts w:ascii="Times New Roman" w:eastAsia="微软雅黑" w:hAnsi="Times New Roman" w:cs="Times New Roman"/>
          <w:sz w:val="22"/>
          <w:szCs w:val="22"/>
        </w:rPr>
        <w:t>，避免</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用过去预测过去</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造成过拟合的假象。</w:t>
      </w:r>
    </w:p>
    <w:p w14:paraId="6C5A52A4"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回测与评估：</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将策略规则编码为程序，对历史数据进行回测模拟，评估策略绩效。关键评估指标包括累计收益率、最大回撤、年化波动率、夏普比率等。通过回测可调整策略参数，提高收益风险比。但要警惕过度优化导致</w:t>
      </w:r>
      <w:r w:rsidRPr="001538EA">
        <w:rPr>
          <w:rFonts w:ascii="Times New Roman" w:eastAsia="微软雅黑" w:hAnsi="Times New Roman" w:cs="Times New Roman"/>
          <w:b/>
          <w:bCs/>
          <w:sz w:val="22"/>
          <w:szCs w:val="22"/>
        </w:rPr>
        <w:t>过拟合</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即策略在历史上看似完美，但未来失效。应采用</w:t>
      </w:r>
      <w:r w:rsidRPr="001538EA">
        <w:rPr>
          <w:rFonts w:ascii="Times New Roman" w:eastAsia="微软雅黑" w:hAnsi="Times New Roman" w:cs="Times New Roman"/>
          <w:b/>
          <w:bCs/>
          <w:sz w:val="22"/>
          <w:szCs w:val="22"/>
        </w:rPr>
        <w:t>多时期、多市场验证</w:t>
      </w:r>
      <w:r w:rsidRPr="001538EA">
        <w:rPr>
          <w:rFonts w:ascii="Times New Roman" w:eastAsia="微软雅黑" w:hAnsi="Times New Roman" w:cs="Times New Roman"/>
          <w:sz w:val="22"/>
          <w:szCs w:val="22"/>
        </w:rPr>
        <w:t>和</w:t>
      </w:r>
      <w:r w:rsidRPr="001538EA">
        <w:rPr>
          <w:rFonts w:ascii="Times New Roman" w:eastAsia="微软雅黑" w:hAnsi="Times New Roman" w:cs="Times New Roman"/>
          <w:b/>
          <w:bCs/>
          <w:sz w:val="22"/>
          <w:szCs w:val="22"/>
        </w:rPr>
        <w:t>交叉验证</w:t>
      </w:r>
      <w:r w:rsidRPr="001538EA">
        <w:rPr>
          <w:rFonts w:ascii="Times New Roman" w:eastAsia="微软雅黑" w:hAnsi="Times New Roman" w:cs="Times New Roman"/>
          <w:sz w:val="22"/>
          <w:szCs w:val="22"/>
        </w:rPr>
        <w:t>等方法，提升策略稳健性。另外，可引入</w:t>
      </w:r>
      <w:r w:rsidRPr="001538EA">
        <w:rPr>
          <w:rFonts w:ascii="Times New Roman" w:eastAsia="微软雅黑" w:hAnsi="Times New Roman" w:cs="Times New Roman"/>
          <w:b/>
          <w:bCs/>
          <w:sz w:val="22"/>
          <w:szCs w:val="22"/>
        </w:rPr>
        <w:t>交易成本和滑点</w:t>
      </w:r>
      <w:r w:rsidRPr="001538EA">
        <w:rPr>
          <w:rFonts w:ascii="Times New Roman" w:eastAsia="微软雅黑" w:hAnsi="Times New Roman" w:cs="Times New Roman"/>
          <w:sz w:val="22"/>
          <w:szCs w:val="22"/>
        </w:rPr>
        <w:t>假设，使回测结果更接近实盘情况。</w:t>
      </w:r>
    </w:p>
    <w:p w14:paraId="602141FB"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纸上交易与实盘：</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在一套策略通过历史检验后，不宜立刻真金白银大举投入。比较明智的做法是在实盘前进行一段时间的</w:t>
      </w:r>
      <w:r w:rsidRPr="001538EA">
        <w:rPr>
          <w:rFonts w:ascii="Times New Roman" w:eastAsia="微软雅黑" w:hAnsi="Times New Roman" w:cs="Times New Roman"/>
          <w:b/>
          <w:bCs/>
          <w:sz w:val="22"/>
          <w:szCs w:val="22"/>
        </w:rPr>
        <w:t>纸上交易（</w:t>
      </w:r>
      <w:r w:rsidRPr="001538EA">
        <w:rPr>
          <w:rFonts w:ascii="Times New Roman" w:eastAsia="微软雅黑" w:hAnsi="Times New Roman" w:cs="Times New Roman"/>
          <w:b/>
          <w:bCs/>
          <w:sz w:val="22"/>
          <w:szCs w:val="22"/>
        </w:rPr>
        <w:t>paper trading</w:t>
      </w:r>
      <w:r w:rsidRPr="001538EA">
        <w:rPr>
          <w:rFonts w:ascii="Times New Roman" w:eastAsia="微软雅黑" w:hAnsi="Times New Roman" w:cs="Times New Roman"/>
          <w:b/>
          <w:bCs/>
          <w:sz w:val="22"/>
          <w:szCs w:val="22"/>
        </w:rPr>
        <w:t>）或模拟盘跑动。很多量化平台提供实时模拟交易功能，让策略在真实行情下跑单但不真正成交。这可以检验策略在实时环境中的表现，观察是否有意外的问题（如信号延迟、不稳定等）。如果模拟结果理想，再根据自身风险承受能力投入小额资金试运行</w:t>
      </w:r>
      <w:r w:rsidRPr="001538EA">
        <w:rPr>
          <w:rFonts w:ascii="Times New Roman" w:eastAsia="微软雅黑" w:hAnsi="Times New Roman" w:cs="Times New Roman"/>
          <w:sz w:val="22"/>
          <w:szCs w:val="22"/>
        </w:rPr>
        <w:t>策略，并逐步增加资金。在实盘过程中，要持续监控策略表现，与预期是否一致。如市场环境变化导致策略失效迹象，应及时止损或调整模型。总之，策略构建是个</w:t>
      </w:r>
      <w:r w:rsidRPr="001538EA">
        <w:rPr>
          <w:rFonts w:ascii="Times New Roman" w:eastAsia="微软雅黑" w:hAnsi="Times New Roman" w:cs="Times New Roman"/>
          <w:b/>
          <w:bCs/>
          <w:sz w:val="22"/>
          <w:szCs w:val="22"/>
        </w:rPr>
        <w:t>循环迭代</w:t>
      </w:r>
      <w:r w:rsidRPr="001538EA">
        <w:rPr>
          <w:rFonts w:ascii="Times New Roman" w:eastAsia="微软雅黑" w:hAnsi="Times New Roman" w:cs="Times New Roman"/>
          <w:sz w:val="22"/>
          <w:szCs w:val="22"/>
        </w:rPr>
        <w:t>过程：假设</w:t>
      </w:r>
      <w:r w:rsidRPr="001538EA">
        <w:rPr>
          <w:rFonts w:ascii="Times New Roman" w:eastAsia="微软雅黑" w:hAnsi="Times New Roman" w:cs="Times New Roman"/>
          <w:sz w:val="22"/>
          <w:szCs w:val="22"/>
        </w:rPr>
        <w:t>-&gt;</w:t>
      </w:r>
      <w:r w:rsidRPr="001538EA">
        <w:rPr>
          <w:rFonts w:ascii="Times New Roman" w:eastAsia="微软雅黑" w:hAnsi="Times New Roman" w:cs="Times New Roman"/>
          <w:sz w:val="22"/>
          <w:szCs w:val="22"/>
        </w:rPr>
        <w:t>检验</w:t>
      </w:r>
      <w:r w:rsidRPr="001538EA">
        <w:rPr>
          <w:rFonts w:ascii="Times New Roman" w:eastAsia="微软雅黑" w:hAnsi="Times New Roman" w:cs="Times New Roman"/>
          <w:sz w:val="22"/>
          <w:szCs w:val="22"/>
        </w:rPr>
        <w:t>-&gt;</w:t>
      </w:r>
      <w:r w:rsidRPr="001538EA">
        <w:rPr>
          <w:rFonts w:ascii="Times New Roman" w:eastAsia="微软雅黑" w:hAnsi="Times New Roman" w:cs="Times New Roman"/>
          <w:sz w:val="22"/>
          <w:szCs w:val="22"/>
        </w:rPr>
        <w:t>优化</w:t>
      </w:r>
      <w:r w:rsidRPr="001538EA">
        <w:rPr>
          <w:rFonts w:ascii="Times New Roman" w:eastAsia="微软雅黑" w:hAnsi="Times New Roman" w:cs="Times New Roman"/>
          <w:sz w:val="22"/>
          <w:szCs w:val="22"/>
        </w:rPr>
        <w:t>-&gt;</w:t>
      </w:r>
      <w:r w:rsidRPr="001538EA">
        <w:rPr>
          <w:rFonts w:ascii="Times New Roman" w:eastAsia="微软雅黑" w:hAnsi="Times New Roman" w:cs="Times New Roman"/>
          <w:sz w:val="22"/>
          <w:szCs w:val="22"/>
        </w:rPr>
        <w:t>再检验，不断演进。</w:t>
      </w:r>
    </w:p>
    <w:p w14:paraId="76ED234E" w14:textId="6BDD17E0" w:rsidR="001538EA" w:rsidRPr="001538EA" w:rsidRDefault="0068214D"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5.3 </w:t>
      </w:r>
      <w:r w:rsidR="001538EA" w:rsidRPr="001538EA">
        <w:rPr>
          <w:rFonts w:ascii="Times New Roman" w:eastAsia="微软雅黑" w:hAnsi="Times New Roman" w:cs="Times New Roman"/>
          <w:b/>
          <w:bCs/>
          <w:sz w:val="22"/>
          <w:szCs w:val="22"/>
        </w:rPr>
        <w:t>学习资源与社区</w:t>
      </w:r>
    </w:p>
    <w:p w14:paraId="02706179"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在线课程与书籍：</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针对零基础或进阶的量化学习者，如今有大量在线课程和书籍可供使用。例如，</w:t>
      </w:r>
      <w:r w:rsidRPr="001538EA">
        <w:rPr>
          <w:rFonts w:ascii="Times New Roman" w:eastAsia="微软雅黑" w:hAnsi="Times New Roman" w:cs="Times New Roman"/>
          <w:sz w:val="22"/>
          <w:szCs w:val="22"/>
        </w:rPr>
        <w:t>Coursera</w:t>
      </w:r>
      <w:r w:rsidRPr="001538EA">
        <w:rPr>
          <w:rFonts w:ascii="Times New Roman" w:eastAsia="微软雅黑" w:hAnsi="Times New Roman" w:cs="Times New Roman"/>
          <w:sz w:val="22"/>
          <w:szCs w:val="22"/>
        </w:rPr>
        <w:t>上有《金融工程与风险管理》系列课程、《机器学习在金融中的应用》等，系统讲解金融模型和编程实操。国内网易云课堂、</w:t>
      </w:r>
      <w:r w:rsidRPr="001538EA">
        <w:rPr>
          <w:rFonts w:ascii="Times New Roman" w:eastAsia="微软雅黑" w:hAnsi="Times New Roman" w:cs="Times New Roman"/>
          <w:sz w:val="22"/>
          <w:szCs w:val="22"/>
        </w:rPr>
        <w:t>B</w:t>
      </w:r>
      <w:r w:rsidRPr="001538EA">
        <w:rPr>
          <w:rFonts w:ascii="Times New Roman" w:eastAsia="微软雅黑" w:hAnsi="Times New Roman" w:cs="Times New Roman"/>
          <w:sz w:val="22"/>
          <w:szCs w:val="22"/>
        </w:rPr>
        <w:t>站等也有许多量化投资教学视频。从基础的</w:t>
      </w:r>
      <w:r w:rsidRPr="001538EA">
        <w:rPr>
          <w:rFonts w:ascii="Times New Roman" w:eastAsia="微软雅黑" w:hAnsi="Times New Roman" w:cs="Times New Roman"/>
          <w:sz w:val="22"/>
          <w:szCs w:val="22"/>
        </w:rPr>
        <w:t>Python</w:t>
      </w:r>
      <w:r w:rsidRPr="001538EA">
        <w:rPr>
          <w:rFonts w:ascii="Times New Roman" w:eastAsia="微软雅黑" w:hAnsi="Times New Roman" w:cs="Times New Roman"/>
          <w:sz w:val="22"/>
          <w:szCs w:val="22"/>
        </w:rPr>
        <w:t>金融数据分析到高级的算法策略都有覆盖。书籍方面，在第</w:t>
      </w:r>
      <w:r w:rsidRPr="001538EA">
        <w:rPr>
          <w:rFonts w:ascii="Times New Roman" w:eastAsia="微软雅黑" w:hAnsi="Times New Roman" w:cs="Times New Roman"/>
          <w:sz w:val="22"/>
          <w:szCs w:val="22"/>
        </w:rPr>
        <w:t>3</w:t>
      </w:r>
      <w:r w:rsidRPr="001538EA">
        <w:rPr>
          <w:rFonts w:ascii="Times New Roman" w:eastAsia="微软雅黑" w:hAnsi="Times New Roman" w:cs="Times New Roman"/>
          <w:sz w:val="22"/>
          <w:szCs w:val="22"/>
        </w:rPr>
        <w:t>节我们推荐了一些权威书目。此外，对于动手实践类读物，</w:t>
      </w:r>
      <w:r w:rsidRPr="001538EA">
        <w:rPr>
          <w:rFonts w:ascii="Times New Roman" w:eastAsia="微软雅黑" w:hAnsi="Times New Roman" w:cs="Times New Roman"/>
          <w:sz w:val="22"/>
          <w:szCs w:val="22"/>
        </w:rPr>
        <w:t>Ernest P. Chan</w:t>
      </w:r>
      <w:r w:rsidRPr="001538EA">
        <w:rPr>
          <w:rFonts w:ascii="Times New Roman" w:eastAsia="微软雅黑" w:hAnsi="Times New Roman" w:cs="Times New Roman"/>
          <w:sz w:val="22"/>
          <w:szCs w:val="22"/>
        </w:rPr>
        <w:t>的《量化交易策略》（中文版）和《高频交易实战》、张巍的《算法交易》、以及一些经典教材如</w:t>
      </w:r>
      <w:r w:rsidRPr="001538EA">
        <w:rPr>
          <w:rFonts w:ascii="Times New Roman" w:eastAsia="微软雅黑" w:hAnsi="Times New Roman" w:cs="Times New Roman"/>
          <w:sz w:val="22"/>
          <w:szCs w:val="22"/>
        </w:rPr>
        <w:t>Hull</w:t>
      </w:r>
      <w:r w:rsidRPr="001538EA">
        <w:rPr>
          <w:rFonts w:ascii="Times New Roman" w:eastAsia="微软雅黑" w:hAnsi="Times New Roman" w:cs="Times New Roman"/>
          <w:sz w:val="22"/>
          <w:szCs w:val="22"/>
        </w:rPr>
        <w:t>的《期权期货及其他衍生品》、潘伟君的《对冲基金风云录》等都值得阅读。这些资源可以帮助散户构建从理论到实践的完整知识图谱。</w:t>
      </w:r>
    </w:p>
    <w:p w14:paraId="2C58156E"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社区论坛与博客：</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学习量化投资的过程中，加入一些社区可以事半功倍。国际上有</w:t>
      </w:r>
      <w:r w:rsidRPr="001538EA">
        <w:rPr>
          <w:rFonts w:ascii="Times New Roman" w:eastAsia="微软雅黑" w:hAnsi="Times New Roman" w:cs="Times New Roman"/>
          <w:sz w:val="22"/>
          <w:szCs w:val="22"/>
        </w:rPr>
        <w:t>Quantitative Finance StackExchange</w:t>
      </w:r>
      <w:r w:rsidRPr="001538EA">
        <w:rPr>
          <w:rFonts w:ascii="Times New Roman" w:eastAsia="微软雅黑" w:hAnsi="Times New Roman" w:cs="Times New Roman"/>
          <w:sz w:val="22"/>
          <w:szCs w:val="22"/>
        </w:rPr>
        <w:t>（量化金融问答社区），聚集了大量专业量化人士，可以提问和查阅历史讨论。</w:t>
      </w:r>
      <w:r w:rsidRPr="001538EA">
        <w:rPr>
          <w:rFonts w:ascii="Times New Roman" w:eastAsia="微软雅黑" w:hAnsi="Times New Roman" w:cs="Times New Roman"/>
          <w:sz w:val="22"/>
          <w:szCs w:val="22"/>
        </w:rPr>
        <w:t>Reddit</w:t>
      </w:r>
      <w:r w:rsidRPr="001538EA">
        <w:rPr>
          <w:rFonts w:ascii="Times New Roman" w:eastAsia="微软雅黑" w:hAnsi="Times New Roman" w:cs="Times New Roman"/>
          <w:sz w:val="22"/>
          <w:szCs w:val="22"/>
        </w:rPr>
        <w:t>的</w:t>
      </w:r>
      <w:r w:rsidRPr="001538EA">
        <w:rPr>
          <w:rFonts w:ascii="Times New Roman" w:eastAsia="微软雅黑" w:hAnsi="Times New Roman" w:cs="Times New Roman"/>
          <w:sz w:val="22"/>
          <w:szCs w:val="22"/>
        </w:rPr>
        <w:t>r/algotrading</w:t>
      </w:r>
      <w:r w:rsidRPr="001538EA">
        <w:rPr>
          <w:rFonts w:ascii="Times New Roman" w:eastAsia="微软雅黑" w:hAnsi="Times New Roman" w:cs="Times New Roman"/>
          <w:sz w:val="22"/>
          <w:szCs w:val="22"/>
        </w:rPr>
        <w:t>板块、</w:t>
      </w:r>
      <w:r w:rsidRPr="001538EA">
        <w:rPr>
          <w:rFonts w:ascii="Times New Roman" w:eastAsia="微软雅黑" w:hAnsi="Times New Roman" w:cs="Times New Roman"/>
          <w:sz w:val="22"/>
          <w:szCs w:val="22"/>
        </w:rPr>
        <w:t>Elite Trader</w:t>
      </w:r>
      <w:r w:rsidRPr="001538EA">
        <w:rPr>
          <w:rFonts w:ascii="Times New Roman" w:eastAsia="微软雅黑" w:hAnsi="Times New Roman" w:cs="Times New Roman"/>
          <w:sz w:val="22"/>
          <w:szCs w:val="22"/>
        </w:rPr>
        <w:t>论坛等也有丰富的讨论。国内则有聚宽社区、雪球的量化小组、知乎专栏和问答等。在社区中，不仅可以获取他人的经验教训，还可以找到志同道合者一起交流、合作开发策略。一些资深网友会分享自己的策略思想、代码框架，甚至开源交易模</w:t>
      </w:r>
      <w:r w:rsidRPr="001538EA">
        <w:rPr>
          <w:rFonts w:ascii="Times New Roman" w:eastAsia="微软雅黑" w:hAnsi="Times New Roman" w:cs="Times New Roman"/>
          <w:sz w:val="22"/>
          <w:szCs w:val="22"/>
        </w:rPr>
        <w:lastRenderedPageBreak/>
        <w:t>型，对新手非常有帮助。当然，需要保持独立思考，社区策略不见得适合所有人，但了解别人的思路可以开拓视野。社交媒体上，关注量化投资领域的</w:t>
      </w:r>
      <w:r w:rsidRPr="001538EA">
        <w:rPr>
          <w:rFonts w:ascii="Times New Roman" w:eastAsia="微软雅黑" w:hAnsi="Times New Roman" w:cs="Times New Roman"/>
          <w:sz w:val="22"/>
          <w:szCs w:val="22"/>
        </w:rPr>
        <w:t>KOL</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Key Opinion Leaders</w:t>
      </w:r>
      <w:r w:rsidRPr="001538EA">
        <w:rPr>
          <w:rFonts w:ascii="Times New Roman" w:eastAsia="微软雅黑" w:hAnsi="Times New Roman" w:cs="Times New Roman"/>
          <w:sz w:val="22"/>
          <w:szCs w:val="22"/>
        </w:rPr>
        <w:t>）或公众号（如</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因子投资研究</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量化投资与机器学习</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等）也可及时获得行业动态和技巧分享。</w:t>
      </w:r>
      <w:r w:rsidRPr="001538EA">
        <w:rPr>
          <w:rFonts w:ascii="Times New Roman" w:eastAsia="微软雅黑" w:hAnsi="Times New Roman" w:cs="Times New Roman"/>
          <w:b/>
          <w:bCs/>
          <w:sz w:val="22"/>
          <w:szCs w:val="22"/>
        </w:rPr>
        <w:t>持续学习和跟进行业最新进展</w:t>
      </w:r>
      <w:r w:rsidRPr="001538EA">
        <w:rPr>
          <w:rFonts w:ascii="Times New Roman" w:eastAsia="微软雅黑" w:hAnsi="Times New Roman" w:cs="Times New Roman"/>
          <w:sz w:val="22"/>
          <w:szCs w:val="22"/>
        </w:rPr>
        <w:t>，是散户量化投资者保持竞争力的关键。</w:t>
      </w:r>
    </w:p>
    <w:p w14:paraId="4A3AF8D3" w14:textId="78A7159D" w:rsidR="001538EA" w:rsidRPr="001538EA" w:rsidRDefault="0068214D" w:rsidP="001538EA">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5.4 </w:t>
      </w:r>
      <w:r w:rsidR="001538EA" w:rsidRPr="001538EA">
        <w:rPr>
          <w:rFonts w:ascii="Times New Roman" w:eastAsia="微软雅黑" w:hAnsi="Times New Roman" w:cs="Times New Roman"/>
          <w:b/>
          <w:bCs/>
          <w:sz w:val="22"/>
          <w:szCs w:val="22"/>
        </w:rPr>
        <w:t>散户量化投资的成功案例</w:t>
      </w:r>
    </w:p>
    <w:p w14:paraId="53689BA8"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尽管相对专业机构，散户在资金和资源上处于劣势，但还是有一些成功案例令人振奋，证明通过量化方法，个人也能取得可观的投资成绩：</w:t>
      </w:r>
    </w:p>
    <w:p w14:paraId="6F28502C" w14:textId="77777777" w:rsidR="001538EA" w:rsidRPr="001538EA" w:rsidRDefault="001538EA" w:rsidP="001538EA">
      <w:pPr>
        <w:numPr>
          <w:ilvl w:val="0"/>
          <w:numId w:val="245"/>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十年十倍</w:t>
      </w:r>
      <w:r w:rsidRPr="001538EA">
        <w:rPr>
          <w:rFonts w:ascii="Times New Roman" w:eastAsia="微软雅黑" w:hAnsi="Times New Roman" w:cs="Times New Roman"/>
          <w:b/>
          <w:bCs/>
          <w:sz w:val="22"/>
          <w:szCs w:val="22"/>
        </w:rPr>
        <w:t>”</w:t>
      </w:r>
      <w:r w:rsidRPr="001538EA">
        <w:rPr>
          <w:rFonts w:ascii="Times New Roman" w:eastAsia="微软雅黑" w:hAnsi="Times New Roman" w:cs="Times New Roman"/>
          <w:b/>
          <w:bCs/>
          <w:sz w:val="22"/>
          <w:szCs w:val="22"/>
        </w:rPr>
        <w:t>的个人投资者：</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有一本前面提到的书《十年十倍：散户也可以学习的量化投资方法》，其作者金伟民本身就是一位普通投资者。据书中描述，他通过十多年的摸索，用简单的量化工具（</w:t>
      </w:r>
      <w:r w:rsidRPr="001538EA">
        <w:rPr>
          <w:rFonts w:ascii="Times New Roman" w:eastAsia="微软雅黑" w:hAnsi="Times New Roman" w:cs="Times New Roman"/>
          <w:sz w:val="22"/>
          <w:szCs w:val="22"/>
        </w:rPr>
        <w:t>Excel</w:t>
      </w:r>
      <w:r w:rsidRPr="001538EA">
        <w:rPr>
          <w:rFonts w:ascii="Times New Roman" w:eastAsia="微软雅黑" w:hAnsi="Times New Roman" w:cs="Times New Roman"/>
          <w:sz w:val="22"/>
          <w:szCs w:val="22"/>
        </w:rPr>
        <w:t>和网络数据）实践投资，实现了十年资产增长十倍的优秀回报</w:t>
      </w:r>
      <w:r w:rsidRPr="001538EA">
        <w:rPr>
          <w:rFonts w:ascii="Times New Roman" w:eastAsia="微软雅黑" w:hAnsi="Times New Roman" w:cs="Times New Roman"/>
          <w:sz w:val="22"/>
          <w:szCs w:val="22"/>
        </w:rPr>
        <w:t xml:space="preserve"> (</w:t>
      </w:r>
      <w:hyperlink r:id="rId46" w:anchor=":~:text=%E5%8D%81%E5%B9%B4%E5%8D%81%E5%80%8D," w:history="1">
        <w:r w:rsidRPr="001538EA">
          <w:rPr>
            <w:rStyle w:val="af0"/>
            <w:rFonts w:ascii="Times New Roman" w:eastAsia="微软雅黑" w:hAnsi="Times New Roman" w:cs="Times New Roman"/>
            <w:sz w:val="22"/>
            <w:szCs w:val="22"/>
          </w:rPr>
          <w:t>十年十倍</w:t>
        </w:r>
        <w:r w:rsidRPr="001538EA">
          <w:rPr>
            <w:rStyle w:val="af0"/>
            <w:rFonts w:ascii="Times New Roman" w:eastAsia="微软雅黑" w:hAnsi="Times New Roman" w:cs="Times New Roman"/>
            <w:sz w:val="22"/>
            <w:szCs w:val="22"/>
          </w:rPr>
          <w:t xml:space="preserve">- </w:t>
        </w:r>
        <w:r w:rsidRPr="001538EA">
          <w:rPr>
            <w:rStyle w:val="af0"/>
            <w:rFonts w:ascii="Times New Roman" w:eastAsia="微软雅黑" w:hAnsi="Times New Roman" w:cs="Times New Roman"/>
            <w:sz w:val="22"/>
            <w:szCs w:val="22"/>
          </w:rPr>
          <w:t>图书</w:t>
        </w:r>
        <w:r w:rsidRPr="001538EA">
          <w:rPr>
            <w:rStyle w:val="af0"/>
            <w:rFonts w:ascii="Times New Roman" w:eastAsia="微软雅黑" w:hAnsi="Times New Roman" w:cs="Times New Roman"/>
            <w:sz w:val="22"/>
            <w:szCs w:val="22"/>
          </w:rPr>
          <w:t xml:space="preserve">- </w:t>
        </w:r>
        <w:r w:rsidRPr="001538EA">
          <w:rPr>
            <w:rStyle w:val="af0"/>
            <w:rFonts w:ascii="Times New Roman" w:eastAsia="微软雅黑" w:hAnsi="Times New Roman" w:cs="Times New Roman"/>
            <w:sz w:val="22"/>
            <w:szCs w:val="22"/>
          </w:rPr>
          <w:t>豆瓣</w:t>
        </w:r>
      </w:hyperlink>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。他的策略并不依赖高深的模型，而是在严守纪律和长期复利上下功夫。这说明量化投资不一定是高门槛的代名词，关键在于</w:t>
      </w:r>
      <w:r w:rsidRPr="001538EA">
        <w:rPr>
          <w:rFonts w:ascii="Times New Roman" w:eastAsia="微软雅黑" w:hAnsi="Times New Roman" w:cs="Times New Roman"/>
          <w:b/>
          <w:bCs/>
          <w:sz w:val="22"/>
          <w:szCs w:val="22"/>
        </w:rPr>
        <w:t>坚持系统化、纪律化</w:t>
      </w:r>
      <w:r w:rsidRPr="001538EA">
        <w:rPr>
          <w:rFonts w:ascii="Times New Roman" w:eastAsia="微软雅黑" w:hAnsi="Times New Roman" w:cs="Times New Roman"/>
          <w:sz w:val="22"/>
          <w:szCs w:val="22"/>
        </w:rPr>
        <w:t>的理念，小散也可以获得稳健收益。</w:t>
      </w:r>
    </w:p>
    <w:p w14:paraId="7898A782" w14:textId="77777777" w:rsidR="001538EA" w:rsidRPr="001538EA" w:rsidRDefault="001538EA" w:rsidP="001538EA">
      <w:pPr>
        <w:numPr>
          <w:ilvl w:val="0"/>
          <w:numId w:val="245"/>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从散户到对冲基金经理：</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国外曾有通过社区比赛挖掘人才的例子。例如</w:t>
      </w:r>
      <w:r w:rsidRPr="001538EA">
        <w:rPr>
          <w:rFonts w:ascii="Times New Roman" w:eastAsia="微软雅黑" w:hAnsi="Times New Roman" w:cs="Times New Roman"/>
          <w:sz w:val="22"/>
          <w:szCs w:val="22"/>
        </w:rPr>
        <w:t>Quantopian</w:t>
      </w:r>
      <w:r w:rsidRPr="001538EA">
        <w:rPr>
          <w:rFonts w:ascii="Times New Roman" w:eastAsia="微软雅黑" w:hAnsi="Times New Roman" w:cs="Times New Roman"/>
          <w:sz w:val="22"/>
          <w:szCs w:val="22"/>
        </w:rPr>
        <w:t>平台在运营时期，每年举行策略比赛并为优胜者提供资金。一位程序员出身的个人交易者在比赛中表现突出，被一家对冲基金相中招募，从而转型为职业量化交易员。这类故事表明，散户可以把自己的策略业绩作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敲门砖</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，赢得专业投资界的认可。国内也有私募基金举办模拟交易大赛，从中招募业绩优秀的民间交易员。一些年轻的量化从业者就是这样脱颖而出，实现了职业突破。</w:t>
      </w:r>
    </w:p>
    <w:p w14:paraId="135F2C6D" w14:textId="77777777" w:rsidR="001538EA" w:rsidRPr="001538EA" w:rsidRDefault="001538EA" w:rsidP="001538EA">
      <w:pPr>
        <w:numPr>
          <w:ilvl w:val="0"/>
          <w:numId w:val="245"/>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高校学生团队基金：</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在大学里组建量化投资小组并运营真实资金，也是散户量化的一种模式。例如清华大学的学生曾组建名为</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量化沙鼠</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的团队，募集校友资金运用策略交易股票，取得不错的收益。他们利用课余时间编写程序、调研策略，证明了即使非科班出身，只要肯钻研，照样可以设计出赚钱的系统。在美国，一些名校的学生也通过参加</w:t>
      </w:r>
      <w:r w:rsidRPr="001538EA">
        <w:rPr>
          <w:rFonts w:ascii="Times New Roman" w:eastAsia="微软雅黑" w:hAnsi="Times New Roman" w:cs="Times New Roman"/>
          <w:sz w:val="22"/>
          <w:szCs w:val="22"/>
        </w:rPr>
        <w:t>CME Group</w:t>
      </w:r>
      <w:r w:rsidRPr="001538EA">
        <w:rPr>
          <w:rFonts w:ascii="Times New Roman" w:eastAsia="微软雅黑" w:hAnsi="Times New Roman" w:cs="Times New Roman"/>
          <w:sz w:val="22"/>
          <w:szCs w:val="22"/>
        </w:rPr>
        <w:t>等机构举办的交易竞赛获奖，进而成立自己的小型基金。这些案例激励着更多有志青年通过量化实践创业。</w:t>
      </w:r>
    </w:p>
    <w:p w14:paraId="4538115D" w14:textId="77777777" w:rsidR="001538EA" w:rsidRPr="001538EA" w:rsidRDefault="001538EA" w:rsidP="001538EA">
      <w:pPr>
        <w:numPr>
          <w:ilvl w:val="0"/>
          <w:numId w:val="245"/>
        </w:num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个人高频交易者：</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sz w:val="22"/>
          <w:szCs w:val="22"/>
        </w:rPr>
        <w:t>虽然高频交易一般需要昂贵设备和低延迟连线，但也有个别个人投资者靠自己开发的程序在相对冷门的市场进行高频套利获利的报道。他们往往选择竞争不太激</w:t>
      </w:r>
      <w:r w:rsidRPr="001538EA">
        <w:rPr>
          <w:rFonts w:ascii="Times New Roman" w:eastAsia="微软雅黑" w:hAnsi="Times New Roman" w:cs="Times New Roman"/>
          <w:sz w:val="22"/>
          <w:szCs w:val="22"/>
        </w:rPr>
        <w:lastRenderedPageBreak/>
        <w:t>烈的领域，发挥个人技术特长。例如有人利用台湾市场的撮合延迟进行套利，或者在加密货币市场做市赚取点差。这些成功虽然不可复制性较强，但体现了</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小快灵</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散户利用细分机会</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的思路：大机构未必顾得上每一个角落，个人只要找到利基市场和策略，也能生存。</w:t>
      </w:r>
    </w:p>
    <w:p w14:paraId="12FEE65E"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需要强调的是，散户量化成功案例相对还是少数，更常见的是很多人在探索中遇到挫折甚至亏损退出。因此，</w:t>
      </w:r>
      <w:r w:rsidRPr="001538EA">
        <w:rPr>
          <w:rFonts w:ascii="Times New Roman" w:eastAsia="微软雅黑" w:hAnsi="Times New Roman" w:cs="Times New Roman"/>
          <w:b/>
          <w:bCs/>
          <w:sz w:val="22"/>
          <w:szCs w:val="22"/>
        </w:rPr>
        <w:t>理性预期和风险控制</w:t>
      </w:r>
      <w:r w:rsidRPr="001538EA">
        <w:rPr>
          <w:rFonts w:ascii="Times New Roman" w:eastAsia="微软雅黑" w:hAnsi="Times New Roman" w:cs="Times New Roman"/>
          <w:sz w:val="22"/>
          <w:szCs w:val="22"/>
        </w:rPr>
        <w:t>很重要。借鉴成功经验的同时，也要看到失败教训。量化投资并非稳赚不赔的捷径，而是另一种形式的专业技能竞争。散户若想成功，需要付出比常人更多的学习和实践，并且管控好资金风险，哪怕策略一时失灵也不致伤筋动骨。</w:t>
      </w:r>
    </w:p>
    <w:p w14:paraId="57D865DC" w14:textId="6F499ADF" w:rsidR="001538EA" w:rsidRPr="001538EA" w:rsidRDefault="0068214D" w:rsidP="0068214D">
      <w:pPr>
        <w:pStyle w:val="2"/>
        <w:rPr>
          <w:rFonts w:ascii="Times New Roman" w:eastAsia="微软雅黑" w:hAnsi="Times New Roman" w:cs="Times New Roman"/>
          <w:b/>
          <w:bCs/>
          <w:sz w:val="22"/>
          <w:szCs w:val="22"/>
        </w:rPr>
      </w:pPr>
      <w:bookmarkStart w:id="7" w:name="_Toc197077215"/>
      <w:r>
        <w:rPr>
          <w:rFonts w:ascii="Times New Roman" w:eastAsia="微软雅黑" w:hAnsi="Times New Roman" w:cs="Times New Roman" w:hint="eastAsia"/>
          <w:b/>
          <w:bCs/>
          <w:sz w:val="22"/>
          <w:szCs w:val="22"/>
        </w:rPr>
        <w:t>1.</w:t>
      </w:r>
      <w:r w:rsidR="001538EA" w:rsidRPr="001538EA">
        <w:rPr>
          <w:rFonts w:ascii="Times New Roman" w:eastAsia="微软雅黑" w:hAnsi="Times New Roman" w:cs="Times New Roman"/>
          <w:b/>
          <w:bCs/>
          <w:sz w:val="22"/>
          <w:szCs w:val="22"/>
        </w:rPr>
        <w:t xml:space="preserve">6 </w:t>
      </w:r>
      <w:r w:rsidR="001538EA" w:rsidRPr="001538EA">
        <w:rPr>
          <w:rFonts w:ascii="Times New Roman" w:eastAsia="微软雅黑" w:hAnsi="Times New Roman" w:cs="Times New Roman"/>
          <w:b/>
          <w:bCs/>
          <w:sz w:val="22"/>
          <w:szCs w:val="22"/>
        </w:rPr>
        <w:t>结语</w:t>
      </w:r>
      <w:bookmarkEnd w:id="7"/>
    </w:p>
    <w:p w14:paraId="23C88E3A"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纵观量化投资的发展脉络，我们看到这是一部</w:t>
      </w:r>
      <w:r w:rsidRPr="001538EA">
        <w:rPr>
          <w:rFonts w:ascii="Times New Roman" w:eastAsia="微软雅黑" w:hAnsi="Times New Roman" w:cs="Times New Roman"/>
          <w:b/>
          <w:bCs/>
          <w:sz w:val="22"/>
          <w:szCs w:val="22"/>
        </w:rPr>
        <w:t>科技与金融深度结合的演进史</w:t>
      </w:r>
      <w:r w:rsidRPr="001538EA">
        <w:rPr>
          <w:rFonts w:ascii="Times New Roman" w:eastAsia="微软雅黑" w:hAnsi="Times New Roman" w:cs="Times New Roman"/>
          <w:sz w:val="22"/>
          <w:szCs w:val="22"/>
        </w:rPr>
        <w:t>。从上世纪初孤胆学者的公式，到当今席卷全球市场的算法洪流，量化投资走过了漫长而精彩的道路。技术是量化发展的核心驱动力：计算能力的提升、数据获取的便利以及</w:t>
      </w:r>
      <w:r w:rsidRPr="001538EA">
        <w:rPr>
          <w:rFonts w:ascii="Times New Roman" w:eastAsia="微软雅黑" w:hAnsi="Times New Roman" w:cs="Times New Roman"/>
          <w:sz w:val="22"/>
          <w:szCs w:val="22"/>
        </w:rPr>
        <w:t>AI</w:t>
      </w:r>
      <w:r w:rsidRPr="001538EA">
        <w:rPr>
          <w:rFonts w:ascii="Times New Roman" w:eastAsia="微软雅黑" w:hAnsi="Times New Roman" w:cs="Times New Roman"/>
          <w:sz w:val="22"/>
          <w:szCs w:val="22"/>
        </w:rPr>
        <w:t>的崛起，不断拓宽着量化策略的边界。从美国华尔街的对冲基金到中国新兴的私募量化，再到无数踏实钻研的个人投资者，量化投资的理念已深入人心，并在实践中绽放光芒。</w:t>
      </w:r>
    </w:p>
    <w:p w14:paraId="600510B9"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对于未来，量化投资依然有广阔天地。一方面，新技术（如更强大的人工智能、量子计算）有望进一步提升策略性能；另一方面，市场也在不断变化，过去有效的模型可能失灵，需要持续创新和适应。在机遇与挑战并存的征途上，量化投资者要时刻铭记金融的本质</w:t>
      </w:r>
      <w:r w:rsidRPr="001538EA">
        <w:rPr>
          <w:rFonts w:ascii="Times New Roman" w:eastAsia="微软雅黑" w:hAnsi="Times New Roman" w:cs="Times New Roman"/>
          <w:sz w:val="22"/>
          <w:szCs w:val="22"/>
        </w:rPr>
        <w:t>——</w:t>
      </w:r>
      <w:r w:rsidRPr="001538EA">
        <w:rPr>
          <w:rFonts w:ascii="Times New Roman" w:eastAsia="微软雅黑" w:hAnsi="Times New Roman" w:cs="Times New Roman"/>
          <w:sz w:val="22"/>
          <w:szCs w:val="22"/>
        </w:rPr>
        <w:t>服务于实际经济、管理风险和创造价值。只有技术与金融智慧并重，量化投资才能行稳致远。无论机构还是散户，只要遵循科学的方法、严谨的态度和对风险的敬畏，都有机会在这个领域收获理想的回报。</w:t>
      </w:r>
    </w:p>
    <w:p w14:paraId="3D5F7840" w14:textId="77777777" w:rsidR="001538EA" w:rsidRPr="001538EA" w:rsidRDefault="001538EA" w:rsidP="001538EA">
      <w:pPr>
        <w:rPr>
          <w:rFonts w:ascii="Times New Roman" w:eastAsia="微软雅黑" w:hAnsi="Times New Roman" w:cs="Times New Roman"/>
          <w:sz w:val="22"/>
          <w:szCs w:val="22"/>
        </w:rPr>
      </w:pPr>
      <w:r w:rsidRPr="001538EA">
        <w:rPr>
          <w:rFonts w:ascii="Times New Roman" w:eastAsia="微软雅黑" w:hAnsi="Times New Roman" w:cs="Times New Roman"/>
          <w:b/>
          <w:bCs/>
          <w:sz w:val="22"/>
          <w:szCs w:val="22"/>
        </w:rPr>
        <w:t>参考文献：</w:t>
      </w:r>
    </w:p>
    <w:p w14:paraId="1295106F" w14:textId="77777777" w:rsidR="001538EA" w:rsidRPr="001538EA" w:rsidRDefault="001538EA" w:rsidP="001538EA">
      <w:pPr>
        <w:numPr>
          <w:ilvl w:val="0"/>
          <w:numId w:val="246"/>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 xml:space="preserve">Herbert Blank (2024). </w:t>
      </w:r>
      <w:r w:rsidRPr="001538EA">
        <w:rPr>
          <w:rFonts w:ascii="Times New Roman" w:eastAsia="微软雅黑" w:hAnsi="Times New Roman" w:cs="Times New Roman"/>
          <w:i/>
          <w:iCs/>
          <w:sz w:val="22"/>
          <w:szCs w:val="22"/>
        </w:rPr>
        <w:t>A Brief History of Quantitative Investment Management</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i/>
          <w:iCs/>
          <w:sz w:val="22"/>
          <w:szCs w:val="22"/>
        </w:rPr>
        <w:t>LinkedIn</w:t>
      </w:r>
      <w:r w:rsidRPr="001538EA">
        <w:rPr>
          <w:rFonts w:ascii="Times New Roman" w:eastAsia="微软雅黑" w:hAnsi="Times New Roman" w:cs="Times New Roman"/>
          <w:sz w:val="22"/>
          <w:szCs w:val="22"/>
        </w:rPr>
        <w:t xml:space="preserve"> (</w:t>
      </w:r>
      <w:hyperlink r:id="rId47" w:anchor=":~:text=In%20mathematical%20terms%2C%20Bachelier%27s%20achievement,underpinnings%20of%20Modern%20Portfolio%20Theory" w:history="1">
        <w:r w:rsidRPr="001538EA">
          <w:rPr>
            <w:rStyle w:val="af0"/>
            <w:rFonts w:ascii="Times New Roman" w:eastAsia="微软雅黑" w:hAnsi="Times New Roman" w:cs="Times New Roman"/>
            <w:sz w:val="22"/>
            <w:szCs w:val="22"/>
          </w:rPr>
          <w:t>A Brief History of Quantitative Investment Management</w:t>
        </w:r>
      </w:hyperlink>
      <w:r w:rsidRPr="001538EA">
        <w:rPr>
          <w:rFonts w:ascii="Times New Roman" w:eastAsia="微软雅黑" w:hAnsi="Times New Roman" w:cs="Times New Roman"/>
          <w:sz w:val="22"/>
          <w:szCs w:val="22"/>
        </w:rPr>
        <w:t>) (</w:t>
      </w:r>
      <w:hyperlink r:id="rId48" w:anchor=":~:text=The%20research%20in%20question%20was,Eventually%2C%20The%20Theory%20of" w:history="1">
        <w:r w:rsidRPr="001538EA">
          <w:rPr>
            <w:rStyle w:val="af0"/>
            <w:rFonts w:ascii="Times New Roman" w:eastAsia="微软雅黑" w:hAnsi="Times New Roman" w:cs="Times New Roman"/>
            <w:sz w:val="22"/>
            <w:szCs w:val="22"/>
          </w:rPr>
          <w:t>A Brief History of Quantitative Investment Management</w:t>
        </w:r>
      </w:hyperlink>
      <w:r w:rsidRPr="001538EA">
        <w:rPr>
          <w:rFonts w:ascii="Times New Roman" w:eastAsia="微软雅黑" w:hAnsi="Times New Roman" w:cs="Times New Roman"/>
          <w:sz w:val="22"/>
          <w:szCs w:val="22"/>
        </w:rPr>
        <w:t>)</w:t>
      </w:r>
    </w:p>
    <w:p w14:paraId="7BA43C5A" w14:textId="77777777" w:rsidR="001538EA" w:rsidRPr="001538EA" w:rsidRDefault="001538EA" w:rsidP="001538EA">
      <w:pPr>
        <w:numPr>
          <w:ilvl w:val="0"/>
          <w:numId w:val="246"/>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 xml:space="preserve">CQF Institute (2023). </w:t>
      </w:r>
      <w:r w:rsidRPr="001538EA">
        <w:rPr>
          <w:rFonts w:ascii="Times New Roman" w:eastAsia="微软雅黑" w:hAnsi="Times New Roman" w:cs="Times New Roman"/>
          <w:i/>
          <w:iCs/>
          <w:sz w:val="22"/>
          <w:szCs w:val="22"/>
        </w:rPr>
        <w:t>Quantitative Finance: Definition &amp; History</w:t>
      </w:r>
      <w:r w:rsidRPr="001538EA">
        <w:rPr>
          <w:rFonts w:ascii="Times New Roman" w:eastAsia="微软雅黑" w:hAnsi="Times New Roman" w:cs="Times New Roman"/>
          <w:sz w:val="22"/>
          <w:szCs w:val="22"/>
        </w:rPr>
        <w:t xml:space="preserve">. </w:t>
      </w:r>
      <w:r w:rsidRPr="001538EA">
        <w:rPr>
          <w:rFonts w:ascii="Times New Roman" w:eastAsia="微软雅黑" w:hAnsi="Times New Roman" w:cs="Times New Roman"/>
          <w:i/>
          <w:iCs/>
          <w:sz w:val="22"/>
          <w:szCs w:val="22"/>
        </w:rPr>
        <w:t>CQF</w:t>
      </w:r>
      <w:r w:rsidRPr="001538EA">
        <w:rPr>
          <w:rFonts w:ascii="Times New Roman" w:eastAsia="微软雅黑" w:hAnsi="Times New Roman" w:cs="Times New Roman"/>
          <w:sz w:val="22"/>
          <w:szCs w:val="22"/>
        </w:rPr>
        <w:t xml:space="preserve"> (</w:t>
      </w:r>
      <w:hyperlink r:id="rId49" w:anchor=":~:text=A%20major%20milestone%20for%20the,it%20to%20evaluate%20stock%20options"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 (</w:t>
      </w:r>
      <w:hyperlink r:id="rId50" w:anchor=":~:text=Other%20figures%20central%20to%20the,original%20guide%20to%20card%20counting" w:history="1">
        <w:r w:rsidRPr="001538EA">
          <w:rPr>
            <w:rStyle w:val="af0"/>
            <w:rFonts w:ascii="Times New Roman" w:eastAsia="微软雅黑" w:hAnsi="Times New Roman" w:cs="Times New Roman"/>
            <w:sz w:val="22"/>
            <w:szCs w:val="22"/>
          </w:rPr>
          <w:t>Quantitative Finance: Definition &amp; History | CQF</w:t>
        </w:r>
      </w:hyperlink>
      <w:r w:rsidRPr="001538EA">
        <w:rPr>
          <w:rFonts w:ascii="Times New Roman" w:eastAsia="微软雅黑" w:hAnsi="Times New Roman" w:cs="Times New Roman"/>
          <w:sz w:val="22"/>
          <w:szCs w:val="22"/>
        </w:rPr>
        <w:t>)</w:t>
      </w:r>
    </w:p>
    <w:p w14:paraId="66AC3437" w14:textId="77777777" w:rsidR="001538EA" w:rsidRPr="001538EA" w:rsidRDefault="001538EA" w:rsidP="001538EA">
      <w:pPr>
        <w:numPr>
          <w:ilvl w:val="0"/>
          <w:numId w:val="246"/>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 xml:space="preserve">Wikipedia. </w:t>
      </w:r>
      <w:r w:rsidRPr="001538EA">
        <w:rPr>
          <w:rFonts w:ascii="Times New Roman" w:eastAsia="微软雅黑" w:hAnsi="Times New Roman" w:cs="Times New Roman"/>
          <w:i/>
          <w:iCs/>
          <w:sz w:val="22"/>
          <w:szCs w:val="22"/>
        </w:rPr>
        <w:t>Renaissance Technologies</w:t>
      </w:r>
      <w:r w:rsidRPr="001538EA">
        <w:rPr>
          <w:rFonts w:ascii="Times New Roman" w:eastAsia="微软雅黑" w:hAnsi="Times New Roman" w:cs="Times New Roman"/>
          <w:sz w:val="22"/>
          <w:szCs w:val="22"/>
        </w:rPr>
        <w:t>. (accessed 2025) (</w:t>
      </w:r>
      <w:hyperlink r:id="rId51" w:anchor=":~:text=ImageMedallion%20outperformed%20their%20old%20pre,k%29%20plan%20and%20S%26P"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 (</w:t>
      </w:r>
      <w:hyperlink r:id="rId52" w:anchor=":~:text=%3E%20,Jim%20Simons%20Launched%20the%20Quant" w:history="1">
        <w:r w:rsidRPr="001538EA">
          <w:rPr>
            <w:rStyle w:val="af0"/>
            <w:rFonts w:ascii="Times New Roman" w:eastAsia="微软雅黑" w:hAnsi="Times New Roman" w:cs="Times New Roman"/>
            <w:sz w:val="22"/>
            <w:szCs w:val="22"/>
          </w:rPr>
          <w:t>Renaissance Technologies - Wikipedia</w:t>
        </w:r>
      </w:hyperlink>
      <w:r w:rsidRPr="001538EA">
        <w:rPr>
          <w:rFonts w:ascii="Times New Roman" w:eastAsia="微软雅黑" w:hAnsi="Times New Roman" w:cs="Times New Roman"/>
          <w:sz w:val="22"/>
          <w:szCs w:val="22"/>
        </w:rPr>
        <w:t>)</w:t>
      </w:r>
    </w:p>
    <w:p w14:paraId="775C14FE" w14:textId="77777777" w:rsidR="001538EA" w:rsidRPr="001538EA" w:rsidRDefault="001538EA" w:rsidP="001538EA">
      <w:pPr>
        <w:numPr>
          <w:ilvl w:val="0"/>
          <w:numId w:val="246"/>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 xml:space="preserve">Wikipedia. </w:t>
      </w:r>
      <w:r w:rsidRPr="001538EA">
        <w:rPr>
          <w:rFonts w:ascii="Times New Roman" w:eastAsia="微软雅黑" w:hAnsi="Times New Roman" w:cs="Times New Roman"/>
          <w:i/>
          <w:iCs/>
          <w:sz w:val="22"/>
          <w:szCs w:val="22"/>
        </w:rPr>
        <w:t>Two Sigma</w:t>
      </w:r>
      <w:r w:rsidRPr="001538EA">
        <w:rPr>
          <w:rFonts w:ascii="Times New Roman" w:eastAsia="微软雅黑" w:hAnsi="Times New Roman" w:cs="Times New Roman"/>
          <w:sz w:val="22"/>
          <w:szCs w:val="22"/>
        </w:rPr>
        <w:t>. (accessed 2025) (</w:t>
      </w:r>
      <w:hyperlink r:id="rId53" w:anchor=":~:text=Two%20Sigma%20Investments%2C%20LP%20is,4" w:history="1">
        <w:r w:rsidRPr="001538EA">
          <w:rPr>
            <w:rStyle w:val="af0"/>
            <w:rFonts w:ascii="Times New Roman" w:eastAsia="微软雅黑" w:hAnsi="Times New Roman" w:cs="Times New Roman"/>
            <w:sz w:val="22"/>
            <w:szCs w:val="22"/>
          </w:rPr>
          <w:t>Two Sigma - Wikipedia</w:t>
        </w:r>
      </w:hyperlink>
      <w:r w:rsidRPr="001538EA">
        <w:rPr>
          <w:rFonts w:ascii="Times New Roman" w:eastAsia="微软雅黑" w:hAnsi="Times New Roman" w:cs="Times New Roman"/>
          <w:sz w:val="22"/>
          <w:szCs w:val="22"/>
        </w:rPr>
        <w:t>)</w:t>
      </w:r>
    </w:p>
    <w:p w14:paraId="229E4D82" w14:textId="77777777" w:rsidR="001538EA" w:rsidRPr="001538EA" w:rsidRDefault="001538EA" w:rsidP="001538EA">
      <w:pPr>
        <w:numPr>
          <w:ilvl w:val="0"/>
          <w:numId w:val="246"/>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lastRenderedPageBreak/>
        <w:t>新浪财经</w:t>
      </w:r>
      <w:r w:rsidRPr="001538EA">
        <w:rPr>
          <w:rFonts w:ascii="Times New Roman" w:eastAsia="微软雅黑" w:hAnsi="Times New Roman" w:cs="Times New Roman"/>
          <w:sz w:val="22"/>
          <w:szCs w:val="22"/>
        </w:rPr>
        <w:t xml:space="preserve"> (2025). </w:t>
      </w:r>
      <w:r w:rsidRPr="001538EA">
        <w:rPr>
          <w:rFonts w:ascii="Times New Roman" w:eastAsia="微软雅黑" w:hAnsi="Times New Roman" w:cs="Times New Roman"/>
          <w:i/>
          <w:iCs/>
          <w:sz w:val="22"/>
          <w:szCs w:val="22"/>
        </w:rPr>
        <w:t>A</w:t>
      </w:r>
      <w:r w:rsidRPr="001538EA">
        <w:rPr>
          <w:rFonts w:ascii="Times New Roman" w:eastAsia="微软雅黑" w:hAnsi="Times New Roman" w:cs="Times New Roman"/>
          <w:i/>
          <w:iCs/>
          <w:sz w:val="22"/>
          <w:szCs w:val="22"/>
        </w:rPr>
        <w:t>股交易发生三大变化，量化逼迫散户转型，这三招让你反杀机器人</w:t>
      </w:r>
      <w:r w:rsidRPr="001538EA">
        <w:rPr>
          <w:rFonts w:ascii="Times New Roman" w:eastAsia="微软雅黑" w:hAnsi="Times New Roman" w:cs="Times New Roman"/>
          <w:sz w:val="22"/>
          <w:szCs w:val="22"/>
        </w:rPr>
        <w:t xml:space="preserve"> (</w:t>
      </w:r>
      <w:hyperlink r:id="rId54" w:anchor=":~:text=%E8%A1%80%E6%B7%8B%E6%B7%8B%E7%9A%84%E7%8E%B0%E5%AE%9E%EF%BC%9A%E4%BD%A0%E7%9A%84%E5%AF%B9%E6%89%8B%E5%B7%B2%E4%B8%8D%E6%98%AF%E4%BA%BA%E4%B8%8A%E5%91%A8%E4%B8%89%E6%97%A9%E7%9B%98%EF%BC%8C%E6%9F%90AI%E9%BE%99%E5%A4%B4%E8%82%A1%E5%BC%80%E7%9B%983%E5%88%86%E9%92%9F%E6%9A%B4%E6%B6%A87,%E3%80%82%E9%87%8F%E5%8C%96%E4%BA%A4%E6%98%93%E6%8B%89%E4%BD%8E%E4%BA%86" w:history="1">
        <w:r w:rsidRPr="001538EA">
          <w:rPr>
            <w:rStyle w:val="af0"/>
            <w:rFonts w:ascii="Times New Roman" w:eastAsia="微软雅黑" w:hAnsi="Times New Roman" w:cs="Times New Roman"/>
            <w:sz w:val="22"/>
            <w:szCs w:val="22"/>
          </w:rPr>
          <w:t>A</w:t>
        </w:r>
        <w:r w:rsidRPr="001538EA">
          <w:rPr>
            <w:rStyle w:val="af0"/>
            <w:rFonts w:ascii="Times New Roman" w:eastAsia="微软雅黑" w:hAnsi="Times New Roman" w:cs="Times New Roman"/>
            <w:sz w:val="22"/>
            <w:szCs w:val="22"/>
          </w:rPr>
          <w:t>股交易发生三大变化，量化逼迫散户转型，这三招让你反杀机器人</w:t>
        </w:r>
        <w:r w:rsidRPr="001538EA">
          <w:rPr>
            <w:rStyle w:val="af0"/>
            <w:rFonts w:ascii="Times New Roman" w:eastAsia="微软雅黑" w:hAnsi="Times New Roman" w:cs="Times New Roman"/>
            <w:sz w:val="22"/>
            <w:szCs w:val="22"/>
          </w:rPr>
          <w:t>|</w:t>
        </w:r>
        <w:r w:rsidRPr="001538EA">
          <w:rPr>
            <w:rStyle w:val="af0"/>
            <w:rFonts w:ascii="Times New Roman" w:eastAsia="微软雅黑" w:hAnsi="Times New Roman" w:cs="Times New Roman"/>
            <w:sz w:val="22"/>
            <w:szCs w:val="22"/>
          </w:rPr>
          <w:t>机器人</w:t>
        </w:r>
        <w:r w:rsidRPr="001538EA">
          <w:rPr>
            <w:rStyle w:val="af0"/>
            <w:rFonts w:ascii="Times New Roman" w:eastAsia="微软雅黑" w:hAnsi="Times New Roman" w:cs="Times New Roman"/>
            <w:sz w:val="22"/>
            <w:szCs w:val="22"/>
          </w:rPr>
          <w:t>_</w:t>
        </w:r>
        <w:r w:rsidRPr="001538EA">
          <w:rPr>
            <w:rStyle w:val="af0"/>
            <w:rFonts w:ascii="Times New Roman" w:eastAsia="微软雅黑" w:hAnsi="Times New Roman" w:cs="Times New Roman"/>
            <w:sz w:val="22"/>
            <w:szCs w:val="22"/>
          </w:rPr>
          <w:t>新浪财经</w:t>
        </w:r>
        <w:r w:rsidRPr="001538EA">
          <w:rPr>
            <w:rStyle w:val="af0"/>
            <w:rFonts w:ascii="Times New Roman" w:eastAsia="微软雅黑" w:hAnsi="Times New Roman" w:cs="Times New Roman"/>
            <w:sz w:val="22"/>
            <w:szCs w:val="22"/>
          </w:rPr>
          <w:t>_</w:t>
        </w:r>
        <w:r w:rsidRPr="001538EA">
          <w:rPr>
            <w:rStyle w:val="af0"/>
            <w:rFonts w:ascii="Times New Roman" w:eastAsia="微软雅黑" w:hAnsi="Times New Roman" w:cs="Times New Roman"/>
            <w:sz w:val="22"/>
            <w:szCs w:val="22"/>
          </w:rPr>
          <w:t>新浪网</w:t>
        </w:r>
      </w:hyperlink>
      <w:r w:rsidRPr="001538EA">
        <w:rPr>
          <w:rFonts w:ascii="Times New Roman" w:eastAsia="微软雅黑" w:hAnsi="Times New Roman" w:cs="Times New Roman"/>
          <w:sz w:val="22"/>
          <w:szCs w:val="22"/>
        </w:rPr>
        <w:t>)</w:t>
      </w:r>
    </w:p>
    <w:p w14:paraId="2E104A2C" w14:textId="77777777" w:rsidR="001538EA" w:rsidRPr="001538EA" w:rsidRDefault="001538EA" w:rsidP="001538EA">
      <w:pPr>
        <w:numPr>
          <w:ilvl w:val="0"/>
          <w:numId w:val="246"/>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 xml:space="preserve">Wikipedia. </w:t>
      </w:r>
      <w:r w:rsidRPr="001538EA">
        <w:rPr>
          <w:rFonts w:ascii="Times New Roman" w:eastAsia="微软雅黑" w:hAnsi="Times New Roman" w:cs="Times New Roman"/>
          <w:i/>
          <w:iCs/>
          <w:sz w:val="22"/>
          <w:szCs w:val="22"/>
        </w:rPr>
        <w:t>Aladdin (BlackRock)</w:t>
      </w:r>
      <w:r w:rsidRPr="001538EA">
        <w:rPr>
          <w:rFonts w:ascii="Times New Roman" w:eastAsia="微软雅黑" w:hAnsi="Times New Roman" w:cs="Times New Roman"/>
          <w:sz w:val="22"/>
          <w:szCs w:val="22"/>
        </w:rPr>
        <w:t>. (accessed 2025) (</w:t>
      </w:r>
      <w:hyperlink r:id="rId55" w:anchor=":~:text=One%20of%20BlackRock%27s%20four%20data,samples%20from%20the%20very%20large" w:history="1">
        <w:r w:rsidRPr="001538EA">
          <w:rPr>
            <w:rStyle w:val="af0"/>
            <w:rFonts w:ascii="Times New Roman" w:eastAsia="微软雅黑" w:hAnsi="Times New Roman" w:cs="Times New Roman"/>
            <w:sz w:val="22"/>
            <w:szCs w:val="22"/>
          </w:rPr>
          <w:t>Aladdin (BlackRock) - Wikipedia</w:t>
        </w:r>
      </w:hyperlink>
      <w:r w:rsidRPr="001538EA">
        <w:rPr>
          <w:rFonts w:ascii="Times New Roman" w:eastAsia="微软雅黑" w:hAnsi="Times New Roman" w:cs="Times New Roman"/>
          <w:sz w:val="22"/>
          <w:szCs w:val="22"/>
        </w:rPr>
        <w:t>) (</w:t>
      </w:r>
      <w:hyperlink r:id="rId56" w:anchor=":~:text=Aladdin%20,3" w:history="1">
        <w:r w:rsidRPr="001538EA">
          <w:rPr>
            <w:rStyle w:val="af0"/>
            <w:rFonts w:ascii="Times New Roman" w:eastAsia="微软雅黑" w:hAnsi="Times New Roman" w:cs="Times New Roman"/>
            <w:sz w:val="22"/>
            <w:szCs w:val="22"/>
          </w:rPr>
          <w:t>Aladdin (BlackRock) - Wikipedia</w:t>
        </w:r>
      </w:hyperlink>
      <w:r w:rsidRPr="001538EA">
        <w:rPr>
          <w:rFonts w:ascii="Times New Roman" w:eastAsia="微软雅黑" w:hAnsi="Times New Roman" w:cs="Times New Roman"/>
          <w:sz w:val="22"/>
          <w:szCs w:val="22"/>
        </w:rPr>
        <w:t>)</w:t>
      </w:r>
    </w:p>
    <w:p w14:paraId="41FA3A93" w14:textId="77777777" w:rsidR="001538EA" w:rsidRPr="001538EA" w:rsidRDefault="001538EA" w:rsidP="001538EA">
      <w:pPr>
        <w:numPr>
          <w:ilvl w:val="0"/>
          <w:numId w:val="246"/>
        </w:numPr>
        <w:rPr>
          <w:rFonts w:ascii="Times New Roman" w:eastAsia="微软雅黑" w:hAnsi="Times New Roman" w:cs="Times New Roman"/>
          <w:sz w:val="22"/>
          <w:szCs w:val="22"/>
        </w:rPr>
      </w:pPr>
      <w:r w:rsidRPr="001538EA">
        <w:rPr>
          <w:rFonts w:ascii="Times New Roman" w:eastAsia="微软雅黑" w:hAnsi="Times New Roman" w:cs="Times New Roman"/>
          <w:sz w:val="22"/>
          <w:szCs w:val="22"/>
        </w:rPr>
        <w:t xml:space="preserve">Wikipedia. </w:t>
      </w:r>
      <w:r w:rsidRPr="001538EA">
        <w:rPr>
          <w:rFonts w:ascii="Times New Roman" w:eastAsia="微软雅黑" w:hAnsi="Times New Roman" w:cs="Times New Roman"/>
          <w:i/>
          <w:iCs/>
          <w:sz w:val="22"/>
          <w:szCs w:val="22"/>
        </w:rPr>
        <w:t>QuantConnect</w:t>
      </w:r>
      <w:r w:rsidRPr="001538EA">
        <w:rPr>
          <w:rFonts w:ascii="Times New Roman" w:eastAsia="微软雅黑" w:hAnsi="Times New Roman" w:cs="Times New Roman"/>
          <w:sz w:val="22"/>
          <w:szCs w:val="22"/>
        </w:rPr>
        <w:t>. (accessed 2025)</w:t>
      </w:r>
    </w:p>
    <w:p w14:paraId="4991FD0B" w14:textId="77777777" w:rsidR="001538EA" w:rsidRDefault="001538EA" w:rsidP="00832CE4">
      <w:pPr>
        <w:rPr>
          <w:rFonts w:ascii="Times New Roman" w:eastAsia="微软雅黑" w:hAnsi="Times New Roman" w:cs="Times New Roman"/>
          <w:sz w:val="22"/>
          <w:szCs w:val="22"/>
        </w:rPr>
      </w:pPr>
    </w:p>
    <w:p w14:paraId="24EDC529"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明白了。我将撰写一篇全面的综述性文章，分析日内交易的可行性、原理、胜率、长期回报率，以及机构与个人在策略与资源上的差异。</w:t>
      </w:r>
    </w:p>
    <w:p w14:paraId="50B16B05"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文章将重点分析美股市场，其次是</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股，再覆盖港股，结合最近</w:t>
      </w:r>
      <w:r w:rsidRPr="0068214D">
        <w:rPr>
          <w:rFonts w:ascii="Times New Roman" w:eastAsia="微软雅黑" w:hAnsi="Times New Roman" w:cs="Times New Roman"/>
          <w:sz w:val="22"/>
          <w:szCs w:val="22"/>
        </w:rPr>
        <w:t>10</w:t>
      </w:r>
      <w:r w:rsidRPr="0068214D">
        <w:rPr>
          <w:rFonts w:ascii="Times New Roman" w:eastAsia="微软雅黑" w:hAnsi="Times New Roman" w:cs="Times New Roman"/>
          <w:sz w:val="22"/>
          <w:szCs w:val="22"/>
        </w:rPr>
        <w:t>年及</w:t>
      </w:r>
      <w:r w:rsidRPr="0068214D">
        <w:rPr>
          <w:rFonts w:ascii="Times New Roman" w:eastAsia="微软雅黑" w:hAnsi="Times New Roman" w:cs="Times New Roman"/>
          <w:sz w:val="22"/>
          <w:szCs w:val="22"/>
        </w:rPr>
        <w:t>2024</w:t>
      </w:r>
      <w:r w:rsidRPr="0068214D">
        <w:rPr>
          <w:rFonts w:ascii="Times New Roman" w:eastAsia="微软雅黑" w:hAnsi="Times New Roman" w:cs="Times New Roman"/>
          <w:sz w:val="22"/>
          <w:szCs w:val="22"/>
        </w:rPr>
        <w:t>年到目前的数据与市场表现。我也会引用来自学术研究、券商报告和实证案例的可靠数据，并涵盖量化交易与高频交易在机构日内交易中的应用。</w:t>
      </w:r>
    </w:p>
    <w:p w14:paraId="41637057"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请稍等，我整理好后会尽快呈现给您。</w:t>
      </w:r>
    </w:p>
    <w:p w14:paraId="1ED98510"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日内交易综述：原理、策略差异与散户实战分析</w:t>
      </w:r>
    </w:p>
    <w:p w14:paraId="19D266EB"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日内交易的基本原理与运作机制</w:t>
      </w:r>
    </w:p>
    <w:p w14:paraId="37C31060"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日内交易（</w:t>
      </w:r>
      <w:r w:rsidRPr="0068214D">
        <w:rPr>
          <w:rFonts w:ascii="Times New Roman" w:eastAsia="微软雅黑" w:hAnsi="Times New Roman" w:cs="Times New Roman"/>
          <w:sz w:val="22"/>
          <w:szCs w:val="22"/>
        </w:rPr>
        <w:t>Day Trading</w:t>
      </w:r>
      <w:r w:rsidRPr="0068214D">
        <w:rPr>
          <w:rFonts w:ascii="Times New Roman" w:eastAsia="微软雅黑" w:hAnsi="Times New Roman" w:cs="Times New Roman"/>
          <w:sz w:val="22"/>
          <w:szCs w:val="22"/>
        </w:rPr>
        <w:t>）是指在同一交易日内完成证券或衍生品的买卖，以利用当日价格波动获取利润的一种交易策略</w:t>
      </w:r>
      <w:r w:rsidRPr="0068214D">
        <w:rPr>
          <w:rFonts w:ascii="Times New Roman" w:eastAsia="微软雅黑" w:hAnsi="Times New Roman" w:cs="Times New Roman"/>
          <w:sz w:val="22"/>
          <w:szCs w:val="22"/>
        </w:rPr>
        <w:t xml:space="preserve"> (</w:t>
      </w:r>
      <w:hyperlink r:id="rId57" w:anchor=":~:text=%E6%97%A5%E5%85%A7%E4%BA%A4%E6%98%93%EF%BC%88Day%20trading%EF%BC%89%E6%98%AF%E9%87%91%E8%9E%8D%E5%B8%82%E5%9C%BA%E4%B8%8A%E7%9A%84%E4%B8%80%E7%A7%8D%E4%BA%A4%E6%98%93%E8%A1%8C%E4%B8%BA%EF%BC%8C%E6%98%AF%E4%B8%BA%E4%BA%86%E4%BB%8E%E5%BD%93%E6%97%A5%E8%AF%81%E5%88%B8%E6%88%96%E5%95%86%E5%93%81%E4%BB%B7%E6%A0%BC%E7%9A%84%E6%B3%A2%E5%8A%A8%E4%B8%AD%E8%B5%9A%E5%8F%96%E5%88%A9%E6%B6%A6%EF%BC%8C%E6%88%96%E6%98%AF%E5%9C%A8%E8%82%A1%E7%A5%A8%E6%88%96%E9%87%91%E8%9E%8D%E6%9C%9F%E8%B4%A7%E5%B8%82%E5%9C%BA%E4%B8%8A%E4%B9%B0%E8%BF%9B%E6%88%96%E5%8D%96%E5%87%BA%E5%90%8E%EF%BC%8C%E4%B8%BA%E4%BA%86%E9%81%BF%E5%85%8D%E4%BB%B7%E6%A0%BC%E6%B3%A2%20%E5%8A%A8%E7%9A%84%E9%A3%8E%E9%99%A9%EF%BC%8C%E5%9C%A8%E5%BD%93%E5%A4%A9%E8%BF%9B%E8%A1%8C%E6%8A%9B%E8%A1%A5%E4%BB%A5%E8%BD%A7%E5%B9%B3%E5%A4%B4%E5%AF%B8%20%EF%BC%8C%E8%80%8C%E5%9C%A8%E5%90%8C%E4%B8%80%E6%97%A5%E4%B9%B0%E8%BF%9B%E5%8F%8A%E5%8D%96%E5%87%BA%E5%90%8C%E4%B8%80%E6%A1%A3%2077%E7%9A%84%E6%8A%95%E6%9C%BA%E5%BC%8F%E4%BA%A4%E6%98%93%E3%80%82%E4%BC%9A%E4%BB%A5%E5%BD%93%E6%97%A5%E5%86%B2%E9%94%80%E6%96%B9%E5%BC%8F%E8%BF%9B%E8%A1%8C%E7%9A%84%E5%A4%A7%E5%A4%9A%E6%98%AF%E8%82%A1%E7%A5%A8,125%E3%80%81%E9%80%89%E6%8B%A9%E6%9D%83%20%E3%80%81%20127%E7%AD%89%E5%92%8C%E4%B8%80%E7%B3%BB%E5%88%97%E6%9C%9F%E8%B4%A7%E5%90%88%E7%BA%A6%EF%BC%8C%E5%A6%82%E8%82%A1%E6%8C%87%E6%9C%9F%E8%B4%A7%EF%BC%8C%E5%88%A9%E7%8E%87%E6%9C%9F%E8%B4%A7%EF%BC%8C%E8%B4%A7%E5%B8%81%E6%9C%9F%E8%B4%A7%E5%92%8C%E5%95%86%E5%93%81%E6%9C%9F%E8%B4%A7%E3%80%82%E4%BD%BF%E7%94%A8%E8%BF%99%E7%A7%8D%E4%BA%A4%E6%98%93%E6%96%B9%E5%BC%8F%E7%9A%84%E6%8A%95%E8%B5%84%E8%80%85%E5%B8%B8%E8%A2%AB%E7%A7%B0%E4%B8%BA%E5%BD%93%E5%86%B2%E5%AE%A2%EF%BC%88d%20ay%20trader%EF%BC%89%E3%80%82"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。日内交易者会在当日开盘后买入并于收盘前卖出（或先卖出后买回）同一资产，日终时将所有持仓平掉，以避免隔夜价格变动带来的风险</w:t>
      </w:r>
      <w:r w:rsidRPr="0068214D">
        <w:rPr>
          <w:rFonts w:ascii="Times New Roman" w:eastAsia="微软雅黑" w:hAnsi="Times New Roman" w:cs="Times New Roman"/>
          <w:sz w:val="22"/>
          <w:szCs w:val="22"/>
        </w:rPr>
        <w:t xml:space="preserve"> (</w:t>
      </w:r>
      <w:hyperlink r:id="rId58" w:anchor=":~:text=%E6%97%A5%E5%85%A7%E4%BA%A4%E6%98%93%EF%BC%88Day%20trading%EF%BC%89%E6%98%AF%E9%87%91%E8%9E%8D%E5%B8%82%E5%9C%BA%E4%B8%8A%E7%9A%84%E4%B8%80%E7%A7%8D%E4%BA%A4%E6%98%93%E8%A1%8C%E4%B8%BA%EF%BC%8C%E6%98%AF%E4%B8%BA%E4%BA%86%E4%BB%8E%E5%BD%93%E6%97%A5%E8%AF%81%E5%88%B8%E6%88%96%E5%95%86%E5%93%81%E4%BB%B7%E6%A0%BC%E7%9A%84%E6%B3%A2%E5%8A%A8%E4%B8%AD%E8%B5%9A%E5%8F%96%E5%88%A9%E6%B6%A6%EF%BC%8C%E6%88%96%E6%98%AF%E5%9C%A8%E8%82%A1%E7%A5%A8%E6%88%96%E9%87%91%E8%9E%8D%E6%9C%9F%E8%B4%A7%E5%B8%82%E5%9C%BA%E4%B8%8A%E4%B9%B0%E8%BF%9B%E6%88%96%E5%8D%96%E5%87%BA%E5%90%8E%EF%BC%8C%E4%B8%BA%E4%BA%86%E9%81%BF%E5%85%8D%E4%BB%B7%E6%A0%BC%E6%B3%A2%20%E5%8A%A8%E7%9A%84%E9%A3%8E%E9%99%A9%EF%BC%8C%E5%9C%A8%E5%BD%93%E5%A4%A9%E8%BF%9B%E8%A1%8C%E6%8A%9B%E8%A1%A5%E4%BB%A5%E8%BD%A7%E5%B9%B3%E5%A4%B4%E5%AF%B8%20%EF%BC%8C%E8%80%8C%E5%9C%A8%E5%90%8C%E4%B8%80%E6%97%A5%E4%B9%B0%E8%BF%9B%E5%8F%8A%E5%8D%96%E5%87%BA%E5%90%8C%E4%B8%80%E6%A1%A3%2077%E7%9A%84%E6%8A%95%E6%9C%BA%E5%BC%8F%E4%BA%A4%E6%98%93%E3%80%82%E4%BC%9A%E4%BB%A5%E5%BD%93%E6%97%A5%E5%86%B2%E9%94%80%E6%96%B9%E5%BC%8F%E8%BF%9B%E8%A1%8C%E7%9A%84%E5%A4%A7%E5%A4%9A%E6%98%AF%E8%82%A1%E7%A5%A8,125%E3%80%81%E9%80%89%E6%8B%A9%E6%9D%83%20%E3%80%81%20127%E7%AD%89%E5%92%8C%E4%B8%80%E7%B3%BB%E5%88%97%E6%9C%9F%E8%B4%A7%E5%90%88%E7%BA%A6%EF%BC%8C%E5%A6%82%E8%82%A1%E6%8C%87%E6%9C%9F%E8%B4%A7%EF%BC%8C%E5%88%A9%E7%8E%87%E6%9C%9F%E8%B4%A7%EF%BC%8C%E8%B4%A7%E5%B8%81%E6%9C%9F%E8%B4%A7%E5%92%8C%E5%95%86%E5%93%81%E6%9C%9F%E8%B4%A7%E3%80%82%E4%BD%BF%E7%94%A8%E8%BF%99%E7%A7%8D%E4%BA%A4%E6%98%93%E6%96%B9%E5%BC%8F%E7%9A%84%E6%8A%95%E8%B5%84%E8%80%85%E5%B8%B8%E8%A2%AB%E7%A7%B0%E4%B8%BA%E5%BD%93%E5%86%B2%E5%AE%A2%EF%BC%88d%20ay%20trader%EF%BC%89%E3%80%82"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。这一操作广泛应用于</w:t>
      </w:r>
      <w:r w:rsidRPr="0068214D">
        <w:rPr>
          <w:rFonts w:ascii="Times New Roman" w:eastAsia="微软雅黑" w:hAnsi="Times New Roman" w:cs="Times New Roman"/>
          <w:b/>
          <w:bCs/>
          <w:sz w:val="22"/>
          <w:szCs w:val="22"/>
        </w:rPr>
        <w:t>股票、股指期货、期权、外汇等高度流动性市场</w:t>
      </w:r>
      <w:r w:rsidRPr="0068214D">
        <w:rPr>
          <w:rFonts w:ascii="Times New Roman" w:eastAsia="微软雅黑" w:hAnsi="Times New Roman" w:cs="Times New Roman"/>
          <w:sz w:val="22"/>
          <w:szCs w:val="22"/>
        </w:rPr>
        <w:t xml:space="preserve"> (</w:t>
      </w:r>
      <w:hyperlink r:id="rId59" w:anchor=":~:text=%E6%97%A5%E5%85%A7%E4%BA%A4%E6%98%93%EF%BC%88Day%20trading%EF%BC%89%E6%98%AF%E9%87%91%E8%9E%8D%E5%B8%82%E5%9C%BA%E4%B8%8A%E7%9A%84%E4%B8%80%E7%A7%8D%E4%BA%A4%E6%98%93%E8%A1%8C%E4%B8%BA%EF%BC%8C%E6%98%AF%E4%B8%BA%E4%BA%86%E4%BB%8E%E5%BD%93%E6%97%A5%E8%AF%81%E5%88%B8%E6%88%96%E5%95%86%E5%93%81%E4%BB%B7%E6%A0%BC%E7%9A%84%E6%B3%A2%E5%8A%A8%E4%B8%AD%E8%B5%9A%E5%8F%96%E5%88%A9%E6%B6%A6%EF%BC%8C%E6%88%96%E6%98%AF%E5%9C%A8%E8%82%A1%E7%A5%A8%E6%88%96%E9%87%91%E8%9E%8D%E6%9C%9F%E8%B4%A7%E5%B8%82%E5%9C%BA%E4%B8%8A%E4%B9%B0%E8%BF%9B%E6%88%96%E5%8D%96%E5%87%BA%E5%90%8E%EF%BC%8C%E4%B8%BA%E4%BA%86%E9%81%BF%E5%85%8D%E4%BB%B7%E6%A0%BC%E6%B3%A2%20%E5%8A%A8%E7%9A%84%E9%A3%8E%E9%99%A9%EF%BC%8C%E5%9C%A8%E5%BD%93%E5%A4%A9%E8%BF%9B%E8%A1%8C%E6%8A%9B%E8%A1%A5%E4%BB%A5%E8%BD%A7%E5%B9%B3%E5%A4%B4%E5%AF%B8%20%EF%BC%8C%E8%80%8C%E5%9C%A8%E5%90%8C%E4%B8%80%E6%97%A5%E4%B9%B0%E8%BF%9B%E5%8F%8A%E5%8D%96%E5%87%BA%E5%90%8C%E4%B8%80%E6%A1%A3%2077%E7%9A%84%E6%8A%95%E6%9C%BA%E5%BC%8F%E4%BA%A4%E6%98%93%E3%80%82%E4%BC%9A%E4%BB%A5%E5%BD%93%E6%97%A5%E5%86%B2%E9%94%80%E6%96%B9%E5%BC%8F%E8%BF%9B%E8%A1%8C%E7%9A%84%E5%A4%A7%E5%A4%9A%E6%98%AF%E8%82%A1%E7%A5%A8,125%E3%80%81%E9%80%89%E6%8B%A9%E6%9D%83%20%E3%80%81%20127%E7%AD%89%E5%92%8C%E4%B8%80%E7%B3%BB%E5%88%97%E6%9C%9F%E8%B4%A7%E5%90%88%E7%BA%A6%EF%BC%8C%E5%A6%82%E8%82%A1%E6%8C%87%E6%9C%9F%E8%B4%A7%EF%BC%8C%E5%88%A9%E7%8E%87%E6%9C%9F%E8%B4%A7%EF%BC%8C%E8%B4%A7%E5%B8%81%E6%9C%9F%E8%B4%A7%E5%92%8C%E5%95%86%E5%93%81%E6%9C%9F%E8%B4%A7%E3%80%82%E4%BD%BF%E7%94%A8%E8%BF%99%E7%A7%8D%E4%BA%A4%E6%98%93%E6%96%B9%E5%BC%8F%E7%9A%84%E6%8A%95%E8%B5%84%E8%80%85%E5%B8%B8%E8%A2%AB%E7%A7%B0%E4%B8%BA%E5%BD%93%E5%86%B2%E5%AE%A2%EF%BC%88d%20ay%20trader%EF%BC%89%E3%80%82"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。日内交易通常依赖</w:t>
      </w:r>
      <w:r w:rsidRPr="0068214D">
        <w:rPr>
          <w:rFonts w:ascii="Times New Roman" w:eastAsia="微软雅黑" w:hAnsi="Times New Roman" w:cs="Times New Roman"/>
          <w:b/>
          <w:bCs/>
          <w:sz w:val="22"/>
          <w:szCs w:val="22"/>
        </w:rPr>
        <w:t>技术分析</w:t>
      </w:r>
      <w:r w:rsidRPr="0068214D">
        <w:rPr>
          <w:rFonts w:ascii="Times New Roman" w:eastAsia="微软雅黑" w:hAnsi="Times New Roman" w:cs="Times New Roman"/>
          <w:sz w:val="22"/>
          <w:szCs w:val="22"/>
        </w:rPr>
        <w:t>和实时市场资讯，试图捕捉日内的微小价格波动。交易者往往使用高频下单、</w:t>
      </w:r>
      <w:r w:rsidRPr="0068214D">
        <w:rPr>
          <w:rFonts w:ascii="Times New Roman" w:eastAsia="微软雅黑" w:hAnsi="Times New Roman" w:cs="Times New Roman"/>
          <w:b/>
          <w:bCs/>
          <w:sz w:val="22"/>
          <w:szCs w:val="22"/>
        </w:rPr>
        <w:t>杠杆</w:t>
      </w:r>
      <w:r w:rsidRPr="0068214D">
        <w:rPr>
          <w:rFonts w:ascii="Times New Roman" w:eastAsia="微软雅黑" w:hAnsi="Times New Roman" w:cs="Times New Roman"/>
          <w:sz w:val="22"/>
          <w:szCs w:val="22"/>
        </w:rPr>
        <w:t>（如保证金交易）等手段放大收益，同时也承担更高风险</w:t>
      </w:r>
      <w:r w:rsidRPr="0068214D">
        <w:rPr>
          <w:rFonts w:ascii="Times New Roman" w:eastAsia="微软雅黑" w:hAnsi="Times New Roman" w:cs="Times New Roman"/>
          <w:sz w:val="22"/>
          <w:szCs w:val="22"/>
        </w:rPr>
        <w:t xml:space="preserve"> (</w:t>
      </w:r>
      <w:hyperlink r:id="rId60" w:anchor=":~:text=Day%20traders%20attempt%20to%20exploit,time%20data"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 (</w:t>
      </w:r>
      <w:hyperlink r:id="rId61" w:anchor=":~:text=Traders%20using%20different%20systems%20might,their%20%20112%20trading%20accounts"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。典型策略包括</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剥头皮</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（以极短线反复进出赚取点差）、趋势追踪、消息驱动交易等。由于持仓时间极短，日内交易对下单速度、市场洞察和决策力要求很高，交易者必须时刻关注行情并迅速执行交易。</w:t>
      </w:r>
    </w:p>
    <w:p w14:paraId="515805E5"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从机制上看，各国市场对日内交易有不同规定。例如在美股市场，监管机构将</w:t>
      </w:r>
      <w:r w:rsidRPr="0068214D">
        <w:rPr>
          <w:rFonts w:ascii="Times New Roman" w:eastAsia="微软雅黑" w:hAnsi="Times New Roman" w:cs="Times New Roman"/>
          <w:sz w:val="22"/>
          <w:szCs w:val="22"/>
        </w:rPr>
        <w:t>**“Pattern Day Trader</w:t>
      </w:r>
      <w:r w:rsidRPr="0068214D">
        <w:rPr>
          <w:rFonts w:ascii="Times New Roman" w:eastAsia="微软雅黑" w:hAnsi="Times New Roman" w:cs="Times New Roman"/>
          <w:sz w:val="22"/>
          <w:szCs w:val="22"/>
        </w:rPr>
        <w:t>（惯性日内交易者）</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b/>
          <w:bCs/>
          <w:sz w:val="22"/>
          <w:szCs w:val="22"/>
        </w:rPr>
        <w:t>定义为</w:t>
      </w:r>
      <w:r w:rsidRPr="0068214D">
        <w:rPr>
          <w:rFonts w:ascii="Times New Roman" w:eastAsia="微软雅黑" w:hAnsi="Times New Roman" w:cs="Times New Roman"/>
          <w:b/>
          <w:bCs/>
          <w:sz w:val="22"/>
          <w:szCs w:val="22"/>
        </w:rPr>
        <w:t>5</w:t>
      </w:r>
      <w:r w:rsidRPr="0068214D">
        <w:rPr>
          <w:rFonts w:ascii="Times New Roman" w:eastAsia="微软雅黑" w:hAnsi="Times New Roman" w:cs="Times New Roman"/>
          <w:b/>
          <w:bCs/>
          <w:sz w:val="22"/>
          <w:szCs w:val="22"/>
        </w:rPr>
        <w:t>个交易日内进行</w:t>
      </w:r>
      <w:r w:rsidRPr="0068214D">
        <w:rPr>
          <w:rFonts w:ascii="Times New Roman" w:eastAsia="微软雅黑" w:hAnsi="Times New Roman" w:cs="Times New Roman"/>
          <w:b/>
          <w:bCs/>
          <w:sz w:val="22"/>
          <w:szCs w:val="22"/>
        </w:rPr>
        <w:t>4</w:t>
      </w:r>
      <w:r w:rsidRPr="0068214D">
        <w:rPr>
          <w:rFonts w:ascii="Times New Roman" w:eastAsia="微软雅黑" w:hAnsi="Times New Roman" w:cs="Times New Roman"/>
          <w:b/>
          <w:bCs/>
          <w:sz w:val="22"/>
          <w:szCs w:val="22"/>
        </w:rPr>
        <w:t>次或以上日内往返交易且这些交易笔数占</w:t>
      </w:r>
      <w:r w:rsidRPr="0068214D">
        <w:rPr>
          <w:rFonts w:ascii="Times New Roman" w:eastAsia="微软雅黑" w:hAnsi="Times New Roman" w:cs="Times New Roman"/>
          <w:b/>
          <w:bCs/>
          <w:sz w:val="22"/>
          <w:szCs w:val="22"/>
        </w:rPr>
        <w:lastRenderedPageBreak/>
        <w:t>账户总交易笔数</w:t>
      </w:r>
      <w:r w:rsidRPr="0068214D">
        <w:rPr>
          <w:rFonts w:ascii="Times New Roman" w:eastAsia="微软雅黑" w:hAnsi="Times New Roman" w:cs="Times New Roman"/>
          <w:b/>
          <w:bCs/>
          <w:sz w:val="22"/>
          <w:szCs w:val="22"/>
        </w:rPr>
        <w:t>6%</w:t>
      </w:r>
      <w:r w:rsidRPr="0068214D">
        <w:rPr>
          <w:rFonts w:ascii="Times New Roman" w:eastAsia="微软雅黑" w:hAnsi="Times New Roman" w:cs="Times New Roman"/>
          <w:b/>
          <w:bCs/>
          <w:sz w:val="22"/>
          <w:szCs w:val="22"/>
        </w:rPr>
        <w:t>以上的投资者</w:t>
      </w:r>
      <w:r w:rsidRPr="0068214D">
        <w:rPr>
          <w:rFonts w:ascii="Times New Roman" w:eastAsia="微软雅黑" w:hAnsi="Times New Roman" w:cs="Times New Roman"/>
          <w:b/>
          <w:bCs/>
          <w:sz w:val="22"/>
          <w:szCs w:val="22"/>
        </w:rPr>
        <w:t xml:space="preserve"> (</w:t>
      </w:r>
      <w:hyperlink r:id="rId62" w:anchor=":~:text=Who%20Is%20a%20Pattern%20Day,Trader" w:history="1">
        <w:r w:rsidRPr="0068214D">
          <w:rPr>
            <w:rStyle w:val="af0"/>
            <w:rFonts w:ascii="Times New Roman" w:eastAsia="微软雅黑" w:hAnsi="Times New Roman" w:cs="Times New Roman"/>
            <w:b/>
            <w:bCs/>
            <w:sz w:val="22"/>
            <w:szCs w:val="22"/>
          </w:rPr>
          <w:t>Day Trading | FINRA.org</w:t>
        </w:r>
      </w:hyperlink>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b/>
          <w:bCs/>
          <w:sz w:val="22"/>
          <w:szCs w:val="22"/>
        </w:rPr>
        <w:t>。此类账户</w:t>
      </w:r>
      <w:r w:rsidRPr="0068214D">
        <w:rPr>
          <w:rFonts w:ascii="Times New Roman" w:eastAsia="微软雅黑" w:hAnsi="Times New Roman" w:cs="Times New Roman"/>
          <w:sz w:val="22"/>
          <w:szCs w:val="22"/>
        </w:rPr>
        <w:t>必须维持至少</w:t>
      </w:r>
      <w:r w:rsidRPr="0068214D">
        <w:rPr>
          <w:rFonts w:ascii="Times New Roman" w:eastAsia="微软雅黑" w:hAnsi="Times New Roman" w:cs="Times New Roman"/>
          <w:sz w:val="22"/>
          <w:szCs w:val="22"/>
        </w:rPr>
        <w:t>25,000</w:t>
      </w:r>
      <w:r w:rsidRPr="0068214D">
        <w:rPr>
          <w:rFonts w:ascii="Times New Roman" w:eastAsia="微软雅黑" w:hAnsi="Times New Roman" w:cs="Times New Roman"/>
          <w:sz w:val="22"/>
          <w:szCs w:val="22"/>
        </w:rPr>
        <w:t>美元的最低资产</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，否则券商会限制交易</w:t>
      </w:r>
      <w:r w:rsidRPr="0068214D">
        <w:rPr>
          <w:rFonts w:ascii="Times New Roman" w:eastAsia="微软雅黑" w:hAnsi="Times New Roman" w:cs="Times New Roman"/>
          <w:sz w:val="22"/>
          <w:szCs w:val="22"/>
        </w:rPr>
        <w:t xml:space="preserve"> (</w:t>
      </w:r>
      <w:hyperlink r:id="rId63" w:anchor=":~:text=Traders%20using%20different%20systems%20might,their%20%20112%20trading%20accounts"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。而在中国大陆</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股市场，出于抑制过度投机的考虑，实行</w:t>
      </w:r>
      <w:r w:rsidRPr="0068214D">
        <w:rPr>
          <w:rFonts w:ascii="Times New Roman" w:eastAsia="微软雅黑" w:hAnsi="Times New Roman" w:cs="Times New Roman"/>
          <w:b/>
          <w:bCs/>
          <w:sz w:val="22"/>
          <w:szCs w:val="22"/>
        </w:rPr>
        <w:t>T+1</w:t>
      </w:r>
      <w:r w:rsidRPr="0068214D">
        <w:rPr>
          <w:rFonts w:ascii="Times New Roman" w:eastAsia="微软雅黑" w:hAnsi="Times New Roman" w:cs="Times New Roman"/>
          <w:b/>
          <w:bCs/>
          <w:sz w:val="22"/>
          <w:szCs w:val="22"/>
        </w:rPr>
        <w:t>交割制度</w:t>
      </w:r>
      <w:r w:rsidRPr="0068214D">
        <w:rPr>
          <w:rFonts w:ascii="Times New Roman" w:eastAsia="微软雅黑" w:hAnsi="Times New Roman" w:cs="Times New Roman"/>
          <w:sz w:val="22"/>
          <w:szCs w:val="22"/>
        </w:rPr>
        <w:t>，投资者当日买入的股票要到下一个交易日才能卖出</w:t>
      </w:r>
      <w:r w:rsidRPr="0068214D">
        <w:rPr>
          <w:rFonts w:ascii="Times New Roman" w:eastAsia="微软雅黑" w:hAnsi="Times New Roman" w:cs="Times New Roman"/>
          <w:sz w:val="22"/>
          <w:szCs w:val="22"/>
        </w:rPr>
        <w:t xml:space="preserve"> (</w:t>
      </w:r>
      <w:hyperlink r:id="rId64" w:anchor=":~:text=,on%20or%20after%20T%2B1%20day" w:history="1">
        <w:r w:rsidRPr="0068214D">
          <w:rPr>
            <w:rStyle w:val="af0"/>
            <w:rFonts w:ascii="Times New Roman" w:eastAsia="微软雅黑" w:hAnsi="Times New Roman" w:cs="Times New Roman"/>
            <w:sz w:val="22"/>
            <w:szCs w:val="22"/>
          </w:rPr>
          <w:t>Moomoo US Help Center-A-shares trading rules</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（即通常所说</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不允许日内回转交易</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）。此外</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股多数股票每日</w:t>
      </w:r>
      <w:r w:rsidRPr="0068214D">
        <w:rPr>
          <w:rFonts w:ascii="Times New Roman" w:eastAsia="微软雅黑" w:hAnsi="Times New Roman" w:cs="Times New Roman"/>
          <w:b/>
          <w:bCs/>
          <w:sz w:val="22"/>
          <w:szCs w:val="22"/>
        </w:rPr>
        <w:t>涨跌停板限制为</w:t>
      </w:r>
      <w:r w:rsidRPr="0068214D">
        <w:rPr>
          <w:rFonts w:ascii="Times New Roman" w:eastAsia="微软雅黑" w:hAnsi="Times New Roman" w:cs="Times New Roman"/>
          <w:b/>
          <w:bCs/>
          <w:sz w:val="22"/>
          <w:szCs w:val="22"/>
        </w:rPr>
        <w:t>±10%</w:t>
      </w:r>
      <w:r w:rsidRPr="0068214D">
        <w:rPr>
          <w:rFonts w:ascii="Times New Roman" w:eastAsia="微软雅黑" w:hAnsi="Times New Roman" w:cs="Times New Roman"/>
          <w:sz w:val="22"/>
          <w:szCs w:val="22"/>
        </w:rPr>
        <w:t>（创业板、科创板为</w:t>
      </w:r>
      <w:r w:rsidRPr="0068214D">
        <w:rPr>
          <w:rFonts w:ascii="Times New Roman" w:eastAsia="微软雅黑" w:hAnsi="Times New Roman" w:cs="Times New Roman"/>
          <w:sz w:val="22"/>
          <w:szCs w:val="22"/>
        </w:rPr>
        <w:t>±20%</w:t>
      </w:r>
      <w:r w:rsidRPr="0068214D">
        <w:rPr>
          <w:rFonts w:ascii="Times New Roman" w:eastAsia="微软雅黑" w:hAnsi="Times New Roman" w:cs="Times New Roman"/>
          <w:sz w:val="22"/>
          <w:szCs w:val="22"/>
        </w:rPr>
        <w:t>），在给市场降温的同时也限制了日内价格波幅。相比之下，香港市场允许日内反向交易（</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），但对每笔股票交易双边征收各</w:t>
      </w:r>
      <w:r w:rsidRPr="0068214D">
        <w:rPr>
          <w:rFonts w:ascii="Times New Roman" w:eastAsia="微软雅黑" w:hAnsi="Times New Roman" w:cs="Times New Roman"/>
          <w:sz w:val="22"/>
          <w:szCs w:val="22"/>
        </w:rPr>
        <w:t>0.1%</w:t>
      </w:r>
      <w:r w:rsidRPr="0068214D">
        <w:rPr>
          <w:rFonts w:ascii="Times New Roman" w:eastAsia="微软雅黑" w:hAnsi="Times New Roman" w:cs="Times New Roman"/>
          <w:sz w:val="22"/>
          <w:szCs w:val="22"/>
        </w:rPr>
        <w:t>的印花税</w:t>
      </w:r>
      <w:r w:rsidRPr="0068214D">
        <w:rPr>
          <w:rFonts w:ascii="Times New Roman" w:eastAsia="微软雅黑" w:hAnsi="Times New Roman" w:cs="Times New Roman"/>
          <w:sz w:val="22"/>
          <w:szCs w:val="22"/>
        </w:rPr>
        <w:t xml:space="preserve"> (</w:t>
      </w:r>
      <w:hyperlink r:id="rId65" w:anchor=":~:text=%E6%AD%A4%E6%AC%A1%E5%8D%B0%E8%8A%B1%E7%A8%8E%E4%B8%8B%E8%B0%83%EF%BC%8C%E7%AC%A6%E5%90%88%E5%B8%82%E5%9C%BA%E9%A2%84%E6%9C%9F%E3%80%82%E8%B0%83%E6%95%B4%E5%89%8D%EF%BC%8C%E9%A6%99%E6%B8%AF%E7%89%B9%E5%8C%BA%E6%94%BF%E5%BA%9C%E6%94%B6%E5%8F%96%E7%9A%84%E8%82%A1%E7%A5%A8%E5%8D%B0%E8%8A%B1%E7%A8%8E%E4%B8%BA0.13" w:history="1">
        <w:r w:rsidRPr="0068214D">
          <w:rPr>
            <w:rStyle w:val="af0"/>
            <w:rFonts w:ascii="Times New Roman" w:eastAsia="微软雅黑" w:hAnsi="Times New Roman" w:cs="Times New Roman"/>
            <w:sz w:val="22"/>
            <w:szCs w:val="22"/>
          </w:rPr>
          <w:t>港股交易印花税税率下调至</w:t>
        </w:r>
        <w:r w:rsidRPr="0068214D">
          <w:rPr>
            <w:rStyle w:val="af0"/>
            <w:rFonts w:ascii="Times New Roman" w:eastAsia="微软雅黑" w:hAnsi="Times New Roman" w:cs="Times New Roman"/>
            <w:sz w:val="22"/>
            <w:szCs w:val="22"/>
          </w:rPr>
          <w:t>0.1% 11</w:t>
        </w:r>
        <w:r w:rsidRPr="0068214D">
          <w:rPr>
            <w:rStyle w:val="af0"/>
            <w:rFonts w:ascii="Times New Roman" w:eastAsia="微软雅黑" w:hAnsi="Times New Roman" w:cs="Times New Roman"/>
            <w:sz w:val="22"/>
            <w:szCs w:val="22"/>
          </w:rPr>
          <w:t>月</w:t>
        </w:r>
        <w:r w:rsidRPr="0068214D">
          <w:rPr>
            <w:rStyle w:val="af0"/>
            <w:rFonts w:ascii="Times New Roman" w:eastAsia="微软雅黑" w:hAnsi="Times New Roman" w:cs="Times New Roman"/>
            <w:sz w:val="22"/>
            <w:szCs w:val="22"/>
          </w:rPr>
          <w:t>17</w:t>
        </w:r>
        <w:r w:rsidRPr="0068214D">
          <w:rPr>
            <w:rStyle w:val="af0"/>
            <w:rFonts w:ascii="Times New Roman" w:eastAsia="微软雅黑" w:hAnsi="Times New Roman" w:cs="Times New Roman"/>
            <w:sz w:val="22"/>
            <w:szCs w:val="22"/>
          </w:rPr>
          <w:t>日起生效</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，增加了高频交易成本。总的来说，日内交易以</w:t>
      </w:r>
      <w:r w:rsidRPr="0068214D">
        <w:rPr>
          <w:rFonts w:ascii="Times New Roman" w:eastAsia="微软雅黑" w:hAnsi="Times New Roman" w:cs="Times New Roman"/>
          <w:b/>
          <w:bCs/>
          <w:sz w:val="22"/>
          <w:szCs w:val="22"/>
        </w:rPr>
        <w:t>高频次短线操作</w:t>
      </w:r>
      <w:r w:rsidRPr="0068214D">
        <w:rPr>
          <w:rFonts w:ascii="Times New Roman" w:eastAsia="微软雅黑" w:hAnsi="Times New Roman" w:cs="Times New Roman"/>
          <w:sz w:val="22"/>
          <w:szCs w:val="22"/>
        </w:rPr>
        <w:t>为特征，重在利用日内价差盈利，其运作需要良好的市场流动性和宽松的交易机制支撑。</w:t>
      </w:r>
    </w:p>
    <w:p w14:paraId="38E705EC"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散户参与日内交易的可行性：技术与资金门槛</w:t>
      </w:r>
    </w:p>
    <w:p w14:paraId="11DAFF83"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对于普通散户投资者而言，参与日内交易存在较高的</w:t>
      </w:r>
      <w:r w:rsidRPr="0068214D">
        <w:rPr>
          <w:rFonts w:ascii="Times New Roman" w:eastAsia="微软雅黑" w:hAnsi="Times New Roman" w:cs="Times New Roman"/>
          <w:b/>
          <w:bCs/>
          <w:sz w:val="22"/>
          <w:szCs w:val="22"/>
        </w:rPr>
        <w:t>技术和资金门槛</w:t>
      </w:r>
      <w:r w:rsidRPr="0068214D">
        <w:rPr>
          <w:rFonts w:ascii="Times New Roman" w:eastAsia="微软雅黑" w:hAnsi="Times New Roman" w:cs="Times New Roman"/>
          <w:sz w:val="22"/>
          <w:szCs w:val="22"/>
        </w:rPr>
        <w:t>。首先在</w:t>
      </w:r>
      <w:r w:rsidRPr="0068214D">
        <w:rPr>
          <w:rFonts w:ascii="Times New Roman" w:eastAsia="微软雅黑" w:hAnsi="Times New Roman" w:cs="Times New Roman"/>
          <w:b/>
          <w:bCs/>
          <w:sz w:val="22"/>
          <w:szCs w:val="22"/>
        </w:rPr>
        <w:t>技术装备</w:t>
      </w:r>
      <w:r w:rsidRPr="0068214D">
        <w:rPr>
          <w:rFonts w:ascii="Times New Roman" w:eastAsia="微软雅黑" w:hAnsi="Times New Roman" w:cs="Times New Roman"/>
          <w:sz w:val="22"/>
          <w:szCs w:val="22"/>
        </w:rPr>
        <w:t>上，日内交易要求交易者具备高速稳定的网络连接、专业的交易软件、实时行情数据订阅，以及多屏幕监控能力等，以确保能毫秒级地获取信息并迅速下单。很多职业日内交易者使用直接市场接入（</w:t>
      </w:r>
      <w:r w:rsidRPr="0068214D">
        <w:rPr>
          <w:rFonts w:ascii="Times New Roman" w:eastAsia="微软雅黑" w:hAnsi="Times New Roman" w:cs="Times New Roman"/>
          <w:sz w:val="22"/>
          <w:szCs w:val="22"/>
        </w:rPr>
        <w:t>DMA</w:t>
      </w:r>
      <w:r w:rsidRPr="0068214D">
        <w:rPr>
          <w:rFonts w:ascii="Times New Roman" w:eastAsia="微软雅黑" w:hAnsi="Times New Roman" w:cs="Times New Roman"/>
          <w:sz w:val="22"/>
          <w:szCs w:val="22"/>
        </w:rPr>
        <w:t>）和快捷键交易，以减少下单延迟和滑点。而一般散户若仅通过普通券商</w:t>
      </w:r>
      <w:r w:rsidRPr="0068214D">
        <w:rPr>
          <w:rFonts w:ascii="Times New Roman" w:eastAsia="微软雅黑" w:hAnsi="Times New Roman" w:cs="Times New Roman"/>
          <w:sz w:val="22"/>
          <w:szCs w:val="22"/>
        </w:rPr>
        <w:t>APP</w:t>
      </w:r>
      <w:r w:rsidRPr="0068214D">
        <w:rPr>
          <w:rFonts w:ascii="Times New Roman" w:eastAsia="微软雅黑" w:hAnsi="Times New Roman" w:cs="Times New Roman"/>
          <w:sz w:val="22"/>
          <w:szCs w:val="22"/>
        </w:rPr>
        <w:t>下单，在行情瞬息万变时可能处于劣势。此外还需要一定的编程或量化分析能力来开发筛选交易信号的工具，尽管也有散户借助市售交易平台的技术指标来做短线决策。</w:t>
      </w:r>
    </w:p>
    <w:p w14:paraId="1988F0BA"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其次是</w:t>
      </w:r>
      <w:r w:rsidRPr="0068214D">
        <w:rPr>
          <w:rFonts w:ascii="Times New Roman" w:eastAsia="微软雅黑" w:hAnsi="Times New Roman" w:cs="Times New Roman"/>
          <w:b/>
          <w:bCs/>
          <w:sz w:val="22"/>
          <w:szCs w:val="22"/>
        </w:rPr>
        <w:t>资金要求</w:t>
      </w:r>
      <w:r w:rsidRPr="0068214D">
        <w:rPr>
          <w:rFonts w:ascii="Times New Roman" w:eastAsia="微软雅黑" w:hAnsi="Times New Roman" w:cs="Times New Roman"/>
          <w:sz w:val="22"/>
          <w:szCs w:val="22"/>
        </w:rPr>
        <w:t>。高频交易的特征决定了</w:t>
      </w:r>
      <w:r w:rsidRPr="0068214D">
        <w:rPr>
          <w:rFonts w:ascii="Times New Roman" w:eastAsia="微软雅黑" w:hAnsi="Times New Roman" w:cs="Times New Roman"/>
          <w:b/>
          <w:bCs/>
          <w:sz w:val="22"/>
          <w:szCs w:val="22"/>
        </w:rPr>
        <w:t>单笔利润微薄</w:t>
      </w:r>
      <w:r w:rsidRPr="0068214D">
        <w:rPr>
          <w:rFonts w:ascii="Times New Roman" w:eastAsia="微软雅黑" w:hAnsi="Times New Roman" w:cs="Times New Roman"/>
          <w:sz w:val="22"/>
          <w:szCs w:val="22"/>
        </w:rPr>
        <w:t>，因此需要一定规模的资金才能通过累积小利润覆盖成本并获得可观收益</w:t>
      </w:r>
      <w:r w:rsidRPr="0068214D">
        <w:rPr>
          <w:rFonts w:ascii="Times New Roman" w:eastAsia="微软雅黑" w:hAnsi="Times New Roman" w:cs="Times New Roman"/>
          <w:sz w:val="22"/>
          <w:szCs w:val="22"/>
        </w:rPr>
        <w:t xml:space="preserve"> (</w:t>
      </w:r>
      <w:hyperlink r:id="rId66" w:anchor=":~:text=,3"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。美国</w:t>
      </w:r>
      <w:r w:rsidRPr="0068214D">
        <w:rPr>
          <w:rFonts w:ascii="Times New Roman" w:eastAsia="微软雅黑" w:hAnsi="Times New Roman" w:cs="Times New Roman"/>
          <w:sz w:val="22"/>
          <w:szCs w:val="22"/>
        </w:rPr>
        <w:t>FINRA</w:t>
      </w:r>
      <w:r w:rsidRPr="0068214D">
        <w:rPr>
          <w:rFonts w:ascii="Times New Roman" w:eastAsia="微软雅黑" w:hAnsi="Times New Roman" w:cs="Times New Roman"/>
          <w:sz w:val="22"/>
          <w:szCs w:val="22"/>
        </w:rPr>
        <w:t>规定惯性日内交易账户日均净资产低于</w:t>
      </w:r>
      <w:r w:rsidRPr="0068214D">
        <w:rPr>
          <w:rFonts w:ascii="Times New Roman" w:eastAsia="微软雅黑" w:hAnsi="Times New Roman" w:cs="Times New Roman"/>
          <w:sz w:val="22"/>
          <w:szCs w:val="22"/>
        </w:rPr>
        <w:t>$25,000</w:t>
      </w:r>
      <w:r w:rsidRPr="0068214D">
        <w:rPr>
          <w:rFonts w:ascii="Times New Roman" w:eastAsia="微软雅黑" w:hAnsi="Times New Roman" w:cs="Times New Roman"/>
          <w:sz w:val="22"/>
          <w:szCs w:val="22"/>
        </w:rPr>
        <w:t>将受到交易频次限制</w:t>
      </w:r>
      <w:r w:rsidRPr="0068214D">
        <w:rPr>
          <w:rFonts w:ascii="Times New Roman" w:eastAsia="微软雅黑" w:hAnsi="Times New Roman" w:cs="Times New Roman"/>
          <w:sz w:val="22"/>
          <w:szCs w:val="22"/>
        </w:rPr>
        <w:t xml:space="preserve"> (</w:t>
      </w:r>
      <w:hyperlink r:id="rId67" w:anchor=":~:text=Traders%20using%20different%20systems%20might,their%20%20112%20trading%20accounts"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。更重要的是，监管机构提醒投资者</w:t>
      </w:r>
      <w:r w:rsidRPr="0068214D">
        <w:rPr>
          <w:rFonts w:ascii="Times New Roman" w:eastAsia="微软雅黑" w:hAnsi="Times New Roman" w:cs="Times New Roman"/>
          <w:b/>
          <w:bCs/>
          <w:sz w:val="22"/>
          <w:szCs w:val="22"/>
        </w:rPr>
        <w:t>应做好亏光全部投入资金的准备</w:t>
      </w:r>
      <w:r w:rsidRPr="0068214D">
        <w:rPr>
          <w:rFonts w:ascii="Times New Roman" w:eastAsia="微软雅黑" w:hAnsi="Times New Roman" w:cs="Times New Roman"/>
          <w:sz w:val="22"/>
          <w:szCs w:val="22"/>
        </w:rPr>
        <w:t>，不应动用退休金、贷款或生活必需资金来日内交易</w:t>
      </w:r>
      <w:r w:rsidRPr="0068214D">
        <w:rPr>
          <w:rFonts w:ascii="Times New Roman" w:eastAsia="微软雅黑" w:hAnsi="Times New Roman" w:cs="Times New Roman"/>
          <w:sz w:val="22"/>
          <w:szCs w:val="22"/>
        </w:rPr>
        <w:t xml:space="preserve"> (</w:t>
      </w:r>
      <w:hyperlink r:id="rId68" w:anchor=":~:text=Day%20trading%20can%20be%20extremely,or%20more%20will%20in%20no"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。有证据表明，投入少于五万美元的账户很难稳定实现盈利，而即便投入较多资金也</w:t>
      </w:r>
      <w:r w:rsidRPr="0068214D">
        <w:rPr>
          <w:rFonts w:ascii="Times New Roman" w:eastAsia="微软雅黑" w:hAnsi="Times New Roman" w:cs="Times New Roman"/>
          <w:b/>
          <w:bCs/>
          <w:sz w:val="22"/>
          <w:szCs w:val="22"/>
        </w:rPr>
        <w:t>不能保证成功</w:t>
      </w:r>
      <w:r w:rsidRPr="0068214D">
        <w:rPr>
          <w:rFonts w:ascii="Times New Roman" w:eastAsia="微软雅黑" w:hAnsi="Times New Roman" w:cs="Times New Roman"/>
          <w:sz w:val="22"/>
          <w:szCs w:val="22"/>
        </w:rPr>
        <w:t xml:space="preserve"> (</w:t>
      </w:r>
      <w:hyperlink r:id="rId69" w:anchor=":~:text=aside%20for%20purposes%20such%20as,in%20no%20way%20guarantee%20success"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。因此散户若资金规模有限，盲目高频进出可能因手续费和点差成本而得不偿失</w:t>
      </w:r>
      <w:r w:rsidRPr="0068214D">
        <w:rPr>
          <w:rFonts w:ascii="Times New Roman" w:eastAsia="微软雅黑" w:hAnsi="Times New Roman" w:cs="Times New Roman"/>
          <w:sz w:val="22"/>
          <w:szCs w:val="22"/>
        </w:rPr>
        <w:t xml:space="preserve"> (</w:t>
      </w:r>
      <w:hyperlink r:id="rId70" w:anchor=":~:text=,3"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。值得注意的是，如在中国大陆市场，由于股票</w:t>
      </w:r>
      <w:r w:rsidRPr="0068214D">
        <w:rPr>
          <w:rFonts w:ascii="Times New Roman" w:eastAsia="微软雅黑" w:hAnsi="Times New Roman" w:cs="Times New Roman"/>
          <w:sz w:val="22"/>
          <w:szCs w:val="22"/>
        </w:rPr>
        <w:t>T+1</w:t>
      </w:r>
      <w:r w:rsidRPr="0068214D">
        <w:rPr>
          <w:rFonts w:ascii="Times New Roman" w:eastAsia="微软雅黑" w:hAnsi="Times New Roman" w:cs="Times New Roman"/>
          <w:sz w:val="22"/>
          <w:szCs w:val="22"/>
        </w:rPr>
        <w:t>限制，散户想从事日内交易只能转向股指期货、国债期货等衍生品市场，但这些品种通常设置了较高的开户资金门槛和适当性要求（例如金融期货开户需有一定金融资产和仿真经验），这无形中抬高了散户参与日内交易的资金壁垒</w:t>
      </w:r>
      <w:r w:rsidRPr="0068214D">
        <w:rPr>
          <w:rFonts w:ascii="Times New Roman" w:eastAsia="微软雅黑" w:hAnsi="Times New Roman" w:cs="Times New Roman"/>
          <w:sz w:val="22"/>
          <w:szCs w:val="22"/>
        </w:rPr>
        <w:t xml:space="preserve"> (</w:t>
      </w:r>
      <w:hyperlink r:id="rId71" w:anchor=":~:text=%E4%BE%8B%E5%A6%82%EF%BC%8C%E5%A4%A9%E9%A3%8E%E8%AF%81%E5%88%B8%E8%A6%81%E6%B1%82%EF%BC%8C%E5%AE%A2%E6%88%B7%E6%89%80%E5%BC%80%E7%AB%8B%E8%B5%84%E9%87%91%E8%B4%A6%E6%88%B7%E5%92%8C%E8%AF%81%E5%88%B8%E8%B4%A6%E6%88%B7%E6%80%BB%E8%B5%84%E4%BA%A7%E4%B8%8D%E4%BD%8E%E4%BA%8E100%E4%B8%87%E5%85%83%E3%80%82%E5%90%8C%E6%97%B6%E5%AE%A2%E6%88%B7%E9%9C%80%E9%A3%8E%E9%99%A9%E6%89%BF%E5%8F%97%E8%83%BD%E5%8A%9B%E8%BE%BE%E5%88%B0C3%E7%A8%B3%E5%81%A5%E5%9E%8B%E5%8F%8A%E4%BB%A5%E4%B8%8A%E5%B9%B6%E7%AD%BE%E7%BD%B2%E3%80%8A%E9%80%82%E5%BD%93%E6%80%A7%E5%8C%B9%E9%85%8D%E6%84%8F%E8%A7%81%E5%8F%8A%E6%8A%95%E8%B5%84%E8%80%85%E7%A1%AE%E8%AE%A4%E4%B9%A6%E3%80%8B%E6%88%96%E8%AF%84%E5%AE%9A%E4%B8%BA%20%E4%B8%93%E4%B8%9A%E6%8A%95%E8%B5%84%E8%80%85%E7%AD%89%E3%80%82%E6%8B%9B%E5%95%86%E8%AF%81%E5%88%B8%E7%9A%84%E8%A6%81%E6%B1%82%E5%AE%A2%E6%88%B7%E7%9A%84%E9%A3%8E%E9%99%A9%E6%89%BF%E5%8F%97%E8%83%BD%E5%8A%9B%E4%B8%BAC4%E5%8F%8A%E4%BB%A5%E4%B8%8A%EF%BC%88%E6%88%96%E4%B8%93%E4%B8%9A%E6%8A%95%E8%B5%84%E8%80%85%EF%BC%89%E3%80%81%E6%9D%83%E9%99%90%E5%BC%80%E9%80%9A%E8%BF%9120%E4%B8%AA%E4%BA%A4%E6%98%93%E6%97%A5%E7%9A%84%E6%97%A5%E5%9D%87%E8%B5%84%E4%BA%A7%E4%B8%BA50%E4%B8%87%E5%85%83%E6%88%96%E4%BB%A5%E4%B8%8A%E7%AD%89%E3%80%82%E5%8F%A6%E6%9C%89%E4%B8%9A%E5%86%85%E4%BA%BA%E5%A3%AB%E5%90%91%E8%AE%B0%E8%80%85%E9%80%8F%E9%9C%B2%EF%BC%8C%E9%93%B6%E6%B2%B3%E8%AF%81%E5%88%B8%20%E8%90%A5%E4%B8%9A%E9%83%A8%E8%A6%81%E6%B1%82%E5%AE%A2%E6%88%B7%E5%BF%85%E9%A1%BB%E6%98%AF%E4%B8%93%E4%B8%9A%E6%8A%95%E8%B5%84%E8%80%85%EF%BC%8C%E6%BB%A1%E8%B6%B3%E8%B4%A6%E6%88%B7%E9%87%91%E9%A2%9D%E6%9C%89300%E4%B8%87%E4%B8%94%E6%9C%80%E4%BD%8E%E6%8A%95%E8%B5%84%E9%87%91%E9%A2%9D50%E4%B8%87%E7%9A%84%E8%A6%81%E6%B1%82%E3%80%82" w:history="1">
        <w:r w:rsidRPr="0068214D">
          <w:rPr>
            <w:rStyle w:val="af0"/>
            <w:rFonts w:ascii="Times New Roman" w:eastAsia="微软雅黑" w:hAnsi="Times New Roman" w:cs="Times New Roman"/>
            <w:sz w:val="22"/>
            <w:szCs w:val="22"/>
          </w:rPr>
          <w:t>量化</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下沉</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T0</w:t>
        </w:r>
        <w:r w:rsidRPr="0068214D">
          <w:rPr>
            <w:rStyle w:val="af0"/>
            <w:rFonts w:ascii="Times New Roman" w:eastAsia="微软雅黑" w:hAnsi="Times New Roman" w:cs="Times New Roman"/>
            <w:sz w:val="22"/>
            <w:szCs w:val="22"/>
          </w:rPr>
          <w:t>交易闯进散户阵营，降成本、增收益背后还有这些风险点</w:t>
        </w:r>
        <w:r w:rsidRPr="0068214D">
          <w:rPr>
            <w:rStyle w:val="af0"/>
            <w:rFonts w:ascii="Times New Roman" w:eastAsia="微软雅黑" w:hAnsi="Times New Roman" w:cs="Times New Roman"/>
            <w:sz w:val="22"/>
            <w:szCs w:val="22"/>
          </w:rPr>
          <w:t xml:space="preserve"> - 21</w:t>
        </w:r>
        <w:r w:rsidRPr="0068214D">
          <w:rPr>
            <w:rStyle w:val="af0"/>
            <w:rFonts w:ascii="Times New Roman" w:eastAsia="微软雅黑" w:hAnsi="Times New Roman" w:cs="Times New Roman"/>
            <w:sz w:val="22"/>
            <w:szCs w:val="22"/>
          </w:rPr>
          <w:t>财经</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w:t>
      </w:r>
    </w:p>
    <w:p w14:paraId="3587C286"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lastRenderedPageBreak/>
        <w:t>总之，散户要日内交易不仅需要</w:t>
      </w:r>
      <w:r w:rsidRPr="0068214D">
        <w:rPr>
          <w:rFonts w:ascii="Times New Roman" w:eastAsia="微软雅黑" w:hAnsi="Times New Roman" w:cs="Times New Roman"/>
          <w:b/>
          <w:bCs/>
          <w:sz w:val="22"/>
          <w:szCs w:val="22"/>
        </w:rPr>
        <w:t>硬件设备和交易渠道</w:t>
      </w:r>
      <w:r w:rsidRPr="0068214D">
        <w:rPr>
          <w:rFonts w:ascii="Times New Roman" w:eastAsia="微软雅黑" w:hAnsi="Times New Roman" w:cs="Times New Roman"/>
          <w:sz w:val="22"/>
          <w:szCs w:val="22"/>
        </w:rPr>
        <w:t>与专业交易员接近，还需要有</w:t>
      </w:r>
      <w:r w:rsidRPr="0068214D">
        <w:rPr>
          <w:rFonts w:ascii="Times New Roman" w:eastAsia="微软雅黑" w:hAnsi="Times New Roman" w:cs="Times New Roman"/>
          <w:b/>
          <w:bCs/>
          <w:sz w:val="22"/>
          <w:szCs w:val="22"/>
        </w:rPr>
        <w:t>足够的风险资本金</w:t>
      </w:r>
      <w:r w:rsidRPr="0068214D">
        <w:rPr>
          <w:rFonts w:ascii="Times New Roman" w:eastAsia="微软雅黑" w:hAnsi="Times New Roman" w:cs="Times New Roman"/>
          <w:sz w:val="22"/>
          <w:szCs w:val="22"/>
        </w:rPr>
        <w:t>垫底，以承受频繁交易的费用和可能的连续亏损。对于资源有限、经验不足的投资者而言，贸然参与日内交易将面临显著劣势，务必要慎重评估自身条件。</w:t>
      </w:r>
    </w:p>
    <w:p w14:paraId="343E55F0"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日内交易的成功与失败案例分析</w:t>
      </w:r>
    </w:p>
    <w:p w14:paraId="5673A80F"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成功案例：</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尽管日内交易总体成功率不高，但市场上不乏一些引人注目的成功案例。例如，美国著名交易员拉里</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威廉姆斯（</w:t>
      </w:r>
      <w:r w:rsidRPr="0068214D">
        <w:rPr>
          <w:rFonts w:ascii="Times New Roman" w:eastAsia="微软雅黑" w:hAnsi="Times New Roman" w:cs="Times New Roman"/>
          <w:sz w:val="22"/>
          <w:szCs w:val="22"/>
        </w:rPr>
        <w:t>Larry Williams</w:t>
      </w:r>
      <w:r w:rsidRPr="0068214D">
        <w:rPr>
          <w:rFonts w:ascii="Times New Roman" w:eastAsia="微软雅黑" w:hAnsi="Times New Roman" w:cs="Times New Roman"/>
          <w:sz w:val="22"/>
          <w:szCs w:val="22"/>
        </w:rPr>
        <w:t>）在</w:t>
      </w:r>
      <w:r w:rsidRPr="0068214D">
        <w:rPr>
          <w:rFonts w:ascii="Times New Roman" w:eastAsia="微软雅黑" w:hAnsi="Times New Roman" w:cs="Times New Roman"/>
          <w:sz w:val="22"/>
          <w:szCs w:val="22"/>
        </w:rPr>
        <w:t>1987</w:t>
      </w:r>
      <w:r w:rsidRPr="0068214D">
        <w:rPr>
          <w:rFonts w:ascii="Times New Roman" w:eastAsia="微软雅黑" w:hAnsi="Times New Roman" w:cs="Times New Roman"/>
          <w:sz w:val="22"/>
          <w:szCs w:val="22"/>
        </w:rPr>
        <w:t>年的实盘交易大赛中，以期货日内交易策略在</w:t>
      </w:r>
      <w:r w:rsidRPr="0068214D">
        <w:rPr>
          <w:rFonts w:ascii="Times New Roman" w:eastAsia="微软雅黑" w:hAnsi="Times New Roman" w:cs="Times New Roman"/>
          <w:sz w:val="22"/>
          <w:szCs w:val="22"/>
        </w:rPr>
        <w:t>12</w:t>
      </w:r>
      <w:r w:rsidRPr="0068214D">
        <w:rPr>
          <w:rFonts w:ascii="Times New Roman" w:eastAsia="微软雅黑" w:hAnsi="Times New Roman" w:cs="Times New Roman"/>
          <w:sz w:val="22"/>
          <w:szCs w:val="22"/>
        </w:rPr>
        <w:t>个月内将</w:t>
      </w:r>
      <w:r w:rsidRPr="0068214D">
        <w:rPr>
          <w:rFonts w:ascii="Times New Roman" w:eastAsia="微软雅黑" w:hAnsi="Times New Roman" w:cs="Times New Roman"/>
          <w:sz w:val="22"/>
          <w:szCs w:val="22"/>
        </w:rPr>
        <w:t>**$10,000</w:t>
      </w:r>
      <w:r w:rsidRPr="0068214D">
        <w:rPr>
          <w:rFonts w:ascii="Times New Roman" w:eastAsia="微软雅黑" w:hAnsi="Times New Roman" w:cs="Times New Roman"/>
          <w:sz w:val="22"/>
          <w:szCs w:val="22"/>
        </w:rPr>
        <w:t>本金滚动至超过</w:t>
      </w:r>
      <w:r w:rsidRPr="0068214D">
        <w:rPr>
          <w:rFonts w:ascii="Times New Roman" w:eastAsia="微软雅黑" w:hAnsi="Times New Roman" w:cs="Times New Roman"/>
          <w:sz w:val="22"/>
          <w:szCs w:val="22"/>
        </w:rPr>
        <w:t>$1,100,000**</w:t>
      </w:r>
      <w:r w:rsidRPr="0068214D">
        <w:rPr>
          <w:rFonts w:ascii="Times New Roman" w:eastAsia="微软雅黑" w:hAnsi="Times New Roman" w:cs="Times New Roman"/>
          <w:sz w:val="22"/>
          <w:szCs w:val="22"/>
        </w:rPr>
        <w:t>，实现了</w:t>
      </w:r>
      <w:r w:rsidRPr="0068214D">
        <w:rPr>
          <w:rFonts w:ascii="Times New Roman" w:eastAsia="微软雅黑" w:hAnsi="Times New Roman" w:cs="Times New Roman"/>
          <w:b/>
          <w:bCs/>
          <w:sz w:val="22"/>
          <w:szCs w:val="22"/>
        </w:rPr>
        <w:t>11,300%</w:t>
      </w:r>
      <w:r w:rsidRPr="0068214D">
        <w:rPr>
          <w:rFonts w:ascii="Times New Roman" w:eastAsia="微软雅黑" w:hAnsi="Times New Roman" w:cs="Times New Roman"/>
          <w:b/>
          <w:bCs/>
          <w:sz w:val="22"/>
          <w:szCs w:val="22"/>
        </w:rPr>
        <w:t>的惊人收益率</w:t>
      </w:r>
      <w:r w:rsidRPr="0068214D">
        <w:rPr>
          <w:rFonts w:ascii="Times New Roman" w:eastAsia="微软雅黑" w:hAnsi="Times New Roman" w:cs="Times New Roman"/>
          <w:b/>
          <w:bCs/>
          <w:sz w:val="22"/>
          <w:szCs w:val="22"/>
        </w:rPr>
        <w:t xml:space="preserve"> (</w:t>
      </w:r>
      <w:hyperlink r:id="rId72" w:anchor=":~:text=Larry%20Williams%20is%20an%20author%2C,%E2%80%9D" w:history="1">
        <w:r w:rsidRPr="0068214D">
          <w:rPr>
            <w:rStyle w:val="af0"/>
            <w:rFonts w:ascii="Times New Roman" w:eastAsia="微软雅黑" w:hAnsi="Times New Roman" w:cs="Times New Roman"/>
            <w:b/>
            <w:bCs/>
            <w:sz w:val="22"/>
            <w:szCs w:val="22"/>
          </w:rPr>
          <w:t>Larry Williams - CMT Association</w:t>
        </w:r>
      </w:hyperlink>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b/>
          <w:bCs/>
          <w:sz w:val="22"/>
          <w:szCs w:val="22"/>
        </w:rPr>
        <w:t>。这一传奇成绩至今被视为日内交易潜在盈利能力的例证。不过需要指出，这类成功往往伴随着极高的风险承受和丰富的交易技巧，具有不可复制的偶然性</w:t>
      </w:r>
      <w:r w:rsidRPr="0068214D">
        <w:rPr>
          <w:rFonts w:ascii="Times New Roman" w:eastAsia="微软雅黑" w:hAnsi="Times New Roman" w:cs="Times New Roman"/>
          <w:sz w:val="22"/>
          <w:szCs w:val="22"/>
        </w:rPr>
        <w:t>。一些当代的积极交易者也曾在特定行情下取得显著盈利，例如</w:t>
      </w:r>
      <w:r w:rsidRPr="0068214D">
        <w:rPr>
          <w:rFonts w:ascii="Times New Roman" w:eastAsia="微软雅黑" w:hAnsi="Times New Roman" w:cs="Times New Roman"/>
          <w:sz w:val="22"/>
          <w:szCs w:val="22"/>
        </w:rPr>
        <w:t>2020-2021</w:t>
      </w:r>
      <w:r w:rsidRPr="0068214D">
        <w:rPr>
          <w:rFonts w:ascii="Times New Roman" w:eastAsia="微软雅黑" w:hAnsi="Times New Roman" w:cs="Times New Roman"/>
          <w:sz w:val="22"/>
          <w:szCs w:val="22"/>
        </w:rPr>
        <w:t>年美股市场充沛流动性和波动性推动下，有散户通过日内炒作</w:t>
      </w:r>
      <w:r w:rsidRPr="0068214D">
        <w:rPr>
          <w:rFonts w:ascii="Times New Roman" w:eastAsia="微软雅黑" w:hAnsi="Times New Roman" w:cs="Times New Roman"/>
          <w:b/>
          <w:bCs/>
          <w:sz w:val="22"/>
          <w:szCs w:val="22"/>
        </w:rPr>
        <w:t>热门科技股和期权</w:t>
      </w:r>
      <w:r w:rsidRPr="0068214D">
        <w:rPr>
          <w:rFonts w:ascii="Times New Roman" w:eastAsia="微软雅黑" w:hAnsi="Times New Roman" w:cs="Times New Roman"/>
          <w:sz w:val="22"/>
          <w:szCs w:val="22"/>
        </w:rPr>
        <w:t>在短期内实现账户资金数倍增长。然而，这些</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成功</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更多发生在单边牛市或特定投机热潮中，很难长期稳定维持。</w:t>
      </w:r>
      <w:r w:rsidRPr="0068214D">
        <w:rPr>
          <w:rFonts w:ascii="Times New Roman" w:eastAsia="微软雅黑" w:hAnsi="Times New Roman" w:cs="Times New Roman"/>
          <w:sz w:val="22"/>
          <w:szCs w:val="22"/>
        </w:rPr>
        <w:t xml:space="preserve"> (</w:t>
      </w:r>
      <w:hyperlink r:id="rId73" w:anchor=":~:text=%E8%B4%A2%E7%BB%8F%E4%B8%93%E5%AE%B6%E8%B0%A2%E6%99%A8%E5%BD%A6%E8%AE%A4%E4%B8%BA%EF%BC%8C%E5%81%9A%E5%BD%93%E5%86%B2%E5%89%8D%E8%A6%81%E6%9C%89%E6%AD%A3%E7%A1%AE%E5%BF%83%E6%80%81%EF%BC%8C%E4%BA%86%E8%A7%A3%E5%BD%93%E5%86%B2%E7%9A%84%E6%9C%AC%E8%B4%A8%EF%BC%8C%E2%80%9C%E6%88%91%E4%BB%AC%E4%B8%8D%E5%BA%94%E6%8A%8A%E5%BD%93%E5%86%B2%E5%A6%96%E9%AD%94%E5%8C%96%EF%BC%8C%E5%9C%A8%E4%B8%80%E4%B8%AA%E5%81%A5%E5%85%A8%E7%9A%84%E6%8A%95%E8%B5%84%E5%B8%82%E5%9C%BA%E4%B8%AD%EF%BC%8C%E6%9C%AC%E5%BA%94%E8%A6%81%E6%9C%89%E5%90%84%E7%A7%8D%E6%8A%95%E8%B5%84%E5%B7%A5%E5%85%B7%E6%9D%A5%E4%BF%9D%E6%8C%81%E4%BA%A4%E6%98%93%E5%A4%9A%E5%85%83%E6%80%A7%EF%BC%8C%E8%80%8C%E5%BD%93%E5%86%B2%E5%8F%AF%E7%94%A8%E7%9F%AD%E7%BA%BF%E6%8C%81%20%E8%82%A1%EF%BC%8C%E5%86%B2%E6%8E%89%E9%95%BF%E7%BA%BF%E6%8C%81%E6%9C%89%E7%9A%84%E9%A3%8E%E9%99%A9%EF%BC%8C%E6%98%AF%E5%B0%8D%E6%B2%96%E9%81%BF%E9%9A%AA%E5%B7%A5%E5%85%B7,%E3%80%82%E2%80%9D"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p>
    <w:p w14:paraId="2E03396B"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失败案例：</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相比少数幸运儿，绝大多数尝试日内交易的散户都以失败告终。在巴西市场的一项追踪研究中，研究者观察了</w:t>
      </w:r>
      <w:r w:rsidRPr="0068214D">
        <w:rPr>
          <w:rFonts w:ascii="Times New Roman" w:eastAsia="微软雅黑" w:hAnsi="Times New Roman" w:cs="Times New Roman"/>
          <w:sz w:val="22"/>
          <w:szCs w:val="22"/>
        </w:rPr>
        <w:t>2013-2015</w:t>
      </w:r>
      <w:r w:rsidRPr="0068214D">
        <w:rPr>
          <w:rFonts w:ascii="Times New Roman" w:eastAsia="微软雅黑" w:hAnsi="Times New Roman" w:cs="Times New Roman"/>
          <w:sz w:val="22"/>
          <w:szCs w:val="22"/>
        </w:rPr>
        <w:t>年间进入巴西股指期货市场的所有日内交易者，结果发现</w:t>
      </w:r>
      <w:r w:rsidRPr="0068214D">
        <w:rPr>
          <w:rFonts w:ascii="Times New Roman" w:eastAsia="微软雅黑" w:hAnsi="Times New Roman" w:cs="Times New Roman"/>
          <w:b/>
          <w:bCs/>
          <w:sz w:val="22"/>
          <w:szCs w:val="22"/>
        </w:rPr>
        <w:t>持续交易超过</w:t>
      </w:r>
      <w:r w:rsidRPr="0068214D">
        <w:rPr>
          <w:rFonts w:ascii="Times New Roman" w:eastAsia="微软雅黑" w:hAnsi="Times New Roman" w:cs="Times New Roman"/>
          <w:b/>
          <w:bCs/>
          <w:sz w:val="22"/>
          <w:szCs w:val="22"/>
        </w:rPr>
        <w:t>300</w:t>
      </w:r>
      <w:r w:rsidRPr="0068214D">
        <w:rPr>
          <w:rFonts w:ascii="Times New Roman" w:eastAsia="微软雅黑" w:hAnsi="Times New Roman" w:cs="Times New Roman"/>
          <w:b/>
          <w:bCs/>
          <w:sz w:val="22"/>
          <w:szCs w:val="22"/>
        </w:rPr>
        <w:t>天的个人中有</w:t>
      </w:r>
      <w:r w:rsidRPr="0068214D">
        <w:rPr>
          <w:rFonts w:ascii="Times New Roman" w:eastAsia="微软雅黑" w:hAnsi="Times New Roman" w:cs="Times New Roman"/>
          <w:b/>
          <w:bCs/>
          <w:sz w:val="22"/>
          <w:szCs w:val="22"/>
        </w:rPr>
        <w:t>97%</w:t>
      </w:r>
      <w:r w:rsidRPr="0068214D">
        <w:rPr>
          <w:rFonts w:ascii="Times New Roman" w:eastAsia="微软雅黑" w:hAnsi="Times New Roman" w:cs="Times New Roman"/>
          <w:b/>
          <w:bCs/>
          <w:sz w:val="22"/>
          <w:szCs w:val="22"/>
        </w:rPr>
        <w:t>最终亏损收场</w:t>
      </w:r>
      <w:r w:rsidRPr="0068214D">
        <w:rPr>
          <w:rFonts w:ascii="Times New Roman" w:eastAsia="微软雅黑" w:hAnsi="Times New Roman" w:cs="Times New Roman"/>
          <w:sz w:val="22"/>
          <w:szCs w:val="22"/>
        </w:rPr>
        <w:t>，只有不到</w:t>
      </w:r>
      <w:r w:rsidRPr="0068214D">
        <w:rPr>
          <w:rFonts w:ascii="Times New Roman" w:eastAsia="微软雅黑" w:hAnsi="Times New Roman" w:cs="Times New Roman"/>
          <w:sz w:val="22"/>
          <w:szCs w:val="22"/>
        </w:rPr>
        <w:t>0.5%</w:t>
      </w:r>
      <w:r w:rsidRPr="0068214D">
        <w:rPr>
          <w:rFonts w:ascii="Times New Roman" w:eastAsia="微软雅黑" w:hAnsi="Times New Roman" w:cs="Times New Roman"/>
          <w:sz w:val="22"/>
          <w:szCs w:val="22"/>
        </w:rPr>
        <w:t>的人年收益能超过银行职员的起薪水平</w:t>
      </w:r>
      <w:r w:rsidRPr="0068214D">
        <w:rPr>
          <w:rFonts w:ascii="Times New Roman" w:eastAsia="微软雅黑" w:hAnsi="Times New Roman" w:cs="Times New Roman"/>
          <w:sz w:val="22"/>
          <w:szCs w:val="22"/>
        </w:rPr>
        <w:t xml:space="preserve"> (</w:t>
      </w:r>
      <w:hyperlink r:id="rId74" w:anchor=":~:text=We%20show%20that%20it%20is,%E2%80%94%20all%20with%20great%20risk" w:history="1">
        <w:r w:rsidRPr="0068214D">
          <w:rPr>
            <w:rStyle w:val="af0"/>
            <w:rFonts w:ascii="Times New Roman" w:eastAsia="微软雅黑" w:hAnsi="Times New Roman" w:cs="Times New Roman"/>
            <w:sz w:val="22"/>
            <w:szCs w:val="22"/>
          </w:rPr>
          <w:t>Day Trading for a Living? by Fernando Chague, Rodrigo De-Losso, Bruno Giovannetti :: SSRN</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。更广泛的统计显示，在各国市场中，大约</w:t>
      </w:r>
      <w:r w:rsidRPr="0068214D">
        <w:rPr>
          <w:rFonts w:ascii="Times New Roman" w:eastAsia="微软雅黑" w:hAnsi="Times New Roman" w:cs="Times New Roman"/>
          <w:b/>
          <w:bCs/>
          <w:sz w:val="22"/>
          <w:szCs w:val="22"/>
        </w:rPr>
        <w:t>80%</w:t>
      </w:r>
      <w:r w:rsidRPr="0068214D">
        <w:rPr>
          <w:rFonts w:ascii="Times New Roman" w:eastAsia="微软雅黑" w:hAnsi="Times New Roman" w:cs="Times New Roman"/>
          <w:b/>
          <w:bCs/>
          <w:sz w:val="22"/>
          <w:szCs w:val="22"/>
        </w:rPr>
        <w:t>甚至更多的日内交易者是赔钱的</w:t>
      </w:r>
      <w:r w:rsidRPr="0068214D">
        <w:rPr>
          <w:rFonts w:ascii="Times New Roman" w:eastAsia="微软雅黑" w:hAnsi="Times New Roman" w:cs="Times New Roman"/>
          <w:sz w:val="22"/>
          <w:szCs w:val="22"/>
        </w:rPr>
        <w:t>，能够持续稳定盈利者可能不足总数的</w:t>
      </w:r>
      <w:r w:rsidRPr="0068214D">
        <w:rPr>
          <w:rFonts w:ascii="Times New Roman" w:eastAsia="微软雅黑" w:hAnsi="Times New Roman" w:cs="Times New Roman"/>
          <w:sz w:val="22"/>
          <w:szCs w:val="22"/>
        </w:rPr>
        <w:t>1% (</w:t>
      </w:r>
      <w:hyperlink r:id="rId75" w:anchor=":~:text=emotional%20control%2C%20and%20the%20strategies,skills%2C%20discipline%2C%20emotional%20control%2C%20and" w:history="1">
        <w:r w:rsidRPr="0068214D">
          <w:rPr>
            <w:rStyle w:val="af0"/>
            <w:rFonts w:ascii="Times New Roman" w:eastAsia="微软雅黑" w:hAnsi="Times New Roman" w:cs="Times New Roman"/>
            <w:sz w:val="22"/>
            <w:szCs w:val="22"/>
          </w:rPr>
          <w:t>"The Myth of Profitable Day Trading: What Separates the Winners from the Losers?" by Franklin A. Gallegos-Erazo :: SSRN</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。例如台湾股市的研究也表明，</w:t>
      </w:r>
      <w:r w:rsidRPr="0068214D">
        <w:rPr>
          <w:rFonts w:ascii="Times New Roman" w:eastAsia="微软雅黑" w:hAnsi="Times New Roman" w:cs="Times New Roman"/>
          <w:b/>
          <w:bCs/>
          <w:sz w:val="22"/>
          <w:szCs w:val="22"/>
        </w:rPr>
        <w:t>超过八成的日内交易者扣除交易成本后亏损累累</w:t>
      </w:r>
      <w:r w:rsidRPr="0068214D">
        <w:rPr>
          <w:rFonts w:ascii="Times New Roman" w:eastAsia="微软雅黑" w:hAnsi="Times New Roman" w:cs="Times New Roman"/>
          <w:sz w:val="22"/>
          <w:szCs w:val="22"/>
        </w:rPr>
        <w:t xml:space="preserve"> (</w:t>
      </w:r>
      <w:hyperlink r:id="rId76" w:anchor=":~:text=emotional%20control%2C%20and%20the%20strategies,skills%2C%20discipline%2C%20emotional%20control%2C%20and" w:history="1">
        <w:r w:rsidRPr="0068214D">
          <w:rPr>
            <w:rStyle w:val="af0"/>
            <w:rFonts w:ascii="Times New Roman" w:eastAsia="微软雅黑" w:hAnsi="Times New Roman" w:cs="Times New Roman"/>
            <w:sz w:val="22"/>
            <w:szCs w:val="22"/>
          </w:rPr>
          <w:t>"The Myth of Profitable Day Trading: What Separates the Winners from the Losers?" by Franklin A. Gallegos-Erazo :: SSRN</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。这些数字体现出日内交易成功的难度之大。</w:t>
      </w:r>
    </w:p>
    <w:p w14:paraId="4CBE7BE9"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具体的失败案例亦屡见不鲜：许多散户因为贪恋日内波动，一天内频繁进出数十笔，结果</w:t>
      </w:r>
      <w:r w:rsidRPr="0068214D">
        <w:rPr>
          <w:rFonts w:ascii="Times New Roman" w:eastAsia="微软雅黑" w:hAnsi="Times New Roman" w:cs="Times New Roman"/>
          <w:b/>
          <w:bCs/>
          <w:sz w:val="22"/>
          <w:szCs w:val="22"/>
        </w:rPr>
        <w:t>小亏累积成巨亏</w:t>
      </w:r>
      <w:r w:rsidRPr="0068214D">
        <w:rPr>
          <w:rFonts w:ascii="Times New Roman" w:eastAsia="微软雅黑" w:hAnsi="Times New Roman" w:cs="Times New Roman"/>
          <w:sz w:val="22"/>
          <w:szCs w:val="22"/>
        </w:rPr>
        <w:t xml:space="preserve"> (</w:t>
      </w:r>
      <w:hyperlink r:id="rId77" w:anchor=":~:text=,3"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。例如在美国，有年轻投资者利用杠杆做日内交易，短时间内亏掉全部积蓄甚至倒欠券商巨款；</w:t>
      </w:r>
      <w:r w:rsidRPr="0068214D">
        <w:rPr>
          <w:rFonts w:ascii="Times New Roman" w:eastAsia="微软雅黑" w:hAnsi="Times New Roman" w:cs="Times New Roman"/>
          <w:sz w:val="22"/>
          <w:szCs w:val="22"/>
        </w:rPr>
        <w:t>2020</w:t>
      </w:r>
      <w:r w:rsidRPr="0068214D">
        <w:rPr>
          <w:rFonts w:ascii="Times New Roman" w:eastAsia="微软雅黑" w:hAnsi="Times New Roman" w:cs="Times New Roman"/>
          <w:sz w:val="22"/>
          <w:szCs w:val="22"/>
        </w:rPr>
        <w:t>年曾发生过一位</w:t>
      </w:r>
      <w:r w:rsidRPr="0068214D">
        <w:rPr>
          <w:rFonts w:ascii="Times New Roman" w:eastAsia="微软雅黑" w:hAnsi="Times New Roman" w:cs="Times New Roman"/>
          <w:sz w:val="22"/>
          <w:szCs w:val="22"/>
        </w:rPr>
        <w:t>20</w:t>
      </w:r>
      <w:r w:rsidRPr="0068214D">
        <w:rPr>
          <w:rFonts w:ascii="Times New Roman" w:eastAsia="微软雅黑" w:hAnsi="Times New Roman" w:cs="Times New Roman"/>
          <w:sz w:val="22"/>
          <w:szCs w:val="22"/>
        </w:rPr>
        <w:t>岁新手因误解账户亏损而酿成悲剧的事件，凸显了日内高杠杆交易的风险（融资交易可能让亏损超出本金）和心理压力之巨大。在中国</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w:t>
      </w:r>
      <w:r w:rsidRPr="0068214D">
        <w:rPr>
          <w:rFonts w:ascii="Times New Roman" w:eastAsia="微软雅黑" w:hAnsi="Times New Roman" w:cs="Times New Roman"/>
          <w:sz w:val="22"/>
          <w:szCs w:val="22"/>
        </w:rPr>
        <w:t>2015</w:t>
      </w:r>
      <w:r w:rsidRPr="0068214D">
        <w:rPr>
          <w:rFonts w:ascii="Times New Roman" w:eastAsia="微软雅黑" w:hAnsi="Times New Roman" w:cs="Times New Roman"/>
          <w:sz w:val="22"/>
          <w:szCs w:val="22"/>
        </w:rPr>
        <w:t>年杠杆牛市中，不少散户日内追涨杀跌，行情反转后不仅亏光盈利</w:t>
      </w:r>
      <w:r w:rsidRPr="0068214D">
        <w:rPr>
          <w:rFonts w:ascii="Times New Roman" w:eastAsia="微软雅黑" w:hAnsi="Times New Roman" w:cs="Times New Roman"/>
          <w:sz w:val="22"/>
          <w:szCs w:val="22"/>
        </w:rPr>
        <w:lastRenderedPageBreak/>
        <w:t>还背负融资负债，成为高位站岗的典型。总体而言，</w:t>
      </w:r>
      <w:r w:rsidRPr="0068214D">
        <w:rPr>
          <w:rFonts w:ascii="Times New Roman" w:eastAsia="微软雅黑" w:hAnsi="Times New Roman" w:cs="Times New Roman"/>
          <w:b/>
          <w:bCs/>
          <w:sz w:val="22"/>
          <w:szCs w:val="22"/>
        </w:rPr>
        <w:t>日内交易的失败往往源于缺乏纪律和风控</w:t>
      </w:r>
      <w:r w:rsidRPr="0068214D">
        <w:rPr>
          <w:rFonts w:ascii="Times New Roman" w:eastAsia="微软雅黑" w:hAnsi="Times New Roman" w:cs="Times New Roman"/>
          <w:sz w:val="22"/>
          <w:szCs w:val="22"/>
        </w:rPr>
        <w:t>：一些散户沉迷短线赌博心态，方向做反后不肯止损，或者过度自信加码重仓，最终酿成难以挽回的损失。</w:t>
      </w:r>
    </w:p>
    <w:p w14:paraId="42A482C5"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案例分析启示：</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成功的日内交易者通常具备</w:t>
      </w:r>
      <w:r w:rsidRPr="0068214D">
        <w:rPr>
          <w:rFonts w:ascii="Times New Roman" w:eastAsia="微软雅黑" w:hAnsi="Times New Roman" w:cs="Times New Roman"/>
          <w:b/>
          <w:bCs/>
          <w:sz w:val="22"/>
          <w:szCs w:val="22"/>
        </w:rPr>
        <w:t>成熟的策略体系和严格的风控纪律</w:t>
      </w:r>
      <w:r w:rsidRPr="0068214D">
        <w:rPr>
          <w:rFonts w:ascii="Times New Roman" w:eastAsia="微软雅黑" w:hAnsi="Times New Roman" w:cs="Times New Roman"/>
          <w:sz w:val="22"/>
          <w:szCs w:val="22"/>
        </w:rPr>
        <w:t>。他们往往多年磨练交易技巧，了解自身优势，控制每笔交易风险在可承受范围内（如亏损不超过总资金的</w:t>
      </w:r>
      <w:r w:rsidRPr="0068214D">
        <w:rPr>
          <w:rFonts w:ascii="Times New Roman" w:eastAsia="微软雅黑" w:hAnsi="Times New Roman" w:cs="Times New Roman"/>
          <w:sz w:val="22"/>
          <w:szCs w:val="22"/>
        </w:rPr>
        <w:t>1-2%</w:t>
      </w:r>
      <w:r w:rsidRPr="0068214D">
        <w:rPr>
          <w:rFonts w:ascii="Times New Roman" w:eastAsia="微软雅黑" w:hAnsi="Times New Roman" w:cs="Times New Roman"/>
          <w:sz w:val="22"/>
          <w:szCs w:val="22"/>
        </w:rPr>
        <w:t>），并且保持心态平稳，不受贪婪恐惧左右。反之，失败者往往表现出</w:t>
      </w:r>
      <w:r w:rsidRPr="0068214D">
        <w:rPr>
          <w:rFonts w:ascii="Times New Roman" w:eastAsia="微软雅黑" w:hAnsi="Times New Roman" w:cs="Times New Roman"/>
          <w:b/>
          <w:bCs/>
          <w:sz w:val="22"/>
          <w:szCs w:val="22"/>
        </w:rPr>
        <w:t>盲目乐观、缺乏计划</w:t>
      </w:r>
      <w:r w:rsidRPr="0068214D">
        <w:rPr>
          <w:rFonts w:ascii="Times New Roman" w:eastAsia="微软雅黑" w:hAnsi="Times New Roman" w:cs="Times New Roman"/>
          <w:sz w:val="22"/>
          <w:szCs w:val="22"/>
        </w:rPr>
        <w:t>和</w:t>
      </w:r>
      <w:r w:rsidRPr="0068214D">
        <w:rPr>
          <w:rFonts w:ascii="Times New Roman" w:eastAsia="微软雅黑" w:hAnsi="Times New Roman" w:cs="Times New Roman"/>
          <w:b/>
          <w:bCs/>
          <w:sz w:val="22"/>
          <w:szCs w:val="22"/>
        </w:rPr>
        <w:t>情绪化交易</w:t>
      </w:r>
      <w:r w:rsidRPr="0068214D">
        <w:rPr>
          <w:rFonts w:ascii="Times New Roman" w:eastAsia="微软雅黑" w:hAnsi="Times New Roman" w:cs="Times New Roman"/>
          <w:sz w:val="22"/>
          <w:szCs w:val="22"/>
        </w:rPr>
        <w:t>等特征。他们可能受到市场营销的误导，抱持</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一夜暴富</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的不切实际期望</w:t>
      </w:r>
      <w:r w:rsidRPr="0068214D">
        <w:rPr>
          <w:rFonts w:ascii="Times New Roman" w:eastAsia="微软雅黑" w:hAnsi="Times New Roman" w:cs="Times New Roman"/>
          <w:sz w:val="22"/>
          <w:szCs w:val="22"/>
        </w:rPr>
        <w:t xml:space="preserve"> (</w:t>
      </w:r>
      <w:hyperlink r:id="rId78" w:anchor=":~:text=significant%20losses,study%20concludes%20that%20success%20in" w:history="1">
        <w:r w:rsidRPr="0068214D">
          <w:rPr>
            <w:rStyle w:val="af0"/>
            <w:rFonts w:ascii="Times New Roman" w:eastAsia="微软雅黑" w:hAnsi="Times New Roman" w:cs="Times New Roman"/>
            <w:sz w:val="22"/>
            <w:szCs w:val="22"/>
          </w:rPr>
          <w:t>"The Myth of Profitable Day Trading: What Separates the Winners from the Losers?" by Franklin A. Gallegos-Erazo :: SSRN</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。综合来看，在日内交易领域，</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幸存者</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只是极少数，普通投资者更有必要从大量失败教训中认清此策略的风险。</w:t>
      </w:r>
    </w:p>
    <w:p w14:paraId="3C399356"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日内交易的胜率与长期投资回报率：实证数据比较</w:t>
      </w:r>
    </w:p>
    <w:p w14:paraId="07D626EF"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大量研究与数据表明，日内交易的胜率和长期回报率整体远低于传统长期投资策略。</w:t>
      </w:r>
      <w:r w:rsidRPr="0068214D">
        <w:rPr>
          <w:rFonts w:ascii="Times New Roman" w:eastAsia="微软雅黑" w:hAnsi="Times New Roman" w:cs="Times New Roman"/>
          <w:b/>
          <w:bCs/>
          <w:sz w:val="22"/>
          <w:szCs w:val="22"/>
        </w:rPr>
        <w:t>胜率方面</w:t>
      </w:r>
      <w:r w:rsidRPr="0068214D">
        <w:rPr>
          <w:rFonts w:ascii="Times New Roman" w:eastAsia="微软雅黑" w:hAnsi="Times New Roman" w:cs="Times New Roman"/>
          <w:sz w:val="22"/>
          <w:szCs w:val="22"/>
        </w:rPr>
        <w:t>，不同市场和时期略有差异，但总体结论惊人地一致：</w:t>
      </w:r>
      <w:r w:rsidRPr="0068214D">
        <w:rPr>
          <w:rFonts w:ascii="Times New Roman" w:eastAsia="微软雅黑" w:hAnsi="Times New Roman" w:cs="Times New Roman"/>
          <w:b/>
          <w:bCs/>
          <w:sz w:val="22"/>
          <w:szCs w:val="22"/>
        </w:rPr>
        <w:t>约</w:t>
      </w:r>
      <w:r w:rsidRPr="0068214D">
        <w:rPr>
          <w:rFonts w:ascii="Times New Roman" w:eastAsia="微软雅黑" w:hAnsi="Times New Roman" w:cs="Times New Roman"/>
          <w:b/>
          <w:bCs/>
          <w:sz w:val="22"/>
          <w:szCs w:val="22"/>
        </w:rPr>
        <w:t>90%</w:t>
      </w:r>
      <w:r w:rsidRPr="0068214D">
        <w:rPr>
          <w:rFonts w:ascii="Times New Roman" w:eastAsia="微软雅黑" w:hAnsi="Times New Roman" w:cs="Times New Roman"/>
          <w:b/>
          <w:bCs/>
          <w:sz w:val="22"/>
          <w:szCs w:val="22"/>
        </w:rPr>
        <w:t>甚至更多的日内交易者最终亏损</w:t>
      </w:r>
      <w:r w:rsidRPr="0068214D">
        <w:rPr>
          <w:rFonts w:ascii="Times New Roman" w:eastAsia="微软雅黑" w:hAnsi="Times New Roman" w:cs="Times New Roman"/>
          <w:sz w:val="22"/>
          <w:szCs w:val="22"/>
        </w:rPr>
        <w:t xml:space="preserve"> (</w:t>
      </w:r>
      <w:hyperlink r:id="rId79" w:anchor=":~:text=According%20to%20both%20academic%20and,of%20day%20traders%20lose%20money"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。根据行业和学术研究统计，</w:t>
      </w:r>
      <w:r w:rsidRPr="0068214D">
        <w:rPr>
          <w:rFonts w:ascii="Times New Roman" w:eastAsia="微软雅黑" w:hAnsi="Times New Roman" w:cs="Times New Roman"/>
          <w:b/>
          <w:bCs/>
          <w:sz w:val="22"/>
          <w:szCs w:val="22"/>
        </w:rPr>
        <w:t>只有约</w:t>
      </w:r>
      <w:r w:rsidRPr="0068214D">
        <w:rPr>
          <w:rFonts w:ascii="Times New Roman" w:eastAsia="微软雅黑" w:hAnsi="Times New Roman" w:cs="Times New Roman"/>
          <w:b/>
          <w:bCs/>
          <w:sz w:val="22"/>
          <w:szCs w:val="22"/>
        </w:rPr>
        <w:t>5%~10%</w:t>
      </w:r>
      <w:r w:rsidRPr="0068214D">
        <w:rPr>
          <w:rFonts w:ascii="Times New Roman" w:eastAsia="微软雅黑" w:hAnsi="Times New Roman" w:cs="Times New Roman"/>
          <w:b/>
          <w:bCs/>
          <w:sz w:val="22"/>
          <w:szCs w:val="22"/>
        </w:rPr>
        <w:t>的日内交易者能取得盈利</w:t>
      </w:r>
      <w:r w:rsidRPr="0068214D">
        <w:rPr>
          <w:rFonts w:ascii="Times New Roman" w:eastAsia="微软雅黑" w:hAnsi="Times New Roman" w:cs="Times New Roman"/>
          <w:sz w:val="22"/>
          <w:szCs w:val="22"/>
        </w:rPr>
        <w:t>，而能够稳定超过市场基准回报的更是不到</w:t>
      </w:r>
      <w:r w:rsidRPr="0068214D">
        <w:rPr>
          <w:rFonts w:ascii="Times New Roman" w:eastAsia="微软雅黑" w:hAnsi="Times New Roman" w:cs="Times New Roman"/>
          <w:sz w:val="22"/>
          <w:szCs w:val="22"/>
        </w:rPr>
        <w:t>1% (</w:t>
      </w:r>
      <w:hyperlink r:id="rId80" w:anchor=":~:text=emotional%20control%2C%20and%20the%20strategies,skills%2C%20discipline%2C%20emotional%20control%2C%20and" w:history="1">
        <w:r w:rsidRPr="0068214D">
          <w:rPr>
            <w:rStyle w:val="af0"/>
            <w:rFonts w:ascii="Times New Roman" w:eastAsia="微软雅黑" w:hAnsi="Times New Roman" w:cs="Times New Roman"/>
            <w:sz w:val="22"/>
            <w:szCs w:val="22"/>
          </w:rPr>
          <w:t>"The Myth of Profitable Day Trading: What Separates the Winners from the Losers?" by Franklin A. Gallegos-Erazo :: SSRN</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Investopedia</w:t>
      </w:r>
      <w:r w:rsidRPr="0068214D">
        <w:rPr>
          <w:rFonts w:ascii="Times New Roman" w:eastAsia="微软雅黑" w:hAnsi="Times New Roman" w:cs="Times New Roman"/>
          <w:sz w:val="22"/>
          <w:szCs w:val="22"/>
        </w:rPr>
        <w:t>对多项研究进行综述后指出：</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可以说高达</w:t>
      </w:r>
      <w:r w:rsidRPr="0068214D">
        <w:rPr>
          <w:rFonts w:ascii="Times New Roman" w:eastAsia="微软雅黑" w:hAnsi="Times New Roman" w:cs="Times New Roman"/>
          <w:sz w:val="22"/>
          <w:szCs w:val="22"/>
        </w:rPr>
        <w:t>95%</w:t>
      </w:r>
      <w:r w:rsidRPr="0068214D">
        <w:rPr>
          <w:rFonts w:ascii="Times New Roman" w:eastAsia="微软雅黑" w:hAnsi="Times New Roman" w:cs="Times New Roman"/>
          <w:sz w:val="22"/>
          <w:szCs w:val="22"/>
        </w:rPr>
        <w:t>的日内交易者是亏钱的</w:t>
      </w:r>
      <w:r w:rsidRPr="0068214D">
        <w:rPr>
          <w:rFonts w:ascii="Times New Roman" w:eastAsia="微软雅黑" w:hAnsi="Times New Roman" w:cs="Times New Roman"/>
          <w:sz w:val="22"/>
          <w:szCs w:val="22"/>
        </w:rPr>
        <w:t>” (</w:t>
      </w:r>
      <w:hyperlink r:id="rId81" w:anchor=":~:text=According%20to%20both%20academic%20and,of%20day%20traders%20lose%20money"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。也就是说，绝大多数人在高频交易博弈中难以胜出。一个鲜明的数据来自</w:t>
      </w:r>
      <w:r w:rsidRPr="0068214D">
        <w:rPr>
          <w:rFonts w:ascii="Times New Roman" w:eastAsia="微软雅黑" w:hAnsi="Times New Roman" w:cs="Times New Roman"/>
          <w:b/>
          <w:bCs/>
          <w:sz w:val="22"/>
          <w:szCs w:val="22"/>
        </w:rPr>
        <w:t>巴西证券监管机构</w:t>
      </w:r>
      <w:r w:rsidRPr="0068214D">
        <w:rPr>
          <w:rFonts w:ascii="Times New Roman" w:eastAsia="微软雅黑" w:hAnsi="Times New Roman" w:cs="Times New Roman"/>
          <w:sz w:val="22"/>
          <w:szCs w:val="22"/>
        </w:rPr>
        <w:t>的报告：在跟踪的</w:t>
      </w:r>
      <w:r w:rsidRPr="0068214D">
        <w:rPr>
          <w:rFonts w:ascii="Times New Roman" w:eastAsia="微软雅黑" w:hAnsi="Times New Roman" w:cs="Times New Roman"/>
          <w:sz w:val="22"/>
          <w:szCs w:val="22"/>
        </w:rPr>
        <w:t>1600</w:t>
      </w:r>
      <w:r w:rsidRPr="0068214D">
        <w:rPr>
          <w:rFonts w:ascii="Times New Roman" w:eastAsia="微软雅黑" w:hAnsi="Times New Roman" w:cs="Times New Roman"/>
          <w:sz w:val="22"/>
          <w:szCs w:val="22"/>
        </w:rPr>
        <w:t>名日内交易者中，仅</w:t>
      </w:r>
      <w:r w:rsidRPr="0068214D">
        <w:rPr>
          <w:rFonts w:ascii="Times New Roman" w:eastAsia="微软雅黑" w:hAnsi="Times New Roman" w:cs="Times New Roman"/>
          <w:b/>
          <w:bCs/>
          <w:sz w:val="22"/>
          <w:szCs w:val="22"/>
        </w:rPr>
        <w:t>1.1%</w:t>
      </w:r>
      <w:r w:rsidRPr="0068214D">
        <w:rPr>
          <w:rFonts w:ascii="Times New Roman" w:eastAsia="微软雅黑" w:hAnsi="Times New Roman" w:cs="Times New Roman"/>
          <w:b/>
          <w:bCs/>
          <w:sz w:val="22"/>
          <w:szCs w:val="22"/>
        </w:rPr>
        <w:t>的人盈利用途超过最低工资水平</w:t>
      </w:r>
      <w:r w:rsidRPr="0068214D">
        <w:rPr>
          <w:rFonts w:ascii="Times New Roman" w:eastAsia="微软雅黑" w:hAnsi="Times New Roman" w:cs="Times New Roman"/>
          <w:sz w:val="22"/>
          <w:szCs w:val="22"/>
        </w:rPr>
        <w:t>，其余近</w:t>
      </w:r>
      <w:r w:rsidRPr="0068214D">
        <w:rPr>
          <w:rFonts w:ascii="Times New Roman" w:eastAsia="微软雅黑" w:hAnsi="Times New Roman" w:cs="Times New Roman"/>
          <w:sz w:val="22"/>
          <w:szCs w:val="22"/>
        </w:rPr>
        <w:t>99%</w:t>
      </w:r>
      <w:r w:rsidRPr="0068214D">
        <w:rPr>
          <w:rFonts w:ascii="Times New Roman" w:eastAsia="微软雅黑" w:hAnsi="Times New Roman" w:cs="Times New Roman"/>
          <w:sz w:val="22"/>
          <w:szCs w:val="22"/>
        </w:rPr>
        <w:t>的人都遭受了亏损</w:t>
      </w:r>
      <w:r w:rsidRPr="0068214D">
        <w:rPr>
          <w:rFonts w:ascii="Times New Roman" w:eastAsia="微软雅黑" w:hAnsi="Times New Roman" w:cs="Times New Roman"/>
          <w:sz w:val="22"/>
          <w:szCs w:val="22"/>
        </w:rPr>
        <w:t xml:space="preserve"> (</w:t>
      </w:r>
      <w:hyperlink r:id="rId82" w:anchor=":~:text=We%20show%20that%20it%20is,%E2%80%94%20all%20with%20great%20risk" w:history="1">
        <w:r w:rsidRPr="0068214D">
          <w:rPr>
            <w:rStyle w:val="af0"/>
            <w:rFonts w:ascii="Times New Roman" w:eastAsia="微软雅黑" w:hAnsi="Times New Roman" w:cs="Times New Roman"/>
            <w:sz w:val="22"/>
            <w:szCs w:val="22"/>
          </w:rPr>
          <w:t>Day Trading for a Living? by Fernando Chague, Rodrigo De-Losso, Bruno Giovannetti :: SSRN</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。这些实证数据揭示了日内交易获利的低概率属性。</w:t>
      </w:r>
    </w:p>
    <w:p w14:paraId="3DA04663"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与此形成对照的是，</w:t>
      </w:r>
      <w:r w:rsidRPr="0068214D">
        <w:rPr>
          <w:rFonts w:ascii="Times New Roman" w:eastAsia="微软雅黑" w:hAnsi="Times New Roman" w:cs="Times New Roman"/>
          <w:b/>
          <w:bCs/>
          <w:sz w:val="22"/>
          <w:szCs w:val="22"/>
        </w:rPr>
        <w:t>长期投资的历史回报率</w:t>
      </w:r>
      <w:r w:rsidRPr="0068214D">
        <w:rPr>
          <w:rFonts w:ascii="Times New Roman" w:eastAsia="微软雅黑" w:hAnsi="Times New Roman" w:cs="Times New Roman"/>
          <w:sz w:val="22"/>
          <w:szCs w:val="22"/>
        </w:rPr>
        <w:t>相对稳健可观。以美股为例，</w:t>
      </w:r>
      <w:r w:rsidRPr="0068214D">
        <w:rPr>
          <w:rFonts w:ascii="Times New Roman" w:eastAsia="微软雅黑" w:hAnsi="Times New Roman" w:cs="Times New Roman"/>
          <w:b/>
          <w:bCs/>
          <w:sz w:val="22"/>
          <w:szCs w:val="22"/>
        </w:rPr>
        <w:t>标普</w:t>
      </w:r>
      <w:r w:rsidRPr="0068214D">
        <w:rPr>
          <w:rFonts w:ascii="Times New Roman" w:eastAsia="微软雅黑" w:hAnsi="Times New Roman" w:cs="Times New Roman"/>
          <w:b/>
          <w:bCs/>
          <w:sz w:val="22"/>
          <w:szCs w:val="22"/>
        </w:rPr>
        <w:t>500</w:t>
      </w:r>
      <w:r w:rsidRPr="0068214D">
        <w:rPr>
          <w:rFonts w:ascii="Times New Roman" w:eastAsia="微软雅黑" w:hAnsi="Times New Roman" w:cs="Times New Roman"/>
          <w:b/>
          <w:bCs/>
          <w:sz w:val="22"/>
          <w:szCs w:val="22"/>
        </w:rPr>
        <w:t>指数过去几十年的年化总回报率约在</w:t>
      </w:r>
      <w:r w:rsidRPr="0068214D">
        <w:rPr>
          <w:rFonts w:ascii="Times New Roman" w:eastAsia="微软雅黑" w:hAnsi="Times New Roman" w:cs="Times New Roman"/>
          <w:b/>
          <w:bCs/>
          <w:sz w:val="22"/>
          <w:szCs w:val="22"/>
        </w:rPr>
        <w:t>10%</w:t>
      </w:r>
      <w:r w:rsidRPr="0068214D">
        <w:rPr>
          <w:rFonts w:ascii="Times New Roman" w:eastAsia="微软雅黑" w:hAnsi="Times New Roman" w:cs="Times New Roman"/>
          <w:b/>
          <w:bCs/>
          <w:sz w:val="22"/>
          <w:szCs w:val="22"/>
        </w:rPr>
        <w:t>左右</w:t>
      </w:r>
      <w:r w:rsidRPr="0068214D">
        <w:rPr>
          <w:rFonts w:ascii="Times New Roman" w:eastAsia="微软雅黑" w:hAnsi="Times New Roman" w:cs="Times New Roman"/>
          <w:sz w:val="22"/>
          <w:szCs w:val="22"/>
        </w:rPr>
        <w:t xml:space="preserve"> (</w:t>
      </w:r>
      <w:hyperlink r:id="rId83" w:anchor=":~:text=Investopedia%20www,Market" w:history="1">
        <w:r w:rsidRPr="0068214D">
          <w:rPr>
            <w:rStyle w:val="af0"/>
            <w:rFonts w:ascii="Times New Roman" w:eastAsia="微软雅黑" w:hAnsi="Times New Roman" w:cs="Times New Roman"/>
            <w:sz w:val="22"/>
            <w:szCs w:val="22"/>
          </w:rPr>
          <w:t>S&amp;P 500 Average Returns and Historical Performance - Investopedia</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；即便考虑最近</w:t>
      </w:r>
      <w:r w:rsidRPr="0068214D">
        <w:rPr>
          <w:rFonts w:ascii="Times New Roman" w:eastAsia="微软雅黑" w:hAnsi="Times New Roman" w:cs="Times New Roman"/>
          <w:sz w:val="22"/>
          <w:szCs w:val="22"/>
        </w:rPr>
        <w:t>10</w:t>
      </w:r>
      <w:r w:rsidRPr="0068214D">
        <w:rPr>
          <w:rFonts w:ascii="Times New Roman" w:eastAsia="微软雅黑" w:hAnsi="Times New Roman" w:cs="Times New Roman"/>
          <w:sz w:val="22"/>
          <w:szCs w:val="22"/>
        </w:rPr>
        <w:t>年（</w:t>
      </w:r>
      <w:r w:rsidRPr="0068214D">
        <w:rPr>
          <w:rFonts w:ascii="Times New Roman" w:eastAsia="微软雅黑" w:hAnsi="Times New Roman" w:cs="Times New Roman"/>
          <w:sz w:val="22"/>
          <w:szCs w:val="22"/>
        </w:rPr>
        <w:t>2014-2023</w:t>
      </w:r>
      <w:r w:rsidRPr="0068214D">
        <w:rPr>
          <w:rFonts w:ascii="Times New Roman" w:eastAsia="微软雅黑" w:hAnsi="Times New Roman" w:cs="Times New Roman"/>
          <w:sz w:val="22"/>
          <w:szCs w:val="22"/>
        </w:rPr>
        <w:t>）包含数次牛熊切换，年均回报仍在</w:t>
      </w:r>
      <w:r w:rsidRPr="0068214D">
        <w:rPr>
          <w:rFonts w:ascii="Times New Roman" w:eastAsia="微软雅黑" w:hAnsi="Times New Roman" w:cs="Times New Roman"/>
          <w:sz w:val="22"/>
          <w:szCs w:val="22"/>
        </w:rPr>
        <w:t>10%-12%</w:t>
      </w:r>
      <w:r w:rsidRPr="0068214D">
        <w:rPr>
          <w:rFonts w:ascii="Times New Roman" w:eastAsia="微软雅黑" w:hAnsi="Times New Roman" w:cs="Times New Roman"/>
          <w:sz w:val="22"/>
          <w:szCs w:val="22"/>
        </w:rPr>
        <w:t>的区间（例如</w:t>
      </w:r>
      <w:r w:rsidRPr="0068214D">
        <w:rPr>
          <w:rFonts w:ascii="Times New Roman" w:eastAsia="微软雅黑" w:hAnsi="Times New Roman" w:cs="Times New Roman"/>
          <w:sz w:val="22"/>
          <w:szCs w:val="22"/>
        </w:rPr>
        <w:t>2019</w:t>
      </w:r>
      <w:r w:rsidRPr="0068214D">
        <w:rPr>
          <w:rFonts w:ascii="Times New Roman" w:eastAsia="微软雅黑" w:hAnsi="Times New Roman" w:cs="Times New Roman"/>
          <w:sz w:val="22"/>
          <w:szCs w:val="22"/>
        </w:rPr>
        <w:t>年</w:t>
      </w:r>
      <w:r w:rsidRPr="0068214D">
        <w:rPr>
          <w:rFonts w:ascii="Times New Roman" w:eastAsia="微软雅黑" w:hAnsi="Times New Roman" w:cs="Times New Roman"/>
          <w:sz w:val="22"/>
          <w:szCs w:val="22"/>
        </w:rPr>
        <w:t>+31.5%</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2020</w:t>
      </w:r>
      <w:r w:rsidRPr="0068214D">
        <w:rPr>
          <w:rFonts w:ascii="Times New Roman" w:eastAsia="微软雅黑" w:hAnsi="Times New Roman" w:cs="Times New Roman"/>
          <w:sz w:val="22"/>
          <w:szCs w:val="22"/>
        </w:rPr>
        <w:t>年</w:t>
      </w:r>
      <w:r w:rsidRPr="0068214D">
        <w:rPr>
          <w:rFonts w:ascii="Times New Roman" w:eastAsia="微软雅黑" w:hAnsi="Times New Roman" w:cs="Times New Roman"/>
          <w:sz w:val="22"/>
          <w:szCs w:val="22"/>
        </w:rPr>
        <w:t>+18.4%</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2021</w:t>
      </w:r>
      <w:r w:rsidRPr="0068214D">
        <w:rPr>
          <w:rFonts w:ascii="Times New Roman" w:eastAsia="微软雅黑" w:hAnsi="Times New Roman" w:cs="Times New Roman"/>
          <w:sz w:val="22"/>
          <w:szCs w:val="22"/>
        </w:rPr>
        <w:t>年</w:t>
      </w:r>
      <w:r w:rsidRPr="0068214D">
        <w:rPr>
          <w:rFonts w:ascii="Times New Roman" w:eastAsia="微软雅黑" w:hAnsi="Times New Roman" w:cs="Times New Roman"/>
          <w:sz w:val="22"/>
          <w:szCs w:val="22"/>
        </w:rPr>
        <w:t>+28.7%</w:t>
      </w:r>
      <w:r w:rsidRPr="0068214D">
        <w:rPr>
          <w:rFonts w:ascii="Times New Roman" w:eastAsia="微软雅黑" w:hAnsi="Times New Roman" w:cs="Times New Roman"/>
          <w:sz w:val="22"/>
          <w:szCs w:val="22"/>
        </w:rPr>
        <w:t>，而</w:t>
      </w:r>
      <w:r w:rsidRPr="0068214D">
        <w:rPr>
          <w:rFonts w:ascii="Times New Roman" w:eastAsia="微软雅黑" w:hAnsi="Times New Roman" w:cs="Times New Roman"/>
          <w:sz w:val="22"/>
          <w:szCs w:val="22"/>
        </w:rPr>
        <w:t>2022</w:t>
      </w:r>
      <w:r w:rsidRPr="0068214D">
        <w:rPr>
          <w:rFonts w:ascii="Times New Roman" w:eastAsia="微软雅黑" w:hAnsi="Times New Roman" w:cs="Times New Roman"/>
          <w:sz w:val="22"/>
          <w:szCs w:val="22"/>
        </w:rPr>
        <w:t>年虽然下跌约</w:t>
      </w:r>
      <w:r w:rsidRPr="0068214D">
        <w:rPr>
          <w:rFonts w:ascii="Times New Roman" w:eastAsia="微软雅黑" w:hAnsi="Times New Roman" w:cs="Times New Roman"/>
          <w:sz w:val="22"/>
          <w:szCs w:val="22"/>
        </w:rPr>
        <w:t>18%</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2023</w:t>
      </w:r>
      <w:r w:rsidRPr="0068214D">
        <w:rPr>
          <w:rFonts w:ascii="Times New Roman" w:eastAsia="微软雅黑" w:hAnsi="Times New Roman" w:cs="Times New Roman"/>
          <w:sz w:val="22"/>
          <w:szCs w:val="22"/>
        </w:rPr>
        <w:t>年又反弹超过</w:t>
      </w:r>
      <w:r w:rsidRPr="0068214D">
        <w:rPr>
          <w:rFonts w:ascii="Times New Roman" w:eastAsia="微软雅黑" w:hAnsi="Times New Roman" w:cs="Times New Roman"/>
          <w:sz w:val="22"/>
          <w:szCs w:val="22"/>
        </w:rPr>
        <w:t>20%</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 xml:space="preserve"> (</w:t>
      </w:r>
      <w:hyperlink r:id="rId84" w:anchor=":~:text=2022%20,69" w:history="1">
        <w:r w:rsidRPr="0068214D">
          <w:rPr>
            <w:rStyle w:val="af0"/>
            <w:rFonts w:ascii="Times New Roman" w:eastAsia="微软雅黑" w:hAnsi="Times New Roman" w:cs="Times New Roman"/>
            <w:sz w:val="22"/>
            <w:szCs w:val="22"/>
          </w:rPr>
          <w:t>S&amp;P 500 Total Returns by Year Since 1926</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。如果投资者采取</w:t>
      </w:r>
      <w:r w:rsidRPr="0068214D">
        <w:rPr>
          <w:rFonts w:ascii="Times New Roman" w:eastAsia="微软雅黑" w:hAnsi="Times New Roman" w:cs="Times New Roman"/>
          <w:b/>
          <w:bCs/>
          <w:sz w:val="22"/>
          <w:szCs w:val="22"/>
        </w:rPr>
        <w:t>买入并持有</w:t>
      </w:r>
      <w:r w:rsidRPr="0068214D">
        <w:rPr>
          <w:rFonts w:ascii="Times New Roman" w:eastAsia="微软雅黑" w:hAnsi="Times New Roman" w:cs="Times New Roman"/>
          <w:sz w:val="22"/>
          <w:szCs w:val="22"/>
        </w:rPr>
        <w:t>蓝筹股票或指数基金的策略，在过去十年里已经实现了相当可观的累积收益。而反观日内交易者，由于频繁进出，很难拿住长期上涨行情，反倒容易在震荡中多次止损出局。据</w:t>
      </w:r>
      <w:r w:rsidRPr="0068214D">
        <w:rPr>
          <w:rFonts w:ascii="Times New Roman" w:eastAsia="微软雅黑" w:hAnsi="Times New Roman" w:cs="Times New Roman"/>
          <w:sz w:val="22"/>
          <w:szCs w:val="22"/>
        </w:rPr>
        <w:t>CNBC</w:t>
      </w:r>
      <w:r w:rsidRPr="0068214D">
        <w:rPr>
          <w:rFonts w:ascii="Times New Roman" w:eastAsia="微软雅黑" w:hAnsi="Times New Roman" w:cs="Times New Roman"/>
          <w:sz w:val="22"/>
          <w:szCs w:val="22"/>
        </w:rPr>
        <w:t>报道，一项针对</w:t>
      </w:r>
      <w:r w:rsidRPr="0068214D">
        <w:rPr>
          <w:rFonts w:ascii="Times New Roman" w:eastAsia="微软雅黑" w:hAnsi="Times New Roman" w:cs="Times New Roman"/>
          <w:sz w:val="22"/>
          <w:szCs w:val="22"/>
        </w:rPr>
        <w:lastRenderedPageBreak/>
        <w:t>活跃交易账户的分析发现，</w:t>
      </w:r>
      <w:r w:rsidRPr="0068214D">
        <w:rPr>
          <w:rFonts w:ascii="Times New Roman" w:eastAsia="微软雅黑" w:hAnsi="Times New Roman" w:cs="Times New Roman"/>
          <w:b/>
          <w:bCs/>
          <w:sz w:val="22"/>
          <w:szCs w:val="22"/>
        </w:rPr>
        <w:t>交易频率最高的投资者年回报率只有</w:t>
      </w:r>
      <w:r w:rsidRPr="0068214D">
        <w:rPr>
          <w:rFonts w:ascii="Times New Roman" w:eastAsia="微软雅黑" w:hAnsi="Times New Roman" w:cs="Times New Roman"/>
          <w:b/>
          <w:bCs/>
          <w:sz w:val="22"/>
          <w:szCs w:val="22"/>
        </w:rPr>
        <w:t>11.4%</w:t>
      </w:r>
      <w:r w:rsidRPr="0068214D">
        <w:rPr>
          <w:rFonts w:ascii="Times New Roman" w:eastAsia="微软雅黑" w:hAnsi="Times New Roman" w:cs="Times New Roman"/>
          <w:sz w:val="22"/>
          <w:szCs w:val="22"/>
        </w:rPr>
        <w:t>，而同期市场指数回报高达</w:t>
      </w:r>
      <w:r w:rsidRPr="0068214D">
        <w:rPr>
          <w:rFonts w:ascii="Times New Roman" w:eastAsia="微软雅黑" w:hAnsi="Times New Roman" w:cs="Times New Roman"/>
          <w:sz w:val="22"/>
          <w:szCs w:val="22"/>
        </w:rPr>
        <w:t>17.9% (</w:t>
      </w:r>
      <w:hyperlink r:id="rId85" w:anchor=":~:text=17.9,are%20prone%20to%20the" w:history="1">
        <w:r w:rsidRPr="0068214D">
          <w:rPr>
            <w:rStyle w:val="af0"/>
            <w:rFonts w:ascii="Times New Roman" w:eastAsia="微软雅黑" w:hAnsi="Times New Roman" w:cs="Times New Roman"/>
            <w:sz w:val="22"/>
            <w:szCs w:val="22"/>
          </w:rPr>
          <w:t>CHATGPT puts it all perfectly. : r/ETFs - Reddit</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。频繁操作导致这些投资者大幅跑输</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大盘</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，呈现出明显的</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勤劳不得利</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现象。</w:t>
      </w:r>
    </w:p>
    <w:p w14:paraId="48B91A35"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再以</w:t>
      </w:r>
      <w:r w:rsidRPr="0068214D">
        <w:rPr>
          <w:rFonts w:ascii="Times New Roman" w:eastAsia="微软雅黑" w:hAnsi="Times New Roman" w:cs="Times New Roman"/>
          <w:sz w:val="22"/>
          <w:szCs w:val="22"/>
        </w:rPr>
        <w:t>2024</w:t>
      </w:r>
      <w:r w:rsidRPr="0068214D">
        <w:rPr>
          <w:rFonts w:ascii="Times New Roman" w:eastAsia="微软雅黑" w:hAnsi="Times New Roman" w:cs="Times New Roman"/>
          <w:sz w:val="22"/>
          <w:szCs w:val="22"/>
        </w:rPr>
        <w:t>年为例，截至目前的市场表现对比也说明问题。</w:t>
      </w:r>
      <w:r w:rsidRPr="0068214D">
        <w:rPr>
          <w:rFonts w:ascii="Times New Roman" w:eastAsia="微软雅黑" w:hAnsi="Times New Roman" w:cs="Times New Roman"/>
          <w:sz w:val="22"/>
          <w:szCs w:val="22"/>
        </w:rPr>
        <w:t>2023</w:t>
      </w:r>
      <w:r w:rsidRPr="0068214D">
        <w:rPr>
          <w:rFonts w:ascii="Times New Roman" w:eastAsia="微软雅黑" w:hAnsi="Times New Roman" w:cs="Times New Roman"/>
          <w:sz w:val="22"/>
          <w:szCs w:val="22"/>
        </w:rPr>
        <w:t>年全球主要股市多数录得两位数涨幅（如美股标普</w:t>
      </w:r>
      <w:r w:rsidRPr="0068214D">
        <w:rPr>
          <w:rFonts w:ascii="Times New Roman" w:eastAsia="微软雅黑" w:hAnsi="Times New Roman" w:cs="Times New Roman"/>
          <w:sz w:val="22"/>
          <w:szCs w:val="22"/>
        </w:rPr>
        <w:t>500</w:t>
      </w:r>
      <w:r w:rsidRPr="0068214D">
        <w:rPr>
          <w:rFonts w:ascii="Times New Roman" w:eastAsia="微软雅黑" w:hAnsi="Times New Roman" w:cs="Times New Roman"/>
          <w:sz w:val="22"/>
          <w:szCs w:val="22"/>
        </w:rPr>
        <w:t>指数全年回报约</w:t>
      </w:r>
      <w:r w:rsidRPr="0068214D">
        <w:rPr>
          <w:rFonts w:ascii="Times New Roman" w:eastAsia="微软雅黑" w:hAnsi="Times New Roman" w:cs="Times New Roman"/>
          <w:sz w:val="22"/>
          <w:szCs w:val="22"/>
        </w:rPr>
        <w:t>16%</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股沪深</w:t>
      </w:r>
      <w:r w:rsidRPr="0068214D">
        <w:rPr>
          <w:rFonts w:ascii="Times New Roman" w:eastAsia="微软雅黑" w:hAnsi="Times New Roman" w:cs="Times New Roman"/>
          <w:sz w:val="22"/>
          <w:szCs w:val="22"/>
        </w:rPr>
        <w:t>300</w:t>
      </w:r>
      <w:r w:rsidRPr="0068214D">
        <w:rPr>
          <w:rFonts w:ascii="Times New Roman" w:eastAsia="微软雅黑" w:hAnsi="Times New Roman" w:cs="Times New Roman"/>
          <w:sz w:val="22"/>
          <w:szCs w:val="22"/>
        </w:rPr>
        <w:t>指数全年上涨约</w:t>
      </w:r>
      <w:r w:rsidRPr="0068214D">
        <w:rPr>
          <w:rFonts w:ascii="Times New Roman" w:eastAsia="微软雅黑" w:hAnsi="Times New Roman" w:cs="Times New Roman"/>
          <w:sz w:val="22"/>
          <w:szCs w:val="22"/>
        </w:rPr>
        <w:t>8%</w:t>
      </w:r>
      <w:r w:rsidRPr="0068214D">
        <w:rPr>
          <w:rFonts w:ascii="Times New Roman" w:eastAsia="微软雅黑" w:hAnsi="Times New Roman" w:cs="Times New Roman"/>
          <w:sz w:val="22"/>
          <w:szCs w:val="22"/>
        </w:rPr>
        <w:t>，港股恒生指数虽然波动但年末较年初略有上涨），</w:t>
      </w:r>
      <w:r w:rsidRPr="0068214D">
        <w:rPr>
          <w:rFonts w:ascii="Times New Roman" w:eastAsia="微软雅黑" w:hAnsi="Times New Roman" w:cs="Times New Roman"/>
          <w:b/>
          <w:bCs/>
          <w:sz w:val="22"/>
          <w:szCs w:val="22"/>
        </w:rPr>
        <w:t>长期投资者在市场反弹中收益不菲</w:t>
      </w:r>
      <w:r w:rsidRPr="0068214D">
        <w:rPr>
          <w:rFonts w:ascii="Times New Roman" w:eastAsia="微软雅黑" w:hAnsi="Times New Roman" w:cs="Times New Roman"/>
          <w:sz w:val="22"/>
          <w:szCs w:val="22"/>
        </w:rPr>
        <w:t>。而许多</w:t>
      </w:r>
      <w:r w:rsidRPr="0068214D">
        <w:rPr>
          <w:rFonts w:ascii="Times New Roman" w:eastAsia="微软雅黑" w:hAnsi="Times New Roman" w:cs="Times New Roman"/>
          <w:sz w:val="22"/>
          <w:szCs w:val="22"/>
        </w:rPr>
        <w:t>2020-2021</w:t>
      </w:r>
      <w:r w:rsidRPr="0068214D">
        <w:rPr>
          <w:rFonts w:ascii="Times New Roman" w:eastAsia="微软雅黑" w:hAnsi="Times New Roman" w:cs="Times New Roman"/>
          <w:sz w:val="22"/>
          <w:szCs w:val="22"/>
        </w:rPr>
        <w:t>年入市的日内交易新手，在</w:t>
      </w:r>
      <w:r w:rsidRPr="0068214D">
        <w:rPr>
          <w:rFonts w:ascii="Times New Roman" w:eastAsia="微软雅黑" w:hAnsi="Times New Roman" w:cs="Times New Roman"/>
          <w:sz w:val="22"/>
          <w:szCs w:val="22"/>
        </w:rPr>
        <w:t>2022</w:t>
      </w:r>
      <w:r w:rsidRPr="0068214D">
        <w:rPr>
          <w:rFonts w:ascii="Times New Roman" w:eastAsia="微软雅黑" w:hAnsi="Times New Roman" w:cs="Times New Roman"/>
          <w:sz w:val="22"/>
          <w:szCs w:val="22"/>
        </w:rPr>
        <w:t>年市场下跌时回吐了此前盈利甚至出现净亏。例如，美国某零佣金券商报告显示，</w:t>
      </w:r>
      <w:r w:rsidRPr="0068214D">
        <w:rPr>
          <w:rFonts w:ascii="Times New Roman" w:eastAsia="微软雅黑" w:hAnsi="Times New Roman" w:cs="Times New Roman"/>
          <w:sz w:val="22"/>
          <w:szCs w:val="22"/>
        </w:rPr>
        <w:t>2022</w:t>
      </w:r>
      <w:r w:rsidRPr="0068214D">
        <w:rPr>
          <w:rFonts w:ascii="Times New Roman" w:eastAsia="微软雅黑" w:hAnsi="Times New Roman" w:cs="Times New Roman"/>
          <w:sz w:val="22"/>
          <w:szCs w:val="22"/>
        </w:rPr>
        <w:t>年其活跃用户数骤减上百万，股票交易营收同比下滑</w:t>
      </w:r>
      <w:r w:rsidRPr="0068214D">
        <w:rPr>
          <w:rFonts w:ascii="Times New Roman" w:eastAsia="微软雅黑" w:hAnsi="Times New Roman" w:cs="Times New Roman"/>
          <w:sz w:val="22"/>
          <w:szCs w:val="22"/>
        </w:rPr>
        <w:t>73%</w:t>
      </w:r>
      <w:r w:rsidRPr="0068214D">
        <w:rPr>
          <w:rFonts w:ascii="Times New Roman" w:eastAsia="微软雅黑" w:hAnsi="Times New Roman" w:cs="Times New Roman"/>
          <w:sz w:val="22"/>
          <w:szCs w:val="22"/>
        </w:rPr>
        <w:t>，反映出大批散户在熊市中遭受损失并退出市场</w:t>
      </w:r>
      <w:r w:rsidRPr="0068214D">
        <w:rPr>
          <w:rFonts w:ascii="Times New Roman" w:eastAsia="微软雅黑" w:hAnsi="Times New Roman" w:cs="Times New Roman"/>
          <w:sz w:val="22"/>
          <w:szCs w:val="22"/>
        </w:rPr>
        <w:t xml:space="preserve"> (</w:t>
      </w:r>
      <w:hyperlink r:id="rId86" w:anchor=":~:text=Robinhood%20Losses%20Spell%20The%20End,a%20project%20manager%20with" w:history="1">
        <w:r w:rsidRPr="0068214D">
          <w:rPr>
            <w:rStyle w:val="af0"/>
            <w:rFonts w:ascii="Times New Roman" w:eastAsia="微软雅黑" w:hAnsi="Times New Roman" w:cs="Times New Roman"/>
            <w:sz w:val="22"/>
            <w:szCs w:val="22"/>
          </w:rPr>
          <w:t>Robinhood Losses Spell The End Of An Era For Young Investors ...</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。这进一步验证了日内炒作难以穿越牛熊：顺风时可能快速盈利，但逆风时往往损失惨重，长期下来很难战胜</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买入并持有</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的策略。</w:t>
      </w:r>
      <w:r w:rsidRPr="0068214D">
        <w:rPr>
          <w:rFonts w:ascii="Times New Roman" w:eastAsia="微软雅黑" w:hAnsi="Times New Roman" w:cs="Times New Roman"/>
          <w:sz w:val="22"/>
          <w:szCs w:val="22"/>
        </w:rPr>
        <w:t xml:space="preserve"> (</w:t>
      </w:r>
      <w:hyperlink r:id="rId87" w:anchor=":~:text=%E8%B4%A2%E7%BB%8F%E4%B8%93%E5%AE%B6%E8%B0%A2%E6%99%A8%E5%BD%A6%E8%AE%A4%E4%B8%BA%EF%BC%8C%E5%81%9A%E5%BD%93%E5%86%B2%E5%89%8D%E8%A6%81%E6%9C%89%E6%AD%A3%E7%A1%AE%E5%BF%83%E6%80%81%EF%BC%8C%E4%BA%86%E8%A7%A3%E5%BD%93%E5%86%B2%E7%9A%84%E6%9C%AC%E8%B4%A8%EF%BC%8C%E2%80%9C%E6%88%91%E4%BB%AC%E4%B8%8D%E5%BA%94%E6%8A%8A%E5%BD%93%E5%86%B2%E5%A6%96%E9%AD%94%E5%8C%96%EF%BC%8C%E5%9C%A8%E4%B8%80%E4%B8%AA%E5%81%A5%E5%85%A8%E7%9A%84%E6%8A%95%E8%B5%84%E5%B8%82%E5%9C%BA%E4%B8%AD%EF%BC%8C%E6%9C%AC%E5%BA%94%E8%A6%81%E6%9C%89%E5%90%84%E7%A7%8D%E6%8A%95%E8%B5%84%E5%B7%A5%E5%85%B7%E6%9D%A5%E4%BF%9D%E6%8C%81%E4%BA%A4%E6%98%93%E5%A4%9A%E5%85%83%E6%80%A7%EF%BC%8C%E8%80%8C%E5%BD%93%E5%86%B2%E5%8F%AF%E7%94%A8%E7%9F%AD%E7%BA%BF%E6%8C%81%20%E8%82%A1%EF%BC%8C%E5%86%B2%E6%8E%89%E9%95%BF%E7%BA%BF%E6%8C%81%E6%9C%89%E7%9A%84%E9%A3%8E%E9%99%A9%EF%BC%8C%E6%98%AF%E5%B0%8D%E6%B2%96%E9%81%BF%E9%9A%AA%E5%B7%A5%E5%85%B7,%E3%80%82%E2%80%9D"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p>
    <w:p w14:paraId="002F3FB8"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整体而言，</w:t>
      </w:r>
      <w:r w:rsidRPr="0068214D">
        <w:rPr>
          <w:rFonts w:ascii="Times New Roman" w:eastAsia="微软雅黑" w:hAnsi="Times New Roman" w:cs="Times New Roman"/>
          <w:b/>
          <w:bCs/>
          <w:sz w:val="22"/>
          <w:szCs w:val="22"/>
        </w:rPr>
        <w:t>长线投资胜率和收益的稳定性显著高于短线日内交易</w:t>
      </w:r>
      <w:r w:rsidRPr="0068214D">
        <w:rPr>
          <w:rFonts w:ascii="Times New Roman" w:eastAsia="微软雅黑" w:hAnsi="Times New Roman" w:cs="Times New Roman"/>
          <w:sz w:val="22"/>
          <w:szCs w:val="22"/>
        </w:rPr>
        <w:t>。长期投资利用复利和经济增长红利，历史数据证明了其有效性。而日内交易因胜率偏低且交易成本累积（点差、佣金、税费等）侵蚀利润，导致多数人长期回报不及无为而治的指数投资</w:t>
      </w:r>
      <w:r w:rsidRPr="0068214D">
        <w:rPr>
          <w:rFonts w:ascii="Times New Roman" w:eastAsia="微软雅黑" w:hAnsi="Times New Roman" w:cs="Times New Roman"/>
          <w:sz w:val="22"/>
          <w:szCs w:val="22"/>
        </w:rPr>
        <w:t xml:space="preserve"> (</w:t>
      </w:r>
      <w:hyperlink r:id="rId88" w:anchor=":~:text=According%20to%20both%20academic%20and,of%20day%20traders%20lose%20money"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。当然，仍存在极少数高水平日内交易者在长期取得佳绩，但那更多是专业领域的异类，</w:t>
      </w:r>
      <w:r w:rsidRPr="0068214D">
        <w:rPr>
          <w:rFonts w:ascii="Times New Roman" w:eastAsia="微软雅黑" w:hAnsi="Times New Roman" w:cs="Times New Roman"/>
          <w:b/>
          <w:bCs/>
          <w:sz w:val="22"/>
          <w:szCs w:val="22"/>
        </w:rPr>
        <w:t>对于普通散户而言更具参考价值的是统计上的</w:t>
      </w:r>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b/>
          <w:bCs/>
          <w:sz w:val="22"/>
          <w:szCs w:val="22"/>
        </w:rPr>
        <w:t>大多数</w:t>
      </w:r>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即日内交易长期来看</w:t>
      </w:r>
      <w:r w:rsidRPr="0068214D">
        <w:rPr>
          <w:rFonts w:ascii="Times New Roman" w:eastAsia="微软雅黑" w:hAnsi="Times New Roman" w:cs="Times New Roman"/>
          <w:b/>
          <w:bCs/>
          <w:sz w:val="22"/>
          <w:szCs w:val="22"/>
        </w:rPr>
        <w:t>跑输</w:t>
      </w:r>
      <w:r w:rsidRPr="0068214D">
        <w:rPr>
          <w:rFonts w:ascii="Times New Roman" w:eastAsia="微软雅黑" w:hAnsi="Times New Roman" w:cs="Times New Roman"/>
          <w:sz w:val="22"/>
          <w:szCs w:val="22"/>
        </w:rPr>
        <w:t>简单的市场平均回报。</w:t>
      </w:r>
    </w:p>
    <w:p w14:paraId="2FAC2EDE"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机构与个人在日内交易上的策略差异与交易优势比较</w:t>
      </w:r>
    </w:p>
    <w:p w14:paraId="7B8EB6E4"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日内交易领域中，</w:t>
      </w:r>
      <w:r w:rsidRPr="0068214D">
        <w:rPr>
          <w:rFonts w:ascii="Times New Roman" w:eastAsia="微软雅黑" w:hAnsi="Times New Roman" w:cs="Times New Roman"/>
          <w:b/>
          <w:bCs/>
          <w:sz w:val="22"/>
          <w:szCs w:val="22"/>
        </w:rPr>
        <w:t>机构投资者</w:t>
      </w:r>
      <w:r w:rsidRPr="0068214D">
        <w:rPr>
          <w:rFonts w:ascii="Times New Roman" w:eastAsia="微软雅黑" w:hAnsi="Times New Roman" w:cs="Times New Roman"/>
          <w:sz w:val="22"/>
          <w:szCs w:val="22"/>
        </w:rPr>
        <w:t>（如对冲基金、自营交易公司等）与</w:t>
      </w:r>
      <w:r w:rsidRPr="0068214D">
        <w:rPr>
          <w:rFonts w:ascii="Times New Roman" w:eastAsia="微软雅黑" w:hAnsi="Times New Roman" w:cs="Times New Roman"/>
          <w:b/>
          <w:bCs/>
          <w:sz w:val="22"/>
          <w:szCs w:val="22"/>
        </w:rPr>
        <w:t>个人散户</w:t>
      </w:r>
      <w:r w:rsidRPr="0068214D">
        <w:rPr>
          <w:rFonts w:ascii="Times New Roman" w:eastAsia="微软雅黑" w:hAnsi="Times New Roman" w:cs="Times New Roman"/>
          <w:sz w:val="22"/>
          <w:szCs w:val="22"/>
        </w:rPr>
        <w:t>在策略和资源上存在显著差异，导致双方的优势各不相同。</w:t>
      </w:r>
    </w:p>
    <w:p w14:paraId="2D0B328E" w14:textId="77777777" w:rsidR="0068214D" w:rsidRPr="0068214D" w:rsidRDefault="0068214D" w:rsidP="0068214D">
      <w:pPr>
        <w:numPr>
          <w:ilvl w:val="0"/>
          <w:numId w:val="247"/>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信息获取与分析能力：</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机构通常拥有专业团队和先进系统来获取市场信息，很多大型机构订阅昂贵的实时</w:t>
      </w:r>
      <w:r w:rsidRPr="0068214D">
        <w:rPr>
          <w:rFonts w:ascii="Times New Roman" w:eastAsia="微软雅黑" w:hAnsi="Times New Roman" w:cs="Times New Roman"/>
          <w:b/>
          <w:bCs/>
          <w:sz w:val="22"/>
          <w:szCs w:val="22"/>
        </w:rPr>
        <w:t>新闻数据源</w:t>
      </w:r>
      <w:r w:rsidRPr="0068214D">
        <w:rPr>
          <w:rFonts w:ascii="Times New Roman" w:eastAsia="微软雅黑" w:hAnsi="Times New Roman" w:cs="Times New Roman"/>
          <w:sz w:val="22"/>
          <w:szCs w:val="22"/>
        </w:rPr>
        <w:t>、利用</w:t>
      </w:r>
      <w:r w:rsidRPr="0068214D">
        <w:rPr>
          <w:rFonts w:ascii="Times New Roman" w:eastAsia="微软雅黑" w:hAnsi="Times New Roman" w:cs="Times New Roman"/>
          <w:b/>
          <w:bCs/>
          <w:sz w:val="22"/>
          <w:szCs w:val="22"/>
        </w:rPr>
        <w:t>算法解读新闻</w:t>
      </w:r>
      <w:r w:rsidRPr="0068214D">
        <w:rPr>
          <w:rFonts w:ascii="Times New Roman" w:eastAsia="微软雅黑" w:hAnsi="Times New Roman" w:cs="Times New Roman"/>
          <w:sz w:val="22"/>
          <w:szCs w:val="22"/>
        </w:rPr>
        <w:t>，甚至通过卫星影像、大数据等</w:t>
      </w:r>
      <w:r w:rsidRPr="0068214D">
        <w:rPr>
          <w:rFonts w:ascii="Times New Roman" w:eastAsia="微软雅黑" w:hAnsi="Times New Roman" w:cs="Times New Roman"/>
          <w:b/>
          <w:bCs/>
          <w:sz w:val="22"/>
          <w:szCs w:val="22"/>
        </w:rPr>
        <w:t>另类数据</w:t>
      </w:r>
      <w:r w:rsidRPr="0068214D">
        <w:rPr>
          <w:rFonts w:ascii="Times New Roman" w:eastAsia="微软雅黑" w:hAnsi="Times New Roman" w:cs="Times New Roman"/>
          <w:sz w:val="22"/>
          <w:szCs w:val="22"/>
        </w:rPr>
        <w:t>寻找交易信号。而散户投资者获取的信息多为公开渠道，往往存在时间滞后和信息不对称。同时机构有资深研究员和量化分析师设计模型，能够更准确地预测短期价格行为；散户则大多依赖公开消息和技术图形，决策依据相对有限。</w:t>
      </w:r>
    </w:p>
    <w:p w14:paraId="219F3074" w14:textId="77777777" w:rsidR="0068214D" w:rsidRPr="0068214D" w:rsidRDefault="0068214D" w:rsidP="0068214D">
      <w:pPr>
        <w:numPr>
          <w:ilvl w:val="0"/>
          <w:numId w:val="247"/>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交易策略与模型：</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机构日内交易者常运用</w:t>
      </w:r>
      <w:r w:rsidRPr="0068214D">
        <w:rPr>
          <w:rFonts w:ascii="Times New Roman" w:eastAsia="微软雅黑" w:hAnsi="Times New Roman" w:cs="Times New Roman"/>
          <w:b/>
          <w:bCs/>
          <w:sz w:val="22"/>
          <w:szCs w:val="22"/>
        </w:rPr>
        <w:t>量化模型和算法策略</w:t>
      </w:r>
      <w:r w:rsidRPr="0068214D">
        <w:rPr>
          <w:rFonts w:ascii="Times New Roman" w:eastAsia="微软雅黑" w:hAnsi="Times New Roman" w:cs="Times New Roman"/>
          <w:sz w:val="22"/>
          <w:szCs w:val="22"/>
        </w:rPr>
        <w:t>，如统计套利、做市商策略、跨市场套利等。这些策略复杂精细，依赖高速计算和严格测试，可以在毫秒级别捕捉价格失衡。相比之下，散户常用的策略多为</w:t>
      </w:r>
      <w:r w:rsidRPr="0068214D">
        <w:rPr>
          <w:rFonts w:ascii="Times New Roman" w:eastAsia="微软雅黑" w:hAnsi="Times New Roman" w:cs="Times New Roman"/>
          <w:b/>
          <w:bCs/>
          <w:sz w:val="22"/>
          <w:szCs w:val="22"/>
        </w:rPr>
        <w:t>趋势追随</w:t>
      </w:r>
      <w:r w:rsidRPr="0068214D">
        <w:rPr>
          <w:rFonts w:ascii="Times New Roman" w:eastAsia="微软雅黑" w:hAnsi="Times New Roman" w:cs="Times New Roman"/>
          <w:sz w:val="22"/>
          <w:szCs w:val="22"/>
        </w:rPr>
        <w:t>或</w:t>
      </w:r>
      <w:r w:rsidRPr="0068214D">
        <w:rPr>
          <w:rFonts w:ascii="Times New Roman" w:eastAsia="微软雅黑" w:hAnsi="Times New Roman" w:cs="Times New Roman"/>
          <w:b/>
          <w:bCs/>
          <w:sz w:val="22"/>
          <w:szCs w:val="22"/>
        </w:rPr>
        <w:t>形态交易</w:t>
      </w:r>
      <w:r w:rsidRPr="0068214D">
        <w:rPr>
          <w:rFonts w:ascii="Times New Roman" w:eastAsia="微软雅黑" w:hAnsi="Times New Roman" w:cs="Times New Roman"/>
          <w:sz w:val="22"/>
          <w:szCs w:val="22"/>
        </w:rPr>
        <w:t>，以及根据直观经验进行</w:t>
      </w:r>
      <w:r w:rsidRPr="0068214D">
        <w:rPr>
          <w:rFonts w:ascii="Times New Roman" w:eastAsia="微软雅黑" w:hAnsi="Times New Roman" w:cs="Times New Roman"/>
          <w:sz w:val="22"/>
          <w:szCs w:val="22"/>
        </w:rPr>
        <w:lastRenderedPageBreak/>
        <w:t>买卖，</w:t>
      </w:r>
      <w:r w:rsidRPr="0068214D">
        <w:rPr>
          <w:rFonts w:ascii="Times New Roman" w:eastAsia="微软雅黑" w:hAnsi="Times New Roman" w:cs="Times New Roman"/>
          <w:b/>
          <w:bCs/>
          <w:sz w:val="22"/>
          <w:szCs w:val="22"/>
        </w:rPr>
        <w:t>策略的系统性和精细度不及机构</w:t>
      </w:r>
      <w:r w:rsidRPr="0068214D">
        <w:rPr>
          <w:rFonts w:ascii="Times New Roman" w:eastAsia="微软雅黑" w:hAnsi="Times New Roman" w:cs="Times New Roman"/>
          <w:sz w:val="22"/>
          <w:szCs w:val="22"/>
        </w:rPr>
        <w:t>。例如，一些高频机构会同时监控上百只股票的订单簿，利用算法在不同市场间套利，而散户难以手工实现类似操作。</w:t>
      </w:r>
    </w:p>
    <w:p w14:paraId="731294D3" w14:textId="77777777" w:rsidR="0068214D" w:rsidRPr="0068214D" w:rsidRDefault="0068214D" w:rsidP="0068214D">
      <w:pPr>
        <w:numPr>
          <w:ilvl w:val="0"/>
          <w:numId w:val="247"/>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交易通道与速度：</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在交易基础设施方面，机构享有明显优势。许多大型机构交易商将服务器直接托管在交易所机房附近，实现</w:t>
      </w:r>
      <w:r w:rsidRPr="0068214D">
        <w:rPr>
          <w:rFonts w:ascii="Times New Roman" w:eastAsia="微软雅黑" w:hAnsi="Times New Roman" w:cs="Times New Roman"/>
          <w:b/>
          <w:bCs/>
          <w:sz w:val="22"/>
          <w:szCs w:val="22"/>
        </w:rPr>
        <w:t>毫秒甚至微秒级</w:t>
      </w:r>
      <w:r w:rsidRPr="0068214D">
        <w:rPr>
          <w:rFonts w:ascii="Times New Roman" w:eastAsia="微软雅黑" w:hAnsi="Times New Roman" w:cs="Times New Roman"/>
          <w:sz w:val="22"/>
          <w:szCs w:val="22"/>
        </w:rPr>
        <w:t>下单速度</w:t>
      </w:r>
      <w:r w:rsidRPr="0068214D">
        <w:rPr>
          <w:rFonts w:ascii="Times New Roman" w:eastAsia="微软雅黑" w:hAnsi="Times New Roman" w:cs="Times New Roman"/>
          <w:sz w:val="22"/>
          <w:szCs w:val="22"/>
        </w:rPr>
        <w:t xml:space="preserve"> (</w:t>
      </w:r>
      <w:hyperlink r:id="rId89" w:anchor=":~:text=High,of%20orders.1" w:history="1">
        <w:r w:rsidRPr="0068214D">
          <w:rPr>
            <w:rStyle w:val="af0"/>
            <w:rFonts w:ascii="Times New Roman" w:eastAsia="微软雅黑" w:hAnsi="Times New Roman" w:cs="Times New Roman"/>
            <w:sz w:val="22"/>
            <w:szCs w:val="22"/>
          </w:rPr>
          <w:t>Competition among high-frequency traders and market liquidity | CEPR</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。这意味着当有市场异动时，算法交易系统能在</w:t>
      </w:r>
      <w:r w:rsidRPr="0068214D">
        <w:rPr>
          <w:rFonts w:ascii="Times New Roman" w:eastAsia="微软雅黑" w:hAnsi="Times New Roman" w:cs="Times New Roman"/>
          <w:b/>
          <w:bCs/>
          <w:sz w:val="22"/>
          <w:szCs w:val="22"/>
        </w:rPr>
        <w:t>不到一毫秒内</w:t>
      </w:r>
      <w:r w:rsidRPr="0068214D">
        <w:rPr>
          <w:rFonts w:ascii="Times New Roman" w:eastAsia="微软雅黑" w:hAnsi="Times New Roman" w:cs="Times New Roman"/>
          <w:sz w:val="22"/>
          <w:szCs w:val="22"/>
        </w:rPr>
        <w:t>分析并执行交易，比人工快得多</w:t>
      </w:r>
      <w:r w:rsidRPr="0068214D">
        <w:rPr>
          <w:rFonts w:ascii="Times New Roman" w:eastAsia="微软雅黑" w:hAnsi="Times New Roman" w:cs="Times New Roman"/>
          <w:sz w:val="22"/>
          <w:szCs w:val="22"/>
        </w:rPr>
        <w:t xml:space="preserve"> (</w:t>
      </w:r>
      <w:hyperlink r:id="rId90" w:anchor=":~:text=High,of%20orders.1" w:history="1">
        <w:r w:rsidRPr="0068214D">
          <w:rPr>
            <w:rStyle w:val="af0"/>
            <w:rFonts w:ascii="Times New Roman" w:eastAsia="微软雅黑" w:hAnsi="Times New Roman" w:cs="Times New Roman"/>
            <w:sz w:val="22"/>
            <w:szCs w:val="22"/>
          </w:rPr>
          <w:t>Competition among high-frequency traders and market liquidity | CEPR</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。机构还可以通过</w:t>
      </w:r>
      <w:r w:rsidRPr="0068214D">
        <w:rPr>
          <w:rFonts w:ascii="Times New Roman" w:eastAsia="微软雅黑" w:hAnsi="Times New Roman" w:cs="Times New Roman"/>
          <w:b/>
          <w:bCs/>
          <w:sz w:val="22"/>
          <w:szCs w:val="22"/>
        </w:rPr>
        <w:t>直接市场接入</w:t>
      </w:r>
      <w:r w:rsidRPr="0068214D">
        <w:rPr>
          <w:rFonts w:ascii="Times New Roman" w:eastAsia="微软雅黑" w:hAnsi="Times New Roman" w:cs="Times New Roman"/>
          <w:sz w:val="22"/>
          <w:szCs w:val="22"/>
        </w:rPr>
        <w:t>降低延迟，享受更高速的行情推送。而散户通常使用券商提供的终端，报单需经过券商转发，速度上相差数十到上百毫秒，在高频竞争中处于劣势。此外，机构因交易规模大，可与券商谈判获取</w:t>
      </w:r>
      <w:r w:rsidRPr="0068214D">
        <w:rPr>
          <w:rFonts w:ascii="Times New Roman" w:eastAsia="微软雅黑" w:hAnsi="Times New Roman" w:cs="Times New Roman"/>
          <w:b/>
          <w:bCs/>
          <w:sz w:val="22"/>
          <w:szCs w:val="22"/>
        </w:rPr>
        <w:t>更低的交易佣金</w:t>
      </w:r>
      <w:r w:rsidRPr="0068214D">
        <w:rPr>
          <w:rFonts w:ascii="Times New Roman" w:eastAsia="微软雅黑" w:hAnsi="Times New Roman" w:cs="Times New Roman"/>
          <w:sz w:val="22"/>
          <w:szCs w:val="22"/>
        </w:rPr>
        <w:t>乃至获得流动性回扣，而散户的每笔交易成本相对固定甚至更高，这进一步压缩了散户短线交易的盈利空间</w:t>
      </w:r>
      <w:r w:rsidRPr="0068214D">
        <w:rPr>
          <w:rFonts w:ascii="Times New Roman" w:eastAsia="微软雅黑" w:hAnsi="Times New Roman" w:cs="Times New Roman"/>
          <w:sz w:val="22"/>
          <w:szCs w:val="22"/>
        </w:rPr>
        <w:t xml:space="preserve"> (</w:t>
      </w:r>
      <w:hyperlink r:id="rId91" w:anchor=":~:text=,3"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w:t>
      </w:r>
    </w:p>
    <w:p w14:paraId="2AE455D2" w14:textId="77777777" w:rsidR="0068214D" w:rsidRPr="0068214D" w:rsidRDefault="0068214D" w:rsidP="0068214D">
      <w:pPr>
        <w:numPr>
          <w:ilvl w:val="0"/>
          <w:numId w:val="247"/>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资金规模与风险承受：</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机构操盘资金规模庞大，一方面可以在更多标的上分散风险，另一方面也能支撑</w:t>
      </w:r>
      <w:r w:rsidRPr="0068214D">
        <w:rPr>
          <w:rFonts w:ascii="Times New Roman" w:eastAsia="微软雅黑" w:hAnsi="Times New Roman" w:cs="Times New Roman"/>
          <w:b/>
          <w:bCs/>
          <w:sz w:val="22"/>
          <w:szCs w:val="22"/>
        </w:rPr>
        <w:t>在短期内承担较大浮亏</w:t>
      </w:r>
      <w:r w:rsidRPr="0068214D">
        <w:rPr>
          <w:rFonts w:ascii="Times New Roman" w:eastAsia="微软雅黑" w:hAnsi="Times New Roman" w:cs="Times New Roman"/>
          <w:sz w:val="22"/>
          <w:szCs w:val="22"/>
        </w:rPr>
        <w:t>而不被迫平仓（如通过追加保证金维持头寸），因此策略弹性更大。相反，散户资金有限，遇到连续亏损时</w:t>
      </w:r>
      <w:r w:rsidRPr="0068214D">
        <w:rPr>
          <w:rFonts w:ascii="Times New Roman" w:eastAsia="微软雅黑" w:hAnsi="Times New Roman" w:cs="Times New Roman"/>
          <w:b/>
          <w:bCs/>
          <w:sz w:val="22"/>
          <w:szCs w:val="22"/>
        </w:rPr>
        <w:t>抗风险能力弱</w:t>
      </w:r>
      <w:r w:rsidRPr="0068214D">
        <w:rPr>
          <w:rFonts w:ascii="Times New Roman" w:eastAsia="微软雅黑" w:hAnsi="Times New Roman" w:cs="Times New Roman"/>
          <w:sz w:val="22"/>
          <w:szCs w:val="22"/>
        </w:rPr>
        <w:t>，往往被迫停止交易或爆仓。此外，机构的大资金还能影响市场走势（比如分批成交压低价格），甚至利用自身下单影响去牟利；散户则几乎不可能撼动市场价格。</w:t>
      </w:r>
    </w:p>
    <w:p w14:paraId="14BD13D0" w14:textId="77777777" w:rsidR="0068214D" w:rsidRPr="0068214D" w:rsidRDefault="0068214D" w:rsidP="0068214D">
      <w:pPr>
        <w:numPr>
          <w:ilvl w:val="0"/>
          <w:numId w:val="247"/>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交易执行效率：</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机构投资者常使用智能算法下单，以最小化冲击成本和隐含交易成本。他们可以将大额订单拆分，通过</w:t>
      </w:r>
      <w:r w:rsidRPr="0068214D">
        <w:rPr>
          <w:rFonts w:ascii="Times New Roman" w:eastAsia="微软雅黑" w:hAnsi="Times New Roman" w:cs="Times New Roman"/>
          <w:b/>
          <w:bCs/>
          <w:sz w:val="22"/>
          <w:szCs w:val="22"/>
        </w:rPr>
        <w:t>暗池</w:t>
      </w:r>
      <w:r w:rsidRPr="0068214D">
        <w:rPr>
          <w:rFonts w:ascii="Times New Roman" w:eastAsia="微软雅黑" w:hAnsi="Times New Roman" w:cs="Times New Roman"/>
          <w:sz w:val="22"/>
          <w:szCs w:val="22"/>
        </w:rPr>
        <w:t>或撮合隐藏单逐步成交，不引起市场注意。机构的交易指令可以自动选择最佳交易所和流动性来源，实现</w:t>
      </w:r>
      <w:r w:rsidRPr="0068214D">
        <w:rPr>
          <w:rFonts w:ascii="Times New Roman" w:eastAsia="微软雅黑" w:hAnsi="Times New Roman" w:cs="Times New Roman"/>
          <w:b/>
          <w:bCs/>
          <w:sz w:val="22"/>
          <w:szCs w:val="22"/>
        </w:rPr>
        <w:t>最佳执行</w:t>
      </w:r>
      <w:r w:rsidRPr="0068214D">
        <w:rPr>
          <w:rFonts w:ascii="Times New Roman" w:eastAsia="微软雅黑" w:hAnsi="Times New Roman" w:cs="Times New Roman"/>
          <w:sz w:val="22"/>
          <w:szCs w:val="22"/>
        </w:rPr>
        <w:t>。相比之下，散户下单多为简单的限价或市价单，对交易细节了解不深，可能在快速行情中吃亏（例如采用市价单在流动性枯竭时成交于不利价格，或挂单时被高速交易对手瞬间抢跑）。此外，散户的订单经常被内部化（如美国市场做市商通过</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支付订单流</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制度处理散户单），虽然标称给予最优报价成交，但其中细微的价格改进机会和回报多数被做市商获取。</w:t>
      </w:r>
    </w:p>
    <w:p w14:paraId="34ADC0B8"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总体来说，</w:t>
      </w:r>
      <w:r w:rsidRPr="0068214D">
        <w:rPr>
          <w:rFonts w:ascii="Times New Roman" w:eastAsia="微软雅黑" w:hAnsi="Times New Roman" w:cs="Times New Roman"/>
          <w:b/>
          <w:bCs/>
          <w:sz w:val="22"/>
          <w:szCs w:val="22"/>
        </w:rPr>
        <w:t>机构占据了速度、信息和规模上的优势</w:t>
      </w:r>
      <w:r w:rsidRPr="0068214D">
        <w:rPr>
          <w:rFonts w:ascii="Times New Roman" w:eastAsia="微软雅黑" w:hAnsi="Times New Roman" w:cs="Times New Roman"/>
          <w:sz w:val="22"/>
          <w:szCs w:val="22"/>
        </w:rPr>
        <w:t>，这使他们在日内交易的竞争中胜算更高。他们拥有</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近水楼台</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的资源：</w:t>
      </w:r>
      <w:r w:rsidRPr="0068214D">
        <w:rPr>
          <w:rFonts w:ascii="Times New Roman" w:eastAsia="微软雅黑" w:hAnsi="Times New Roman" w:cs="Times New Roman"/>
          <w:b/>
          <w:bCs/>
          <w:sz w:val="22"/>
          <w:szCs w:val="22"/>
        </w:rPr>
        <w:t>最快的交易通道、最丰富的市场数据以及专业团队支持</w:t>
      </w:r>
      <w:r w:rsidRPr="0068214D">
        <w:rPr>
          <w:rFonts w:ascii="Times New Roman" w:eastAsia="微软雅黑" w:hAnsi="Times New Roman" w:cs="Times New Roman"/>
          <w:sz w:val="22"/>
          <w:szCs w:val="22"/>
        </w:rPr>
        <w:t>。散户则以一己之力与之竞争，劣势明显。然而，散户也并非毫无优点：小资金的灵活性意味着散户可以</w:t>
      </w:r>
      <w:r w:rsidRPr="0068214D">
        <w:rPr>
          <w:rFonts w:ascii="Times New Roman" w:eastAsia="微软雅黑" w:hAnsi="Times New Roman" w:cs="Times New Roman"/>
          <w:b/>
          <w:bCs/>
          <w:sz w:val="22"/>
          <w:szCs w:val="22"/>
        </w:rPr>
        <w:t>专注于小市值冷门股</w:t>
      </w:r>
      <w:r w:rsidRPr="0068214D">
        <w:rPr>
          <w:rFonts w:ascii="Times New Roman" w:eastAsia="微软雅黑" w:hAnsi="Times New Roman" w:cs="Times New Roman"/>
          <w:sz w:val="22"/>
          <w:szCs w:val="22"/>
        </w:rPr>
        <w:t>等机构不便大举进入的领域，或避开主流竞技场以降低和机构直接碰撞。同时散户的决策链短，操作灵活，不受机构内部风控或合规限制，</w:t>
      </w:r>
      <w:r w:rsidRPr="0068214D">
        <w:rPr>
          <w:rFonts w:ascii="Times New Roman" w:eastAsia="微软雅黑" w:hAnsi="Times New Roman" w:cs="Times New Roman"/>
          <w:b/>
          <w:bCs/>
          <w:sz w:val="22"/>
          <w:szCs w:val="22"/>
        </w:rPr>
        <w:t>在特殊机会下可以快速抓住交易灵</w:t>
      </w:r>
      <w:r w:rsidRPr="0068214D">
        <w:rPr>
          <w:rFonts w:ascii="Times New Roman" w:eastAsia="微软雅黑" w:hAnsi="Times New Roman" w:cs="Times New Roman"/>
          <w:b/>
          <w:bCs/>
          <w:sz w:val="22"/>
          <w:szCs w:val="22"/>
        </w:rPr>
        <w:lastRenderedPageBreak/>
        <w:t>感</w:t>
      </w:r>
      <w:r w:rsidRPr="0068214D">
        <w:rPr>
          <w:rFonts w:ascii="Times New Roman" w:eastAsia="微软雅黑" w:hAnsi="Times New Roman" w:cs="Times New Roman"/>
          <w:sz w:val="22"/>
          <w:szCs w:val="22"/>
        </w:rPr>
        <w:t>。但从大局看，</w:t>
      </w:r>
      <w:r w:rsidRPr="0068214D">
        <w:rPr>
          <w:rFonts w:ascii="Times New Roman" w:eastAsia="微软雅黑" w:hAnsi="Times New Roman" w:cs="Times New Roman"/>
          <w:b/>
          <w:bCs/>
          <w:sz w:val="22"/>
          <w:szCs w:val="22"/>
        </w:rPr>
        <w:t>日内交易是高度专业化的竞技</w:t>
      </w:r>
      <w:r w:rsidRPr="0068214D">
        <w:rPr>
          <w:rFonts w:ascii="Times New Roman" w:eastAsia="微软雅黑" w:hAnsi="Times New Roman" w:cs="Times New Roman"/>
          <w:sz w:val="22"/>
          <w:szCs w:val="22"/>
        </w:rPr>
        <w:t>，普通个人投资者面对具有强大技术和资金实力的机构，必须认清这种强烈的信息不对称和效率差异，谨防贸然参与导致处于先天劣势的地位。</w:t>
      </w:r>
    </w:p>
    <w:p w14:paraId="08C7287E"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哪些散户适合日内交易：必要条件、风险因素与行为准则</w:t>
      </w:r>
    </w:p>
    <w:p w14:paraId="5B690E7D"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鉴于日内交易的高难度和高风险，并非所有散户都适合尝试这一策略。根据监管部门和资深人士的经验总结，</w:t>
      </w:r>
      <w:r w:rsidRPr="0068214D">
        <w:rPr>
          <w:rFonts w:ascii="Times New Roman" w:eastAsia="微软雅黑" w:hAnsi="Times New Roman" w:cs="Times New Roman"/>
          <w:b/>
          <w:bCs/>
          <w:sz w:val="22"/>
          <w:szCs w:val="22"/>
        </w:rPr>
        <w:t>只有在满足一定条件时</w:t>
      </w:r>
      <w:r w:rsidRPr="0068214D">
        <w:rPr>
          <w:rFonts w:ascii="Times New Roman" w:eastAsia="微软雅黑" w:hAnsi="Times New Roman" w:cs="Times New Roman"/>
          <w:sz w:val="22"/>
          <w:szCs w:val="22"/>
        </w:rPr>
        <w:t>，散户才可能考虑日内交易：</w:t>
      </w:r>
    </w:p>
    <w:p w14:paraId="685DAB66" w14:textId="77777777" w:rsidR="0068214D" w:rsidRPr="0068214D" w:rsidRDefault="0068214D" w:rsidP="0068214D">
      <w:pPr>
        <w:numPr>
          <w:ilvl w:val="0"/>
          <w:numId w:val="248"/>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充足的风险资本</w:t>
      </w:r>
      <w:r w:rsidRPr="0068214D">
        <w:rPr>
          <w:rFonts w:ascii="Times New Roman" w:eastAsia="微软雅黑" w:hAnsi="Times New Roman" w:cs="Times New Roman"/>
          <w:sz w:val="22"/>
          <w:szCs w:val="22"/>
        </w:rPr>
        <w:t>：日内交易资金应为投资者</w:t>
      </w:r>
      <w:r w:rsidRPr="0068214D">
        <w:rPr>
          <w:rFonts w:ascii="Times New Roman" w:eastAsia="微软雅黑" w:hAnsi="Times New Roman" w:cs="Times New Roman"/>
          <w:b/>
          <w:bCs/>
          <w:sz w:val="22"/>
          <w:szCs w:val="22"/>
        </w:rPr>
        <w:t>可承受亏损</w:t>
      </w:r>
      <w:r w:rsidRPr="0068214D">
        <w:rPr>
          <w:rFonts w:ascii="Times New Roman" w:eastAsia="微软雅黑" w:hAnsi="Times New Roman" w:cs="Times New Roman"/>
          <w:sz w:val="22"/>
          <w:szCs w:val="22"/>
        </w:rPr>
        <w:t>的闲置资金，而非生活必需资金。</w:t>
      </w:r>
      <w:r w:rsidRPr="0068214D">
        <w:rPr>
          <w:rFonts w:ascii="Times New Roman" w:eastAsia="微软雅黑" w:hAnsi="Times New Roman" w:cs="Times New Roman"/>
          <w:sz w:val="22"/>
          <w:szCs w:val="22"/>
        </w:rPr>
        <w:t>FINRA</w:t>
      </w:r>
      <w:r w:rsidRPr="0068214D">
        <w:rPr>
          <w:rFonts w:ascii="Times New Roman" w:eastAsia="微软雅黑" w:hAnsi="Times New Roman" w:cs="Times New Roman"/>
          <w:sz w:val="22"/>
          <w:szCs w:val="22"/>
        </w:rPr>
        <w:t>明确警示，不要用退休金、教育储蓄、借贷资金等来从事日内交易，因为</w:t>
      </w:r>
      <w:r w:rsidRPr="0068214D">
        <w:rPr>
          <w:rFonts w:ascii="Times New Roman" w:eastAsia="微软雅黑" w:hAnsi="Times New Roman" w:cs="Times New Roman"/>
          <w:b/>
          <w:bCs/>
          <w:sz w:val="22"/>
          <w:szCs w:val="22"/>
        </w:rPr>
        <w:t>极端情况下可能血本无归</w:t>
      </w:r>
      <w:r w:rsidRPr="0068214D">
        <w:rPr>
          <w:rFonts w:ascii="Times New Roman" w:eastAsia="微软雅黑" w:hAnsi="Times New Roman" w:cs="Times New Roman"/>
          <w:sz w:val="22"/>
          <w:szCs w:val="22"/>
        </w:rPr>
        <w:t xml:space="preserve"> (</w:t>
      </w:r>
      <w:hyperlink r:id="rId92" w:anchor=":~:text=Day%20trading%20can%20be%20extremely,or%20more%20will%20in%20no"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适合日内交易的散户一般拥有一笔专门的高风险投资资金，即使全部亏损也不会影响生活质量。这笔资金规模最好足够覆盖交易成本并提供安全垫（有经验者建议至少几十万元人民币以上），否则在碰到连续亏损时将无力回天。</w:t>
      </w:r>
    </w:p>
    <w:p w14:paraId="6C8547A9" w14:textId="77777777" w:rsidR="0068214D" w:rsidRPr="0068214D" w:rsidRDefault="0068214D" w:rsidP="0068214D">
      <w:pPr>
        <w:numPr>
          <w:ilvl w:val="0"/>
          <w:numId w:val="248"/>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丰富的市场知识和交易经验</w:t>
      </w:r>
      <w:r w:rsidRPr="0068214D">
        <w:rPr>
          <w:rFonts w:ascii="Times New Roman" w:eastAsia="微软雅黑" w:hAnsi="Times New Roman" w:cs="Times New Roman"/>
          <w:sz w:val="22"/>
          <w:szCs w:val="22"/>
        </w:rPr>
        <w:t>：日内交易要求对证券市场有深入了解，包括理解市场微观结构（如撮合机制、委托队列）、不同产品特性，以及各种技术指标和交易策略的原理</w:t>
      </w:r>
      <w:r w:rsidRPr="0068214D">
        <w:rPr>
          <w:rFonts w:ascii="Times New Roman" w:eastAsia="微软雅黑" w:hAnsi="Times New Roman" w:cs="Times New Roman"/>
          <w:sz w:val="22"/>
          <w:szCs w:val="22"/>
        </w:rPr>
        <w:t xml:space="preserve"> (</w:t>
      </w:r>
      <w:hyperlink r:id="rId93" w:anchor=":~:text=Day%20trading%20requires%20knowledge%20of,before%20engaging%20in%20day%20trading"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。只有经过长期交易实践并</w:t>
      </w:r>
      <w:r w:rsidRPr="0068214D">
        <w:rPr>
          <w:rFonts w:ascii="Times New Roman" w:eastAsia="微软雅黑" w:hAnsi="Times New Roman" w:cs="Times New Roman"/>
          <w:b/>
          <w:bCs/>
          <w:sz w:val="22"/>
          <w:szCs w:val="22"/>
        </w:rPr>
        <w:t>证明自己在小规模资金上有盈利能力</w:t>
      </w:r>
      <w:r w:rsidRPr="0068214D">
        <w:rPr>
          <w:rFonts w:ascii="Times New Roman" w:eastAsia="微软雅黑" w:hAnsi="Times New Roman" w:cs="Times New Roman"/>
          <w:sz w:val="22"/>
          <w:szCs w:val="22"/>
        </w:rPr>
        <w:t>的投资者，才可能放大规模进行日内操作。新手贸然进行日内博弈无异于菜鸟上场和职业选手竞技。有经验的日内散户往往至少经历过</w:t>
      </w:r>
      <w:r w:rsidRPr="0068214D">
        <w:rPr>
          <w:rFonts w:ascii="Times New Roman" w:eastAsia="微软雅黑" w:hAnsi="Times New Roman" w:cs="Times New Roman"/>
          <w:b/>
          <w:bCs/>
          <w:sz w:val="22"/>
          <w:szCs w:val="22"/>
        </w:rPr>
        <w:t>一轮牛熊市洗礼</w:t>
      </w:r>
      <w:r w:rsidRPr="0068214D">
        <w:rPr>
          <w:rFonts w:ascii="Times New Roman" w:eastAsia="微软雅黑" w:hAnsi="Times New Roman" w:cs="Times New Roman"/>
          <w:sz w:val="22"/>
          <w:szCs w:val="22"/>
        </w:rPr>
        <w:t>，清楚市场短期波动可能毫无逻辑可言，能够理性看待盈亏。正如台湾金融专家所强调的：</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年轻人进入股市并非坏事，但</w:t>
      </w:r>
      <w:r w:rsidRPr="0068214D">
        <w:rPr>
          <w:rFonts w:ascii="Times New Roman" w:eastAsia="微软雅黑" w:hAnsi="Times New Roman" w:cs="Times New Roman"/>
          <w:b/>
          <w:bCs/>
          <w:sz w:val="22"/>
          <w:szCs w:val="22"/>
        </w:rPr>
        <w:t>前提是不要玩短线交易，因为市场短期波动几乎无法预测</w:t>
      </w:r>
      <w:r w:rsidRPr="0068214D">
        <w:rPr>
          <w:rFonts w:ascii="Times New Roman" w:eastAsia="微软雅黑" w:hAnsi="Times New Roman" w:cs="Times New Roman"/>
          <w:sz w:val="22"/>
          <w:szCs w:val="22"/>
        </w:rPr>
        <w:t>” (</w:t>
      </w:r>
      <w:hyperlink r:id="rId94" w:anchor=":~:text=%E8%B4%A2%E7%BB%8F%E4%B8%93%E5%AE%B6%E8%B0%A2%E6%99%A8%E5%BD%A6%E8%AE%A4%E4%B8%BA%EF%BC%8C%E5%81%9A%E5%BD%93%E5%86%B2%E5%89%8D%E8%A6%81%E6%9C%89%E6%AD%A3%E7%A1%AE%E5%BF%83%E6%80%81%EF%BC%8C%E4%BA%86%E8%A7%A3%E5%BD%93%E5%86%B2%E7%9A%84%E6%9C%AC%E8%B4%A8%EF%BC%8C%E2%80%9C%E6%88%91%E4%BB%AC%E4%B8%8D%E5%BA%94%E6%8A%8A%E5%BD%93%E5%86%B2%E5%A6%96%E9%AD%94%E5%8C%96%EF%BC%8C%E5%9C%A8%E4%B8%80%E4%B8%AA%E5%81%A5%E5%85%A8%E7%9A%84%E6%8A%95%E8%B5%84%E5%B8%82%E5%9C%BA%E4%B8%AD%EF%BC%8C%E6%9C%AC%E5%BA%94%E8%A6%81%E6%9C%89%E5%90%84%E7%A7%8D%E6%8A%95%E8%B5%84%E5%B7%A5%E5%85%B7%E6%9D%A5%E4%BF%9D%E6%8C%81%E4%BA%A4%E6%98%93%E5%A4%9A%E5%85%83%E6%80%A7%EF%BC%8C%E8%80%8C%E5%BD%93%E5%86%B2%E5%8F%AF%E7%94%A8%E7%9F%AD%E7%BA%BF%E6%8C%81%20%E8%82%A1%EF%BC%8C%E5%86%B2%E6%8E%89%E9%95%BF%E7%BA%BF%E6%8C%81%E6%9C%89%E7%9A%84%E9%A3%8E%E9%99%A9%EF%BC%8C%E6%98%AF%E5%B0%8D%E6%B2%96%E9%81%BF%E9%9A%AA%E5%B7%A5%E5%85%B7,%E3%80%82%E2%80%9D"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w:t>
      </w:r>
    </w:p>
    <w:p w14:paraId="501B15E8" w14:textId="77777777" w:rsidR="0068214D" w:rsidRPr="0068214D" w:rsidRDefault="0068214D" w:rsidP="0068214D">
      <w:pPr>
        <w:numPr>
          <w:ilvl w:val="0"/>
          <w:numId w:val="248"/>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强大的心理素质和纪律</w:t>
      </w:r>
      <w:r w:rsidRPr="0068214D">
        <w:rPr>
          <w:rFonts w:ascii="Times New Roman" w:eastAsia="微软雅黑" w:hAnsi="Times New Roman" w:cs="Times New Roman"/>
          <w:sz w:val="22"/>
          <w:szCs w:val="22"/>
        </w:rPr>
        <w:t>：日内交易充满诱惑与陷阱，稍有不慎就可能因为情绪波动做出错误决策。适合这一路径的散户需要具备</w:t>
      </w:r>
      <w:r w:rsidRPr="0068214D">
        <w:rPr>
          <w:rFonts w:ascii="Times New Roman" w:eastAsia="微软雅黑" w:hAnsi="Times New Roman" w:cs="Times New Roman"/>
          <w:b/>
          <w:bCs/>
          <w:sz w:val="22"/>
          <w:szCs w:val="22"/>
        </w:rPr>
        <w:t>高度的自律</w:t>
      </w:r>
      <w:r w:rsidRPr="0068214D">
        <w:rPr>
          <w:rFonts w:ascii="Times New Roman" w:eastAsia="微软雅黑" w:hAnsi="Times New Roman" w:cs="Times New Roman"/>
          <w:sz w:val="22"/>
          <w:szCs w:val="22"/>
        </w:rPr>
        <w:t>和</w:t>
      </w:r>
      <w:r w:rsidRPr="0068214D">
        <w:rPr>
          <w:rFonts w:ascii="Times New Roman" w:eastAsia="微软雅黑" w:hAnsi="Times New Roman" w:cs="Times New Roman"/>
          <w:b/>
          <w:bCs/>
          <w:sz w:val="22"/>
          <w:szCs w:val="22"/>
        </w:rPr>
        <w:t>情绪控制</w:t>
      </w:r>
      <w:r w:rsidRPr="0068214D">
        <w:rPr>
          <w:rFonts w:ascii="Times New Roman" w:eastAsia="微软雅黑" w:hAnsi="Times New Roman" w:cs="Times New Roman"/>
          <w:sz w:val="22"/>
          <w:szCs w:val="22"/>
        </w:rPr>
        <w:t>能力，能够严格执行预定的交易计划。在市场剧烈波动时不盲目冲动追单，也不因数次亏损就情绪失控。研究表明，</w:t>
      </w:r>
      <w:r w:rsidRPr="0068214D">
        <w:rPr>
          <w:rFonts w:ascii="Times New Roman" w:eastAsia="微软雅黑" w:hAnsi="Times New Roman" w:cs="Times New Roman"/>
          <w:b/>
          <w:bCs/>
          <w:sz w:val="22"/>
          <w:szCs w:val="22"/>
        </w:rPr>
        <w:t>过度自信</w:t>
      </w:r>
      <w:r w:rsidRPr="0068214D">
        <w:rPr>
          <w:rFonts w:ascii="Times New Roman" w:eastAsia="微软雅黑" w:hAnsi="Times New Roman" w:cs="Times New Roman"/>
          <w:sz w:val="22"/>
          <w:szCs w:val="22"/>
        </w:rPr>
        <w:t>和</w:t>
      </w:r>
      <w:r w:rsidRPr="0068214D">
        <w:rPr>
          <w:rFonts w:ascii="Times New Roman" w:eastAsia="微软雅黑" w:hAnsi="Times New Roman" w:cs="Times New Roman"/>
          <w:b/>
          <w:bCs/>
          <w:sz w:val="22"/>
          <w:szCs w:val="22"/>
        </w:rPr>
        <w:t>厌恶止损</w:t>
      </w:r>
      <w:r w:rsidRPr="0068214D">
        <w:rPr>
          <w:rFonts w:ascii="Times New Roman" w:eastAsia="微软雅黑" w:hAnsi="Times New Roman" w:cs="Times New Roman"/>
          <w:sz w:val="22"/>
          <w:szCs w:val="22"/>
        </w:rPr>
        <w:t>是交易者常见误区，在日内快节奏环境下尤为致命</w:t>
      </w:r>
      <w:r w:rsidRPr="0068214D">
        <w:rPr>
          <w:rFonts w:ascii="Times New Roman" w:eastAsia="微软雅黑" w:hAnsi="Times New Roman" w:cs="Times New Roman"/>
          <w:sz w:val="22"/>
          <w:szCs w:val="22"/>
        </w:rPr>
        <w:t xml:space="preserve"> (</w:t>
      </w:r>
      <w:hyperlink r:id="rId95" w:anchor=":~:text=Second%2C%20even%20a%20winning%20system,losers%20for%20far%20too%20long"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。因此日内交易者必须反人性地克服贪婪与恐惧，纪律地按照策略进出。一旦偏离计划，就应立即停手反思。只有心理素质过硬、能长时间专注且</w:t>
      </w:r>
      <w:r w:rsidRPr="0068214D">
        <w:rPr>
          <w:rFonts w:ascii="Times New Roman" w:eastAsia="微软雅黑" w:hAnsi="Times New Roman" w:cs="Times New Roman"/>
          <w:b/>
          <w:bCs/>
          <w:sz w:val="22"/>
          <w:szCs w:val="22"/>
        </w:rPr>
        <w:t>抗压能力强</w:t>
      </w:r>
      <w:r w:rsidRPr="0068214D">
        <w:rPr>
          <w:rFonts w:ascii="Times New Roman" w:eastAsia="微软雅黑" w:hAnsi="Times New Roman" w:cs="Times New Roman"/>
          <w:sz w:val="22"/>
          <w:szCs w:val="22"/>
        </w:rPr>
        <w:t>的散户才可能胜任这份高强度操作。</w:t>
      </w:r>
    </w:p>
    <w:p w14:paraId="3A243455" w14:textId="77777777" w:rsidR="0068214D" w:rsidRPr="0068214D" w:rsidRDefault="0068214D" w:rsidP="0068214D">
      <w:pPr>
        <w:numPr>
          <w:ilvl w:val="0"/>
          <w:numId w:val="248"/>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lastRenderedPageBreak/>
        <w:t>成熟的交易系统和风控机制</w:t>
      </w:r>
      <w:r w:rsidRPr="0068214D">
        <w:rPr>
          <w:rFonts w:ascii="Times New Roman" w:eastAsia="微软雅黑" w:hAnsi="Times New Roman" w:cs="Times New Roman"/>
          <w:sz w:val="22"/>
          <w:szCs w:val="22"/>
        </w:rPr>
        <w:t>：散户在尝试日内交易前，理应已经开发或磨合出一套</w:t>
      </w:r>
      <w:r w:rsidRPr="0068214D">
        <w:rPr>
          <w:rFonts w:ascii="Times New Roman" w:eastAsia="微软雅黑" w:hAnsi="Times New Roman" w:cs="Times New Roman"/>
          <w:b/>
          <w:bCs/>
          <w:sz w:val="22"/>
          <w:szCs w:val="22"/>
        </w:rPr>
        <w:t>胜率较高且风险可控</w:t>
      </w:r>
      <w:r w:rsidRPr="0068214D">
        <w:rPr>
          <w:rFonts w:ascii="Times New Roman" w:eastAsia="微软雅黑" w:hAnsi="Times New Roman" w:cs="Times New Roman"/>
          <w:sz w:val="22"/>
          <w:szCs w:val="22"/>
        </w:rPr>
        <w:t>的交易系统，包括选股</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选品种方法、买卖时机判断、止损止盈规则、仓位管理等要素。如果没有清晰的交易策略，仅凭感觉</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盘感</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或道听途说讯息进出，无异于赌博。除了策略本身具备统计优势，严格的风控亦不可或缺</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例如每笔交易亏损不超过账户余额的</w:t>
      </w:r>
      <w:r w:rsidRPr="0068214D">
        <w:rPr>
          <w:rFonts w:ascii="Times New Roman" w:eastAsia="微软雅黑" w:hAnsi="Times New Roman" w:cs="Times New Roman"/>
          <w:sz w:val="22"/>
          <w:szCs w:val="22"/>
        </w:rPr>
        <w:t>1-2%</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b/>
          <w:bCs/>
          <w:sz w:val="22"/>
          <w:szCs w:val="22"/>
        </w:rPr>
        <w:t>设置止损单</w:t>
      </w:r>
      <w:r w:rsidRPr="0068214D">
        <w:rPr>
          <w:rFonts w:ascii="Times New Roman" w:eastAsia="微软雅黑" w:hAnsi="Times New Roman" w:cs="Times New Roman"/>
          <w:sz w:val="22"/>
          <w:szCs w:val="22"/>
        </w:rPr>
        <w:t>防止小亏拖大，控制单日最大亏损额度以免一日内重创元气等等</w:t>
      </w:r>
      <w:r w:rsidRPr="0068214D">
        <w:rPr>
          <w:rFonts w:ascii="Times New Roman" w:eastAsia="微软雅黑" w:hAnsi="Times New Roman" w:cs="Times New Roman"/>
          <w:sz w:val="22"/>
          <w:szCs w:val="22"/>
        </w:rPr>
        <w:t xml:space="preserve"> (</w:t>
      </w:r>
      <w:hyperlink r:id="rId96" w:anchor=":~:text=1" w:history="1">
        <w:r w:rsidRPr="0068214D">
          <w:rPr>
            <w:rStyle w:val="af0"/>
            <w:rFonts w:ascii="Times New Roman" w:eastAsia="微软雅黑" w:hAnsi="Times New Roman" w:cs="Times New Roman"/>
            <w:sz w:val="22"/>
            <w:szCs w:val="22"/>
          </w:rPr>
          <w:t>为什么日内交易员应该坚持</w:t>
        </w:r>
        <w:r w:rsidRPr="0068214D">
          <w:rPr>
            <w:rStyle w:val="af0"/>
            <w:rFonts w:ascii="Times New Roman" w:eastAsia="微软雅黑" w:hAnsi="Times New Roman" w:cs="Times New Roman"/>
            <w:sz w:val="22"/>
            <w:szCs w:val="22"/>
          </w:rPr>
          <w:t>1</w:t>
        </w:r>
        <w:r w:rsidRPr="0068214D">
          <w:rPr>
            <w:rStyle w:val="af0"/>
            <w:rFonts w:ascii="Times New Roman" w:eastAsia="微软雅黑" w:hAnsi="Times New Roman" w:cs="Times New Roman"/>
            <w:sz w:val="22"/>
            <w:szCs w:val="22"/>
          </w:rPr>
          <w:t>％的风险管理？丨为了还有明天</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。很多成功的日内散户会像机构一样给自己设定交易风控参数，</w:t>
      </w:r>
      <w:r w:rsidRPr="0068214D">
        <w:rPr>
          <w:rFonts w:ascii="Times New Roman" w:eastAsia="微软雅黑" w:hAnsi="Times New Roman" w:cs="Times New Roman"/>
          <w:b/>
          <w:bCs/>
          <w:sz w:val="22"/>
          <w:szCs w:val="22"/>
        </w:rPr>
        <w:t>把风险管理放在第一位</w:t>
      </w:r>
      <w:r w:rsidRPr="0068214D">
        <w:rPr>
          <w:rFonts w:ascii="Times New Roman" w:eastAsia="微软雅黑" w:hAnsi="Times New Roman" w:cs="Times New Roman"/>
          <w:sz w:val="22"/>
          <w:szCs w:val="22"/>
        </w:rPr>
        <w:t>。反之，缺乏风控的散户常犯</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让亏损无限扩大、把盈利过早了结</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的错误，最终盈亏比失衡导致失败</w:t>
      </w:r>
      <w:r w:rsidRPr="0068214D">
        <w:rPr>
          <w:rFonts w:ascii="Times New Roman" w:eastAsia="微软雅黑" w:hAnsi="Times New Roman" w:cs="Times New Roman"/>
          <w:sz w:val="22"/>
          <w:szCs w:val="22"/>
        </w:rPr>
        <w:t xml:space="preserve"> (</w:t>
      </w:r>
      <w:hyperlink r:id="rId97" w:anchor=":~:text=Second%2C%20even%20a%20winning%20system,losers%20for%20far%20too%20long"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。因此只有那些已经建立起完善交易规则并能严格遵守的散户，才具备日内操作的基本条件。</w:t>
      </w:r>
    </w:p>
    <w:p w14:paraId="19F86C8F"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即便具备上述条件，散户在参与日内交易时仍需注意</w:t>
      </w:r>
      <w:r w:rsidRPr="0068214D">
        <w:rPr>
          <w:rFonts w:ascii="Times New Roman" w:eastAsia="微软雅黑" w:hAnsi="Times New Roman" w:cs="Times New Roman"/>
          <w:b/>
          <w:bCs/>
          <w:sz w:val="22"/>
          <w:szCs w:val="22"/>
        </w:rPr>
        <w:t>避免若干高风险行为</w:t>
      </w:r>
      <w:r w:rsidRPr="0068214D">
        <w:rPr>
          <w:rFonts w:ascii="Times New Roman" w:eastAsia="微软雅黑" w:hAnsi="Times New Roman" w:cs="Times New Roman"/>
          <w:sz w:val="22"/>
          <w:szCs w:val="22"/>
        </w:rPr>
        <w:t>：</w:t>
      </w:r>
    </w:p>
    <w:p w14:paraId="6A696EF5" w14:textId="77777777" w:rsidR="0068214D" w:rsidRPr="0068214D" w:rsidRDefault="0068214D" w:rsidP="0068214D">
      <w:pPr>
        <w:numPr>
          <w:ilvl w:val="0"/>
          <w:numId w:val="249"/>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避免过度交易和频繁换手</w:t>
      </w:r>
      <w:r w:rsidRPr="0068214D">
        <w:rPr>
          <w:rFonts w:ascii="Times New Roman" w:eastAsia="微软雅黑" w:hAnsi="Times New Roman" w:cs="Times New Roman"/>
          <w:sz w:val="22"/>
          <w:szCs w:val="22"/>
        </w:rPr>
        <w:t>：交易过于频繁会迅速累积手续费和滑点成本。有研究指出，哪怕每笔交易佣金很低，但日内交易者如果日均交易数十次，年累计佣金可能高达数十万美元，从而严重侵蚀收益</w:t>
      </w:r>
      <w:r w:rsidRPr="0068214D">
        <w:rPr>
          <w:rFonts w:ascii="Times New Roman" w:eastAsia="微软雅黑" w:hAnsi="Times New Roman" w:cs="Times New Roman"/>
          <w:sz w:val="22"/>
          <w:szCs w:val="22"/>
        </w:rPr>
        <w:t xml:space="preserve"> (</w:t>
      </w:r>
      <w:hyperlink r:id="rId98" w:anchor=":~:text=Day%20trading%20will%20generate%20substantial,just%20to%20cover%20commission%20expenses"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。因此应避免为搏取微小波动而反复进出，确保每笔交易的预期收益显著大于成本。若感觉自己陷入</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强迫交易</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状态，应及时休息调整。</w:t>
      </w:r>
    </w:p>
    <w:p w14:paraId="69D29201" w14:textId="77777777" w:rsidR="0068214D" w:rsidRPr="0068214D" w:rsidRDefault="0068214D" w:rsidP="0068214D">
      <w:pPr>
        <w:numPr>
          <w:ilvl w:val="0"/>
          <w:numId w:val="249"/>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避免满仓梭哈和过度杠杆</w:t>
      </w:r>
      <w:r w:rsidRPr="0068214D">
        <w:rPr>
          <w:rFonts w:ascii="Times New Roman" w:eastAsia="微软雅黑" w:hAnsi="Times New Roman" w:cs="Times New Roman"/>
          <w:sz w:val="22"/>
          <w:szCs w:val="22"/>
        </w:rPr>
        <w:t>：永远不要孤注一掷押上全部资金在单一交易上，也不要使用过高杠杆企图迅速翻本。日内行情稍纵即逝，方向判断一旦错误，高杠杆会放大损失甚至导致爆仓</w:t>
      </w:r>
      <w:r w:rsidRPr="0068214D">
        <w:rPr>
          <w:rFonts w:ascii="Times New Roman" w:eastAsia="微软雅黑" w:hAnsi="Times New Roman" w:cs="Times New Roman"/>
          <w:sz w:val="22"/>
          <w:szCs w:val="22"/>
        </w:rPr>
        <w:t xml:space="preserve"> (</w:t>
      </w:r>
      <w:hyperlink r:id="rId99" w:anchor=":~:text=%24111%2C360%20just%20to%20cover%20commission,expenses"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。理性的做法是小幅试探，逐步加码，并对杠杆交易保持敬畏，宁可错过机会也不要承担不可承受之风险。</w:t>
      </w:r>
    </w:p>
    <w:p w14:paraId="4E382ADF" w14:textId="77777777" w:rsidR="0068214D" w:rsidRPr="0068214D" w:rsidRDefault="0068214D" w:rsidP="0068214D">
      <w:pPr>
        <w:numPr>
          <w:ilvl w:val="0"/>
          <w:numId w:val="249"/>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摒弃情绪化和赌徒心态</w:t>
      </w:r>
      <w:r w:rsidRPr="0068214D">
        <w:rPr>
          <w:rFonts w:ascii="Times New Roman" w:eastAsia="微软雅黑" w:hAnsi="Times New Roman" w:cs="Times New Roman"/>
          <w:sz w:val="22"/>
          <w:szCs w:val="22"/>
        </w:rPr>
        <w:t>：遭遇连续亏损时切忌</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赌气式</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加码或逆势重仓试图一把扳回（俗称</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复仇交易</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）。也不要因为一次大赚就盲目自信扩大赌注。情绪波动是散户大敌，务必按照预先制定的策略执行每一笔交易，将主观情绪对决策的影响降至最低。</w:t>
      </w:r>
    </w:p>
    <w:p w14:paraId="5BD1862D" w14:textId="77777777" w:rsidR="0068214D" w:rsidRPr="0068214D" w:rsidRDefault="0068214D" w:rsidP="0068214D">
      <w:pPr>
        <w:numPr>
          <w:ilvl w:val="0"/>
          <w:numId w:val="249"/>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远离内幕信息和灰色手段</w:t>
      </w:r>
      <w:r w:rsidRPr="0068214D">
        <w:rPr>
          <w:rFonts w:ascii="Times New Roman" w:eastAsia="微软雅黑" w:hAnsi="Times New Roman" w:cs="Times New Roman"/>
          <w:sz w:val="22"/>
          <w:szCs w:val="22"/>
        </w:rPr>
        <w:t>：有些散户企图通过非法渠道获取小道消息或参与操纵，以求日内牟利。这不仅违法，而且通常是</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韭菜入局</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。很多内幕交易者最终竹篮打水一场空，还面临法律制裁</w:t>
      </w:r>
      <w:r w:rsidRPr="0068214D">
        <w:rPr>
          <w:rFonts w:ascii="Times New Roman" w:eastAsia="微软雅黑" w:hAnsi="Times New Roman" w:cs="Times New Roman"/>
          <w:sz w:val="22"/>
          <w:szCs w:val="22"/>
        </w:rPr>
        <w:t xml:space="preserve"> (</w:t>
      </w:r>
      <w:hyperlink r:id="rId100" w:anchor=":~:text=%E5%86%85%E5%B9%95%E4%BA%A4%E6%98%93%E2%80%9C%E5%90%8C%E5%8A%9B%E6%97%A5%E5%8D%87%E2%80%9D%E4%BA%8F%E6%8D%9F19%E4%B8%87%E5%85%83%EF%BC%8C%E4%B8%80%E6%95%A3%E6%88%B7%E8%A2%AB%E7%BD%9A%E6%AC%BE200%E4%B8%87%E5%85%83%20" w:history="1">
        <w:r w:rsidRPr="0068214D">
          <w:rPr>
            <w:rStyle w:val="af0"/>
            <w:rFonts w:ascii="Times New Roman" w:eastAsia="微软雅黑" w:hAnsi="Times New Roman" w:cs="Times New Roman"/>
            <w:sz w:val="22"/>
            <w:szCs w:val="22"/>
          </w:rPr>
          <w:t>内幕交易</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同力日升</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亏损</w:t>
        </w:r>
        <w:r w:rsidRPr="0068214D">
          <w:rPr>
            <w:rStyle w:val="af0"/>
            <w:rFonts w:ascii="Times New Roman" w:eastAsia="微软雅黑" w:hAnsi="Times New Roman" w:cs="Times New Roman"/>
            <w:sz w:val="22"/>
            <w:szCs w:val="22"/>
          </w:rPr>
          <w:t>19</w:t>
        </w:r>
        <w:r w:rsidRPr="0068214D">
          <w:rPr>
            <w:rStyle w:val="af0"/>
            <w:rFonts w:ascii="Times New Roman" w:eastAsia="微软雅黑" w:hAnsi="Times New Roman" w:cs="Times New Roman"/>
            <w:sz w:val="22"/>
            <w:szCs w:val="22"/>
          </w:rPr>
          <w:t>万元，一散户被罚款</w:t>
        </w:r>
        <w:r w:rsidRPr="0068214D">
          <w:rPr>
            <w:rStyle w:val="af0"/>
            <w:rFonts w:ascii="Times New Roman" w:eastAsia="微软雅黑" w:hAnsi="Times New Roman" w:cs="Times New Roman"/>
            <w:sz w:val="22"/>
            <w:szCs w:val="22"/>
          </w:rPr>
          <w:t>200</w:t>
        </w:r>
        <w:r w:rsidRPr="0068214D">
          <w:rPr>
            <w:rStyle w:val="af0"/>
            <w:rFonts w:ascii="Times New Roman" w:eastAsia="微软雅黑" w:hAnsi="Times New Roman" w:cs="Times New Roman"/>
            <w:sz w:val="22"/>
            <w:szCs w:val="22"/>
          </w:rPr>
          <w:t>万元</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证券时报</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。合规守纪是长久生存之道，散户应坚持合法合规交易，走偏门往往因小失大。</w:t>
      </w:r>
    </w:p>
    <w:p w14:paraId="10154C09"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lastRenderedPageBreak/>
        <w:t>综上，只有</w:t>
      </w:r>
      <w:r w:rsidRPr="0068214D">
        <w:rPr>
          <w:rFonts w:ascii="Times New Roman" w:eastAsia="微软雅黑" w:hAnsi="Times New Roman" w:cs="Times New Roman"/>
          <w:b/>
          <w:bCs/>
          <w:sz w:val="22"/>
          <w:szCs w:val="22"/>
        </w:rPr>
        <w:t>资金充裕、经验老练、自律严谨且已有成熟策略</w:t>
      </w:r>
      <w:r w:rsidRPr="0068214D">
        <w:rPr>
          <w:rFonts w:ascii="Times New Roman" w:eastAsia="微软雅黑" w:hAnsi="Times New Roman" w:cs="Times New Roman"/>
          <w:sz w:val="22"/>
          <w:szCs w:val="22"/>
        </w:rPr>
        <w:t>的散户，才勉强算是具备了日内交易的先决条件。但即便如此，他们仍需战胜交易心理和纪律的挑战。在实际操作中，散户若发现自身不符合上述任一条件，都应慎重对待日内交易，必要时</w:t>
      </w:r>
      <w:r w:rsidRPr="0068214D">
        <w:rPr>
          <w:rFonts w:ascii="Times New Roman" w:eastAsia="微软雅黑" w:hAnsi="Times New Roman" w:cs="Times New Roman"/>
          <w:b/>
          <w:bCs/>
          <w:sz w:val="22"/>
          <w:szCs w:val="22"/>
        </w:rPr>
        <w:t>以模拟盘练习</w:t>
      </w:r>
      <w:r w:rsidRPr="0068214D">
        <w:rPr>
          <w:rFonts w:ascii="Times New Roman" w:eastAsia="微软雅黑" w:hAnsi="Times New Roman" w:cs="Times New Roman"/>
          <w:sz w:val="22"/>
          <w:szCs w:val="22"/>
        </w:rPr>
        <w:t>代替真金白银上阵，等技能成熟后再投入实战。正如监管提示所言：</w:t>
      </w:r>
      <w:r w:rsidRPr="0068214D">
        <w:rPr>
          <w:rFonts w:ascii="Times New Roman" w:eastAsia="微软雅黑" w:hAnsi="Times New Roman" w:cs="Times New Roman"/>
          <w:i/>
          <w:iCs/>
          <w:sz w:val="22"/>
          <w:szCs w:val="22"/>
        </w:rPr>
        <w:t>“</w:t>
      </w:r>
      <w:r w:rsidRPr="0068214D">
        <w:rPr>
          <w:rFonts w:ascii="Times New Roman" w:eastAsia="微软雅黑" w:hAnsi="Times New Roman" w:cs="Times New Roman"/>
          <w:i/>
          <w:iCs/>
          <w:sz w:val="22"/>
          <w:szCs w:val="22"/>
        </w:rPr>
        <w:t>日内交易并不适合大多数人</w:t>
      </w:r>
      <w:r w:rsidRPr="0068214D">
        <w:rPr>
          <w:rFonts w:ascii="Times New Roman" w:eastAsia="微软雅黑" w:hAnsi="Times New Roman" w:cs="Times New Roman"/>
          <w:i/>
          <w:iCs/>
          <w:sz w:val="22"/>
          <w:szCs w:val="22"/>
        </w:rPr>
        <w:t>”</w:t>
      </w:r>
      <w:r w:rsidRPr="0068214D">
        <w:rPr>
          <w:rFonts w:ascii="Times New Roman" w:eastAsia="微软雅黑" w:hAnsi="Times New Roman" w:cs="Times New Roman"/>
          <w:sz w:val="22"/>
          <w:szCs w:val="22"/>
        </w:rPr>
        <w:t xml:space="preserve"> (</w:t>
      </w:r>
      <w:hyperlink r:id="rId101" w:anchor=":~:text=Day%20trading%20can%20be%20extremely,or%20more%20will%20in%20no"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，一般投资者需充分认识其中风险并量力而行。</w:t>
      </w:r>
    </w:p>
    <w:p w14:paraId="1C12A706"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量化交易与高频交易在机构日内交易中的角色及对散户的影响</w:t>
      </w:r>
    </w:p>
    <w:p w14:paraId="129E5C09"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在现代金融市场中，</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量化交易和高频交易（</w:t>
      </w:r>
      <w:r w:rsidRPr="0068214D">
        <w:rPr>
          <w:rFonts w:ascii="Times New Roman" w:eastAsia="微软雅黑" w:hAnsi="Times New Roman" w:cs="Times New Roman"/>
          <w:sz w:val="22"/>
          <w:szCs w:val="22"/>
        </w:rPr>
        <w:t>HFT</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已经成为机构日内交易的主导力量，对市场生态和散户行为产生深远影响。量化交易是指利用数学模型和计算机程序自动进行交易决策，广义上包括高频交易（以速度取胜）和中低频的算法交易（以统计规律取胜）等。它们在机构日内策略中扮演着关键角色：</w:t>
      </w:r>
    </w:p>
    <w:p w14:paraId="603D8A5A" w14:textId="77777777" w:rsidR="0068214D" w:rsidRPr="0068214D" w:rsidRDefault="0068214D" w:rsidP="0068214D">
      <w:pPr>
        <w:numPr>
          <w:ilvl w:val="0"/>
          <w:numId w:val="250"/>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提供流动性与定价效率：</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很多高频交易公司充当着市场的做市商角色，不断提交买卖报价以获取买卖差价利润。这类算法交易在提高市场流动性方面功不可没。数据显示，目前美国股市约</w:t>
      </w:r>
      <w:r w:rsidRPr="0068214D">
        <w:rPr>
          <w:rFonts w:ascii="Times New Roman" w:eastAsia="微软雅黑" w:hAnsi="Times New Roman" w:cs="Times New Roman"/>
          <w:b/>
          <w:bCs/>
          <w:sz w:val="22"/>
          <w:szCs w:val="22"/>
        </w:rPr>
        <w:t>50%</w:t>
      </w:r>
      <w:r w:rsidRPr="0068214D">
        <w:rPr>
          <w:rFonts w:ascii="Times New Roman" w:eastAsia="微软雅黑" w:hAnsi="Times New Roman" w:cs="Times New Roman"/>
          <w:b/>
          <w:bCs/>
          <w:sz w:val="22"/>
          <w:szCs w:val="22"/>
        </w:rPr>
        <w:t>的交易量来自高频交易公司</w:t>
      </w:r>
      <w:r w:rsidRPr="0068214D">
        <w:rPr>
          <w:rFonts w:ascii="Times New Roman" w:eastAsia="微软雅黑" w:hAnsi="Times New Roman" w:cs="Times New Roman"/>
          <w:sz w:val="22"/>
          <w:szCs w:val="22"/>
        </w:rPr>
        <w:t xml:space="preserve"> (</w:t>
      </w:r>
      <w:hyperlink r:id="rId102" w:anchor=":~:text=to%20analyse%20markets%20and%20execute,of%20orders.1" w:history="1">
        <w:r w:rsidRPr="0068214D">
          <w:rPr>
            <w:rStyle w:val="af0"/>
            <w:rFonts w:ascii="Times New Roman" w:eastAsia="微软雅黑" w:hAnsi="Times New Roman" w:cs="Times New Roman"/>
            <w:sz w:val="22"/>
            <w:szCs w:val="22"/>
          </w:rPr>
          <w:t>Competition among high-frequency traders and market liquidity | CEPR</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。这些算法以闪电般速度响应市场信息，为交易各方提供了连续的流动性供应。这种竞争也令市场价差收窄，提高了定价效率。从这一角度看，散户因为</w:t>
      </w:r>
      <w:r w:rsidRPr="0068214D">
        <w:rPr>
          <w:rFonts w:ascii="Times New Roman" w:eastAsia="微软雅黑" w:hAnsi="Times New Roman" w:cs="Times New Roman"/>
          <w:sz w:val="22"/>
          <w:szCs w:val="22"/>
        </w:rPr>
        <w:t>HFT</w:t>
      </w:r>
      <w:r w:rsidRPr="0068214D">
        <w:rPr>
          <w:rFonts w:ascii="Times New Roman" w:eastAsia="微软雅黑" w:hAnsi="Times New Roman" w:cs="Times New Roman"/>
          <w:sz w:val="22"/>
          <w:szCs w:val="22"/>
        </w:rPr>
        <w:t>的存在而享受到更低的买卖差价和更快的成交。然而也需注意，高频做市商在异常波动时可能快速撤单，散户若在流动性瞬间消失时下单，可能遭遇成交困难或剧烈滑点</w:t>
      </w:r>
      <w:r w:rsidRPr="0068214D">
        <w:rPr>
          <w:rFonts w:ascii="Times New Roman" w:eastAsia="微软雅黑" w:hAnsi="Times New Roman" w:cs="Times New Roman"/>
          <w:sz w:val="22"/>
          <w:szCs w:val="22"/>
        </w:rPr>
        <w:t xml:space="preserve"> (</w:t>
      </w:r>
      <w:hyperlink r:id="rId103" w:anchor=":~:text=Day%20trading%20requires%20knowledge%20of,losses%20due%20to%20system%20failures"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w:t>
      </w:r>
    </w:p>
    <w:p w14:paraId="33F18AAB" w14:textId="77777777" w:rsidR="0068214D" w:rsidRPr="0068214D" w:rsidRDefault="0068214D" w:rsidP="0068214D">
      <w:pPr>
        <w:numPr>
          <w:ilvl w:val="0"/>
          <w:numId w:val="250"/>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抢占短线交易机会：</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量化与高频策略善于捕捉极短期的价差和套利机会。例如</w:t>
      </w:r>
      <w:r w:rsidRPr="0068214D">
        <w:rPr>
          <w:rFonts w:ascii="Times New Roman" w:eastAsia="微软雅黑" w:hAnsi="Times New Roman" w:cs="Times New Roman"/>
          <w:b/>
          <w:bCs/>
          <w:sz w:val="22"/>
          <w:szCs w:val="22"/>
        </w:rPr>
        <w:t>跨市场套利算法</w:t>
      </w:r>
      <w:r w:rsidRPr="0068214D">
        <w:rPr>
          <w:rFonts w:ascii="Times New Roman" w:eastAsia="微软雅黑" w:hAnsi="Times New Roman" w:cs="Times New Roman"/>
          <w:sz w:val="22"/>
          <w:szCs w:val="22"/>
        </w:rPr>
        <w:t>可以发现同一股票在不同交易平台之间的毫秒级价格差，并瞬时完成低买高卖，将无风险套利机会收入囊中。同样，</w:t>
      </w:r>
      <w:r w:rsidRPr="0068214D">
        <w:rPr>
          <w:rFonts w:ascii="Times New Roman" w:eastAsia="微软雅黑" w:hAnsi="Times New Roman" w:cs="Times New Roman"/>
          <w:b/>
          <w:bCs/>
          <w:sz w:val="22"/>
          <w:szCs w:val="22"/>
        </w:rPr>
        <w:t>新闻解读算法</w:t>
      </w:r>
      <w:r w:rsidRPr="0068214D">
        <w:rPr>
          <w:rFonts w:ascii="Times New Roman" w:eastAsia="微软雅黑" w:hAnsi="Times New Roman" w:cs="Times New Roman"/>
          <w:sz w:val="22"/>
          <w:szCs w:val="22"/>
        </w:rPr>
        <w:t>能够在重要消息发布后一瞬间抢先交易相关股票。这意味着许多</w:t>
      </w:r>
      <w:r w:rsidRPr="0068214D">
        <w:rPr>
          <w:rFonts w:ascii="Times New Roman" w:eastAsia="微软雅黑" w:hAnsi="Times New Roman" w:cs="Times New Roman"/>
          <w:b/>
          <w:bCs/>
          <w:sz w:val="22"/>
          <w:szCs w:val="22"/>
        </w:rPr>
        <w:t>传统依赖消息或盘感的日内交易机会，已被机器大幅挤压</w:t>
      </w:r>
      <w:r w:rsidRPr="0068214D">
        <w:rPr>
          <w:rFonts w:ascii="Times New Roman" w:eastAsia="微软雅黑" w:hAnsi="Times New Roman" w:cs="Times New Roman"/>
          <w:sz w:val="22"/>
          <w:szCs w:val="22"/>
        </w:rPr>
        <w:t>。散户往往难以和这些算法竞争时效：当普通人看懂新闻标题、点开交易软件时，价格可能已经在算法推动下跳涨</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跳跌到位</w:t>
      </w:r>
      <w:r w:rsidRPr="0068214D">
        <w:rPr>
          <w:rFonts w:ascii="Times New Roman" w:eastAsia="微软雅黑" w:hAnsi="Times New Roman" w:cs="Times New Roman"/>
          <w:sz w:val="22"/>
          <w:szCs w:val="22"/>
        </w:rPr>
        <w:t xml:space="preserve"> (</w:t>
      </w:r>
      <w:hyperlink r:id="rId104" w:anchor=":~:text=High,of%20orders.1" w:history="1">
        <w:r w:rsidRPr="0068214D">
          <w:rPr>
            <w:rStyle w:val="af0"/>
            <w:rFonts w:ascii="Times New Roman" w:eastAsia="微软雅黑" w:hAnsi="Times New Roman" w:cs="Times New Roman"/>
            <w:sz w:val="22"/>
            <w:szCs w:val="22"/>
          </w:rPr>
          <w:t>Competition among high-frequency traders and market liquidity | CEPR</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。因此，量化机构几乎垄断了</w:t>
      </w:r>
      <w:r w:rsidRPr="0068214D">
        <w:rPr>
          <w:rFonts w:ascii="Times New Roman" w:eastAsia="微软雅黑" w:hAnsi="Times New Roman" w:cs="Times New Roman"/>
          <w:b/>
          <w:bCs/>
          <w:sz w:val="22"/>
          <w:szCs w:val="22"/>
        </w:rPr>
        <w:t>超短周期的低风险利润</w:t>
      </w:r>
      <w:r w:rsidRPr="0068214D">
        <w:rPr>
          <w:rFonts w:ascii="Times New Roman" w:eastAsia="微软雅黑" w:hAnsi="Times New Roman" w:cs="Times New Roman"/>
          <w:sz w:val="22"/>
          <w:szCs w:val="22"/>
        </w:rPr>
        <w:t>，迫使散户不得不转向更长时间尺度或更复杂的交易思路。</w:t>
      </w:r>
    </w:p>
    <w:p w14:paraId="54619225" w14:textId="77777777" w:rsidR="0068214D" w:rsidRPr="0068214D" w:rsidRDefault="0068214D" w:rsidP="0068214D">
      <w:pPr>
        <w:numPr>
          <w:ilvl w:val="0"/>
          <w:numId w:val="250"/>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lastRenderedPageBreak/>
        <w:t>引发剧烈波动和噪音：</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虽然量化交易多数时候平稳运行，但在某些情况下，算法的交互可能放大市场波动。例如</w:t>
      </w:r>
      <w:r w:rsidRPr="0068214D">
        <w:rPr>
          <w:rFonts w:ascii="Times New Roman" w:eastAsia="微软雅黑" w:hAnsi="Times New Roman" w:cs="Times New Roman"/>
          <w:sz w:val="22"/>
          <w:szCs w:val="22"/>
        </w:rPr>
        <w:t>2010</w:t>
      </w:r>
      <w:r w:rsidRPr="0068214D">
        <w:rPr>
          <w:rFonts w:ascii="Times New Roman" w:eastAsia="微软雅黑" w:hAnsi="Times New Roman" w:cs="Times New Roman"/>
          <w:sz w:val="22"/>
          <w:szCs w:val="22"/>
        </w:rPr>
        <w:t>年的美股</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闪电崩盘</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就被认为与高频算法之间的反馈循环有关。当多个算法同时启动</w:t>
      </w:r>
      <w:r w:rsidRPr="0068214D">
        <w:rPr>
          <w:rFonts w:ascii="Times New Roman" w:eastAsia="微软雅黑" w:hAnsi="Times New Roman" w:cs="Times New Roman"/>
          <w:b/>
          <w:bCs/>
          <w:sz w:val="22"/>
          <w:szCs w:val="22"/>
        </w:rPr>
        <w:t>激进抛售</w:t>
      </w:r>
      <w:r w:rsidRPr="0068214D">
        <w:rPr>
          <w:rFonts w:ascii="Times New Roman" w:eastAsia="微软雅黑" w:hAnsi="Times New Roman" w:cs="Times New Roman"/>
          <w:sz w:val="22"/>
          <w:szCs w:val="22"/>
        </w:rPr>
        <w:t>时，可能在极短时间内造成流动性真空，价格飞速下挫。这类事件中，</w:t>
      </w:r>
      <w:r w:rsidRPr="0068214D">
        <w:rPr>
          <w:rFonts w:ascii="Times New Roman" w:eastAsia="微软雅黑" w:hAnsi="Times New Roman" w:cs="Times New Roman"/>
          <w:b/>
          <w:bCs/>
          <w:sz w:val="22"/>
          <w:szCs w:val="22"/>
        </w:rPr>
        <w:t>散户由于反应不及常常蒙受损失</w:t>
      </w:r>
      <w:r w:rsidRPr="0068214D">
        <w:rPr>
          <w:rFonts w:ascii="Times New Roman" w:eastAsia="微软雅黑" w:hAnsi="Times New Roman" w:cs="Times New Roman"/>
          <w:sz w:val="22"/>
          <w:szCs w:val="22"/>
        </w:rPr>
        <w:t>，要么来不及止损，要么以异常价成交。而在日常交易中，</w:t>
      </w:r>
      <w:r w:rsidRPr="0068214D">
        <w:rPr>
          <w:rFonts w:ascii="Times New Roman" w:eastAsia="微软雅黑" w:hAnsi="Times New Roman" w:cs="Times New Roman"/>
          <w:sz w:val="22"/>
          <w:szCs w:val="22"/>
        </w:rPr>
        <w:t>HFT</w:t>
      </w:r>
      <w:r w:rsidRPr="0068214D">
        <w:rPr>
          <w:rFonts w:ascii="Times New Roman" w:eastAsia="微软雅黑" w:hAnsi="Times New Roman" w:cs="Times New Roman"/>
          <w:sz w:val="22"/>
          <w:szCs w:val="22"/>
        </w:rPr>
        <w:t>也制造了大量</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噪音</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波动</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价格在毫秒间上下试探，对于中小投资者而言很难分辨哪些波动有意义，哪些只是机器的瞬时博弈。这增加了散户短线操作的迷惑性和难度。一些散户误以为看到趋势信号跟进，实则可能追入了算法诱导的</w:t>
      </w:r>
      <w:r w:rsidRPr="0068214D">
        <w:rPr>
          <w:rFonts w:ascii="Times New Roman" w:eastAsia="微软雅黑" w:hAnsi="Times New Roman" w:cs="Times New Roman"/>
          <w:b/>
          <w:bCs/>
          <w:sz w:val="22"/>
          <w:szCs w:val="22"/>
        </w:rPr>
        <w:t>假突破</w:t>
      </w:r>
      <w:r w:rsidRPr="0068214D">
        <w:rPr>
          <w:rFonts w:ascii="Times New Roman" w:eastAsia="微软雅黑" w:hAnsi="Times New Roman" w:cs="Times New Roman"/>
          <w:sz w:val="22"/>
          <w:szCs w:val="22"/>
        </w:rPr>
        <w:t>，结果很快被反向扫损出局。</w:t>
      </w:r>
    </w:p>
    <w:p w14:paraId="3E306EFB" w14:textId="77777777" w:rsidR="0068214D" w:rsidRPr="0068214D" w:rsidRDefault="0068214D" w:rsidP="0068214D">
      <w:pPr>
        <w:numPr>
          <w:ilvl w:val="0"/>
          <w:numId w:val="250"/>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策略效仿与信息不对称：</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量化机构的策略通常高度保密，但一旦某类策略被广泛采用，也会影响市场特征。例如很多程序化交易采取类似的止损止盈算法，可能导致特定价位形成</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自我实现</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的支撑阻力</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。散户若能研判出量化资金的意图，有时反而可搭顺风车。但问题在于，绝大多数散户难以获取量化资金的仓位和意图信息。这种信息不对称使得散户在和算法博弈时犹如</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盲人摸象</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。例如，散户可能不知道某股票存在量化程序在暗中收集，当价格无量下跌时贸然跟风卖出，正好便宜了算法完成建仓。一些学术研究也发现，</w:t>
      </w:r>
      <w:r w:rsidRPr="0068214D">
        <w:rPr>
          <w:rFonts w:ascii="Times New Roman" w:eastAsia="微软雅黑" w:hAnsi="Times New Roman" w:cs="Times New Roman"/>
          <w:b/>
          <w:bCs/>
          <w:sz w:val="22"/>
          <w:szCs w:val="22"/>
        </w:rPr>
        <w:t>机构的快速交易放大了散户的非理性行为影响</w:t>
      </w:r>
      <w:r w:rsidRPr="0068214D">
        <w:rPr>
          <w:rFonts w:ascii="Times New Roman" w:eastAsia="微软雅黑" w:hAnsi="Times New Roman" w:cs="Times New Roman"/>
          <w:sz w:val="22"/>
          <w:szCs w:val="22"/>
        </w:rPr>
        <w:t>，量化资金经常反向利用散户的错误定价进行获利</w:t>
      </w:r>
      <w:r w:rsidRPr="0068214D">
        <w:rPr>
          <w:rFonts w:ascii="Times New Roman" w:eastAsia="微软雅黑" w:hAnsi="Times New Roman" w:cs="Times New Roman"/>
          <w:sz w:val="22"/>
          <w:szCs w:val="22"/>
        </w:rPr>
        <w:t xml:space="preserve"> () ()</w:t>
      </w:r>
      <w:r w:rsidRPr="0068214D">
        <w:rPr>
          <w:rFonts w:ascii="Times New Roman" w:eastAsia="微软雅黑" w:hAnsi="Times New Roman" w:cs="Times New Roman"/>
          <w:sz w:val="22"/>
          <w:szCs w:val="22"/>
        </w:rPr>
        <w:t>。</w:t>
      </w:r>
    </w:p>
    <w:p w14:paraId="631E6F58"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总的来说，量化和高频交易对市场既有积极作用（提高流动性、降低交易成本），也对传统日内交易范式带来颠覆（剥夺简易套利机会、增加噪音和复杂度）。</w:t>
      </w:r>
      <w:r w:rsidRPr="0068214D">
        <w:rPr>
          <w:rFonts w:ascii="Times New Roman" w:eastAsia="微软雅黑" w:hAnsi="Times New Roman" w:cs="Times New Roman"/>
          <w:b/>
          <w:bCs/>
          <w:sz w:val="22"/>
          <w:szCs w:val="22"/>
        </w:rPr>
        <w:t>对于散户日内交易者的影响</w:t>
      </w:r>
      <w:r w:rsidRPr="0068214D">
        <w:rPr>
          <w:rFonts w:ascii="Times New Roman" w:eastAsia="微软雅黑" w:hAnsi="Times New Roman" w:cs="Times New Roman"/>
          <w:sz w:val="22"/>
          <w:szCs w:val="22"/>
        </w:rPr>
        <w:t>主要表现在：一方面，散户享受到更完善的市场基础设施（更小的点差、更快的撮合），但另一方面，</w:t>
      </w:r>
      <w:r w:rsidRPr="0068214D">
        <w:rPr>
          <w:rFonts w:ascii="Times New Roman" w:eastAsia="微软雅黑" w:hAnsi="Times New Roman" w:cs="Times New Roman"/>
          <w:b/>
          <w:bCs/>
          <w:sz w:val="22"/>
          <w:szCs w:val="22"/>
        </w:rPr>
        <w:t>竞争门槛被大幅抬高</w:t>
      </w:r>
      <w:r w:rsidRPr="0068214D">
        <w:rPr>
          <w:rFonts w:ascii="Times New Roman" w:eastAsia="微软雅黑" w:hAnsi="Times New Roman" w:cs="Times New Roman"/>
          <w:sz w:val="22"/>
          <w:szCs w:val="22"/>
        </w:rPr>
        <w:t>，简单的低买高卖已被算法主导。散户若仍以老办法操作，无异于以己之短攻人之长。因此当今的散户日内交易者往往被迫转型，例如尝试结合算法工具，或专注于算法较少涉足的小盘股领域，又或者利用人机差异（如算法可能忽视的新闻解读</w:t>
      </w:r>
      <w:r w:rsidRPr="0068214D">
        <w:rPr>
          <w:rFonts w:ascii="Times New Roman" w:eastAsia="微软雅黑" w:hAnsi="Times New Roman" w:cs="Times New Roman"/>
          <w:sz w:val="22"/>
          <w:szCs w:val="22"/>
        </w:rPr>
        <w:t xml:space="preserve"> nuance</w:t>
      </w:r>
      <w:r w:rsidRPr="0068214D">
        <w:rPr>
          <w:rFonts w:ascii="Times New Roman" w:eastAsia="微软雅黑" w:hAnsi="Times New Roman" w:cs="Times New Roman"/>
          <w:sz w:val="22"/>
          <w:szCs w:val="22"/>
        </w:rPr>
        <w:t>）寻找机会。但这些都需要极高的技能投入。可以说，</w:t>
      </w:r>
      <w:r w:rsidRPr="0068214D">
        <w:rPr>
          <w:rFonts w:ascii="Times New Roman" w:eastAsia="微软雅黑" w:hAnsi="Times New Roman" w:cs="Times New Roman"/>
          <w:b/>
          <w:bCs/>
          <w:sz w:val="22"/>
          <w:szCs w:val="22"/>
        </w:rPr>
        <w:t>量化与高频时代，日内交易更趋向</w:t>
      </w:r>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b/>
          <w:bCs/>
          <w:sz w:val="22"/>
          <w:szCs w:val="22"/>
        </w:rPr>
        <w:t>专业游戏</w:t>
      </w:r>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sz w:val="22"/>
          <w:szCs w:val="22"/>
        </w:rPr>
        <w:t>，普通散户被迫退居次要地位。从投资者教育角度看，这也提醒个人投资者应理性评估自身能力，正视与专业算法之间的差距，不要被市场表面的繁荣蒙蔽而贸然参与高频搏杀。</w:t>
      </w:r>
    </w:p>
    <w:p w14:paraId="21A26CD8"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美股、</w:t>
      </w:r>
      <w:r w:rsidRPr="0068214D">
        <w:rPr>
          <w:rFonts w:ascii="Times New Roman" w:eastAsia="微软雅黑" w:hAnsi="Times New Roman" w:cs="Times New Roman"/>
          <w:b/>
          <w:bCs/>
          <w:sz w:val="22"/>
          <w:szCs w:val="22"/>
        </w:rPr>
        <w:t>A</w:t>
      </w:r>
      <w:r w:rsidRPr="0068214D">
        <w:rPr>
          <w:rFonts w:ascii="Times New Roman" w:eastAsia="微软雅黑" w:hAnsi="Times New Roman" w:cs="Times New Roman"/>
          <w:b/>
          <w:bCs/>
          <w:sz w:val="22"/>
          <w:szCs w:val="22"/>
        </w:rPr>
        <w:t>股与港股市场对日内交易者的环境对比</w:t>
      </w:r>
    </w:p>
    <w:p w14:paraId="6F366731"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全球不同市场对日内交易者的</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友好度</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和监管环境差异明显，以下对当前美股、中国</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股和香港市场进行比较分析：</w:t>
      </w:r>
    </w:p>
    <w:p w14:paraId="1521C302"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lastRenderedPageBreak/>
        <w:t>美国市场（美股）：</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美国股市对日内交易总体来说相对</w:t>
      </w:r>
      <w:r w:rsidRPr="0068214D">
        <w:rPr>
          <w:rFonts w:ascii="Times New Roman" w:eastAsia="微软雅黑" w:hAnsi="Times New Roman" w:cs="Times New Roman"/>
          <w:b/>
          <w:bCs/>
          <w:sz w:val="22"/>
          <w:szCs w:val="22"/>
        </w:rPr>
        <w:t>开放且发达</w:t>
      </w:r>
      <w:r w:rsidRPr="0068214D">
        <w:rPr>
          <w:rFonts w:ascii="Times New Roman" w:eastAsia="微软雅黑" w:hAnsi="Times New Roman" w:cs="Times New Roman"/>
          <w:sz w:val="22"/>
          <w:szCs w:val="22"/>
        </w:rPr>
        <w:t>。交易机制上，美股实行</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回转交易，当日买卖没有制度障碍；并且自</w:t>
      </w:r>
      <w:r w:rsidRPr="0068214D">
        <w:rPr>
          <w:rFonts w:ascii="Times New Roman" w:eastAsia="微软雅黑" w:hAnsi="Times New Roman" w:cs="Times New Roman"/>
          <w:sz w:val="22"/>
          <w:szCs w:val="22"/>
        </w:rPr>
        <w:t>2019</w:t>
      </w:r>
      <w:r w:rsidRPr="0068214D">
        <w:rPr>
          <w:rFonts w:ascii="Times New Roman" w:eastAsia="微软雅黑" w:hAnsi="Times New Roman" w:cs="Times New Roman"/>
          <w:sz w:val="22"/>
          <w:szCs w:val="22"/>
        </w:rPr>
        <w:t>年以来主要券商普遍实行</w:t>
      </w:r>
      <w:r w:rsidRPr="0068214D">
        <w:rPr>
          <w:rFonts w:ascii="Times New Roman" w:eastAsia="微软雅黑" w:hAnsi="Times New Roman" w:cs="Times New Roman"/>
          <w:b/>
          <w:bCs/>
          <w:sz w:val="22"/>
          <w:szCs w:val="22"/>
        </w:rPr>
        <w:t>零佣金</w:t>
      </w:r>
      <w:r w:rsidRPr="0068214D">
        <w:rPr>
          <w:rFonts w:ascii="Times New Roman" w:eastAsia="微软雅黑" w:hAnsi="Times New Roman" w:cs="Times New Roman"/>
          <w:sz w:val="22"/>
          <w:szCs w:val="22"/>
        </w:rPr>
        <w:t>政策，这极大降低了交易成本。但监管层面对个人日内交易设置了</w:t>
      </w:r>
      <w:r w:rsidRPr="0068214D">
        <w:rPr>
          <w:rFonts w:ascii="Times New Roman" w:eastAsia="微软雅黑" w:hAnsi="Times New Roman" w:cs="Times New Roman"/>
          <w:b/>
          <w:bCs/>
          <w:sz w:val="22"/>
          <w:szCs w:val="22"/>
        </w:rPr>
        <w:t>PDT</w:t>
      </w:r>
      <w:r w:rsidRPr="0068214D">
        <w:rPr>
          <w:rFonts w:ascii="Times New Roman" w:eastAsia="微软雅黑" w:hAnsi="Times New Roman" w:cs="Times New Roman"/>
          <w:b/>
          <w:bCs/>
          <w:sz w:val="22"/>
          <w:szCs w:val="22"/>
        </w:rPr>
        <w:t>规则（惯性日内交易者要求）</w:t>
      </w:r>
      <w:r w:rsidRPr="0068214D">
        <w:rPr>
          <w:rFonts w:ascii="Times New Roman" w:eastAsia="微软雅黑" w:hAnsi="Times New Roman" w:cs="Times New Roman"/>
          <w:sz w:val="22"/>
          <w:szCs w:val="22"/>
        </w:rPr>
        <w:t xml:space="preserve"> (</w:t>
      </w:r>
      <w:hyperlink r:id="rId105" w:anchor=":~:text=Traders%20using%20different%20systems%20might,their%20%20112%20trading%20accounts"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，强制要求频繁做日内交易的保证金账户保持</w:t>
      </w:r>
      <w:r w:rsidRPr="0068214D">
        <w:rPr>
          <w:rFonts w:ascii="Times New Roman" w:eastAsia="微软雅黑" w:hAnsi="Times New Roman" w:cs="Times New Roman"/>
          <w:sz w:val="22"/>
          <w:szCs w:val="22"/>
        </w:rPr>
        <w:t>$25,000</w:t>
      </w:r>
      <w:r w:rsidRPr="0068214D">
        <w:rPr>
          <w:rFonts w:ascii="Times New Roman" w:eastAsia="微软雅黑" w:hAnsi="Times New Roman" w:cs="Times New Roman"/>
          <w:sz w:val="22"/>
          <w:szCs w:val="22"/>
        </w:rPr>
        <w:t>以上权益，以防范小散户过度交易风险。同时，券商在客户开通高频交易权限时也需提供风险揭示</w:t>
      </w:r>
      <w:r w:rsidRPr="0068214D">
        <w:rPr>
          <w:rFonts w:ascii="Times New Roman" w:eastAsia="微软雅黑" w:hAnsi="Times New Roman" w:cs="Times New Roman"/>
          <w:sz w:val="22"/>
          <w:szCs w:val="22"/>
        </w:rPr>
        <w:t xml:space="preserve"> (</w:t>
      </w:r>
      <w:hyperlink r:id="rId106" w:anchor=":~:text=Day%20trading%20can%20be%20extremely,or%20more%20will%20in%20no"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。美股市场结构复杂，多交易所并存且有大量暗池，高度电子化。</w:t>
      </w:r>
      <w:r w:rsidRPr="0068214D">
        <w:rPr>
          <w:rFonts w:ascii="Times New Roman" w:eastAsia="微软雅黑" w:hAnsi="Times New Roman" w:cs="Times New Roman"/>
          <w:b/>
          <w:bCs/>
          <w:sz w:val="22"/>
          <w:szCs w:val="22"/>
        </w:rPr>
        <w:t>高频交易参与度高</w:t>
      </w:r>
      <w:r w:rsidRPr="0068214D">
        <w:rPr>
          <w:rFonts w:ascii="Times New Roman" w:eastAsia="微软雅黑" w:hAnsi="Times New Roman" w:cs="Times New Roman"/>
          <w:sz w:val="22"/>
          <w:szCs w:val="22"/>
        </w:rPr>
        <w:t>，据统计</w:t>
      </w:r>
      <w:r w:rsidRPr="0068214D">
        <w:rPr>
          <w:rFonts w:ascii="Times New Roman" w:eastAsia="微软雅黑" w:hAnsi="Times New Roman" w:cs="Times New Roman"/>
          <w:sz w:val="22"/>
          <w:szCs w:val="22"/>
        </w:rPr>
        <w:t>HFT</w:t>
      </w:r>
      <w:r w:rsidRPr="0068214D">
        <w:rPr>
          <w:rFonts w:ascii="Times New Roman" w:eastAsia="微软雅黑" w:hAnsi="Times New Roman" w:cs="Times New Roman"/>
          <w:sz w:val="22"/>
          <w:szCs w:val="22"/>
        </w:rPr>
        <w:t>占据美国股票交易量约一半</w:t>
      </w:r>
      <w:r w:rsidRPr="0068214D">
        <w:rPr>
          <w:rFonts w:ascii="Times New Roman" w:eastAsia="微软雅黑" w:hAnsi="Times New Roman" w:cs="Times New Roman"/>
          <w:sz w:val="22"/>
          <w:szCs w:val="22"/>
        </w:rPr>
        <w:t xml:space="preserve"> (</w:t>
      </w:r>
      <w:hyperlink r:id="rId107" w:anchor=":~:text=to%20analyse%20markets%20and%20execute,of%20orders.1" w:history="1">
        <w:r w:rsidRPr="0068214D">
          <w:rPr>
            <w:rStyle w:val="af0"/>
            <w:rFonts w:ascii="Times New Roman" w:eastAsia="微软雅黑" w:hAnsi="Times New Roman" w:cs="Times New Roman"/>
            <w:sz w:val="22"/>
            <w:szCs w:val="22"/>
          </w:rPr>
          <w:t>Competition among high-frequency traders and market liquidity | CEPR</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。这意味着美股日内竞争激烈，价格发现迅速且稍纵即逝。不过，美股市场也拥有</w:t>
      </w:r>
      <w:r w:rsidRPr="0068214D">
        <w:rPr>
          <w:rFonts w:ascii="Times New Roman" w:eastAsia="微软雅黑" w:hAnsi="Times New Roman" w:cs="Times New Roman"/>
          <w:b/>
          <w:bCs/>
          <w:sz w:val="22"/>
          <w:szCs w:val="22"/>
        </w:rPr>
        <w:t>丰富的衍生产品</w:t>
      </w:r>
      <w:r w:rsidRPr="0068214D">
        <w:rPr>
          <w:rFonts w:ascii="Times New Roman" w:eastAsia="微软雅黑" w:hAnsi="Times New Roman" w:cs="Times New Roman"/>
          <w:sz w:val="22"/>
          <w:szCs w:val="22"/>
        </w:rPr>
        <w:t>（期权、期货等）供日内交易，且做空机制完善，可双向交易股票。整体而言，美股为日内交易提供了便利的制度土壤和流动性环境，但</w:t>
      </w:r>
      <w:r w:rsidRPr="0068214D">
        <w:rPr>
          <w:rFonts w:ascii="Times New Roman" w:eastAsia="微软雅黑" w:hAnsi="Times New Roman" w:cs="Times New Roman"/>
          <w:b/>
          <w:bCs/>
          <w:sz w:val="22"/>
          <w:szCs w:val="22"/>
        </w:rPr>
        <w:t>竞争强度和专业化程度极高</w:t>
      </w:r>
      <w:r w:rsidRPr="0068214D">
        <w:rPr>
          <w:rFonts w:ascii="Times New Roman" w:eastAsia="微软雅黑" w:hAnsi="Times New Roman" w:cs="Times New Roman"/>
          <w:sz w:val="22"/>
          <w:szCs w:val="22"/>
        </w:rPr>
        <w:t>。散户在美股日内交易若无充分准备，极易在与机构的博弈中败下阵来。监管方面，除了资本金要求外，美国</w:t>
      </w:r>
      <w:r w:rsidRPr="0068214D">
        <w:rPr>
          <w:rFonts w:ascii="Times New Roman" w:eastAsia="微软雅黑" w:hAnsi="Times New Roman" w:cs="Times New Roman"/>
          <w:sz w:val="22"/>
          <w:szCs w:val="22"/>
        </w:rPr>
        <w:t>FINRA</w:t>
      </w:r>
      <w:r w:rsidRPr="0068214D">
        <w:rPr>
          <w:rFonts w:ascii="Times New Roman" w:eastAsia="微软雅黑" w:hAnsi="Times New Roman" w:cs="Times New Roman"/>
          <w:sz w:val="22"/>
          <w:szCs w:val="22"/>
        </w:rPr>
        <w:t>和</w:t>
      </w:r>
      <w:r w:rsidRPr="0068214D">
        <w:rPr>
          <w:rFonts w:ascii="Times New Roman" w:eastAsia="微软雅黑" w:hAnsi="Times New Roman" w:cs="Times New Roman"/>
          <w:sz w:val="22"/>
          <w:szCs w:val="22"/>
        </w:rPr>
        <w:t>SEC</w:t>
      </w:r>
      <w:r w:rsidRPr="0068214D">
        <w:rPr>
          <w:rFonts w:ascii="Times New Roman" w:eastAsia="微软雅黑" w:hAnsi="Times New Roman" w:cs="Times New Roman"/>
          <w:sz w:val="22"/>
          <w:szCs w:val="22"/>
        </w:rPr>
        <w:t>也密切监控异常交易行为，一旦发现个人有操纵或内幕嫌疑将予以严惩。同时，交易所层面实行</w:t>
      </w:r>
      <w:r w:rsidRPr="0068214D">
        <w:rPr>
          <w:rFonts w:ascii="Times New Roman" w:eastAsia="微软雅黑" w:hAnsi="Times New Roman" w:cs="Times New Roman"/>
          <w:b/>
          <w:bCs/>
          <w:sz w:val="22"/>
          <w:szCs w:val="22"/>
        </w:rPr>
        <w:t>熔断和停牌机制</w:t>
      </w:r>
      <w:r w:rsidRPr="0068214D">
        <w:rPr>
          <w:rFonts w:ascii="Times New Roman" w:eastAsia="微软雅黑" w:hAnsi="Times New Roman" w:cs="Times New Roman"/>
          <w:sz w:val="22"/>
          <w:szCs w:val="22"/>
        </w:rPr>
        <w:t>（如个股价格异动超一定阈值将临时停牌），一定程度上保护了散户免受极端波动伤害。总结来说，美股对日内交易者</w:t>
      </w:r>
      <w:r w:rsidRPr="0068214D">
        <w:rPr>
          <w:rFonts w:ascii="Times New Roman" w:eastAsia="微软雅黑" w:hAnsi="Times New Roman" w:cs="Times New Roman"/>
          <w:b/>
          <w:bCs/>
          <w:sz w:val="22"/>
          <w:szCs w:val="22"/>
        </w:rPr>
        <w:t>硬件条件友好</w:t>
      </w:r>
      <w:r w:rsidRPr="0068214D">
        <w:rPr>
          <w:rFonts w:ascii="Times New Roman" w:eastAsia="微软雅黑" w:hAnsi="Times New Roman" w:cs="Times New Roman"/>
          <w:sz w:val="22"/>
          <w:szCs w:val="22"/>
        </w:rPr>
        <w:t>（低成本、高流动性），但要求交易者本身具备高超技能，是一个</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高风险高机会</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的竞技场。</w:t>
      </w:r>
    </w:p>
    <w:p w14:paraId="4B42CF1C"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中国大陆市场（</w:t>
      </w:r>
      <w:r w:rsidRPr="0068214D">
        <w:rPr>
          <w:rFonts w:ascii="Times New Roman" w:eastAsia="微软雅黑" w:hAnsi="Times New Roman" w:cs="Times New Roman"/>
          <w:b/>
          <w:bCs/>
          <w:sz w:val="22"/>
          <w:szCs w:val="22"/>
        </w:rPr>
        <w:t>A</w:t>
      </w:r>
      <w:r w:rsidRPr="0068214D">
        <w:rPr>
          <w:rFonts w:ascii="Times New Roman" w:eastAsia="微软雅黑" w:hAnsi="Times New Roman" w:cs="Times New Roman"/>
          <w:b/>
          <w:bCs/>
          <w:sz w:val="22"/>
          <w:szCs w:val="22"/>
        </w:rPr>
        <w:t>股）：</w:t>
      </w:r>
      <w:r w:rsidRPr="0068214D">
        <w:rPr>
          <w:rFonts w:ascii="Times New Roman" w:eastAsia="微软雅黑" w:hAnsi="Times New Roman" w:cs="Times New Roman"/>
          <w:sz w:val="22"/>
          <w:szCs w:val="22"/>
        </w:rPr>
        <w:t xml:space="preserve"> A</w:t>
      </w:r>
      <w:r w:rsidRPr="0068214D">
        <w:rPr>
          <w:rFonts w:ascii="Times New Roman" w:eastAsia="微软雅黑" w:hAnsi="Times New Roman" w:cs="Times New Roman"/>
          <w:sz w:val="22"/>
          <w:szCs w:val="22"/>
        </w:rPr>
        <w:t>股市场对日内交易者较为</w:t>
      </w:r>
      <w:r w:rsidRPr="0068214D">
        <w:rPr>
          <w:rFonts w:ascii="Times New Roman" w:eastAsia="微软雅黑" w:hAnsi="Times New Roman" w:cs="Times New Roman"/>
          <w:b/>
          <w:bCs/>
          <w:sz w:val="22"/>
          <w:szCs w:val="22"/>
        </w:rPr>
        <w:t>不友好</w:t>
      </w:r>
      <w:r w:rsidRPr="0068214D">
        <w:rPr>
          <w:rFonts w:ascii="Times New Roman" w:eastAsia="微软雅黑" w:hAnsi="Times New Roman" w:cs="Times New Roman"/>
          <w:sz w:val="22"/>
          <w:szCs w:val="22"/>
        </w:rPr>
        <w:t>，监管环境偏严格。首先，沪深</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股长期实行</w:t>
      </w:r>
      <w:r w:rsidRPr="0068214D">
        <w:rPr>
          <w:rFonts w:ascii="Times New Roman" w:eastAsia="微软雅黑" w:hAnsi="Times New Roman" w:cs="Times New Roman"/>
          <w:b/>
          <w:bCs/>
          <w:sz w:val="22"/>
          <w:szCs w:val="22"/>
        </w:rPr>
        <w:t>T+1</w:t>
      </w:r>
      <w:r w:rsidRPr="0068214D">
        <w:rPr>
          <w:rFonts w:ascii="Times New Roman" w:eastAsia="微软雅黑" w:hAnsi="Times New Roman" w:cs="Times New Roman"/>
          <w:b/>
          <w:bCs/>
          <w:sz w:val="22"/>
          <w:szCs w:val="22"/>
        </w:rPr>
        <w:t>交割制度</w:t>
      </w:r>
      <w:r w:rsidRPr="0068214D">
        <w:rPr>
          <w:rFonts w:ascii="Times New Roman" w:eastAsia="微软雅黑" w:hAnsi="Times New Roman" w:cs="Times New Roman"/>
          <w:sz w:val="22"/>
          <w:szCs w:val="22"/>
        </w:rPr>
        <w:t>，投资者当日买入的股票</w:t>
      </w:r>
      <w:r w:rsidRPr="0068214D">
        <w:rPr>
          <w:rFonts w:ascii="Times New Roman" w:eastAsia="微软雅黑" w:hAnsi="Times New Roman" w:cs="Times New Roman"/>
          <w:b/>
          <w:bCs/>
          <w:sz w:val="22"/>
          <w:szCs w:val="22"/>
        </w:rPr>
        <w:t>不得在当天卖出</w:t>
      </w:r>
      <w:r w:rsidRPr="0068214D">
        <w:rPr>
          <w:rFonts w:ascii="Times New Roman" w:eastAsia="微软雅黑" w:hAnsi="Times New Roman" w:cs="Times New Roman"/>
          <w:sz w:val="22"/>
          <w:szCs w:val="22"/>
        </w:rPr>
        <w:t xml:space="preserve"> (</w:t>
      </w:r>
      <w:hyperlink r:id="rId108" w:anchor=":~:text=,on%20or%20after%20T%2B1%20day" w:history="1">
        <w:r w:rsidRPr="0068214D">
          <w:rPr>
            <w:rStyle w:val="af0"/>
            <w:rFonts w:ascii="Times New Roman" w:eastAsia="微软雅黑" w:hAnsi="Times New Roman" w:cs="Times New Roman"/>
            <w:sz w:val="22"/>
            <w:szCs w:val="22"/>
          </w:rPr>
          <w:t>Moomoo US Help Center-A-shares trading rules</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。这一规则直接限制了股票的日内回转交易。因此，散户若想日内操作股票，只能对昨日已有持仓做</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操作（例如早盘先卖出部分持股，尾盘再买回相同数量），否则无法实现完全的日内交易。此外，</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股对</w:t>
      </w:r>
      <w:r w:rsidRPr="0068214D">
        <w:rPr>
          <w:rFonts w:ascii="Times New Roman" w:eastAsia="微软雅黑" w:hAnsi="Times New Roman" w:cs="Times New Roman"/>
          <w:b/>
          <w:bCs/>
          <w:sz w:val="22"/>
          <w:szCs w:val="22"/>
        </w:rPr>
        <w:t>日内涨跌幅</w:t>
      </w:r>
      <w:r w:rsidRPr="0068214D">
        <w:rPr>
          <w:rFonts w:ascii="Times New Roman" w:eastAsia="微软雅黑" w:hAnsi="Times New Roman" w:cs="Times New Roman"/>
          <w:sz w:val="22"/>
          <w:szCs w:val="22"/>
        </w:rPr>
        <w:t>设有限制（主板</w:t>
      </w:r>
      <w:r w:rsidRPr="0068214D">
        <w:rPr>
          <w:rFonts w:ascii="Times New Roman" w:eastAsia="微软雅黑" w:hAnsi="Times New Roman" w:cs="Times New Roman"/>
          <w:sz w:val="22"/>
          <w:szCs w:val="22"/>
        </w:rPr>
        <w:t>±10%</w:t>
      </w:r>
      <w:r w:rsidRPr="0068214D">
        <w:rPr>
          <w:rFonts w:ascii="Times New Roman" w:eastAsia="微软雅黑" w:hAnsi="Times New Roman" w:cs="Times New Roman"/>
          <w:sz w:val="22"/>
          <w:szCs w:val="22"/>
        </w:rPr>
        <w:t>），这虽然保护投资者避免单日超大波动，但也阻碍了追求短线波动盈利的操作空间。另一方面，</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股交易成本相对低廉：目前股票</w:t>
      </w:r>
      <w:r w:rsidRPr="0068214D">
        <w:rPr>
          <w:rFonts w:ascii="Times New Roman" w:eastAsia="微软雅黑" w:hAnsi="Times New Roman" w:cs="Times New Roman"/>
          <w:b/>
          <w:bCs/>
          <w:sz w:val="22"/>
          <w:szCs w:val="22"/>
        </w:rPr>
        <w:t>交易印花税率仅</w:t>
      </w:r>
      <w:r w:rsidRPr="0068214D">
        <w:rPr>
          <w:rFonts w:ascii="Times New Roman" w:eastAsia="微软雅黑" w:hAnsi="Times New Roman" w:cs="Times New Roman"/>
          <w:b/>
          <w:bCs/>
          <w:sz w:val="22"/>
          <w:szCs w:val="22"/>
        </w:rPr>
        <w:t>0.05%</w:t>
      </w:r>
      <w:r w:rsidRPr="0068214D">
        <w:rPr>
          <w:rFonts w:ascii="Times New Roman" w:eastAsia="微软雅黑" w:hAnsi="Times New Roman" w:cs="Times New Roman"/>
          <w:sz w:val="22"/>
          <w:szCs w:val="22"/>
        </w:rPr>
        <w:t>（单边向卖方征收）</w:t>
      </w:r>
      <w:r w:rsidRPr="0068214D">
        <w:rPr>
          <w:rFonts w:ascii="Times New Roman" w:eastAsia="微软雅黑" w:hAnsi="Times New Roman" w:cs="Times New Roman"/>
          <w:sz w:val="22"/>
          <w:szCs w:val="22"/>
        </w:rPr>
        <w:t xml:space="preserve"> (</w:t>
      </w:r>
      <w:hyperlink r:id="rId109" w:anchor=":~:text=%E6%AD%A4%E6%AC%A1%E5%8D%B0%E8%8A%B1%E7%A8%8E%E4%B8%8B%E8%B0%83%EF%BC%8C%E7%AC%A6%E5%90%88%E5%B8%82%E5%9C%BA%E9%A2%84%E6%9C%9F%E3%80%82%E8%B0%83%E6%95%B4%E5%89%8D%EF%BC%8C%E9%A6%99%E6%B8%AF%E7%89%B9%E5%8C%BA%E6%94%BF%E5%BA%9C%E6%94%B6%E5%8F%96%E7%9A%84%E8%82%A1%E7%A5%A8%E5%8D%B0%E8%8A%B1%E7%A8%8E%E4%B8%BA0.13" w:history="1">
        <w:r w:rsidRPr="0068214D">
          <w:rPr>
            <w:rStyle w:val="af0"/>
            <w:rFonts w:ascii="Times New Roman" w:eastAsia="微软雅黑" w:hAnsi="Times New Roman" w:cs="Times New Roman"/>
            <w:sz w:val="22"/>
            <w:szCs w:val="22"/>
          </w:rPr>
          <w:t>港股交易印花税税率下调至</w:t>
        </w:r>
        <w:r w:rsidRPr="0068214D">
          <w:rPr>
            <w:rStyle w:val="af0"/>
            <w:rFonts w:ascii="Times New Roman" w:eastAsia="微软雅黑" w:hAnsi="Times New Roman" w:cs="Times New Roman"/>
            <w:sz w:val="22"/>
            <w:szCs w:val="22"/>
          </w:rPr>
          <w:t>0.1% 11</w:t>
        </w:r>
        <w:r w:rsidRPr="0068214D">
          <w:rPr>
            <w:rStyle w:val="af0"/>
            <w:rFonts w:ascii="Times New Roman" w:eastAsia="微软雅黑" w:hAnsi="Times New Roman" w:cs="Times New Roman"/>
            <w:sz w:val="22"/>
            <w:szCs w:val="22"/>
          </w:rPr>
          <w:t>月</w:t>
        </w:r>
        <w:r w:rsidRPr="0068214D">
          <w:rPr>
            <w:rStyle w:val="af0"/>
            <w:rFonts w:ascii="Times New Roman" w:eastAsia="微软雅黑" w:hAnsi="Times New Roman" w:cs="Times New Roman"/>
            <w:sz w:val="22"/>
            <w:szCs w:val="22"/>
          </w:rPr>
          <w:t>17</w:t>
        </w:r>
        <w:r w:rsidRPr="0068214D">
          <w:rPr>
            <w:rStyle w:val="af0"/>
            <w:rFonts w:ascii="Times New Roman" w:eastAsia="微软雅黑" w:hAnsi="Times New Roman" w:cs="Times New Roman"/>
            <w:sz w:val="22"/>
            <w:szCs w:val="22"/>
          </w:rPr>
          <w:t>日起生效</w:t>
        </w:r>
      </w:hyperlink>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近年来券商佣金已降至万分之几水平，因此正常频度交易的成本不算高。然而监管层对异常频繁交易、疑似</w:t>
      </w:r>
      <w:r w:rsidRPr="0068214D">
        <w:rPr>
          <w:rFonts w:ascii="Times New Roman" w:eastAsia="微软雅黑" w:hAnsi="Times New Roman" w:cs="Times New Roman"/>
          <w:b/>
          <w:bCs/>
          <w:sz w:val="22"/>
          <w:szCs w:val="22"/>
        </w:rPr>
        <w:t>自买自卖拉抬股价</w:t>
      </w:r>
      <w:r w:rsidRPr="0068214D">
        <w:rPr>
          <w:rFonts w:ascii="Times New Roman" w:eastAsia="微软雅黑" w:hAnsi="Times New Roman" w:cs="Times New Roman"/>
          <w:sz w:val="22"/>
          <w:szCs w:val="22"/>
        </w:rPr>
        <w:t>等行为监管甚严。上交所深交所都有实时监控，一旦发现账户当日反向交易异常增多、影响收盘价等情况，可能对账户采取警示或限制措施</w:t>
      </w:r>
      <w:r w:rsidRPr="0068214D">
        <w:rPr>
          <w:rFonts w:ascii="Times New Roman" w:eastAsia="微软雅黑" w:hAnsi="Times New Roman" w:cs="Times New Roman"/>
          <w:sz w:val="22"/>
          <w:szCs w:val="22"/>
        </w:rPr>
        <w:t xml:space="preserve"> (</w:t>
      </w:r>
      <w:hyperlink r:id="rId110" w:anchor=":~:text=%E8%82%A1%E5%B8%82%E5%BC%82%E5%B8%B8%E4%BA%A4%E6%98%93%E7%9B%91%E7%AE%A1%E4%B9%8B%E8%BE%A9_%E8%A1%8C%E4%B8%9A%E8%B5%84%E8%AE%AF_%E9%87%91%E6%A9%99%E4%BF%B1%E4%B9%90%E9%83%A8%20" w:history="1">
        <w:r w:rsidRPr="0068214D">
          <w:rPr>
            <w:rStyle w:val="af0"/>
            <w:rFonts w:ascii="Times New Roman" w:eastAsia="微软雅黑" w:hAnsi="Times New Roman" w:cs="Times New Roman"/>
            <w:sz w:val="22"/>
            <w:szCs w:val="22"/>
          </w:rPr>
          <w:t>股市异常交易监管之辩</w:t>
        </w:r>
        <w:r w:rsidRPr="0068214D">
          <w:rPr>
            <w:rStyle w:val="af0"/>
            <w:rFonts w:ascii="Times New Roman" w:eastAsia="微软雅黑" w:hAnsi="Times New Roman" w:cs="Times New Roman"/>
            <w:sz w:val="22"/>
            <w:szCs w:val="22"/>
          </w:rPr>
          <w:t>_</w:t>
        </w:r>
        <w:r w:rsidRPr="0068214D">
          <w:rPr>
            <w:rStyle w:val="af0"/>
            <w:rFonts w:ascii="Times New Roman" w:eastAsia="微软雅黑" w:hAnsi="Times New Roman" w:cs="Times New Roman"/>
            <w:sz w:val="22"/>
            <w:szCs w:val="22"/>
          </w:rPr>
          <w:t>行业资讯</w:t>
        </w:r>
        <w:r w:rsidRPr="0068214D">
          <w:rPr>
            <w:rStyle w:val="af0"/>
            <w:rFonts w:ascii="Times New Roman" w:eastAsia="微软雅黑" w:hAnsi="Times New Roman" w:cs="Times New Roman"/>
            <w:sz w:val="22"/>
            <w:szCs w:val="22"/>
          </w:rPr>
          <w:t>_</w:t>
        </w:r>
        <w:r w:rsidRPr="0068214D">
          <w:rPr>
            <w:rStyle w:val="af0"/>
            <w:rFonts w:ascii="Times New Roman" w:eastAsia="微软雅黑" w:hAnsi="Times New Roman" w:cs="Times New Roman"/>
            <w:sz w:val="22"/>
            <w:szCs w:val="22"/>
          </w:rPr>
          <w:t>金橙俱乐部</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平安银行</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。总体而言，大陆市场</w:t>
      </w:r>
      <w:r w:rsidRPr="0068214D">
        <w:rPr>
          <w:rFonts w:ascii="Times New Roman" w:eastAsia="微软雅黑" w:hAnsi="Times New Roman" w:cs="Times New Roman"/>
          <w:b/>
          <w:bCs/>
          <w:sz w:val="22"/>
          <w:szCs w:val="22"/>
        </w:rPr>
        <w:t>不鼓励日内炒作</w:t>
      </w:r>
      <w:r w:rsidRPr="0068214D">
        <w:rPr>
          <w:rFonts w:ascii="Times New Roman" w:eastAsia="微软雅黑" w:hAnsi="Times New Roman" w:cs="Times New Roman"/>
          <w:sz w:val="22"/>
          <w:szCs w:val="22"/>
        </w:rPr>
        <w:t>，更提倡价值投资导向。绝大部分散户也以波段操作为主，鲜有真正意义上的日内交易者活跃在</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股股票市场。</w:t>
      </w:r>
    </w:p>
    <w:p w14:paraId="5D104587"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lastRenderedPageBreak/>
        <w:t>不过需要指出，</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股市场近年来出现了一些针对日内交易的</w:t>
      </w:r>
      <w:r w:rsidRPr="0068214D">
        <w:rPr>
          <w:rFonts w:ascii="Times New Roman" w:eastAsia="微软雅黑" w:hAnsi="Times New Roman" w:cs="Times New Roman"/>
          <w:b/>
          <w:bCs/>
          <w:sz w:val="22"/>
          <w:szCs w:val="22"/>
        </w:rPr>
        <w:t>变通和创新</w:t>
      </w:r>
      <w:r w:rsidRPr="0068214D">
        <w:rPr>
          <w:rFonts w:ascii="Times New Roman" w:eastAsia="微软雅黑" w:hAnsi="Times New Roman" w:cs="Times New Roman"/>
          <w:sz w:val="22"/>
          <w:szCs w:val="22"/>
        </w:rPr>
        <w:t>：一是</w:t>
      </w:r>
      <w:r w:rsidRPr="0068214D">
        <w:rPr>
          <w:rFonts w:ascii="Times New Roman" w:eastAsia="微软雅黑" w:hAnsi="Times New Roman" w:cs="Times New Roman"/>
          <w:b/>
          <w:bCs/>
          <w:sz w:val="22"/>
          <w:szCs w:val="22"/>
        </w:rPr>
        <w:t>股票</w:t>
      </w:r>
      <w:r w:rsidRPr="0068214D">
        <w:rPr>
          <w:rFonts w:ascii="Times New Roman" w:eastAsia="微软雅黑" w:hAnsi="Times New Roman" w:cs="Times New Roman"/>
          <w:b/>
          <w:bCs/>
          <w:sz w:val="22"/>
          <w:szCs w:val="22"/>
        </w:rPr>
        <w:t>ETF</w:t>
      </w:r>
      <w:r w:rsidRPr="0068214D">
        <w:rPr>
          <w:rFonts w:ascii="Times New Roman" w:eastAsia="微软雅黑" w:hAnsi="Times New Roman" w:cs="Times New Roman"/>
          <w:sz w:val="22"/>
          <w:szCs w:val="22"/>
        </w:rPr>
        <w:t>和</w:t>
      </w:r>
      <w:r w:rsidRPr="0068214D">
        <w:rPr>
          <w:rFonts w:ascii="Times New Roman" w:eastAsia="微软雅黑" w:hAnsi="Times New Roman" w:cs="Times New Roman"/>
          <w:b/>
          <w:bCs/>
          <w:sz w:val="22"/>
          <w:szCs w:val="22"/>
        </w:rPr>
        <w:t>可转债</w:t>
      </w:r>
      <w:r w:rsidRPr="0068214D">
        <w:rPr>
          <w:rFonts w:ascii="Times New Roman" w:eastAsia="微软雅黑" w:hAnsi="Times New Roman" w:cs="Times New Roman"/>
          <w:sz w:val="22"/>
          <w:szCs w:val="22"/>
        </w:rPr>
        <w:t>允许</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交易，不受日内限制，许多活跃资金转向这些品种日内博弈；二是</w:t>
      </w:r>
      <w:r w:rsidRPr="0068214D">
        <w:rPr>
          <w:rFonts w:ascii="Times New Roman" w:eastAsia="微软雅黑" w:hAnsi="Times New Roman" w:cs="Times New Roman"/>
          <w:b/>
          <w:bCs/>
          <w:sz w:val="22"/>
          <w:szCs w:val="22"/>
        </w:rPr>
        <w:t>股指期货</w:t>
      </w:r>
      <w:r w:rsidRPr="0068214D">
        <w:rPr>
          <w:rFonts w:ascii="Times New Roman" w:eastAsia="微软雅黑" w:hAnsi="Times New Roman" w:cs="Times New Roman"/>
          <w:sz w:val="22"/>
          <w:szCs w:val="22"/>
        </w:rPr>
        <w:t>自</w:t>
      </w:r>
      <w:r w:rsidRPr="0068214D">
        <w:rPr>
          <w:rFonts w:ascii="Times New Roman" w:eastAsia="微软雅黑" w:hAnsi="Times New Roman" w:cs="Times New Roman"/>
          <w:sz w:val="22"/>
          <w:szCs w:val="22"/>
        </w:rPr>
        <w:t>2019</w:t>
      </w:r>
      <w:r w:rsidRPr="0068214D">
        <w:rPr>
          <w:rFonts w:ascii="Times New Roman" w:eastAsia="微软雅黑" w:hAnsi="Times New Roman" w:cs="Times New Roman"/>
          <w:sz w:val="22"/>
          <w:szCs w:val="22"/>
        </w:rPr>
        <w:t>年起逐步松绑，日内交易较</w:t>
      </w:r>
      <w:r w:rsidRPr="0068214D">
        <w:rPr>
          <w:rFonts w:ascii="Times New Roman" w:eastAsia="微软雅黑" w:hAnsi="Times New Roman" w:cs="Times New Roman"/>
          <w:sz w:val="22"/>
          <w:szCs w:val="22"/>
        </w:rPr>
        <w:t>2015</w:t>
      </w:r>
      <w:r w:rsidRPr="0068214D">
        <w:rPr>
          <w:rFonts w:ascii="Times New Roman" w:eastAsia="微软雅黑" w:hAnsi="Times New Roman" w:cs="Times New Roman"/>
          <w:sz w:val="22"/>
          <w:szCs w:val="22"/>
        </w:rPr>
        <w:t>年股灾后严控时期有所恢复，但个人投资者参与期指需</w:t>
      </w:r>
      <w:r w:rsidRPr="0068214D">
        <w:rPr>
          <w:rFonts w:ascii="Times New Roman" w:eastAsia="微软雅黑" w:hAnsi="Times New Roman" w:cs="Times New Roman"/>
          <w:sz w:val="22"/>
          <w:szCs w:val="22"/>
        </w:rPr>
        <w:t>50</w:t>
      </w:r>
      <w:r w:rsidRPr="0068214D">
        <w:rPr>
          <w:rFonts w:ascii="Times New Roman" w:eastAsia="微软雅黑" w:hAnsi="Times New Roman" w:cs="Times New Roman"/>
          <w:sz w:val="22"/>
          <w:szCs w:val="22"/>
        </w:rPr>
        <w:t>万元资金门槛和考试，限制了广度；三是近期一些券商开始为高净值客户提供</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算法交易</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工具</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，利用程序在客户持仓股票上反复低买高卖以摊低成本</w:t>
      </w:r>
      <w:r w:rsidRPr="0068214D">
        <w:rPr>
          <w:rFonts w:ascii="Times New Roman" w:eastAsia="微软雅黑" w:hAnsi="Times New Roman" w:cs="Times New Roman"/>
          <w:sz w:val="22"/>
          <w:szCs w:val="22"/>
        </w:rPr>
        <w:t xml:space="preserve"> (</w:t>
      </w:r>
      <w:hyperlink r:id="rId111" w:anchor=":~:text=%E8%93%9D%E9%B2%B8%E6%96%B0%E9%97%BB2%E6%9C%8828%E6%97%A5%E8%AE%AF%EF%BC%88%E8%AE%B0%E8%80%85%20%E7%8E%8B%E5%A9%89%E8%8E%B9%EF%BC%89%E9%87%8F%E5%8C%96%E4%BA%A4%E6%98%93%E6%88%96%E6%AD%A3%E9%80%90%E6%AD%A5%E4%BB%8E%E6%9C%BA%E6%9E%84%E6%8A%95%E8%B5%84%E8%80%85%E2%80%9C%E4%B8%8B%E6%B2%89%E2%80%9D%E8%87%B3%E6%95%A3%E6%88%B7%E3%80%82" w:history="1">
        <w:r w:rsidRPr="0068214D">
          <w:rPr>
            <w:rStyle w:val="af0"/>
            <w:rFonts w:ascii="Times New Roman" w:eastAsia="微软雅黑" w:hAnsi="Times New Roman" w:cs="Times New Roman"/>
            <w:sz w:val="22"/>
            <w:szCs w:val="22"/>
          </w:rPr>
          <w:t>量化</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下沉</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T0</w:t>
        </w:r>
        <w:r w:rsidRPr="0068214D">
          <w:rPr>
            <w:rStyle w:val="af0"/>
            <w:rFonts w:ascii="Times New Roman" w:eastAsia="微软雅黑" w:hAnsi="Times New Roman" w:cs="Times New Roman"/>
            <w:sz w:val="22"/>
            <w:szCs w:val="22"/>
          </w:rPr>
          <w:t>交易闯进散户阵营，降成本、增收益背后还有这些风险点</w:t>
        </w:r>
        <w:r w:rsidRPr="0068214D">
          <w:rPr>
            <w:rStyle w:val="af0"/>
            <w:rFonts w:ascii="Times New Roman" w:eastAsia="微软雅黑" w:hAnsi="Times New Roman" w:cs="Times New Roman"/>
            <w:sz w:val="22"/>
            <w:szCs w:val="22"/>
          </w:rPr>
          <w:t xml:space="preserve"> - 21</w:t>
        </w:r>
        <w:r w:rsidRPr="0068214D">
          <w:rPr>
            <w:rStyle w:val="af0"/>
            <w:rFonts w:ascii="Times New Roman" w:eastAsia="微软雅黑" w:hAnsi="Times New Roman" w:cs="Times New Roman"/>
            <w:sz w:val="22"/>
            <w:szCs w:val="22"/>
          </w:rPr>
          <w:t>财经</w:t>
        </w:r>
      </w:hyperlink>
      <w:r w:rsidRPr="0068214D">
        <w:rPr>
          <w:rFonts w:ascii="Times New Roman" w:eastAsia="微软雅黑" w:hAnsi="Times New Roman" w:cs="Times New Roman"/>
          <w:sz w:val="22"/>
          <w:szCs w:val="22"/>
        </w:rPr>
        <w:t>) (</w:t>
      </w:r>
      <w:hyperlink r:id="rId112" w:anchor=":~:text=%E8%AE%B0%E8%80%85%E6%B3%A8%E6%84%8F%E5%88%B0%EF%BC%8C%E5%BD%93%E5%89%8D%EF%BC%8C%E5%A4%A9%E9%A3%8E%E8%AF%81%E5%88%B8%E3%80%81%E6%8B%9B%E5%95%86%E8%AF%81%E5%88%B8%E3%80%81%E5%9B%BD%E8%81%94%E8%AF%81%E5%88%B8%E3%80%81%E5%9B%BD%E8%9E%8D%E8%AF%81%E5%88%B8%E3%80%81%E5%B1%B1%E8%A5%BF%E8%AF%81%E5%88%B8%E7%AD%8920%E4%BD%99%E5%AE%B6%E5%88%B8%E5%95%86%E5%B7%B2%E5%9C%A8%E5%85%B6APP%E4%B8%AD%E6%8E%A8%E5%87%BAT0%E7%AE%97%E6%B3%95%E6%9C%8D%E5%8A%A1%E3%80%82" w:history="1">
        <w:r w:rsidRPr="0068214D">
          <w:rPr>
            <w:rStyle w:val="af0"/>
            <w:rFonts w:ascii="Times New Roman" w:eastAsia="微软雅黑" w:hAnsi="Times New Roman" w:cs="Times New Roman"/>
            <w:sz w:val="22"/>
            <w:szCs w:val="22"/>
          </w:rPr>
          <w:t>量化</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下沉</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T0</w:t>
        </w:r>
        <w:r w:rsidRPr="0068214D">
          <w:rPr>
            <w:rStyle w:val="af0"/>
            <w:rFonts w:ascii="Times New Roman" w:eastAsia="微软雅黑" w:hAnsi="Times New Roman" w:cs="Times New Roman"/>
            <w:sz w:val="22"/>
            <w:szCs w:val="22"/>
          </w:rPr>
          <w:t>交易闯进散户阵营，降成本、增收益背后还有这些风险点</w:t>
        </w:r>
        <w:r w:rsidRPr="0068214D">
          <w:rPr>
            <w:rStyle w:val="af0"/>
            <w:rFonts w:ascii="Times New Roman" w:eastAsia="微软雅黑" w:hAnsi="Times New Roman" w:cs="Times New Roman"/>
            <w:sz w:val="22"/>
            <w:szCs w:val="22"/>
          </w:rPr>
          <w:t xml:space="preserve"> - 21</w:t>
        </w:r>
        <w:r w:rsidRPr="0068214D">
          <w:rPr>
            <w:rStyle w:val="af0"/>
            <w:rFonts w:ascii="Times New Roman" w:eastAsia="微软雅黑" w:hAnsi="Times New Roman" w:cs="Times New Roman"/>
            <w:sz w:val="22"/>
            <w:szCs w:val="22"/>
          </w:rPr>
          <w:t>财经</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。这些都说明大陆市场在严控散户日内投机与满足部分需求之间寻找平衡。但整体来看，</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股对散户日内交易仍</w:t>
      </w:r>
      <w:r w:rsidRPr="0068214D">
        <w:rPr>
          <w:rFonts w:ascii="Times New Roman" w:eastAsia="微软雅黑" w:hAnsi="Times New Roman" w:cs="Times New Roman"/>
          <w:b/>
          <w:bCs/>
          <w:sz w:val="22"/>
          <w:szCs w:val="22"/>
        </w:rPr>
        <w:t>颇为不友好</w:t>
      </w:r>
      <w:r w:rsidRPr="0068214D">
        <w:rPr>
          <w:rFonts w:ascii="Times New Roman" w:eastAsia="微软雅黑" w:hAnsi="Times New Roman" w:cs="Times New Roman"/>
          <w:sz w:val="22"/>
          <w:szCs w:val="22"/>
        </w:rPr>
        <w:t>：机制限制多，专业工具少，竞争环境又以散户居多导致波动杂讯大。对于普通投资者而言，在</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股搞日内短差难度极高，稍不慎还可能违反规则或遭遇监管问询。因此，除非具备专业背景且能利用衍生品等渠道，否则散户应慎重考虑在大陆市场进行日内交易。</w:t>
      </w:r>
    </w:p>
    <w:p w14:paraId="54483C82"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香港市场（港股）：</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香港股市对于日内交易者的管制相对宽松，但</w:t>
      </w:r>
      <w:r w:rsidRPr="0068214D">
        <w:rPr>
          <w:rFonts w:ascii="Times New Roman" w:eastAsia="微软雅黑" w:hAnsi="Times New Roman" w:cs="Times New Roman"/>
          <w:b/>
          <w:bCs/>
          <w:sz w:val="22"/>
          <w:szCs w:val="22"/>
        </w:rPr>
        <w:t>交易成本和市场特性</w:t>
      </w:r>
      <w:r w:rsidRPr="0068214D">
        <w:rPr>
          <w:rFonts w:ascii="Times New Roman" w:eastAsia="微软雅黑" w:hAnsi="Times New Roman" w:cs="Times New Roman"/>
          <w:sz w:val="22"/>
          <w:szCs w:val="22"/>
        </w:rPr>
        <w:t>对散户形成挑战。港股实行</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，当日回转交易没有制度障碍，投资者可以自由地在一天之内多次买卖同一股票。同时，港股对股票价格也</w:t>
      </w:r>
      <w:r w:rsidRPr="0068214D">
        <w:rPr>
          <w:rFonts w:ascii="Times New Roman" w:eastAsia="微软雅黑" w:hAnsi="Times New Roman" w:cs="Times New Roman"/>
          <w:b/>
          <w:bCs/>
          <w:sz w:val="22"/>
          <w:szCs w:val="22"/>
        </w:rPr>
        <w:t>无涨跌停板限制</w:t>
      </w:r>
      <w:r w:rsidRPr="0068214D">
        <w:rPr>
          <w:rFonts w:ascii="Times New Roman" w:eastAsia="微软雅黑" w:hAnsi="Times New Roman" w:cs="Times New Roman"/>
          <w:sz w:val="22"/>
          <w:szCs w:val="22"/>
        </w:rPr>
        <w:t>（极端情况下会实施冷静期等机制但不会固定涨跌幅），因此理论上单日内获取大幅波动利润成为可能。</w:t>
      </w:r>
      <w:r w:rsidRPr="0068214D">
        <w:rPr>
          <w:rFonts w:ascii="Times New Roman" w:eastAsia="微软雅黑" w:hAnsi="Times New Roman" w:cs="Times New Roman"/>
          <w:b/>
          <w:bCs/>
          <w:sz w:val="22"/>
          <w:szCs w:val="22"/>
        </w:rPr>
        <w:t>做空机制</w:t>
      </w:r>
      <w:r w:rsidRPr="0068214D">
        <w:rPr>
          <w:rFonts w:ascii="Times New Roman" w:eastAsia="微软雅黑" w:hAnsi="Times New Roman" w:cs="Times New Roman"/>
          <w:sz w:val="22"/>
          <w:szCs w:val="22"/>
        </w:rPr>
        <w:t>在港股也较完善，上百只大型股票可通过借券卖空，衍生品如期权、期指亦活跃。这些都为日内多空操作提供了工具。监管方面，香港并未对个人日内交易设立类似</w:t>
      </w:r>
      <w:r w:rsidRPr="0068214D">
        <w:rPr>
          <w:rFonts w:ascii="Times New Roman" w:eastAsia="微软雅黑" w:hAnsi="Times New Roman" w:cs="Times New Roman"/>
          <w:sz w:val="22"/>
          <w:szCs w:val="22"/>
        </w:rPr>
        <w:t>PDT</w:t>
      </w:r>
      <w:r w:rsidRPr="0068214D">
        <w:rPr>
          <w:rFonts w:ascii="Times New Roman" w:eastAsia="微软雅黑" w:hAnsi="Times New Roman" w:cs="Times New Roman"/>
          <w:sz w:val="22"/>
          <w:szCs w:val="22"/>
        </w:rPr>
        <w:t>的资金要求，小资金也可频繁交易。然而，港股市场的一大特点是</w:t>
      </w:r>
      <w:r w:rsidRPr="0068214D">
        <w:rPr>
          <w:rFonts w:ascii="Times New Roman" w:eastAsia="微软雅黑" w:hAnsi="Times New Roman" w:cs="Times New Roman"/>
          <w:b/>
          <w:bCs/>
          <w:sz w:val="22"/>
          <w:szCs w:val="22"/>
        </w:rPr>
        <w:t>交易成本偏高</w:t>
      </w:r>
      <w:r w:rsidRPr="0068214D">
        <w:rPr>
          <w:rFonts w:ascii="Times New Roman" w:eastAsia="微软雅黑" w:hAnsi="Times New Roman" w:cs="Times New Roman"/>
          <w:sz w:val="22"/>
          <w:szCs w:val="22"/>
        </w:rPr>
        <w:t>：除券商佣金外，每笔交易需缴纳千分之一的印花税给港府，且买卖双方均需缴纳</w:t>
      </w:r>
      <w:r w:rsidRPr="0068214D">
        <w:rPr>
          <w:rFonts w:ascii="Times New Roman" w:eastAsia="微软雅黑" w:hAnsi="Times New Roman" w:cs="Times New Roman"/>
          <w:sz w:val="22"/>
          <w:szCs w:val="22"/>
        </w:rPr>
        <w:t xml:space="preserve"> (</w:t>
      </w:r>
      <w:hyperlink r:id="rId113" w:anchor=":~:text=%E6%AD%A4%E6%AC%A1%E5%8D%B0%E8%8A%B1%E7%A8%8E%E4%B8%8B%E8%B0%83%EF%BC%8C%E7%AC%A6%E5%90%88%E5%B8%82%E5%9C%BA%E9%A2%84%E6%9C%9F%E3%80%82%E8%B0%83%E6%95%B4%E5%89%8D%EF%BC%8C%E9%A6%99%E6%B8%AF%E7%89%B9%E5%8C%BA%E6%94%BF%E5%BA%9C%E6%94%B6%E5%8F%96%E7%9A%84%E8%82%A1%E7%A5%A8%E5%8D%B0%E8%8A%B1%E7%A8%8E%E4%B8%BA0.13" w:history="1">
        <w:r w:rsidRPr="0068214D">
          <w:rPr>
            <w:rStyle w:val="af0"/>
            <w:rFonts w:ascii="Times New Roman" w:eastAsia="微软雅黑" w:hAnsi="Times New Roman" w:cs="Times New Roman"/>
            <w:sz w:val="22"/>
            <w:szCs w:val="22"/>
          </w:rPr>
          <w:t>港股交易印花税税率下调至</w:t>
        </w:r>
        <w:r w:rsidRPr="0068214D">
          <w:rPr>
            <w:rStyle w:val="af0"/>
            <w:rFonts w:ascii="Times New Roman" w:eastAsia="微软雅黑" w:hAnsi="Times New Roman" w:cs="Times New Roman"/>
            <w:sz w:val="22"/>
            <w:szCs w:val="22"/>
          </w:rPr>
          <w:t>0.1% 11</w:t>
        </w:r>
        <w:r w:rsidRPr="0068214D">
          <w:rPr>
            <w:rStyle w:val="af0"/>
            <w:rFonts w:ascii="Times New Roman" w:eastAsia="微软雅黑" w:hAnsi="Times New Roman" w:cs="Times New Roman"/>
            <w:sz w:val="22"/>
            <w:szCs w:val="22"/>
          </w:rPr>
          <w:t>月</w:t>
        </w:r>
        <w:r w:rsidRPr="0068214D">
          <w:rPr>
            <w:rStyle w:val="af0"/>
            <w:rFonts w:ascii="Times New Roman" w:eastAsia="微软雅黑" w:hAnsi="Times New Roman" w:cs="Times New Roman"/>
            <w:sz w:val="22"/>
            <w:szCs w:val="22"/>
          </w:rPr>
          <w:t>17</w:t>
        </w:r>
        <w:r w:rsidRPr="0068214D">
          <w:rPr>
            <w:rStyle w:val="af0"/>
            <w:rFonts w:ascii="Times New Roman" w:eastAsia="微软雅黑" w:hAnsi="Times New Roman" w:cs="Times New Roman"/>
            <w:sz w:val="22"/>
            <w:szCs w:val="22"/>
          </w:rPr>
          <w:t>日起生效</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2023</w:t>
      </w:r>
      <w:r w:rsidRPr="0068214D">
        <w:rPr>
          <w:rFonts w:ascii="Times New Roman" w:eastAsia="微软雅黑" w:hAnsi="Times New Roman" w:cs="Times New Roman"/>
          <w:sz w:val="22"/>
          <w:szCs w:val="22"/>
        </w:rPr>
        <w:t>年</w:t>
      </w:r>
      <w:r w:rsidRPr="0068214D">
        <w:rPr>
          <w:rFonts w:ascii="Times New Roman" w:eastAsia="微软雅黑" w:hAnsi="Times New Roman" w:cs="Times New Roman"/>
          <w:sz w:val="22"/>
          <w:szCs w:val="22"/>
        </w:rPr>
        <w:t>11</w:t>
      </w:r>
      <w:r w:rsidRPr="0068214D">
        <w:rPr>
          <w:rFonts w:ascii="Times New Roman" w:eastAsia="微软雅黑" w:hAnsi="Times New Roman" w:cs="Times New Roman"/>
          <w:sz w:val="22"/>
          <w:szCs w:val="22"/>
        </w:rPr>
        <w:t>月已从</w:t>
      </w:r>
      <w:r w:rsidRPr="0068214D">
        <w:rPr>
          <w:rFonts w:ascii="Times New Roman" w:eastAsia="微软雅黑" w:hAnsi="Times New Roman" w:cs="Times New Roman"/>
          <w:sz w:val="22"/>
          <w:szCs w:val="22"/>
        </w:rPr>
        <w:t>0.13%</w:t>
      </w:r>
      <w:r w:rsidRPr="0068214D">
        <w:rPr>
          <w:rFonts w:ascii="Times New Roman" w:eastAsia="微软雅黑" w:hAnsi="Times New Roman" w:cs="Times New Roman"/>
          <w:sz w:val="22"/>
          <w:szCs w:val="22"/>
        </w:rPr>
        <w:t>降至</w:t>
      </w:r>
      <w:r w:rsidRPr="0068214D">
        <w:rPr>
          <w:rFonts w:ascii="Times New Roman" w:eastAsia="微软雅黑" w:hAnsi="Times New Roman" w:cs="Times New Roman"/>
          <w:sz w:val="22"/>
          <w:szCs w:val="22"/>
        </w:rPr>
        <w:t>0.1%</w:t>
      </w:r>
      <w:r w:rsidRPr="0068214D">
        <w:rPr>
          <w:rFonts w:ascii="Times New Roman" w:eastAsia="微软雅黑" w:hAnsi="Times New Roman" w:cs="Times New Roman"/>
          <w:sz w:val="22"/>
          <w:szCs w:val="22"/>
        </w:rPr>
        <w:t>，但双边合计</w:t>
      </w:r>
      <w:r w:rsidRPr="0068214D">
        <w:rPr>
          <w:rFonts w:ascii="Times New Roman" w:eastAsia="微软雅黑" w:hAnsi="Times New Roman" w:cs="Times New Roman"/>
          <w:sz w:val="22"/>
          <w:szCs w:val="22"/>
        </w:rPr>
        <w:t>0.2%</w:t>
      </w:r>
      <w:r w:rsidRPr="0068214D">
        <w:rPr>
          <w:rFonts w:ascii="Times New Roman" w:eastAsia="微软雅黑" w:hAnsi="Times New Roman" w:cs="Times New Roman"/>
          <w:sz w:val="22"/>
          <w:szCs w:val="22"/>
        </w:rPr>
        <w:t>仍明显高于</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股的</w:t>
      </w:r>
      <w:r w:rsidRPr="0068214D">
        <w:rPr>
          <w:rFonts w:ascii="Times New Roman" w:eastAsia="微软雅黑" w:hAnsi="Times New Roman" w:cs="Times New Roman"/>
          <w:sz w:val="22"/>
          <w:szCs w:val="22"/>
        </w:rPr>
        <w:t>0.05%</w:t>
      </w:r>
      <w:r w:rsidRPr="0068214D">
        <w:rPr>
          <w:rFonts w:ascii="Times New Roman" w:eastAsia="微软雅黑" w:hAnsi="Times New Roman" w:cs="Times New Roman"/>
          <w:sz w:val="22"/>
          <w:szCs w:val="22"/>
        </w:rPr>
        <w:t>单边税率）</w:t>
      </w:r>
      <w:r w:rsidRPr="0068214D">
        <w:rPr>
          <w:rFonts w:ascii="Times New Roman" w:eastAsia="微软雅黑" w:hAnsi="Times New Roman" w:cs="Times New Roman"/>
          <w:sz w:val="22"/>
          <w:szCs w:val="22"/>
        </w:rPr>
        <w:t xml:space="preserve"> (</w:t>
      </w:r>
      <w:hyperlink r:id="rId114" w:anchor=":~:text=%E6%AD%A4%E6%AC%A1%E5%8D%B0%E8%8A%B1%E7%A8%8E%E4%B8%8B%E8%B0%83%EF%BC%8C%E7%AC%A6%E5%90%88%E5%B8%82%E5%9C%BA%E9%A2%84%E6%9C%9F%E3%80%82%E8%B0%83%E6%95%B4%E5%89%8D%EF%BC%8C%E9%A6%99%E6%B8%AF%E7%89%B9%E5%8C%BA%E6%94%BF%E5%BA%9C%E6%94%B6%E5%8F%96%E7%9A%84%E8%82%A1%E7%A5%A8%E5%8D%B0%E8%8A%B1%E7%A8%8E%E4%B8%BA0.13" w:history="1">
        <w:r w:rsidRPr="0068214D">
          <w:rPr>
            <w:rStyle w:val="af0"/>
            <w:rFonts w:ascii="Times New Roman" w:eastAsia="微软雅黑" w:hAnsi="Times New Roman" w:cs="Times New Roman"/>
            <w:sz w:val="22"/>
            <w:szCs w:val="22"/>
          </w:rPr>
          <w:t>港股交易印花税税率下调至</w:t>
        </w:r>
        <w:r w:rsidRPr="0068214D">
          <w:rPr>
            <w:rStyle w:val="af0"/>
            <w:rFonts w:ascii="Times New Roman" w:eastAsia="微软雅黑" w:hAnsi="Times New Roman" w:cs="Times New Roman"/>
            <w:sz w:val="22"/>
            <w:szCs w:val="22"/>
          </w:rPr>
          <w:t>0.1% 11</w:t>
        </w:r>
        <w:r w:rsidRPr="0068214D">
          <w:rPr>
            <w:rStyle w:val="af0"/>
            <w:rFonts w:ascii="Times New Roman" w:eastAsia="微软雅黑" w:hAnsi="Times New Roman" w:cs="Times New Roman"/>
            <w:sz w:val="22"/>
            <w:szCs w:val="22"/>
          </w:rPr>
          <w:t>月</w:t>
        </w:r>
        <w:r w:rsidRPr="0068214D">
          <w:rPr>
            <w:rStyle w:val="af0"/>
            <w:rFonts w:ascii="Times New Roman" w:eastAsia="微软雅黑" w:hAnsi="Times New Roman" w:cs="Times New Roman"/>
            <w:sz w:val="22"/>
            <w:szCs w:val="22"/>
          </w:rPr>
          <w:t>17</w:t>
        </w:r>
        <w:r w:rsidRPr="0068214D">
          <w:rPr>
            <w:rStyle w:val="af0"/>
            <w:rFonts w:ascii="Times New Roman" w:eastAsia="微软雅黑" w:hAnsi="Times New Roman" w:cs="Times New Roman"/>
            <w:sz w:val="22"/>
            <w:szCs w:val="22"/>
          </w:rPr>
          <w:t>日起生效</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。这意味着日内反复交易会累积可观税费。例如一只股票日内低买高卖做</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，单轮回合就要付出</w:t>
      </w:r>
      <w:r w:rsidRPr="0068214D">
        <w:rPr>
          <w:rFonts w:ascii="Times New Roman" w:eastAsia="微软雅黑" w:hAnsi="Times New Roman" w:cs="Times New Roman"/>
          <w:sz w:val="22"/>
          <w:szCs w:val="22"/>
        </w:rPr>
        <w:t>0.2%</w:t>
      </w:r>
      <w:r w:rsidRPr="0068214D">
        <w:rPr>
          <w:rFonts w:ascii="Times New Roman" w:eastAsia="微软雅黑" w:hAnsi="Times New Roman" w:cs="Times New Roman"/>
          <w:sz w:val="22"/>
          <w:szCs w:val="22"/>
        </w:rPr>
        <w:t>的税，加上买卖价差等成本，若没有足够波动，很可能得不偿失。因此，港股对日内交易者</w:t>
      </w:r>
      <w:r w:rsidRPr="0068214D">
        <w:rPr>
          <w:rFonts w:ascii="Times New Roman" w:eastAsia="微软雅黑" w:hAnsi="Times New Roman" w:cs="Times New Roman"/>
          <w:b/>
          <w:bCs/>
          <w:sz w:val="22"/>
          <w:szCs w:val="22"/>
        </w:rPr>
        <w:t>成本不友好</w:t>
      </w:r>
      <w:r w:rsidRPr="0068214D">
        <w:rPr>
          <w:rFonts w:ascii="Times New Roman" w:eastAsia="微软雅黑" w:hAnsi="Times New Roman" w:cs="Times New Roman"/>
          <w:sz w:val="22"/>
          <w:szCs w:val="22"/>
        </w:rPr>
        <w:t>。</w:t>
      </w:r>
    </w:p>
    <w:p w14:paraId="724639B7"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市场结构上，港股介于美股与</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股之间：参与者中既有国际机构也有本地散户，近年通过</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沪深港通</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b/>
          <w:bCs/>
          <w:sz w:val="22"/>
          <w:szCs w:val="22"/>
        </w:rPr>
        <w:t>南下的内地资金也占到约</w:t>
      </w:r>
      <w:r w:rsidRPr="0068214D">
        <w:rPr>
          <w:rFonts w:ascii="Times New Roman" w:eastAsia="微软雅黑" w:hAnsi="Times New Roman" w:cs="Times New Roman"/>
          <w:b/>
          <w:bCs/>
          <w:sz w:val="22"/>
          <w:szCs w:val="22"/>
        </w:rPr>
        <w:t>25%</w:t>
      </w:r>
      <w:r w:rsidRPr="0068214D">
        <w:rPr>
          <w:rFonts w:ascii="Times New Roman" w:eastAsia="微软雅黑" w:hAnsi="Times New Roman" w:cs="Times New Roman"/>
          <w:b/>
          <w:bCs/>
          <w:sz w:val="22"/>
          <w:szCs w:val="22"/>
        </w:rPr>
        <w:t>的成交</w:t>
      </w:r>
      <w:r w:rsidRPr="0068214D">
        <w:rPr>
          <w:rFonts w:ascii="Times New Roman" w:eastAsia="微软雅黑" w:hAnsi="Times New Roman" w:cs="Times New Roman"/>
          <w:b/>
          <w:bCs/>
          <w:sz w:val="22"/>
          <w:szCs w:val="22"/>
        </w:rPr>
        <w:t xml:space="preserve"> (</w:t>
      </w:r>
      <w:hyperlink r:id="rId115" w:anchor=":~:text=Chinese%20mainland%20investors%20drive%20surge,2024%2C%20most%20of%20it" w:history="1">
        <w:r w:rsidRPr="0068214D">
          <w:rPr>
            <w:rStyle w:val="af0"/>
            <w:rFonts w:ascii="Times New Roman" w:eastAsia="微软雅黑" w:hAnsi="Times New Roman" w:cs="Times New Roman"/>
            <w:b/>
            <w:bCs/>
            <w:sz w:val="22"/>
            <w:szCs w:val="22"/>
          </w:rPr>
          <w:t>Chinese mainland investors drive surge in Hong Kong stocks | Reuters</w:t>
        </w:r>
      </w:hyperlink>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b/>
          <w:bCs/>
          <w:sz w:val="22"/>
          <w:szCs w:val="22"/>
        </w:rPr>
        <w:t>。这导致港股既有机构主导的大盘股，也存在散户活跃的小盘股。部分小市值股票因流动性不足，庄家操控明显，日内波动巨大但风险极高，不少散户在这些股票上短炒遭遇</w:t>
      </w:r>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b/>
          <w:bCs/>
          <w:sz w:val="22"/>
          <w:szCs w:val="22"/>
        </w:rPr>
        <w:t>割韭菜</w:t>
      </w:r>
      <w:r w:rsidRPr="0068214D">
        <w:rPr>
          <w:rFonts w:ascii="Times New Roman" w:eastAsia="微软雅黑" w:hAnsi="Times New Roman" w:cs="Times New Roman"/>
          <w:b/>
          <w:bCs/>
          <w:sz w:val="22"/>
          <w:szCs w:val="22"/>
        </w:rPr>
        <w:t>”</w:t>
      </w:r>
      <w:r w:rsidRPr="0068214D">
        <w:rPr>
          <w:rFonts w:ascii="Times New Roman" w:eastAsia="微软雅黑" w:hAnsi="Times New Roman" w:cs="Times New Roman"/>
          <w:b/>
          <w:bCs/>
          <w:sz w:val="22"/>
          <w:szCs w:val="22"/>
        </w:rPr>
        <w:t>。而大蓝筹股虽然波动相对温和，但高频交易机构同样活跃于其中，短线机会也多被其把握。相比</w:t>
      </w:r>
      <w:r w:rsidRPr="0068214D">
        <w:rPr>
          <w:rFonts w:ascii="Times New Roman" w:eastAsia="微软雅黑" w:hAnsi="Times New Roman" w:cs="Times New Roman"/>
          <w:b/>
          <w:bCs/>
          <w:sz w:val="22"/>
          <w:szCs w:val="22"/>
        </w:rPr>
        <w:t>A</w:t>
      </w:r>
      <w:r w:rsidRPr="0068214D">
        <w:rPr>
          <w:rFonts w:ascii="Times New Roman" w:eastAsia="微软雅黑" w:hAnsi="Times New Roman" w:cs="Times New Roman"/>
          <w:b/>
          <w:bCs/>
          <w:sz w:val="22"/>
          <w:szCs w:val="22"/>
        </w:rPr>
        <w:t>股，港股信息透明度更高、监管对异常交易的容忍度也相对大（只要不明显违</w:t>
      </w:r>
      <w:r w:rsidRPr="0068214D">
        <w:rPr>
          <w:rFonts w:ascii="Times New Roman" w:eastAsia="微软雅黑" w:hAnsi="Times New Roman" w:cs="Times New Roman"/>
          <w:b/>
          <w:bCs/>
          <w:sz w:val="22"/>
          <w:szCs w:val="22"/>
        </w:rPr>
        <w:lastRenderedPageBreak/>
        <w:t>反市场公平原则），因此</w:t>
      </w:r>
      <w:r w:rsidRPr="0068214D">
        <w:rPr>
          <w:rFonts w:ascii="Times New Roman" w:eastAsia="微软雅黑" w:hAnsi="Times New Roman" w:cs="Times New Roman"/>
          <w:sz w:val="22"/>
          <w:szCs w:val="22"/>
        </w:rPr>
        <w:t>日内交易自由度较高</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但散户若无优势信息或专业手段，在这个机构与热钱云集的市场里要日内获利并不容易。此外，港股还有盘中休市（午休）制度和与内地资金流向联动等特性，日内走势常受早午盘节奏和政策消息影响，增加了短线判断的难度。</w:t>
      </w:r>
    </w:p>
    <w:p w14:paraId="0B21104E"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总体而言，香港市场对日内交易者的</w:t>
      </w:r>
      <w:r w:rsidRPr="0068214D">
        <w:rPr>
          <w:rFonts w:ascii="Times New Roman" w:eastAsia="微软雅黑" w:hAnsi="Times New Roman" w:cs="Times New Roman"/>
          <w:b/>
          <w:bCs/>
          <w:sz w:val="22"/>
          <w:szCs w:val="22"/>
        </w:rPr>
        <w:t>制度环境宽松</w:t>
      </w:r>
      <w:r w:rsidRPr="0068214D">
        <w:rPr>
          <w:rFonts w:ascii="Times New Roman" w:eastAsia="微软雅黑" w:hAnsi="Times New Roman" w:cs="Times New Roman"/>
          <w:sz w:val="22"/>
          <w:szCs w:val="22"/>
        </w:rPr>
        <w:t>（无资金门槛限制，</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自由交易），但</w:t>
      </w:r>
      <w:r w:rsidRPr="0068214D">
        <w:rPr>
          <w:rFonts w:ascii="Times New Roman" w:eastAsia="微软雅黑" w:hAnsi="Times New Roman" w:cs="Times New Roman"/>
          <w:b/>
          <w:bCs/>
          <w:sz w:val="22"/>
          <w:szCs w:val="22"/>
        </w:rPr>
        <w:t>交易成本较高</w:t>
      </w:r>
      <w:r w:rsidRPr="0068214D">
        <w:rPr>
          <w:rFonts w:ascii="Times New Roman" w:eastAsia="微软雅黑" w:hAnsi="Times New Roman" w:cs="Times New Roman"/>
          <w:sz w:val="22"/>
          <w:szCs w:val="22"/>
        </w:rPr>
        <w:t>且竞争对手强大。对于能捕捉大波动机会的交易者来说，港股提供了比</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股更灵活的舞台；但对多数散户而言，高额的税费和错综复杂的行情使得日内盈利变得困难。如果将美股、</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股、港股三者比较：美股胜在成本低、品种多但竞争激烈；</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股胜在散户众多、波动大但制度不允许</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；港股则介于两者之间，自由交易但成本高企。日内交易者需要针对不同市场的特性调整策略和预期。</w:t>
      </w:r>
    </w:p>
    <w:p w14:paraId="0E7B2654" w14:textId="77777777" w:rsidR="0068214D" w:rsidRPr="0068214D" w:rsidRDefault="0068214D" w:rsidP="0068214D">
      <w:pPr>
        <w:rPr>
          <w:rFonts w:ascii="Times New Roman" w:eastAsia="微软雅黑" w:hAnsi="Times New Roman" w:cs="Times New Roman"/>
          <w:b/>
          <w:bCs/>
          <w:sz w:val="22"/>
          <w:szCs w:val="22"/>
        </w:rPr>
      </w:pPr>
      <w:r w:rsidRPr="0068214D">
        <w:rPr>
          <w:rFonts w:ascii="Times New Roman" w:eastAsia="微软雅黑" w:hAnsi="Times New Roman" w:cs="Times New Roman"/>
          <w:b/>
          <w:bCs/>
          <w:sz w:val="22"/>
          <w:szCs w:val="22"/>
        </w:rPr>
        <w:t>不同市场散户日内交易的实用建议与投资者教育</w:t>
      </w:r>
    </w:p>
    <w:p w14:paraId="257A1B84"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基于上述分析，我们对散户投资者在不同市场环境下是否采用日内交易策略，提出以下实用建议和教育提示：</w:t>
      </w:r>
    </w:p>
    <w:p w14:paraId="587E56DE" w14:textId="77777777" w:rsidR="0068214D" w:rsidRPr="0068214D" w:rsidRDefault="0068214D" w:rsidP="0068214D">
      <w:pPr>
        <w:numPr>
          <w:ilvl w:val="0"/>
          <w:numId w:val="251"/>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美国市场散户建议：</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美股市场提供了先进的平台和工具，但日内交易的专业门槛高企。普通散户若要在美股日内搏杀，</w:t>
      </w:r>
      <w:r w:rsidRPr="0068214D">
        <w:rPr>
          <w:rFonts w:ascii="Times New Roman" w:eastAsia="微软雅黑" w:hAnsi="Times New Roman" w:cs="Times New Roman"/>
          <w:b/>
          <w:bCs/>
          <w:sz w:val="22"/>
          <w:szCs w:val="22"/>
        </w:rPr>
        <w:t>务必做好功课</w:t>
      </w:r>
      <w:r w:rsidRPr="0068214D">
        <w:rPr>
          <w:rFonts w:ascii="Times New Roman" w:eastAsia="微软雅黑" w:hAnsi="Times New Roman" w:cs="Times New Roman"/>
          <w:sz w:val="22"/>
          <w:szCs w:val="22"/>
        </w:rPr>
        <w:t>。首先确保账户资金足以符合</w:t>
      </w:r>
      <w:r w:rsidRPr="0068214D">
        <w:rPr>
          <w:rFonts w:ascii="Times New Roman" w:eastAsia="微软雅黑" w:hAnsi="Times New Roman" w:cs="Times New Roman"/>
          <w:sz w:val="22"/>
          <w:szCs w:val="22"/>
        </w:rPr>
        <w:t>PDT</w:t>
      </w:r>
      <w:r w:rsidRPr="0068214D">
        <w:rPr>
          <w:rFonts w:ascii="Times New Roman" w:eastAsia="微软雅黑" w:hAnsi="Times New Roman" w:cs="Times New Roman"/>
          <w:sz w:val="22"/>
          <w:szCs w:val="22"/>
        </w:rPr>
        <w:t>要求（</w:t>
      </w:r>
      <w:r w:rsidRPr="0068214D">
        <w:rPr>
          <w:rFonts w:ascii="Times New Roman" w:eastAsia="微软雅黑" w:hAnsi="Times New Roman" w:cs="Times New Roman"/>
          <w:sz w:val="22"/>
          <w:szCs w:val="22"/>
        </w:rPr>
        <w:t>≥$25k</w:t>
      </w:r>
      <w:r w:rsidRPr="0068214D">
        <w:rPr>
          <w:rFonts w:ascii="Times New Roman" w:eastAsia="微软雅黑" w:hAnsi="Times New Roman" w:cs="Times New Roman"/>
          <w:sz w:val="22"/>
          <w:szCs w:val="22"/>
        </w:rPr>
        <w:t>）并承受短期波动风险。建议充分利用美股提供的</w:t>
      </w:r>
      <w:r w:rsidRPr="0068214D">
        <w:rPr>
          <w:rFonts w:ascii="Times New Roman" w:eastAsia="微软雅黑" w:hAnsi="Times New Roman" w:cs="Times New Roman"/>
          <w:b/>
          <w:bCs/>
          <w:sz w:val="22"/>
          <w:szCs w:val="22"/>
        </w:rPr>
        <w:t>模拟交易</w:t>
      </w:r>
      <w:r w:rsidRPr="0068214D">
        <w:rPr>
          <w:rFonts w:ascii="Times New Roman" w:eastAsia="微软雅黑" w:hAnsi="Times New Roman" w:cs="Times New Roman"/>
          <w:sz w:val="22"/>
          <w:szCs w:val="22"/>
        </w:rPr>
        <w:t>功能练习，在真实资金投入前积累足够胜算把握。针对美股高速多变的行情，要学会使用</w:t>
      </w:r>
      <w:r w:rsidRPr="0068214D">
        <w:rPr>
          <w:rFonts w:ascii="Times New Roman" w:eastAsia="微软雅黑" w:hAnsi="Times New Roman" w:cs="Times New Roman"/>
          <w:b/>
          <w:bCs/>
          <w:sz w:val="22"/>
          <w:szCs w:val="22"/>
        </w:rPr>
        <w:t>止损单</w:t>
      </w:r>
      <w:r w:rsidRPr="0068214D">
        <w:rPr>
          <w:rFonts w:ascii="Times New Roman" w:eastAsia="微软雅黑" w:hAnsi="Times New Roman" w:cs="Times New Roman"/>
          <w:sz w:val="22"/>
          <w:szCs w:val="22"/>
        </w:rPr>
        <w:t>和</w:t>
      </w:r>
      <w:r w:rsidRPr="0068214D">
        <w:rPr>
          <w:rFonts w:ascii="Times New Roman" w:eastAsia="微软雅黑" w:hAnsi="Times New Roman" w:cs="Times New Roman"/>
          <w:b/>
          <w:bCs/>
          <w:sz w:val="22"/>
          <w:szCs w:val="22"/>
        </w:rPr>
        <w:t>止盈单</w:t>
      </w:r>
      <w:r w:rsidRPr="0068214D">
        <w:rPr>
          <w:rFonts w:ascii="Times New Roman" w:eastAsia="微软雅黑" w:hAnsi="Times New Roman" w:cs="Times New Roman"/>
          <w:sz w:val="22"/>
          <w:szCs w:val="22"/>
        </w:rPr>
        <w:t>保护自己，切勿留隔夜仓位侥幸赌消息。重视交易日志记录和复盘，不断改进策略。同时，对</w:t>
      </w:r>
      <w:r w:rsidRPr="0068214D">
        <w:rPr>
          <w:rFonts w:ascii="Times New Roman" w:eastAsia="微软雅黑" w:hAnsi="Times New Roman" w:cs="Times New Roman"/>
          <w:b/>
          <w:bCs/>
          <w:sz w:val="22"/>
          <w:szCs w:val="22"/>
        </w:rPr>
        <w:t>交易税务</w:t>
      </w:r>
      <w:r w:rsidRPr="0068214D">
        <w:rPr>
          <w:rFonts w:ascii="Times New Roman" w:eastAsia="微软雅黑" w:hAnsi="Times New Roman" w:cs="Times New Roman"/>
          <w:sz w:val="22"/>
          <w:szCs w:val="22"/>
        </w:rPr>
        <w:t>也需了解：美国将日内交易盈亏作为短期资本利得计税，频繁交易可能增加纳税负担，投资者应咨询专业意见合理规划。更重要的是，</w:t>
      </w:r>
      <w:r w:rsidRPr="0068214D">
        <w:rPr>
          <w:rFonts w:ascii="Times New Roman" w:eastAsia="微软雅黑" w:hAnsi="Times New Roman" w:cs="Times New Roman"/>
          <w:b/>
          <w:bCs/>
          <w:sz w:val="22"/>
          <w:szCs w:val="22"/>
        </w:rPr>
        <w:t>提高信息获取能力</w:t>
      </w:r>
      <w:r w:rsidRPr="0068214D">
        <w:rPr>
          <w:rFonts w:ascii="Times New Roman" w:eastAsia="微软雅黑" w:hAnsi="Times New Roman" w:cs="Times New Roman"/>
          <w:sz w:val="22"/>
          <w:szCs w:val="22"/>
        </w:rPr>
        <w:t>，善用新闻源和日内公告（如美联储决议、公司财报发布时间）来避开重大不确定性时段。美国监管机构和权威媒体经常发布投资者教育材料，提醒短线交易风险，散户应多加阅读</w:t>
      </w:r>
      <w:r w:rsidRPr="0068214D">
        <w:rPr>
          <w:rFonts w:ascii="Times New Roman" w:eastAsia="微软雅黑" w:hAnsi="Times New Roman" w:cs="Times New Roman"/>
          <w:sz w:val="22"/>
          <w:szCs w:val="22"/>
        </w:rPr>
        <w:t xml:space="preserve"> (</w:t>
      </w:r>
      <w:hyperlink r:id="rId116" w:anchor=":~:text=Day%20trading%20can%20be%20extremely,or%20more%20will%20in%20no"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 (</w:t>
      </w:r>
      <w:hyperlink r:id="rId117" w:anchor=":~:text=Be%20cautious%20of%20claims%20of,large%20and%20immediate%20financial%20losses" w:history="1">
        <w:r w:rsidRPr="0068214D">
          <w:rPr>
            <w:rStyle w:val="af0"/>
            <w:rFonts w:ascii="Times New Roman" w:eastAsia="微软雅黑" w:hAnsi="Times New Roman" w:cs="Times New Roman"/>
            <w:sz w:val="22"/>
            <w:szCs w:val="22"/>
          </w:rPr>
          <w:t>2270. Day-Trading Risk Disclosure Statement | FINRA.org</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。总之，在美股市场，</w:t>
      </w:r>
      <w:r w:rsidRPr="0068214D">
        <w:rPr>
          <w:rFonts w:ascii="Times New Roman" w:eastAsia="微软雅黑" w:hAnsi="Times New Roman" w:cs="Times New Roman"/>
          <w:b/>
          <w:bCs/>
          <w:sz w:val="22"/>
          <w:szCs w:val="22"/>
        </w:rPr>
        <w:t>只有将自己武装到准专业水平</w:t>
      </w:r>
      <w:r w:rsidRPr="0068214D">
        <w:rPr>
          <w:rFonts w:ascii="Times New Roman" w:eastAsia="微软雅黑" w:hAnsi="Times New Roman" w:cs="Times New Roman"/>
          <w:sz w:val="22"/>
          <w:szCs w:val="22"/>
        </w:rPr>
        <w:t>，散户才有机会在日内交易中生存，否则更明智的选择是长期投资或借道专业产品获利。</w:t>
      </w:r>
    </w:p>
    <w:p w14:paraId="01D75A2B" w14:textId="77777777" w:rsidR="0068214D" w:rsidRPr="0068214D" w:rsidRDefault="0068214D" w:rsidP="0068214D">
      <w:pPr>
        <w:numPr>
          <w:ilvl w:val="0"/>
          <w:numId w:val="251"/>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中国</w:t>
      </w:r>
      <w:r w:rsidRPr="0068214D">
        <w:rPr>
          <w:rFonts w:ascii="Times New Roman" w:eastAsia="微软雅黑" w:hAnsi="Times New Roman" w:cs="Times New Roman"/>
          <w:b/>
          <w:bCs/>
          <w:sz w:val="22"/>
          <w:szCs w:val="22"/>
        </w:rPr>
        <w:t>A</w:t>
      </w:r>
      <w:r w:rsidRPr="0068214D">
        <w:rPr>
          <w:rFonts w:ascii="Times New Roman" w:eastAsia="微软雅黑" w:hAnsi="Times New Roman" w:cs="Times New Roman"/>
          <w:b/>
          <w:bCs/>
          <w:sz w:val="22"/>
          <w:szCs w:val="22"/>
        </w:rPr>
        <w:t>股散户建议：</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鉴于大陆</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股对日内交易的制度限制，普通散户应</w:t>
      </w:r>
      <w:r w:rsidRPr="0068214D">
        <w:rPr>
          <w:rFonts w:ascii="Times New Roman" w:eastAsia="微软雅黑" w:hAnsi="Times New Roman" w:cs="Times New Roman"/>
          <w:b/>
          <w:bCs/>
          <w:sz w:val="22"/>
          <w:szCs w:val="22"/>
        </w:rPr>
        <w:t>谨慎考虑是否真的需要日内交易</w:t>
      </w:r>
      <w:r w:rsidRPr="0068214D">
        <w:rPr>
          <w:rFonts w:ascii="Times New Roman" w:eastAsia="微软雅黑" w:hAnsi="Times New Roman" w:cs="Times New Roman"/>
          <w:sz w:val="22"/>
          <w:szCs w:val="22"/>
        </w:rPr>
        <w:t>。对于大部分中小投资者来说，更可行的策略是</w:t>
      </w:r>
      <w:r w:rsidRPr="0068214D">
        <w:rPr>
          <w:rFonts w:ascii="Times New Roman" w:eastAsia="微软雅黑" w:hAnsi="Times New Roman" w:cs="Times New Roman"/>
          <w:b/>
          <w:bCs/>
          <w:sz w:val="22"/>
          <w:szCs w:val="22"/>
        </w:rPr>
        <w:t>波段操作或中长线投资</w:t>
      </w:r>
      <w:r w:rsidRPr="0068214D">
        <w:rPr>
          <w:rFonts w:ascii="Times New Roman" w:eastAsia="微软雅黑" w:hAnsi="Times New Roman" w:cs="Times New Roman"/>
          <w:sz w:val="22"/>
          <w:szCs w:val="22"/>
        </w:rPr>
        <w:t>，利用基本面和消息面研判获取收益，而非频繁进出。若有一定实力的投资者希望尝试日内操作，可以考虑以下途径：一是通过交易</w:t>
      </w:r>
      <w:r w:rsidRPr="0068214D">
        <w:rPr>
          <w:rFonts w:ascii="Times New Roman" w:eastAsia="微软雅黑" w:hAnsi="Times New Roman" w:cs="Times New Roman"/>
          <w:b/>
          <w:bCs/>
          <w:sz w:val="22"/>
          <w:szCs w:val="22"/>
        </w:rPr>
        <w:t>ETF</w:t>
      </w:r>
      <w:r w:rsidRPr="0068214D">
        <w:rPr>
          <w:rFonts w:ascii="Times New Roman" w:eastAsia="微软雅黑" w:hAnsi="Times New Roman" w:cs="Times New Roman"/>
          <w:sz w:val="22"/>
          <w:szCs w:val="22"/>
        </w:rPr>
        <w:t>进行日内套利（</w:t>
      </w:r>
      <w:r w:rsidRPr="0068214D">
        <w:rPr>
          <w:rFonts w:ascii="Times New Roman" w:eastAsia="微软雅黑" w:hAnsi="Times New Roman" w:cs="Times New Roman"/>
          <w:sz w:val="22"/>
          <w:szCs w:val="22"/>
        </w:rPr>
        <w:t>ETF</w:t>
      </w:r>
      <w:r w:rsidRPr="0068214D">
        <w:rPr>
          <w:rFonts w:ascii="Times New Roman" w:eastAsia="微软雅黑" w:hAnsi="Times New Roman" w:cs="Times New Roman"/>
          <w:sz w:val="22"/>
          <w:szCs w:val="22"/>
        </w:rPr>
        <w:t>可</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，并且跟踪指</w:t>
      </w:r>
      <w:r w:rsidRPr="0068214D">
        <w:rPr>
          <w:rFonts w:ascii="Times New Roman" w:eastAsia="微软雅黑" w:hAnsi="Times New Roman" w:cs="Times New Roman"/>
          <w:sz w:val="22"/>
          <w:szCs w:val="22"/>
        </w:rPr>
        <w:lastRenderedPageBreak/>
        <w:t>数，波动相对平稳，适合快进快出摊薄成本）；二是参与</w:t>
      </w:r>
      <w:r w:rsidRPr="0068214D">
        <w:rPr>
          <w:rFonts w:ascii="Times New Roman" w:eastAsia="微软雅黑" w:hAnsi="Times New Roman" w:cs="Times New Roman"/>
          <w:b/>
          <w:bCs/>
          <w:sz w:val="22"/>
          <w:szCs w:val="22"/>
        </w:rPr>
        <w:t>国债期货、股指期货</w:t>
      </w:r>
      <w:r w:rsidRPr="0068214D">
        <w:rPr>
          <w:rFonts w:ascii="Times New Roman" w:eastAsia="微软雅黑" w:hAnsi="Times New Roman" w:cs="Times New Roman"/>
          <w:sz w:val="22"/>
          <w:szCs w:val="22"/>
        </w:rPr>
        <w:t>等衍生品日内交易，但需满足开户门槛，且要充分认识期货高杠杆高风险的特点；三是申请券商提供的</w:t>
      </w:r>
      <w:r w:rsidRPr="0068214D">
        <w:rPr>
          <w:rFonts w:ascii="Times New Roman" w:eastAsia="微软雅黑" w:hAnsi="Times New Roman" w:cs="Times New Roman"/>
          <w:b/>
          <w:bCs/>
          <w:sz w:val="22"/>
          <w:szCs w:val="22"/>
        </w:rPr>
        <w:t>日内交易算法服务</w:t>
      </w:r>
      <w:r w:rsidRPr="0068214D">
        <w:rPr>
          <w:rFonts w:ascii="Times New Roman" w:eastAsia="微软雅黑" w:hAnsi="Times New Roman" w:cs="Times New Roman"/>
          <w:sz w:val="22"/>
          <w:szCs w:val="22"/>
        </w:rPr>
        <w:t>（如满足高净值客户条件）</w:t>
      </w:r>
      <w:r w:rsidRPr="0068214D">
        <w:rPr>
          <w:rFonts w:ascii="Times New Roman" w:eastAsia="微软雅黑" w:hAnsi="Times New Roman" w:cs="Times New Roman"/>
          <w:sz w:val="22"/>
          <w:szCs w:val="22"/>
        </w:rPr>
        <w:t xml:space="preserve"> (</w:t>
      </w:r>
      <w:hyperlink r:id="rId118" w:anchor=":~:text=match%20at%20L42%20%E4%BE%8B%E5%A6%82%EF%BC%8C%E5%A4%A9%E9%A3%8E%E8%AF%81%E5%88%B8%E8%A6%81%E6%B1%82%EF%BC%8C%E5%AE%A2%E6%88%B7%E6%89%80%E5%BC%80%E7%AB%8B%E8%B5%84%E9%87%91%E8%B4%A6%E6%88%B7%E5%92%8C%E8%AF%81%E5%88%B8%E8%B4%A6%E6%88%B7%E6%80%BB%E8%B5%84%E4%BA%A7%E4%B8%8D%E4%BD%8E%E4%BA%8E100%E4%B8%87%E5%85%83%E3%80%82%E5%90%8C%E6%97%B6%E5%AE%A2%E6%88%B7%E9%9C%80%E9%A3%8E%E9%99%A9%E6%89%BF%E5%8F%97%E8%83%BD%E5%8A%9B%E8%BE%BE%E5%88%B0C3%E7%A8%B3%E5%81%A5%E5%9E%8B%E5%8F%8A%E4%BB%A5%E4%B8%8A%E5%B9%B6%E7%AD%BE%E7%BD%B2%E3%80%8A%E9%80%82%E5%BD%93%E6%80%A7%E5%8C%B9%E9%85%8D%E6%84%8F%E8%A7%81%E5%8F%8A%E6%8A%95%E8%B5%84%E8%80%85%E7%A1%AE%E8%AE%A4%E4%B9%A6%E3%80%8B%E6%88%96%E8%AF%84%E5%AE%9A%E4%B8%BA%20%E4%B8%93%E4%B8%9A%E6%8A%95%E8%B5%84%E8%80%85%E7%AD%89%E3%80%82%E6%8B%9B%E5%95%86%E8%AF%81%E5%88%B8%E7%9A%84%E8%A6%81%E6%B1%82%E5%AE%A2%E6%88%B7%E7%9A%84%E9%A3%8E%E9%99%A9%E6%89%BF%E5%8F%97%E8%83%BD%E5%8A%9B%E4%B8%BAC4%E5%8F%8A%E4%BB%A5%E4%B8%8A%EF%BC%88%E6%88%96%E4%B8%93%E4%B8%9A%E6%8A%95%E8%B5%84%E8%80%85%EF%BC%89%E3%80%81%E6%9D%83%E9%99%90%E5%BC%80%E9%80%9A%E8%BF%9120%E4%B8%AA%E4%BA%A4%E6%98%93%E6%97%A5%E7%9A%84%E6%97%A5%E5%9D%87%E8%B5%84%E4%BA%A7%E4%B8%BA50%E4%B8%87%E5%85%83%E6%88%96%E4%BB%A5%E4%B8%8A%E7%AD%89%E3%80%82%E5%8F%A6%E6%9C%89%E4%B8%9A%E5%86%85%E4%BA%BA%E5%A3%AB%E5%90%91%E8%AE%B0%E8%80%85%E9%80%8F%E9%9C%B2%EF%BC%8C%E9%93%B6%E6%B2%B3%E8%AF%81%E5%88%B8,%E8%90%A5%E4%B8%9A%E9%83%A8%E8%A6%81%E6%B1%82%E5%AE%A2%E6%88%B7%E5%BF%85%E9%A1%BB%E6%98%AF%E4%B8%93%E4%B8%9A%E6%8A%95%E8%B5%84%E8%80%85%EF%BC%8C%E6%BB%A1%E8%B6%B3%E8%B4%A6%E6%88%B7%E9%87%91%E9%A2%9D%E6%9C%89300%E4%B8%87%E4%B8%94%E6%9C%80%E4%BD%8E%E6%8A%95%E8%B5%84%E9%87%91%E9%A2%9D50%E4%B8%87%E7%9A%84%E8%A6%81%E6%B1%82%E3%80%82" w:history="1">
        <w:r w:rsidRPr="0068214D">
          <w:rPr>
            <w:rStyle w:val="af0"/>
            <w:rFonts w:ascii="Times New Roman" w:eastAsia="微软雅黑" w:hAnsi="Times New Roman" w:cs="Times New Roman"/>
            <w:sz w:val="22"/>
            <w:szCs w:val="22"/>
          </w:rPr>
          <w:t>量化</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下沉</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w:t>
        </w:r>
        <w:r w:rsidRPr="0068214D">
          <w:rPr>
            <w:rStyle w:val="af0"/>
            <w:rFonts w:ascii="Times New Roman" w:eastAsia="微软雅黑" w:hAnsi="Times New Roman" w:cs="Times New Roman"/>
            <w:sz w:val="22"/>
            <w:szCs w:val="22"/>
          </w:rPr>
          <w:t>T0</w:t>
        </w:r>
        <w:r w:rsidRPr="0068214D">
          <w:rPr>
            <w:rStyle w:val="af0"/>
            <w:rFonts w:ascii="Times New Roman" w:eastAsia="微软雅黑" w:hAnsi="Times New Roman" w:cs="Times New Roman"/>
            <w:sz w:val="22"/>
            <w:szCs w:val="22"/>
          </w:rPr>
          <w:t>交易闯进散户阵营，降成本、增收益背后还有这些风险点</w:t>
        </w:r>
        <w:r w:rsidRPr="0068214D">
          <w:rPr>
            <w:rStyle w:val="af0"/>
            <w:rFonts w:ascii="Times New Roman" w:eastAsia="微软雅黑" w:hAnsi="Times New Roman" w:cs="Times New Roman"/>
            <w:sz w:val="22"/>
            <w:szCs w:val="22"/>
          </w:rPr>
          <w:t xml:space="preserve"> - 21</w:t>
        </w:r>
        <w:r w:rsidRPr="0068214D">
          <w:rPr>
            <w:rStyle w:val="af0"/>
            <w:rFonts w:ascii="Times New Roman" w:eastAsia="微软雅黑" w:hAnsi="Times New Roman" w:cs="Times New Roman"/>
            <w:sz w:val="22"/>
            <w:szCs w:val="22"/>
          </w:rPr>
          <w:t>财经</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，借助专业程序降低情绪干扰。不过，无论采用何种方式，</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股散户都应避免盲目追逐每日热点和涨停板，特别是远离游资激烈炒作的品种，当天涨停次日可能巨震，无法</w:t>
      </w:r>
      <w:r w:rsidRPr="0068214D">
        <w:rPr>
          <w:rFonts w:ascii="Times New Roman" w:eastAsia="微软雅黑" w:hAnsi="Times New Roman" w:cs="Times New Roman"/>
          <w:sz w:val="22"/>
          <w:szCs w:val="22"/>
        </w:rPr>
        <w:t>T+0</w:t>
      </w:r>
      <w:r w:rsidRPr="0068214D">
        <w:rPr>
          <w:rFonts w:ascii="Times New Roman" w:eastAsia="微软雅黑" w:hAnsi="Times New Roman" w:cs="Times New Roman"/>
          <w:sz w:val="22"/>
          <w:szCs w:val="22"/>
        </w:rPr>
        <w:t>逃生会非常被动。投资者教育方面，中国监管机构和交易所多次提示</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b/>
          <w:bCs/>
          <w:sz w:val="22"/>
          <w:szCs w:val="22"/>
        </w:rPr>
        <w:t>股市有风险，投资需谨慎</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，散户要树立正确的投机观：</w:t>
      </w:r>
      <w:r w:rsidRPr="0068214D">
        <w:rPr>
          <w:rFonts w:ascii="Times New Roman" w:eastAsia="微软雅黑" w:hAnsi="Times New Roman" w:cs="Times New Roman"/>
          <w:b/>
          <w:bCs/>
          <w:sz w:val="22"/>
          <w:szCs w:val="22"/>
        </w:rPr>
        <w:t>日内快进快出并非稳赚不赔，反而可能因为手续费和踏错节奏频繁亏损</w:t>
      </w:r>
      <w:r w:rsidRPr="0068214D">
        <w:rPr>
          <w:rFonts w:ascii="Times New Roman" w:eastAsia="微软雅黑" w:hAnsi="Times New Roman" w:cs="Times New Roman"/>
          <w:sz w:val="22"/>
          <w:szCs w:val="22"/>
        </w:rPr>
        <w:t>。建议定期学习证券知识，了解法规（如不得参与场外配资日内高杠杆炒股等），遵守交易纪律。对于绝大多数</w:t>
      </w:r>
      <w:r w:rsidRPr="0068214D">
        <w:rPr>
          <w:rFonts w:ascii="Times New Roman" w:eastAsia="微软雅黑" w:hAnsi="Times New Roman" w:cs="Times New Roman"/>
          <w:sz w:val="22"/>
          <w:szCs w:val="22"/>
        </w:rPr>
        <w:t>A</w:t>
      </w:r>
      <w:r w:rsidRPr="0068214D">
        <w:rPr>
          <w:rFonts w:ascii="Times New Roman" w:eastAsia="微软雅黑" w:hAnsi="Times New Roman" w:cs="Times New Roman"/>
          <w:sz w:val="22"/>
          <w:szCs w:val="22"/>
        </w:rPr>
        <w:t>股投资者来说，日内交易更像专业人士的游戏，普通散户不妨</w:t>
      </w:r>
      <w:r w:rsidRPr="0068214D">
        <w:rPr>
          <w:rFonts w:ascii="Times New Roman" w:eastAsia="微软雅黑" w:hAnsi="Times New Roman" w:cs="Times New Roman"/>
          <w:b/>
          <w:bCs/>
          <w:sz w:val="22"/>
          <w:szCs w:val="22"/>
        </w:rPr>
        <w:t>将精力放在研究公司基本面和宏观趋势</w:t>
      </w:r>
      <w:r w:rsidRPr="0068214D">
        <w:rPr>
          <w:rFonts w:ascii="Times New Roman" w:eastAsia="微软雅黑" w:hAnsi="Times New Roman" w:cs="Times New Roman"/>
          <w:sz w:val="22"/>
          <w:szCs w:val="22"/>
        </w:rPr>
        <w:t>，寻找更稳健的盈利方式。</w:t>
      </w:r>
    </w:p>
    <w:p w14:paraId="3DAADD17" w14:textId="77777777" w:rsidR="0068214D" w:rsidRPr="0068214D" w:rsidRDefault="0068214D" w:rsidP="0068214D">
      <w:pPr>
        <w:numPr>
          <w:ilvl w:val="0"/>
          <w:numId w:val="251"/>
        </w:num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香港市场散户建议：</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在港股市场进行日内交易，散户需特别关注</w:t>
      </w:r>
      <w:r w:rsidRPr="0068214D">
        <w:rPr>
          <w:rFonts w:ascii="Times New Roman" w:eastAsia="微软雅黑" w:hAnsi="Times New Roman" w:cs="Times New Roman"/>
          <w:b/>
          <w:bCs/>
          <w:sz w:val="22"/>
          <w:szCs w:val="22"/>
        </w:rPr>
        <w:t>交易成本和品种选择</w:t>
      </w:r>
      <w:r w:rsidRPr="0068214D">
        <w:rPr>
          <w:rFonts w:ascii="Times New Roman" w:eastAsia="微软雅黑" w:hAnsi="Times New Roman" w:cs="Times New Roman"/>
          <w:sz w:val="22"/>
          <w:szCs w:val="22"/>
        </w:rPr>
        <w:t>。由于印花税等成本不可避免，建议</w:t>
      </w:r>
      <w:r w:rsidRPr="0068214D">
        <w:rPr>
          <w:rFonts w:ascii="Times New Roman" w:eastAsia="微软雅黑" w:hAnsi="Times New Roman" w:cs="Times New Roman"/>
          <w:b/>
          <w:bCs/>
          <w:sz w:val="22"/>
          <w:szCs w:val="22"/>
        </w:rPr>
        <w:t>减少不必要的操作次数</w:t>
      </w:r>
      <w:r w:rsidRPr="0068214D">
        <w:rPr>
          <w:rFonts w:ascii="Times New Roman" w:eastAsia="微软雅黑" w:hAnsi="Times New Roman" w:cs="Times New Roman"/>
          <w:sz w:val="22"/>
          <w:szCs w:val="22"/>
        </w:rPr>
        <w:t>，尽量等待较明确的短线机会再出手，而非频繁买卖来回磨损利润。对于资金量有限的投资者，可以考虑利用</w:t>
      </w:r>
      <w:r w:rsidRPr="0068214D">
        <w:rPr>
          <w:rFonts w:ascii="Times New Roman" w:eastAsia="微软雅黑" w:hAnsi="Times New Roman" w:cs="Times New Roman"/>
          <w:b/>
          <w:bCs/>
          <w:sz w:val="22"/>
          <w:szCs w:val="22"/>
        </w:rPr>
        <w:t>香港股市的牛熊证、窝轮</w:t>
      </w:r>
      <w:r w:rsidRPr="0068214D">
        <w:rPr>
          <w:rFonts w:ascii="Times New Roman" w:eastAsia="微软雅黑" w:hAnsi="Times New Roman" w:cs="Times New Roman"/>
          <w:sz w:val="22"/>
          <w:szCs w:val="22"/>
        </w:rPr>
        <w:t>等衍生工具作短线（这些产品杠杆高且无印花税，但要充分理解其定价和强制收回机制）。如果操作正股日内交易，尽量选择</w:t>
      </w:r>
      <w:r w:rsidRPr="0068214D">
        <w:rPr>
          <w:rFonts w:ascii="Times New Roman" w:eastAsia="微软雅黑" w:hAnsi="Times New Roman" w:cs="Times New Roman"/>
          <w:b/>
          <w:bCs/>
          <w:sz w:val="22"/>
          <w:szCs w:val="22"/>
        </w:rPr>
        <w:t>流动性好的蓝筹或热门股</w:t>
      </w:r>
      <w:r w:rsidRPr="0068214D">
        <w:rPr>
          <w:rFonts w:ascii="Times New Roman" w:eastAsia="微软雅黑" w:hAnsi="Times New Roman" w:cs="Times New Roman"/>
          <w:sz w:val="22"/>
          <w:szCs w:val="22"/>
        </w:rPr>
        <w:t>，因为大市值股票买卖盘深，短线进出滑点小且技术图形较可靠。小盘股虽然波动大，但庄家主导风险高，不建议一般散户日内介入。另一个建议是在港股通活跃的标的中短线交易，因为有大陆南下资金的参与，其波动节奏和成交量较稳定。散户可以根据内地行情节奏判断这些股票的短期走势。需要提醒的是，香港市场信息国际化，各种消息瞬息万变，散户应养成</w:t>
      </w:r>
      <w:r w:rsidRPr="0068214D">
        <w:rPr>
          <w:rFonts w:ascii="Times New Roman" w:eastAsia="微软雅黑" w:hAnsi="Times New Roman" w:cs="Times New Roman"/>
          <w:b/>
          <w:bCs/>
          <w:sz w:val="22"/>
          <w:szCs w:val="22"/>
        </w:rPr>
        <w:t>紧跟全球市场动态</w:t>
      </w:r>
      <w:r w:rsidRPr="0068214D">
        <w:rPr>
          <w:rFonts w:ascii="Times New Roman" w:eastAsia="微软雅黑" w:hAnsi="Times New Roman" w:cs="Times New Roman"/>
          <w:sz w:val="22"/>
          <w:szCs w:val="22"/>
        </w:rPr>
        <w:t>的习惯（例如隔夜美股、商品期货的走势对港股早盘影响很大）。遇到不确定性事件（如业绩公告、政策发布）时，宁可观望避免日内贸然押注。香港投资者教育中心的调查也强调本地散户需要加强风险意识和守纪交易习惯</w:t>
      </w:r>
      <w:r w:rsidRPr="0068214D">
        <w:rPr>
          <w:rFonts w:ascii="Times New Roman" w:eastAsia="微软雅黑" w:hAnsi="Times New Roman" w:cs="Times New Roman"/>
          <w:sz w:val="22"/>
          <w:szCs w:val="22"/>
        </w:rPr>
        <w:t xml:space="preserve"> (</w:t>
      </w:r>
      <w:hyperlink r:id="rId119" w:anchor=":~:text=recorded%20in%202021%20maintains%2C%20particularly,Hong%20Kong%20GEM%20board%20declines" w:history="1">
        <w:r w:rsidRPr="0068214D">
          <w:rPr>
            <w:rStyle w:val="af0"/>
            <w:rFonts w:ascii="Times New Roman" w:eastAsia="微软雅黑" w:hAnsi="Times New Roman" w:cs="Times New Roman"/>
            <w:sz w:val="22"/>
            <w:szCs w:val="22"/>
          </w:rPr>
          <w:t>[PDF] Retail Investor Study 2023</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。因此在港股从事日内交易，纪律和规划同样重要：设定止损止盈、控制仓位和杠杆比例，并及时总结得失，不断学习改进。</w:t>
      </w:r>
    </w:p>
    <w:p w14:paraId="5EF0A169"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b/>
          <w:bCs/>
          <w:sz w:val="22"/>
          <w:szCs w:val="22"/>
        </w:rPr>
        <w:t>综合建议：</w:t>
      </w:r>
      <w:r w:rsidRPr="0068214D">
        <w:rPr>
          <w:rFonts w:ascii="Times New Roman" w:eastAsia="微软雅黑" w:hAnsi="Times New Roman" w:cs="Times New Roman"/>
          <w:sz w:val="22"/>
          <w:szCs w:val="22"/>
        </w:rPr>
        <w:t xml:space="preserve"> </w:t>
      </w:r>
      <w:r w:rsidRPr="0068214D">
        <w:rPr>
          <w:rFonts w:ascii="Times New Roman" w:eastAsia="微软雅黑" w:hAnsi="Times New Roman" w:cs="Times New Roman"/>
          <w:sz w:val="22"/>
          <w:szCs w:val="22"/>
        </w:rPr>
        <w:t>无论在哪个市场，散户投资者都应明白日内交易是一把</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双刃剑</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。短线操作固然可能带来快速收益，但其风险和难度也超出一般认知。市场有句俗语：</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i/>
          <w:iCs/>
          <w:sz w:val="22"/>
          <w:szCs w:val="22"/>
        </w:rPr>
        <w:t>交易犹如刀尖舔蜜</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，特别契合日内交易。对于绝大部分个人投资者来说，更安全有效的策略是依据自身风险偏好，制定长期资产配置和投资计划，而非沉迷于每天的涨跌起伏。在选择是否日内交易时，务必要</w:t>
      </w:r>
      <w:r w:rsidRPr="0068214D">
        <w:rPr>
          <w:rFonts w:ascii="Times New Roman" w:eastAsia="微软雅黑" w:hAnsi="Times New Roman" w:cs="Times New Roman"/>
          <w:b/>
          <w:bCs/>
          <w:sz w:val="22"/>
          <w:szCs w:val="22"/>
        </w:rPr>
        <w:t>权衡收益与</w:t>
      </w:r>
      <w:r w:rsidRPr="0068214D">
        <w:rPr>
          <w:rFonts w:ascii="Times New Roman" w:eastAsia="微软雅黑" w:hAnsi="Times New Roman" w:cs="Times New Roman"/>
          <w:b/>
          <w:bCs/>
          <w:sz w:val="22"/>
          <w:szCs w:val="22"/>
        </w:rPr>
        <w:lastRenderedPageBreak/>
        <w:t>代价</w:t>
      </w:r>
      <w:r w:rsidRPr="0068214D">
        <w:rPr>
          <w:rFonts w:ascii="Times New Roman" w:eastAsia="微软雅黑" w:hAnsi="Times New Roman" w:cs="Times New Roman"/>
          <w:sz w:val="22"/>
          <w:szCs w:val="22"/>
        </w:rPr>
        <w:t>：除了金钱亏损的风险，还有时间精力的投入以及心理压力的考验。理性的投资者应将日内交易视为专业技能，除非经过系统训练和实践检验，否则不宜轻易以大资金涉足。</w:t>
      </w:r>
    </w:p>
    <w:p w14:paraId="506D12C2"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最后，投资者教育至关重要。各国监管机构都反复提醒：</w:t>
      </w:r>
      <w:r w:rsidRPr="0068214D">
        <w:rPr>
          <w:rFonts w:ascii="Times New Roman" w:eastAsia="微软雅黑" w:hAnsi="Times New Roman" w:cs="Times New Roman"/>
          <w:b/>
          <w:bCs/>
          <w:sz w:val="22"/>
          <w:szCs w:val="22"/>
        </w:rPr>
        <w:t>切勿被市场短期暴利故事蒙蔽</w:t>
      </w:r>
      <w:r w:rsidRPr="0068214D">
        <w:rPr>
          <w:rFonts w:ascii="Times New Roman" w:eastAsia="微软雅黑" w:hAnsi="Times New Roman" w:cs="Times New Roman"/>
          <w:sz w:val="22"/>
          <w:szCs w:val="22"/>
        </w:rPr>
        <w:t>。成功的日内交易者凤毛麟角，媒体上宣传的</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某某日赚百万</w:t>
      </w:r>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往往忽略了背后成千上万失败者的案例</w:t>
      </w:r>
      <w:r w:rsidRPr="0068214D">
        <w:rPr>
          <w:rFonts w:ascii="Times New Roman" w:eastAsia="微软雅黑" w:hAnsi="Times New Roman" w:cs="Times New Roman"/>
          <w:sz w:val="22"/>
          <w:szCs w:val="22"/>
        </w:rPr>
        <w:t xml:space="preserve"> (</w:t>
      </w:r>
      <w:hyperlink r:id="rId120" w:anchor=":~:text=significant%20losses,study%20concludes%20that%20success%20in" w:history="1">
        <w:r w:rsidRPr="0068214D">
          <w:rPr>
            <w:rStyle w:val="af0"/>
            <w:rFonts w:ascii="Times New Roman" w:eastAsia="微软雅黑" w:hAnsi="Times New Roman" w:cs="Times New Roman"/>
            <w:sz w:val="22"/>
            <w:szCs w:val="22"/>
          </w:rPr>
          <w:t>"The Myth of Profitable Day Trading: What Separates the Winners from the Losers?" by Franklin A. Gallegos-Erazo :: SSRN</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散户应培养正确的投资观，建立良好心态。若对日内交易有浓厚兴趣，可先从少量资金开始，在实践中学习，并虚心吸取教训，不断完善策略。当发现自己不适合此路径时，应当机立断调整投资方式，以免越陷越深。总而言之，日内交易对散户既充满诱惑又潜藏杀机，理性认识、自我约束和持续学习是保护投资者自身利益的最佳方式。正如专业人士所言：</w:t>
      </w:r>
      <w:r w:rsidRPr="0068214D">
        <w:rPr>
          <w:rFonts w:ascii="Times New Roman" w:eastAsia="微软雅黑" w:hAnsi="Times New Roman" w:cs="Times New Roman"/>
          <w:i/>
          <w:iCs/>
          <w:sz w:val="22"/>
          <w:szCs w:val="22"/>
        </w:rPr>
        <w:t>“</w:t>
      </w:r>
      <w:r w:rsidRPr="0068214D">
        <w:rPr>
          <w:rFonts w:ascii="Times New Roman" w:eastAsia="微软雅黑" w:hAnsi="Times New Roman" w:cs="Times New Roman"/>
          <w:i/>
          <w:iCs/>
          <w:sz w:val="22"/>
          <w:szCs w:val="22"/>
        </w:rPr>
        <w:t>当冲（日内交易）真的很危险</w:t>
      </w:r>
      <w:r w:rsidRPr="0068214D">
        <w:rPr>
          <w:rFonts w:ascii="Times New Roman" w:eastAsia="微软雅黑" w:hAnsi="Times New Roman" w:cs="Times New Roman"/>
          <w:i/>
          <w:iCs/>
          <w:sz w:val="22"/>
          <w:szCs w:val="22"/>
        </w:rPr>
        <w:t>”</w:t>
      </w:r>
      <w:r w:rsidRPr="0068214D">
        <w:rPr>
          <w:rFonts w:ascii="Times New Roman" w:eastAsia="微软雅黑" w:hAnsi="Times New Roman" w:cs="Times New Roman"/>
          <w:sz w:val="22"/>
          <w:szCs w:val="22"/>
        </w:rPr>
        <w:t>，市场短期波动难以捉摸</w:t>
      </w:r>
      <w:r w:rsidRPr="0068214D">
        <w:rPr>
          <w:rFonts w:ascii="Times New Roman" w:eastAsia="微软雅黑" w:hAnsi="Times New Roman" w:cs="Times New Roman"/>
          <w:sz w:val="22"/>
          <w:szCs w:val="22"/>
        </w:rPr>
        <w:t xml:space="preserve"> (</w:t>
      </w:r>
      <w:hyperlink r:id="rId121" w:anchor=":~:text=%E8%B4%A2%E7%BB%8F%E4%B8%93%E5%AE%B6%E8%B0%A2%E6%99%A8%E5%BD%A6%E8%AE%A4%E4%B8%BA%EF%BC%8C%E5%81%9A%E5%BD%93%E5%86%B2%E5%89%8D%E8%A6%81%E6%9C%89%E6%AD%A3%E7%A1%AE%E5%BF%83%E6%80%81%EF%BC%8C%E4%BA%86%E8%A7%A3%E5%BD%93%E5%86%B2%E7%9A%84%E6%9C%AC%E8%B4%A8%EF%BC%8C%E2%80%9C%E6%88%91%E4%BB%AC%E4%B8%8D%E5%BA%94%E6%8A%8A%E5%BD%93%E5%86%B2%E5%A6%96%E9%AD%94%E5%8C%96%EF%BC%8C%E5%9C%A8%E4%B8%80%E4%B8%AA%E5%81%A5%E5%85%A8%E7%9A%84%E6%8A%95%E8%B5%84%E5%B8%82%E5%9C%BA%E4%B8%AD%EF%BC%8C%E6%9C%AC%E5%BA%94%E8%A6%81%E6%9C%89%E5%90%84%E7%A7%8D%E6%8A%95%E8%B5%84%E5%B7%A5%E5%85%B7%E6%9D%A5%E4%BF%9D%E6%8C%81%E4%BA%A4%E6%98%93%E5%A4%9A%E5%85%83%E6%80%A7%EF%BC%8C%E8%80%8C%E5%BD%93%E5%86%B2%E5%8F%AF%E7%94%A8%E7%9F%AD%E7%BA%BF%E6%8C%81%20%E8%82%A1%EF%BC%8C%E5%86%B2%E6%8E%89%E9%95%BF%E7%BA%BF%E6%8C%81%E6%9C%89%E7%9A%84%E9%A3%8E%E9%99%A9%EF%BC%8C%E6%98%AF%E5%B0%8D%E6%B2%96%E9%81%BF%E9%9A%AA%E5%B7%A5%E5%85%B7,%E3%80%82%E2%80%9D"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w:t>
      </w:r>
      <w:r w:rsidRPr="0068214D">
        <w:rPr>
          <w:rFonts w:ascii="Times New Roman" w:eastAsia="微软雅黑" w:hAnsi="Times New Roman" w:cs="Times New Roman"/>
          <w:sz w:val="22"/>
          <w:szCs w:val="22"/>
        </w:rPr>
        <w:t>。希望每位投资者在追求收益的同时，牢记风险箴言，选择与自身能力圈相匹配的策略，稳健地实现财务目标。</w:t>
      </w:r>
    </w:p>
    <w:p w14:paraId="03757F9C" w14:textId="77777777" w:rsidR="0068214D" w:rsidRPr="0068214D" w:rsidRDefault="0068214D" w:rsidP="0068214D">
      <w:pPr>
        <w:rPr>
          <w:rFonts w:ascii="Times New Roman" w:eastAsia="微软雅黑" w:hAnsi="Times New Roman" w:cs="Times New Roman"/>
          <w:sz w:val="22"/>
          <w:szCs w:val="22"/>
        </w:rPr>
      </w:pPr>
      <w:r w:rsidRPr="0068214D">
        <w:rPr>
          <w:rFonts w:ascii="Times New Roman" w:eastAsia="微软雅黑" w:hAnsi="Times New Roman" w:cs="Times New Roman"/>
          <w:sz w:val="22"/>
          <w:szCs w:val="22"/>
        </w:rPr>
        <w:t>(</w:t>
      </w:r>
      <w:hyperlink r:id="rId122" w:anchor=":~:text=We%20show%20that%20it%20is,%E2%80%94%20all%20with%20great%20risk" w:history="1">
        <w:r w:rsidRPr="0068214D">
          <w:rPr>
            <w:rStyle w:val="af0"/>
            <w:rFonts w:ascii="Times New Roman" w:eastAsia="微软雅黑" w:hAnsi="Times New Roman" w:cs="Times New Roman"/>
            <w:sz w:val="22"/>
            <w:szCs w:val="22"/>
          </w:rPr>
          <w:t>Day Trading for a Living? by Fernando Chague, Rodrigo De-Losso, Bruno Giovannetti :: SSRN</w:t>
        </w:r>
      </w:hyperlink>
      <w:r w:rsidRPr="0068214D">
        <w:rPr>
          <w:rFonts w:ascii="Times New Roman" w:eastAsia="微软雅黑" w:hAnsi="Times New Roman" w:cs="Times New Roman"/>
          <w:sz w:val="22"/>
          <w:szCs w:val="22"/>
        </w:rPr>
        <w:t>) (</w:t>
      </w:r>
      <w:hyperlink r:id="rId123" w:anchor=":~:text=According%20to%20both%20academic%20and,of%20day%20traders%20lose%20money" w:history="1">
        <w:r w:rsidRPr="0068214D">
          <w:rPr>
            <w:rStyle w:val="af0"/>
            <w:rFonts w:ascii="Times New Roman" w:eastAsia="微软雅黑" w:hAnsi="Times New Roman" w:cs="Times New Roman"/>
            <w:sz w:val="22"/>
            <w:szCs w:val="22"/>
          </w:rPr>
          <w:t>Is Day Trading Profitable?</w:t>
        </w:r>
      </w:hyperlink>
      <w:r w:rsidRPr="0068214D">
        <w:rPr>
          <w:rFonts w:ascii="Times New Roman" w:eastAsia="微软雅黑" w:hAnsi="Times New Roman" w:cs="Times New Roman"/>
          <w:sz w:val="22"/>
          <w:szCs w:val="22"/>
        </w:rPr>
        <w:t>) (</w:t>
      </w:r>
      <w:hyperlink r:id="rId124" w:anchor=":~:text=%E6%AD%A4%E6%AC%A1%E5%8D%B0%E8%8A%B1%E7%A8%8E%E4%B8%8B%E8%B0%83%EF%BC%8C%E7%AC%A6%E5%90%88%E5%B8%82%E5%9C%BA%E9%A2%84%E6%9C%9F%E3%80%82%E8%B0%83%E6%95%B4%E5%89%8D%EF%BC%8C%E9%A6%99%E6%B8%AF%E7%89%B9%E5%8C%BA%E6%94%BF%E5%BA%9C%E6%94%B6%E5%8F%96%E7%9A%84%E8%82%A1%E7%A5%A8%E5%8D%B0%E8%8A%B1%E7%A8%8E%E4%B8%BA0.13" w:history="1">
        <w:r w:rsidRPr="0068214D">
          <w:rPr>
            <w:rStyle w:val="af0"/>
            <w:rFonts w:ascii="Times New Roman" w:eastAsia="微软雅黑" w:hAnsi="Times New Roman" w:cs="Times New Roman"/>
            <w:sz w:val="22"/>
            <w:szCs w:val="22"/>
          </w:rPr>
          <w:t>港股交易印花税税率下调至</w:t>
        </w:r>
        <w:r w:rsidRPr="0068214D">
          <w:rPr>
            <w:rStyle w:val="af0"/>
            <w:rFonts w:ascii="Times New Roman" w:eastAsia="微软雅黑" w:hAnsi="Times New Roman" w:cs="Times New Roman"/>
            <w:sz w:val="22"/>
            <w:szCs w:val="22"/>
          </w:rPr>
          <w:t>0.1% 11</w:t>
        </w:r>
        <w:r w:rsidRPr="0068214D">
          <w:rPr>
            <w:rStyle w:val="af0"/>
            <w:rFonts w:ascii="Times New Roman" w:eastAsia="微软雅黑" w:hAnsi="Times New Roman" w:cs="Times New Roman"/>
            <w:sz w:val="22"/>
            <w:szCs w:val="22"/>
          </w:rPr>
          <w:t>月</w:t>
        </w:r>
        <w:r w:rsidRPr="0068214D">
          <w:rPr>
            <w:rStyle w:val="af0"/>
            <w:rFonts w:ascii="Times New Roman" w:eastAsia="微软雅黑" w:hAnsi="Times New Roman" w:cs="Times New Roman"/>
            <w:sz w:val="22"/>
            <w:szCs w:val="22"/>
          </w:rPr>
          <w:t>17</w:t>
        </w:r>
        <w:r w:rsidRPr="0068214D">
          <w:rPr>
            <w:rStyle w:val="af0"/>
            <w:rFonts w:ascii="Times New Roman" w:eastAsia="微软雅黑" w:hAnsi="Times New Roman" w:cs="Times New Roman"/>
            <w:sz w:val="22"/>
            <w:szCs w:val="22"/>
          </w:rPr>
          <w:t>日起生效</w:t>
        </w:r>
      </w:hyperlink>
      <w:r w:rsidRPr="0068214D">
        <w:rPr>
          <w:rFonts w:ascii="Times New Roman" w:eastAsia="微软雅黑" w:hAnsi="Times New Roman" w:cs="Times New Roman"/>
          <w:sz w:val="22"/>
          <w:szCs w:val="22"/>
        </w:rPr>
        <w:t>) (</w:t>
      </w:r>
      <w:hyperlink r:id="rId125" w:anchor=":~:text=to%20analyse%20markets%20and%20execute,of%20orders.1" w:history="1">
        <w:r w:rsidRPr="0068214D">
          <w:rPr>
            <w:rStyle w:val="af0"/>
            <w:rFonts w:ascii="Times New Roman" w:eastAsia="微软雅黑" w:hAnsi="Times New Roman" w:cs="Times New Roman"/>
            <w:sz w:val="22"/>
            <w:szCs w:val="22"/>
          </w:rPr>
          <w:t>Competition among high-frequency traders and market liquidity | CEPR</w:t>
        </w:r>
      </w:hyperlink>
      <w:r w:rsidRPr="0068214D">
        <w:rPr>
          <w:rFonts w:ascii="Times New Roman" w:eastAsia="微软雅黑" w:hAnsi="Times New Roman" w:cs="Times New Roman"/>
          <w:sz w:val="22"/>
          <w:szCs w:val="22"/>
        </w:rPr>
        <w:t>) (</w:t>
      </w:r>
      <w:hyperlink r:id="rId126" w:anchor=":~:text=%E8%B4%A2%E7%BB%8F%E4%B8%93%E5%AE%B6%E8%B0%A2%E6%99%A8%E5%BD%A6%E8%AE%A4%E4%B8%BA%EF%BC%8C%E5%81%9A%E5%BD%93%E5%86%B2%E5%89%8D%E8%A6%81%E6%9C%89%E6%AD%A3%E7%A1%AE%E5%BF%83%E6%80%81%EF%BC%8C%E4%BA%86%E8%A7%A3%E5%BD%93%E5%86%B2%E7%9A%84%E6%9C%AC%E8%B4%A8%EF%BC%8C%E2%80%9C%E6%88%91%E4%BB%AC%E4%B8%8D%E5%BA%94%E6%8A%8A%E5%BD%93%E5%86%B2%E5%A6%96%E9%AD%94%E5%8C%96%EF%BC%8C%E5%9C%A8%E4%B8%80%E4%B8%AA%E5%81%A5%E5%85%A8%E7%9A%84%E6%8A%95%E8%B5%84%E5%B8%82%E5%9C%BA%E4%B8%AD%EF%BC%8C%E6%9C%AC%E5%BA%94%E8%A6%81%E6%9C%89%E5%90%84%E7%A7%8D%E6%8A%95%E8%B5%84%E5%B7%A5%E5%85%B7%E6%9D%A5%E4%BF%9D%E6%8C%81%E4%BA%A4%E6%98%93%E5%A4%9A%E5%85%83%E6%80%A7%EF%BC%8C%E8%80%8C%E5%BD%93%E5%86%B2%E5%8F%AF%E7%94%A8%E7%9F%AD%E7%BA%BF%E6%8C%81%20%E8%82%A1%EF%BC%8C%E5%86%B2%E6%8E%89%E9%95%BF%E7%BA%BF%E6%8C%81%E6%9C%89%E7%9A%84%E9%A3%8E%E9%99%A9%EF%BC%8C%E6%98%AF%E5%B0%8D%E6%B2%96%E9%81%BF%E9%9A%AA%E5%B7%A5%E5%85%B7,%E3%80%82%E2%80%9D" w:history="1">
        <w:r w:rsidRPr="0068214D">
          <w:rPr>
            <w:rStyle w:val="af0"/>
            <w:rFonts w:ascii="Times New Roman" w:eastAsia="微软雅黑" w:hAnsi="Times New Roman" w:cs="Times New Roman"/>
            <w:sz w:val="22"/>
            <w:szCs w:val="22"/>
          </w:rPr>
          <w:t>当日冲销</w:t>
        </w:r>
        <w:r w:rsidRPr="0068214D">
          <w:rPr>
            <w:rStyle w:val="af0"/>
            <w:rFonts w:ascii="Times New Roman" w:eastAsia="微软雅黑" w:hAnsi="Times New Roman" w:cs="Times New Roman"/>
            <w:sz w:val="22"/>
            <w:szCs w:val="22"/>
          </w:rPr>
          <w:t xml:space="preserve"> - </w:t>
        </w:r>
        <w:r w:rsidRPr="0068214D">
          <w:rPr>
            <w:rStyle w:val="af0"/>
            <w:rFonts w:ascii="Times New Roman" w:eastAsia="微软雅黑" w:hAnsi="Times New Roman" w:cs="Times New Roman"/>
            <w:sz w:val="22"/>
            <w:szCs w:val="22"/>
          </w:rPr>
          <w:t>维基百科，自由的百科全书</w:t>
        </w:r>
      </w:hyperlink>
      <w:r w:rsidRPr="0068214D">
        <w:rPr>
          <w:rFonts w:ascii="Times New Roman" w:eastAsia="微软雅黑" w:hAnsi="Times New Roman" w:cs="Times New Roman"/>
          <w:sz w:val="22"/>
          <w:szCs w:val="22"/>
        </w:rPr>
        <w:t>) (</w:t>
      </w:r>
      <w:hyperlink r:id="rId127" w:anchor=":~:text=Larry%20Williams%20is%20an%20author%2C,%E2%80%9D" w:history="1">
        <w:r w:rsidRPr="0068214D">
          <w:rPr>
            <w:rStyle w:val="af0"/>
            <w:rFonts w:ascii="Times New Roman" w:eastAsia="微软雅黑" w:hAnsi="Times New Roman" w:cs="Times New Roman"/>
            <w:sz w:val="22"/>
            <w:szCs w:val="22"/>
          </w:rPr>
          <w:t>Larry Williams - CMT Association</w:t>
        </w:r>
      </w:hyperlink>
      <w:r w:rsidRPr="0068214D">
        <w:rPr>
          <w:rFonts w:ascii="Times New Roman" w:eastAsia="微软雅黑" w:hAnsi="Times New Roman" w:cs="Times New Roman"/>
          <w:sz w:val="22"/>
          <w:szCs w:val="22"/>
        </w:rPr>
        <w:t>)</w:t>
      </w:r>
    </w:p>
    <w:p w14:paraId="0546EE1E" w14:textId="77777777" w:rsidR="0068214D" w:rsidRDefault="0068214D" w:rsidP="00832CE4">
      <w:pPr>
        <w:rPr>
          <w:rFonts w:ascii="Times New Roman" w:eastAsia="微软雅黑" w:hAnsi="Times New Roman" w:cs="Times New Roman"/>
          <w:sz w:val="22"/>
          <w:szCs w:val="22"/>
        </w:rPr>
      </w:pPr>
    </w:p>
    <w:p w14:paraId="2BE4BF91" w14:textId="77777777" w:rsidR="009C1032" w:rsidRDefault="009C1032" w:rsidP="00832CE4">
      <w:pPr>
        <w:rPr>
          <w:rFonts w:ascii="Times New Roman" w:eastAsia="微软雅黑" w:hAnsi="Times New Roman" w:cs="Times New Roman"/>
          <w:sz w:val="22"/>
          <w:szCs w:val="22"/>
        </w:rPr>
      </w:pPr>
    </w:p>
    <w:p w14:paraId="6F84E8CC" w14:textId="77777777" w:rsidR="009C1032" w:rsidRDefault="009C1032" w:rsidP="00832CE4">
      <w:pPr>
        <w:rPr>
          <w:rFonts w:ascii="Times New Roman" w:eastAsia="微软雅黑" w:hAnsi="Times New Roman" w:cs="Times New Roman"/>
          <w:sz w:val="22"/>
          <w:szCs w:val="22"/>
        </w:rPr>
      </w:pPr>
    </w:p>
    <w:p w14:paraId="284C5688" w14:textId="17327C7C"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应对情绪性交易的</w:t>
      </w:r>
      <w:proofErr w:type="gramStart"/>
      <w:r w:rsidRPr="009C1032">
        <w:rPr>
          <w:rFonts w:ascii="Times New Roman" w:eastAsia="微软雅黑" w:hAnsi="Times New Roman" w:cs="Times New Roman"/>
          <w:b/>
          <w:bCs/>
          <w:sz w:val="22"/>
          <w:szCs w:val="22"/>
        </w:rPr>
        <w:t>完整行动</w:t>
      </w:r>
      <w:proofErr w:type="gramEnd"/>
      <w:r w:rsidRPr="009C1032">
        <w:rPr>
          <w:rFonts w:ascii="Times New Roman" w:eastAsia="微软雅黑" w:hAnsi="Times New Roman" w:cs="Times New Roman"/>
          <w:b/>
          <w:bCs/>
          <w:sz w:val="22"/>
          <w:szCs w:val="22"/>
        </w:rPr>
        <w:t>框架</w:t>
      </w:r>
    </w:p>
    <w:p w14:paraId="298006D2" w14:textId="05235DF1" w:rsidR="002D1949" w:rsidRDefault="002D1949" w:rsidP="002D1949">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背景：</w:t>
      </w:r>
    </w:p>
    <w:p w14:paraId="21EE47CD" w14:textId="7BEC4E27" w:rsidR="002D1949" w:rsidRPr="002D1949" w:rsidRDefault="002D1949" w:rsidP="002D1949">
      <w:pPr>
        <w:rPr>
          <w:rFonts w:ascii="Times New Roman" w:eastAsia="微软雅黑" w:hAnsi="Times New Roman" w:cs="Times New Roman"/>
          <w:b/>
          <w:bCs/>
          <w:sz w:val="22"/>
          <w:szCs w:val="22"/>
        </w:rPr>
      </w:pPr>
      <w:r w:rsidRPr="009C1032">
        <w:rPr>
          <w:rFonts w:ascii="Times New Roman" w:eastAsia="微软雅黑" w:hAnsi="Times New Roman" w:cs="Times New Roman"/>
          <w:sz w:val="22"/>
          <w:szCs w:val="22"/>
        </w:rPr>
        <w:t>2025</w:t>
      </w:r>
      <w:r w:rsidRPr="009C1032">
        <w:rPr>
          <w:rFonts w:ascii="Times New Roman" w:eastAsia="微软雅黑" w:hAnsi="Times New Roman" w:cs="Times New Roman"/>
          <w:sz w:val="22"/>
          <w:szCs w:val="22"/>
        </w:rPr>
        <w:t>年</w:t>
      </w:r>
      <w:r w:rsidRPr="009C1032">
        <w:rPr>
          <w:rFonts w:ascii="Times New Roman" w:eastAsia="微软雅黑" w:hAnsi="Times New Roman" w:cs="Times New Roman"/>
          <w:sz w:val="22"/>
          <w:szCs w:val="22"/>
        </w:rPr>
        <w:t>4</w:t>
      </w:r>
      <w:r w:rsidRPr="009C1032">
        <w:rPr>
          <w:rFonts w:ascii="Times New Roman" w:eastAsia="微软雅黑" w:hAnsi="Times New Roman" w:cs="Times New Roman"/>
          <w:sz w:val="22"/>
          <w:szCs w:val="22"/>
        </w:rPr>
        <w:t>月</w:t>
      </w:r>
      <w:r w:rsidRPr="009C1032">
        <w:rPr>
          <w:rFonts w:ascii="Times New Roman" w:eastAsia="微软雅黑" w:hAnsi="Times New Roman" w:cs="Times New Roman"/>
          <w:sz w:val="22"/>
          <w:szCs w:val="22"/>
        </w:rPr>
        <w:t>29</w:t>
      </w:r>
      <w:r w:rsidRPr="009C1032">
        <w:rPr>
          <w:rFonts w:ascii="Times New Roman" w:eastAsia="微软雅黑" w:hAnsi="Times New Roman" w:cs="Times New Roman"/>
          <w:sz w:val="22"/>
          <w:szCs w:val="22"/>
        </w:rPr>
        <w:t>日</w:t>
      </w:r>
      <w:r w:rsidRPr="002D1949">
        <w:rPr>
          <w:rFonts w:ascii="Times New Roman" w:eastAsia="微软雅黑" w:hAnsi="Times New Roman" w:cs="Times New Roman" w:hint="eastAsia"/>
          <w:sz w:val="22"/>
          <w:szCs w:val="22"/>
        </w:rPr>
        <w:t>市场盘后</w:t>
      </w:r>
      <w:r w:rsidRPr="009C1032">
        <w:rPr>
          <w:rFonts w:ascii="Times New Roman" w:eastAsia="微软雅黑" w:hAnsi="Times New Roman" w:cs="Times New Roman"/>
          <w:sz w:val="22"/>
          <w:szCs w:val="22"/>
        </w:rPr>
        <w:t>暴跌</w:t>
      </w:r>
      <w:r w:rsidRPr="002D1949">
        <w:rPr>
          <w:rFonts w:ascii="Times New Roman" w:eastAsia="微软雅黑" w:hAnsi="Times New Roman" w:cs="Times New Roman" w:hint="eastAsia"/>
          <w:sz w:val="22"/>
          <w:szCs w:val="22"/>
        </w:rPr>
        <w:t>，主要原因包括：</w:t>
      </w:r>
    </w:p>
    <w:p w14:paraId="72548A5F" w14:textId="2F927DBB" w:rsidR="002D1949" w:rsidRPr="002D1949" w:rsidRDefault="002D1949" w:rsidP="002D1949">
      <w:pPr>
        <w:rPr>
          <w:rFonts w:ascii="Times New Roman" w:eastAsia="微软雅黑" w:hAnsi="Times New Roman" w:cs="Times New Roman"/>
          <w:b/>
          <w:bCs/>
          <w:sz w:val="22"/>
          <w:szCs w:val="22"/>
        </w:rPr>
      </w:pPr>
      <w:r w:rsidRPr="002D1949">
        <w:rPr>
          <w:rFonts w:ascii="Times New Roman" w:eastAsia="微软雅黑" w:hAnsi="Times New Roman" w:cs="Times New Roman" w:hint="eastAsia"/>
          <w:b/>
          <w:bCs/>
          <w:sz w:val="22"/>
          <w:szCs w:val="22"/>
        </w:rPr>
        <w:t>美国经济意外萎缩</w:t>
      </w:r>
    </w:p>
    <w:p w14:paraId="201E07EC" w14:textId="700DB4DF" w:rsidR="002D1949" w:rsidRPr="002D1949" w:rsidRDefault="002D1949" w:rsidP="002D1949">
      <w:pPr>
        <w:rPr>
          <w:rFonts w:ascii="Times New Roman" w:eastAsia="微软雅黑" w:hAnsi="Times New Roman" w:cs="Times New Roman"/>
          <w:sz w:val="22"/>
          <w:szCs w:val="22"/>
        </w:rPr>
      </w:pPr>
      <w:r w:rsidRPr="002D1949">
        <w:rPr>
          <w:rFonts w:ascii="Times New Roman" w:eastAsia="微软雅黑" w:hAnsi="Times New Roman" w:cs="Times New Roman" w:hint="eastAsia"/>
          <w:sz w:val="22"/>
          <w:szCs w:val="22"/>
        </w:rPr>
        <w:t>2025</w:t>
      </w:r>
      <w:r w:rsidRPr="002D1949">
        <w:rPr>
          <w:rFonts w:ascii="Times New Roman" w:eastAsia="微软雅黑" w:hAnsi="Times New Roman" w:cs="Times New Roman" w:hint="eastAsia"/>
          <w:sz w:val="22"/>
          <w:szCs w:val="22"/>
        </w:rPr>
        <w:t>年第一季度，美国国内生产总值（</w:t>
      </w:r>
      <w:r w:rsidRPr="002D1949">
        <w:rPr>
          <w:rFonts w:ascii="Times New Roman" w:eastAsia="微软雅黑" w:hAnsi="Times New Roman" w:cs="Times New Roman" w:hint="eastAsia"/>
          <w:sz w:val="22"/>
          <w:szCs w:val="22"/>
        </w:rPr>
        <w:t>GDP</w:t>
      </w:r>
      <w:r w:rsidRPr="002D1949">
        <w:rPr>
          <w:rFonts w:ascii="Times New Roman" w:eastAsia="微软雅黑" w:hAnsi="Times New Roman" w:cs="Times New Roman" w:hint="eastAsia"/>
          <w:sz w:val="22"/>
          <w:szCs w:val="22"/>
        </w:rPr>
        <w:t>）年化下降</w:t>
      </w:r>
      <w:r w:rsidRPr="002D1949">
        <w:rPr>
          <w:rFonts w:ascii="Times New Roman" w:eastAsia="微软雅黑" w:hAnsi="Times New Roman" w:cs="Times New Roman" w:hint="eastAsia"/>
          <w:sz w:val="22"/>
          <w:szCs w:val="22"/>
        </w:rPr>
        <w:t>0.3%</w:t>
      </w:r>
      <w:r w:rsidRPr="002D1949">
        <w:rPr>
          <w:rFonts w:ascii="Times New Roman" w:eastAsia="微软雅黑" w:hAnsi="Times New Roman" w:cs="Times New Roman" w:hint="eastAsia"/>
          <w:sz w:val="22"/>
          <w:szCs w:val="22"/>
        </w:rPr>
        <w:t>，为自</w:t>
      </w:r>
      <w:r w:rsidRPr="002D1949">
        <w:rPr>
          <w:rFonts w:ascii="Times New Roman" w:eastAsia="微软雅黑" w:hAnsi="Times New Roman" w:cs="Times New Roman" w:hint="eastAsia"/>
          <w:sz w:val="22"/>
          <w:szCs w:val="22"/>
        </w:rPr>
        <w:t>2022</w:t>
      </w:r>
      <w:r w:rsidRPr="002D1949">
        <w:rPr>
          <w:rFonts w:ascii="Times New Roman" w:eastAsia="微软雅黑" w:hAnsi="Times New Roman" w:cs="Times New Roman" w:hint="eastAsia"/>
          <w:sz w:val="22"/>
          <w:szCs w:val="22"/>
        </w:rPr>
        <w:t>年以来首次出现负增长。这一数据远低于市场预期，主要原因是企业在新关税生效前大量进口商品，导致进口激增</w:t>
      </w:r>
      <w:r w:rsidRPr="002D1949">
        <w:rPr>
          <w:rFonts w:ascii="Times New Roman" w:eastAsia="微软雅黑" w:hAnsi="Times New Roman" w:cs="Times New Roman" w:hint="eastAsia"/>
          <w:sz w:val="22"/>
          <w:szCs w:val="22"/>
        </w:rPr>
        <w:t>41%</w:t>
      </w:r>
      <w:r w:rsidRPr="002D1949">
        <w:rPr>
          <w:rFonts w:ascii="Times New Roman" w:eastAsia="微软雅黑" w:hAnsi="Times New Roman" w:cs="Times New Roman" w:hint="eastAsia"/>
          <w:sz w:val="22"/>
          <w:szCs w:val="22"/>
        </w:rPr>
        <w:t>，从而拉低了</w:t>
      </w:r>
      <w:r w:rsidRPr="002D1949">
        <w:rPr>
          <w:rFonts w:ascii="Times New Roman" w:eastAsia="微软雅黑" w:hAnsi="Times New Roman" w:cs="Times New Roman" w:hint="eastAsia"/>
          <w:sz w:val="22"/>
          <w:szCs w:val="22"/>
        </w:rPr>
        <w:t>GDP</w:t>
      </w:r>
      <w:r w:rsidRPr="002D1949">
        <w:rPr>
          <w:rFonts w:ascii="Times New Roman" w:eastAsia="微软雅黑" w:hAnsi="Times New Roman" w:cs="Times New Roman" w:hint="eastAsia"/>
          <w:sz w:val="22"/>
          <w:szCs w:val="22"/>
        </w:rPr>
        <w:t>。</w:t>
      </w:r>
    </w:p>
    <w:p w14:paraId="3B22BB9B" w14:textId="77777777" w:rsidR="002D1949" w:rsidRPr="002D1949" w:rsidRDefault="002D1949" w:rsidP="002D1949">
      <w:pPr>
        <w:rPr>
          <w:rFonts w:ascii="Times New Roman" w:eastAsia="微软雅黑" w:hAnsi="Times New Roman" w:cs="Times New Roman"/>
          <w:b/>
          <w:bCs/>
          <w:sz w:val="22"/>
          <w:szCs w:val="22"/>
        </w:rPr>
      </w:pPr>
      <w:proofErr w:type="gramStart"/>
      <w:r w:rsidRPr="002D1949">
        <w:rPr>
          <w:rFonts w:ascii="Times New Roman" w:eastAsia="微软雅黑" w:hAnsi="Times New Roman" w:cs="Times New Roman" w:hint="eastAsia"/>
          <w:b/>
          <w:bCs/>
          <w:sz w:val="22"/>
          <w:szCs w:val="22"/>
        </w:rPr>
        <w:t>滞胀担忧</w:t>
      </w:r>
      <w:proofErr w:type="gramEnd"/>
      <w:r w:rsidRPr="002D1949">
        <w:rPr>
          <w:rFonts w:ascii="Times New Roman" w:eastAsia="微软雅黑" w:hAnsi="Times New Roman" w:cs="Times New Roman" w:hint="eastAsia"/>
          <w:b/>
          <w:bCs/>
          <w:sz w:val="22"/>
          <w:szCs w:val="22"/>
        </w:rPr>
        <w:t>加剧</w:t>
      </w:r>
    </w:p>
    <w:p w14:paraId="3E83FF1A" w14:textId="77777777" w:rsidR="002D1949" w:rsidRPr="002D1949" w:rsidRDefault="002D1949" w:rsidP="002D1949">
      <w:pPr>
        <w:rPr>
          <w:rFonts w:ascii="Times New Roman" w:eastAsia="微软雅黑" w:hAnsi="Times New Roman" w:cs="Times New Roman"/>
          <w:sz w:val="22"/>
          <w:szCs w:val="22"/>
        </w:rPr>
      </w:pPr>
      <w:r w:rsidRPr="002D1949">
        <w:rPr>
          <w:rFonts w:ascii="Times New Roman" w:eastAsia="微软雅黑" w:hAnsi="Times New Roman" w:cs="Times New Roman" w:hint="eastAsia"/>
          <w:sz w:val="22"/>
          <w:szCs w:val="22"/>
        </w:rPr>
        <w:lastRenderedPageBreak/>
        <w:t>经济增长放缓的同时，</w:t>
      </w:r>
      <w:r w:rsidRPr="002D1949">
        <w:rPr>
          <w:rFonts w:ascii="Times New Roman" w:eastAsia="微软雅黑" w:hAnsi="Times New Roman" w:cs="Times New Roman" w:hint="eastAsia"/>
          <w:sz w:val="22"/>
          <w:szCs w:val="22"/>
        </w:rPr>
        <w:t>3</w:t>
      </w:r>
      <w:r w:rsidRPr="002D1949">
        <w:rPr>
          <w:rFonts w:ascii="Times New Roman" w:eastAsia="微软雅黑" w:hAnsi="Times New Roman" w:cs="Times New Roman" w:hint="eastAsia"/>
          <w:sz w:val="22"/>
          <w:szCs w:val="22"/>
        </w:rPr>
        <w:t>月份个人消费支出（</w:t>
      </w:r>
      <w:r w:rsidRPr="002D1949">
        <w:rPr>
          <w:rFonts w:ascii="Times New Roman" w:eastAsia="微软雅黑" w:hAnsi="Times New Roman" w:cs="Times New Roman" w:hint="eastAsia"/>
          <w:sz w:val="22"/>
          <w:szCs w:val="22"/>
        </w:rPr>
        <w:t>PCE</w:t>
      </w:r>
      <w:r w:rsidRPr="002D1949">
        <w:rPr>
          <w:rFonts w:ascii="Times New Roman" w:eastAsia="微软雅黑" w:hAnsi="Times New Roman" w:cs="Times New Roman" w:hint="eastAsia"/>
          <w:sz w:val="22"/>
          <w:szCs w:val="22"/>
        </w:rPr>
        <w:t>）价格指数同比上涨</w:t>
      </w:r>
      <w:r w:rsidRPr="002D1949">
        <w:rPr>
          <w:rFonts w:ascii="Times New Roman" w:eastAsia="微软雅黑" w:hAnsi="Times New Roman" w:cs="Times New Roman" w:hint="eastAsia"/>
          <w:sz w:val="22"/>
          <w:szCs w:val="22"/>
        </w:rPr>
        <w:t>2.3%</w:t>
      </w:r>
      <w:r w:rsidRPr="002D1949">
        <w:rPr>
          <w:rFonts w:ascii="Times New Roman" w:eastAsia="微软雅黑" w:hAnsi="Times New Roman" w:cs="Times New Roman" w:hint="eastAsia"/>
          <w:sz w:val="22"/>
          <w:szCs w:val="22"/>
        </w:rPr>
        <w:t>，接近美联储</w:t>
      </w:r>
      <w:r w:rsidRPr="002D1949">
        <w:rPr>
          <w:rFonts w:ascii="Times New Roman" w:eastAsia="微软雅黑" w:hAnsi="Times New Roman" w:cs="Times New Roman" w:hint="eastAsia"/>
          <w:sz w:val="22"/>
          <w:szCs w:val="22"/>
        </w:rPr>
        <w:t>2%</w:t>
      </w:r>
      <w:r w:rsidRPr="002D1949">
        <w:rPr>
          <w:rFonts w:ascii="Times New Roman" w:eastAsia="微软雅黑" w:hAnsi="Times New Roman" w:cs="Times New Roman" w:hint="eastAsia"/>
          <w:sz w:val="22"/>
          <w:szCs w:val="22"/>
        </w:rPr>
        <w:t>的目标。经济停滞与通胀并存的“滞胀”风险使投资者对未来政策空间感到担忧。</w:t>
      </w:r>
    </w:p>
    <w:p w14:paraId="364DBD9D" w14:textId="77777777" w:rsidR="002D1949" w:rsidRPr="002D1949" w:rsidRDefault="002D1949" w:rsidP="002D1949">
      <w:pPr>
        <w:rPr>
          <w:rFonts w:ascii="Times New Roman" w:eastAsia="微软雅黑" w:hAnsi="Times New Roman" w:cs="Times New Roman"/>
          <w:b/>
          <w:bCs/>
          <w:sz w:val="22"/>
          <w:szCs w:val="22"/>
        </w:rPr>
      </w:pPr>
      <w:r w:rsidRPr="002D1949">
        <w:rPr>
          <w:rFonts w:ascii="Times New Roman" w:eastAsia="微软雅黑" w:hAnsi="Times New Roman" w:cs="Times New Roman" w:hint="eastAsia"/>
          <w:b/>
          <w:bCs/>
          <w:sz w:val="22"/>
          <w:szCs w:val="22"/>
        </w:rPr>
        <w:t>就业市场疲软</w:t>
      </w:r>
    </w:p>
    <w:p w14:paraId="5F701064" w14:textId="77777777" w:rsidR="002D1949" w:rsidRPr="002D1949" w:rsidRDefault="002D1949" w:rsidP="002D1949">
      <w:pPr>
        <w:rPr>
          <w:rFonts w:ascii="Times New Roman" w:eastAsia="微软雅黑" w:hAnsi="Times New Roman" w:cs="Times New Roman"/>
          <w:sz w:val="22"/>
          <w:szCs w:val="22"/>
        </w:rPr>
      </w:pPr>
      <w:r w:rsidRPr="002D1949">
        <w:rPr>
          <w:rFonts w:ascii="Times New Roman" w:eastAsia="微软雅黑" w:hAnsi="Times New Roman" w:cs="Times New Roman" w:hint="eastAsia"/>
          <w:sz w:val="22"/>
          <w:szCs w:val="22"/>
        </w:rPr>
        <w:t>4</w:t>
      </w:r>
      <w:r w:rsidRPr="002D1949">
        <w:rPr>
          <w:rFonts w:ascii="Times New Roman" w:eastAsia="微软雅黑" w:hAnsi="Times New Roman" w:cs="Times New Roman" w:hint="eastAsia"/>
          <w:sz w:val="22"/>
          <w:szCs w:val="22"/>
        </w:rPr>
        <w:t>月份，私营部门新增就业岗位仅为</w:t>
      </w:r>
      <w:r w:rsidRPr="002D1949">
        <w:rPr>
          <w:rFonts w:ascii="Times New Roman" w:eastAsia="微软雅黑" w:hAnsi="Times New Roman" w:cs="Times New Roman" w:hint="eastAsia"/>
          <w:sz w:val="22"/>
          <w:szCs w:val="22"/>
        </w:rPr>
        <w:t>62,000</w:t>
      </w:r>
      <w:r w:rsidRPr="002D1949">
        <w:rPr>
          <w:rFonts w:ascii="Times New Roman" w:eastAsia="微软雅黑" w:hAnsi="Times New Roman" w:cs="Times New Roman" w:hint="eastAsia"/>
          <w:sz w:val="22"/>
          <w:szCs w:val="22"/>
        </w:rPr>
        <w:t>个，远低于</w:t>
      </w:r>
      <w:r w:rsidRPr="002D1949">
        <w:rPr>
          <w:rFonts w:ascii="Times New Roman" w:eastAsia="微软雅黑" w:hAnsi="Times New Roman" w:cs="Times New Roman" w:hint="eastAsia"/>
          <w:sz w:val="22"/>
          <w:szCs w:val="22"/>
        </w:rPr>
        <w:t>3</w:t>
      </w:r>
      <w:r w:rsidRPr="002D1949">
        <w:rPr>
          <w:rFonts w:ascii="Times New Roman" w:eastAsia="微软雅黑" w:hAnsi="Times New Roman" w:cs="Times New Roman" w:hint="eastAsia"/>
          <w:sz w:val="22"/>
          <w:szCs w:val="22"/>
        </w:rPr>
        <w:t>月份的</w:t>
      </w:r>
      <w:r w:rsidRPr="002D1949">
        <w:rPr>
          <w:rFonts w:ascii="Times New Roman" w:eastAsia="微软雅黑" w:hAnsi="Times New Roman" w:cs="Times New Roman" w:hint="eastAsia"/>
          <w:sz w:val="22"/>
          <w:szCs w:val="22"/>
        </w:rPr>
        <w:t>147,000</w:t>
      </w:r>
      <w:r w:rsidRPr="002D1949">
        <w:rPr>
          <w:rFonts w:ascii="Times New Roman" w:eastAsia="微软雅黑" w:hAnsi="Times New Roman" w:cs="Times New Roman" w:hint="eastAsia"/>
          <w:sz w:val="22"/>
          <w:szCs w:val="22"/>
        </w:rPr>
        <w:t>个，显示出就业增长放缓，进一步加剧了市场对经济前景的担忧。</w:t>
      </w:r>
    </w:p>
    <w:p w14:paraId="3424AA3D" w14:textId="77777777" w:rsidR="002D1949" w:rsidRPr="002D1949" w:rsidRDefault="002D1949" w:rsidP="002D1949">
      <w:pPr>
        <w:rPr>
          <w:rFonts w:ascii="Times New Roman" w:eastAsia="微软雅黑" w:hAnsi="Times New Roman" w:cs="Times New Roman"/>
          <w:b/>
          <w:bCs/>
          <w:sz w:val="22"/>
          <w:szCs w:val="22"/>
        </w:rPr>
      </w:pPr>
      <w:r w:rsidRPr="002D1949">
        <w:rPr>
          <w:rFonts w:ascii="Times New Roman" w:eastAsia="微软雅黑" w:hAnsi="Times New Roman" w:cs="Times New Roman" w:hint="eastAsia"/>
          <w:b/>
          <w:bCs/>
          <w:sz w:val="22"/>
          <w:szCs w:val="22"/>
        </w:rPr>
        <w:t>贸易政策不确定性</w:t>
      </w:r>
    </w:p>
    <w:p w14:paraId="7DA3AE9D" w14:textId="77777777" w:rsidR="002D1949" w:rsidRPr="002D1949" w:rsidRDefault="002D1949" w:rsidP="002D1949">
      <w:pPr>
        <w:rPr>
          <w:rFonts w:ascii="Times New Roman" w:eastAsia="微软雅黑" w:hAnsi="Times New Roman" w:cs="Times New Roman"/>
          <w:sz w:val="22"/>
          <w:szCs w:val="22"/>
        </w:rPr>
      </w:pPr>
      <w:r w:rsidRPr="002D1949">
        <w:rPr>
          <w:rFonts w:ascii="Times New Roman" w:eastAsia="微软雅黑" w:hAnsi="Times New Roman" w:cs="Times New Roman" w:hint="eastAsia"/>
          <w:sz w:val="22"/>
          <w:szCs w:val="22"/>
        </w:rPr>
        <w:t>特朗普政府在</w:t>
      </w:r>
      <w:r w:rsidRPr="002D1949">
        <w:rPr>
          <w:rFonts w:ascii="Times New Roman" w:eastAsia="微软雅黑" w:hAnsi="Times New Roman" w:cs="Times New Roman" w:hint="eastAsia"/>
          <w:sz w:val="22"/>
          <w:szCs w:val="22"/>
        </w:rPr>
        <w:t>4</w:t>
      </w:r>
      <w:r w:rsidRPr="002D1949">
        <w:rPr>
          <w:rFonts w:ascii="Times New Roman" w:eastAsia="微软雅黑" w:hAnsi="Times New Roman" w:cs="Times New Roman" w:hint="eastAsia"/>
          <w:sz w:val="22"/>
          <w:szCs w:val="22"/>
        </w:rPr>
        <w:t>月底宣布对中国商品加征新一轮“解放日”关税，导致企业提前进口以规避关税，扰乱了正常的贸易和库存周期，增加了市场的不确定性。</w:t>
      </w:r>
    </w:p>
    <w:p w14:paraId="30565664" w14:textId="77777777" w:rsidR="002D1949" w:rsidRPr="002D1949" w:rsidRDefault="002D1949" w:rsidP="002D1949">
      <w:pPr>
        <w:rPr>
          <w:rFonts w:ascii="Times New Roman" w:eastAsia="微软雅黑" w:hAnsi="Times New Roman" w:cs="Times New Roman"/>
          <w:b/>
          <w:bCs/>
          <w:sz w:val="22"/>
          <w:szCs w:val="22"/>
        </w:rPr>
      </w:pPr>
      <w:r w:rsidRPr="002D1949">
        <w:rPr>
          <w:rFonts w:ascii="Times New Roman" w:eastAsia="微软雅黑" w:hAnsi="Times New Roman" w:cs="Times New Roman" w:hint="eastAsia"/>
          <w:b/>
          <w:bCs/>
          <w:sz w:val="22"/>
          <w:szCs w:val="22"/>
        </w:rPr>
        <w:t>科技股估值压力</w:t>
      </w:r>
    </w:p>
    <w:p w14:paraId="0ED42FC7" w14:textId="7B3D0C4C" w:rsidR="002D1949" w:rsidRPr="002D1949" w:rsidRDefault="002D1949" w:rsidP="002D1949">
      <w:pPr>
        <w:rPr>
          <w:rFonts w:ascii="Times New Roman" w:eastAsia="微软雅黑" w:hAnsi="Times New Roman" w:cs="Times New Roman"/>
          <w:b/>
          <w:bCs/>
          <w:sz w:val="22"/>
          <w:szCs w:val="22"/>
        </w:rPr>
      </w:pPr>
      <w:r w:rsidRPr="002D1949">
        <w:rPr>
          <w:rFonts w:ascii="Times New Roman" w:eastAsia="微软雅黑" w:hAnsi="Times New Roman" w:cs="Times New Roman" w:hint="eastAsia"/>
          <w:sz w:val="22"/>
          <w:szCs w:val="22"/>
        </w:rPr>
        <w:t>部分科技公司发布</w:t>
      </w:r>
      <w:proofErr w:type="gramStart"/>
      <w:r w:rsidRPr="002D1949">
        <w:rPr>
          <w:rFonts w:ascii="Times New Roman" w:eastAsia="微软雅黑" w:hAnsi="Times New Roman" w:cs="Times New Roman" w:hint="eastAsia"/>
          <w:sz w:val="22"/>
          <w:szCs w:val="22"/>
        </w:rPr>
        <w:t>的财报未达</w:t>
      </w:r>
      <w:proofErr w:type="gramEnd"/>
      <w:r w:rsidRPr="002D1949">
        <w:rPr>
          <w:rFonts w:ascii="Times New Roman" w:eastAsia="微软雅黑" w:hAnsi="Times New Roman" w:cs="Times New Roman" w:hint="eastAsia"/>
          <w:sz w:val="22"/>
          <w:szCs w:val="22"/>
        </w:rPr>
        <w:t>预期，如</w:t>
      </w:r>
      <w:r w:rsidRPr="002D1949">
        <w:rPr>
          <w:rFonts w:ascii="Times New Roman" w:eastAsia="微软雅黑" w:hAnsi="Times New Roman" w:cs="Times New Roman" w:hint="eastAsia"/>
          <w:sz w:val="22"/>
          <w:szCs w:val="22"/>
        </w:rPr>
        <w:t>Super Micro Computer</w:t>
      </w:r>
      <w:r w:rsidRPr="002D1949">
        <w:rPr>
          <w:rFonts w:ascii="Times New Roman" w:eastAsia="微软雅黑" w:hAnsi="Times New Roman" w:cs="Times New Roman" w:hint="eastAsia"/>
          <w:sz w:val="22"/>
          <w:szCs w:val="22"/>
        </w:rPr>
        <w:t>因客户推迟采购而下调业绩预期，股价下跌</w:t>
      </w:r>
      <w:r w:rsidRPr="002D1949">
        <w:rPr>
          <w:rFonts w:ascii="Times New Roman" w:eastAsia="微软雅黑" w:hAnsi="Times New Roman" w:cs="Times New Roman" w:hint="eastAsia"/>
          <w:sz w:val="22"/>
          <w:szCs w:val="22"/>
        </w:rPr>
        <w:t>11.5%</w:t>
      </w:r>
      <w:r w:rsidRPr="002D1949">
        <w:rPr>
          <w:rFonts w:ascii="Times New Roman" w:eastAsia="微软雅黑" w:hAnsi="Times New Roman" w:cs="Times New Roman" w:hint="eastAsia"/>
          <w:sz w:val="22"/>
          <w:szCs w:val="22"/>
        </w:rPr>
        <w:t>；</w:t>
      </w:r>
      <w:proofErr w:type="gramStart"/>
      <w:r w:rsidRPr="002D1949">
        <w:rPr>
          <w:rFonts w:ascii="Times New Roman" w:eastAsia="微软雅黑" w:hAnsi="Times New Roman" w:cs="Times New Roman" w:hint="eastAsia"/>
          <w:sz w:val="22"/>
          <w:szCs w:val="22"/>
        </w:rPr>
        <w:t>星巴克</w:t>
      </w:r>
      <w:proofErr w:type="gramEnd"/>
      <w:r w:rsidRPr="002D1949">
        <w:rPr>
          <w:rFonts w:ascii="Times New Roman" w:eastAsia="微软雅黑" w:hAnsi="Times New Roman" w:cs="Times New Roman" w:hint="eastAsia"/>
          <w:sz w:val="22"/>
          <w:szCs w:val="22"/>
        </w:rPr>
        <w:t>因盈利不及预期，股价下跌</w:t>
      </w:r>
      <w:r w:rsidRPr="002D1949">
        <w:rPr>
          <w:rFonts w:ascii="Times New Roman" w:eastAsia="微软雅黑" w:hAnsi="Times New Roman" w:cs="Times New Roman" w:hint="eastAsia"/>
          <w:sz w:val="22"/>
          <w:szCs w:val="22"/>
        </w:rPr>
        <w:t>5.7%</w:t>
      </w:r>
      <w:r w:rsidRPr="002D1949">
        <w:rPr>
          <w:rFonts w:ascii="Times New Roman" w:eastAsia="微软雅黑" w:hAnsi="Times New Roman" w:cs="Times New Roman" w:hint="eastAsia"/>
          <w:b/>
          <w:bCs/>
          <w:sz w:val="22"/>
          <w:szCs w:val="22"/>
        </w:rPr>
        <w:t>。</w:t>
      </w:r>
    </w:p>
    <w:p w14:paraId="13A07700" w14:textId="00D4B53A"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市场的剧烈波动往往引发交易者的强烈情绪反应。许多投资者</w:t>
      </w:r>
      <w:proofErr w:type="gramStart"/>
      <w:r w:rsidRPr="009C1032">
        <w:rPr>
          <w:rFonts w:ascii="Times New Roman" w:eastAsia="微软雅黑" w:hAnsi="Times New Roman" w:cs="Times New Roman"/>
          <w:sz w:val="22"/>
          <w:szCs w:val="22"/>
        </w:rPr>
        <w:t>在巨震后</w:t>
      </w:r>
      <w:proofErr w:type="gramEnd"/>
      <w:r w:rsidR="002D1949">
        <w:rPr>
          <w:rFonts w:ascii="Times New Roman" w:eastAsia="微软雅黑" w:hAnsi="Times New Roman" w:cs="Times New Roman" w:hint="eastAsia"/>
          <w:sz w:val="22"/>
          <w:szCs w:val="22"/>
        </w:rPr>
        <w:t>容易</w:t>
      </w:r>
      <w:r w:rsidRPr="009C1032">
        <w:rPr>
          <w:rFonts w:ascii="Times New Roman" w:eastAsia="微软雅黑" w:hAnsi="Times New Roman" w:cs="Times New Roman"/>
          <w:sz w:val="22"/>
          <w:szCs w:val="22"/>
        </w:rPr>
        <w:t>陷入恐惧，采取过于保守的日内交易策略，从而错失此后可能出现的反弹行情。要</w:t>
      </w:r>
      <w:r w:rsidRPr="009C1032">
        <w:rPr>
          <w:rFonts w:ascii="Times New Roman" w:eastAsia="微软雅黑" w:hAnsi="Times New Roman" w:cs="Times New Roman"/>
          <w:b/>
          <w:bCs/>
          <w:color w:val="FF0000"/>
          <w:sz w:val="22"/>
          <w:szCs w:val="22"/>
        </w:rPr>
        <w:t>克服这种</w:t>
      </w:r>
      <w:r w:rsidRPr="009C1032">
        <w:rPr>
          <w:rFonts w:ascii="Times New Roman" w:eastAsia="微软雅黑" w:hAnsi="Times New Roman" w:cs="Times New Roman"/>
          <w:b/>
          <w:bCs/>
          <w:color w:val="FF0000"/>
          <w:sz w:val="22"/>
          <w:szCs w:val="22"/>
        </w:rPr>
        <w:t>“</w:t>
      </w:r>
      <w:r w:rsidRPr="009C1032">
        <w:rPr>
          <w:rFonts w:ascii="Times New Roman" w:eastAsia="微软雅黑" w:hAnsi="Times New Roman" w:cs="Times New Roman"/>
          <w:b/>
          <w:bCs/>
          <w:color w:val="FF0000"/>
          <w:sz w:val="22"/>
          <w:szCs w:val="22"/>
        </w:rPr>
        <w:t>追涨杀跌</w:t>
      </w:r>
      <w:r w:rsidRPr="009C1032">
        <w:rPr>
          <w:rFonts w:ascii="Times New Roman" w:eastAsia="微软雅黑" w:hAnsi="Times New Roman" w:cs="Times New Roman"/>
          <w:b/>
          <w:bCs/>
          <w:color w:val="FF0000"/>
          <w:sz w:val="22"/>
          <w:szCs w:val="22"/>
        </w:rPr>
        <w:t>”</w:t>
      </w:r>
      <w:r w:rsidRPr="009C1032">
        <w:rPr>
          <w:rFonts w:ascii="Times New Roman" w:eastAsia="微软雅黑" w:hAnsi="Times New Roman" w:cs="Times New Roman"/>
          <w:b/>
          <w:bCs/>
          <w:color w:val="FF0000"/>
          <w:sz w:val="22"/>
          <w:szCs w:val="22"/>
        </w:rPr>
        <w:t>或错失后续上涨的情绪化交易模式</w:t>
      </w:r>
      <w:r w:rsidRPr="009C1032">
        <w:rPr>
          <w:rFonts w:ascii="Times New Roman" w:eastAsia="微软雅黑" w:hAnsi="Times New Roman" w:cs="Times New Roman"/>
          <w:sz w:val="22"/>
          <w:szCs w:val="22"/>
        </w:rPr>
        <w:t>，我们需要一个结构化的行动框架，涵盖情绪识别、技术面判断、</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管理和行为干预等方面。下面将分步骤详述这一框架，并推荐适用的工具与平台。</w:t>
      </w:r>
    </w:p>
    <w:p w14:paraId="0E01FB71"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 xml:space="preserve">1. </w:t>
      </w:r>
      <w:r w:rsidRPr="009C1032">
        <w:rPr>
          <w:rFonts w:ascii="Times New Roman" w:eastAsia="微软雅黑" w:hAnsi="Times New Roman" w:cs="Times New Roman"/>
          <w:b/>
          <w:bCs/>
          <w:sz w:val="22"/>
          <w:szCs w:val="22"/>
        </w:rPr>
        <w:t>识别并记录交易情绪与心理模式</w:t>
      </w:r>
    </w:p>
    <w:p w14:paraId="7D17D99E"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在极端行情后，交易者</w:t>
      </w:r>
      <w:proofErr w:type="gramStart"/>
      <w:r w:rsidRPr="009C1032">
        <w:rPr>
          <w:rFonts w:ascii="Times New Roman" w:eastAsia="微软雅黑" w:hAnsi="Times New Roman" w:cs="Times New Roman"/>
          <w:sz w:val="22"/>
          <w:szCs w:val="22"/>
        </w:rPr>
        <w:t>常经历</w:t>
      </w:r>
      <w:proofErr w:type="gramEnd"/>
      <w:r w:rsidRPr="009C1032">
        <w:rPr>
          <w:rFonts w:ascii="Times New Roman" w:eastAsia="微软雅黑" w:hAnsi="Times New Roman" w:cs="Times New Roman"/>
          <w:sz w:val="22"/>
          <w:szCs w:val="22"/>
        </w:rPr>
        <w:t>一系列负面情绪，如</w:t>
      </w:r>
      <w:r w:rsidRPr="009C1032">
        <w:rPr>
          <w:rFonts w:ascii="Times New Roman" w:eastAsia="微软雅黑" w:hAnsi="Times New Roman" w:cs="Times New Roman"/>
          <w:b/>
          <w:bCs/>
          <w:sz w:val="22"/>
          <w:szCs w:val="22"/>
        </w:rPr>
        <w:t>压力、恐惧和逃避</w:t>
      </w:r>
      <w:r w:rsidRPr="009C1032">
        <w:rPr>
          <w:rFonts w:ascii="Times New Roman" w:eastAsia="微软雅黑" w:hAnsi="Times New Roman" w:cs="Times New Roman"/>
          <w:sz w:val="22"/>
          <w:szCs w:val="22"/>
        </w:rPr>
        <w:t>。首先要做到的是</w:t>
      </w:r>
      <w:r w:rsidRPr="009C1032">
        <w:rPr>
          <w:rFonts w:ascii="Times New Roman" w:eastAsia="微软雅黑" w:hAnsi="Times New Roman" w:cs="Times New Roman"/>
          <w:b/>
          <w:bCs/>
          <w:sz w:val="22"/>
          <w:szCs w:val="22"/>
        </w:rPr>
        <w:t>识别</w:t>
      </w:r>
      <w:r w:rsidRPr="009C1032">
        <w:rPr>
          <w:rFonts w:ascii="Times New Roman" w:eastAsia="微软雅黑" w:hAnsi="Times New Roman" w:cs="Times New Roman"/>
          <w:sz w:val="22"/>
          <w:szCs w:val="22"/>
        </w:rPr>
        <w:t>这些情绪并记录相关的心理行为模式。</w:t>
      </w:r>
    </w:p>
    <w:p w14:paraId="17046BC0" w14:textId="77777777" w:rsidR="009C1032" w:rsidRPr="009C1032" w:rsidRDefault="009C1032" w:rsidP="009C1032">
      <w:pPr>
        <w:numPr>
          <w:ilvl w:val="0"/>
          <w:numId w:val="253"/>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典型情绪及表现：</w:t>
      </w:r>
    </w:p>
    <w:p w14:paraId="1FA66737" w14:textId="77777777" w:rsidR="009C1032" w:rsidRPr="009C1032" w:rsidRDefault="009C1032" w:rsidP="009C1032">
      <w:pPr>
        <w:numPr>
          <w:ilvl w:val="1"/>
          <w:numId w:val="253"/>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压力：</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感到业绩压力或亏损压力时，容易出现</w:t>
      </w:r>
      <w:r w:rsidRPr="009C1032">
        <w:rPr>
          <w:rFonts w:ascii="Times New Roman" w:eastAsia="微软雅黑" w:hAnsi="Times New Roman" w:cs="Times New Roman"/>
          <w:i/>
          <w:iCs/>
          <w:sz w:val="22"/>
          <w:szCs w:val="22"/>
        </w:rPr>
        <w:t>冲动交易</w:t>
      </w:r>
      <w:r w:rsidRPr="009C1032">
        <w:rPr>
          <w:rFonts w:ascii="Times New Roman" w:eastAsia="微软雅黑" w:hAnsi="Times New Roman" w:cs="Times New Roman"/>
          <w:sz w:val="22"/>
          <w:szCs w:val="22"/>
        </w:rPr>
        <w:t>或</w:t>
      </w:r>
      <w:r w:rsidRPr="009C1032">
        <w:rPr>
          <w:rFonts w:ascii="Times New Roman" w:eastAsia="微软雅黑" w:hAnsi="Times New Roman" w:cs="Times New Roman"/>
          <w:i/>
          <w:iCs/>
          <w:sz w:val="22"/>
          <w:szCs w:val="22"/>
        </w:rPr>
        <w:t>过度频繁操作</w:t>
      </w:r>
      <w:r w:rsidRPr="009C1032">
        <w:rPr>
          <w:rFonts w:ascii="Times New Roman" w:eastAsia="微软雅黑" w:hAnsi="Times New Roman" w:cs="Times New Roman"/>
          <w:sz w:val="22"/>
          <w:szCs w:val="22"/>
        </w:rPr>
        <w:t>的行为。例如在暴跌后急于挽回损失，每天频繁进出却缺乏策略。这类压力常伴随焦虑的生理信号（如心跳加速）。</w:t>
      </w:r>
    </w:p>
    <w:p w14:paraId="4DD260E0" w14:textId="22418C36" w:rsidR="009C1032" w:rsidRPr="009C1032" w:rsidRDefault="009C1032" w:rsidP="009C1032">
      <w:pPr>
        <w:numPr>
          <w:ilvl w:val="1"/>
          <w:numId w:val="253"/>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恐惧：</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巨幅下跌后产生对市场的恐惧，典型表现为</w:t>
      </w:r>
      <w:r w:rsidRPr="009C1032">
        <w:rPr>
          <w:rFonts w:ascii="Times New Roman" w:eastAsia="微软雅黑" w:hAnsi="Times New Roman" w:cs="Times New Roman"/>
          <w:i/>
          <w:iCs/>
          <w:sz w:val="22"/>
          <w:szCs w:val="22"/>
        </w:rPr>
        <w:t>过早止盈止损</w:t>
      </w:r>
      <w:r w:rsidRPr="009C1032">
        <w:rPr>
          <w:rFonts w:ascii="Times New Roman" w:eastAsia="微软雅黑" w:hAnsi="Times New Roman" w:cs="Times New Roman"/>
          <w:sz w:val="22"/>
          <w:szCs w:val="22"/>
        </w:rPr>
        <w:t>或</w:t>
      </w:r>
      <w:r w:rsidRPr="009C1032">
        <w:rPr>
          <w:rFonts w:ascii="Times New Roman" w:eastAsia="微软雅黑" w:hAnsi="Times New Roman" w:cs="Times New Roman"/>
          <w:i/>
          <w:iCs/>
          <w:sz w:val="22"/>
          <w:szCs w:val="22"/>
        </w:rPr>
        <w:t>干脆空仓观望</w:t>
      </w:r>
      <w:r w:rsidRPr="009C1032">
        <w:rPr>
          <w:rFonts w:ascii="Times New Roman" w:eastAsia="微软雅黑" w:hAnsi="Times New Roman" w:cs="Times New Roman"/>
          <w:sz w:val="22"/>
          <w:szCs w:val="22"/>
        </w:rPr>
        <w:t>。交易者可能不敢开新仓，或在稍有盈余时立刻平仓，担心亏损扩大。这种恐惧心理会导致对后续正常反弹行情持怀疑态度，错失重返上涨趋势的机会（典型的</w:t>
      </w:r>
      <w:r w:rsidRPr="009C1032">
        <w:rPr>
          <w:rFonts w:ascii="Times New Roman" w:eastAsia="微软雅黑" w:hAnsi="Times New Roman" w:cs="Times New Roman"/>
          <w:b/>
          <w:bCs/>
          <w:sz w:val="22"/>
          <w:szCs w:val="22"/>
        </w:rPr>
        <w:lastRenderedPageBreak/>
        <w:t>“</w:t>
      </w:r>
      <w:r w:rsidRPr="009C1032">
        <w:rPr>
          <w:rFonts w:ascii="Times New Roman" w:eastAsia="微软雅黑" w:hAnsi="Times New Roman" w:cs="Times New Roman"/>
          <w:b/>
          <w:bCs/>
          <w:sz w:val="22"/>
          <w:szCs w:val="22"/>
        </w:rPr>
        <w:t>怀疑</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错失</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sz w:val="22"/>
          <w:szCs w:val="22"/>
        </w:rPr>
        <w:t>模式）。下图展示了</w:t>
      </w:r>
      <w:r w:rsidRPr="009C1032">
        <w:rPr>
          <w:rFonts w:ascii="Times New Roman" w:eastAsia="微软雅黑" w:hAnsi="Times New Roman" w:cs="Times New Roman"/>
          <w:b/>
          <w:bCs/>
          <w:sz w:val="22"/>
          <w:szCs w:val="22"/>
        </w:rPr>
        <w:t>市场情绪周期</w:t>
      </w:r>
      <w:r w:rsidRPr="009C1032">
        <w:rPr>
          <w:rFonts w:ascii="Times New Roman" w:eastAsia="微软雅黑" w:hAnsi="Times New Roman" w:cs="Times New Roman"/>
          <w:sz w:val="22"/>
          <w:szCs w:val="22"/>
        </w:rPr>
        <w:t>：暴跌后多数人处于恐慌</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悲观阶段，此时若完全被恐惧主导，容易在</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恐慌</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投降</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阶段卖出离场，之后对反弹持怀疑不敢再进场，等情绪恢复时行情已回升（进入</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希望</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乐观</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阶段）。该图提醒我们情绪往往走极端循环，恐惧高涨时反而可能接近机会点，而贪婪狂热时风险最高。</w:t>
      </w:r>
    </w:p>
    <w:p w14:paraId="1ADB5E8C" w14:textId="77777777" w:rsidR="009C1032" w:rsidRDefault="009C1032" w:rsidP="009C1032">
      <w:pPr>
        <w:numPr>
          <w:ilvl w:val="1"/>
          <w:numId w:val="253"/>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逃避：</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在遭受剧烈亏损或连续失败后，有的交易者倾向于逃避问题，例如</w:t>
      </w:r>
      <w:r w:rsidRPr="009C1032">
        <w:rPr>
          <w:rFonts w:ascii="Times New Roman" w:eastAsia="微软雅黑" w:hAnsi="Times New Roman" w:cs="Times New Roman"/>
          <w:i/>
          <w:iCs/>
          <w:sz w:val="22"/>
          <w:szCs w:val="22"/>
        </w:rPr>
        <w:t>回避查看账户</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i/>
          <w:iCs/>
          <w:sz w:val="22"/>
          <w:szCs w:val="22"/>
        </w:rPr>
        <w:t>跳过交易复盘</w:t>
      </w:r>
      <w:r w:rsidRPr="009C1032">
        <w:rPr>
          <w:rFonts w:ascii="Times New Roman" w:eastAsia="微软雅黑" w:hAnsi="Times New Roman" w:cs="Times New Roman"/>
          <w:sz w:val="22"/>
          <w:szCs w:val="22"/>
        </w:rPr>
        <w:t>，甚至暂时退出市场。这种心理上的自我保护虽然暂缓了痛苦，但如果不正视，将无法从中吸取经验教训。</w:t>
      </w:r>
    </w:p>
    <w:p w14:paraId="7CB110EC" w14:textId="77777777" w:rsidR="00A643B7" w:rsidRDefault="00A643B7" w:rsidP="00A643B7">
      <w:pPr>
        <w:numPr>
          <w:ilvl w:val="0"/>
          <w:numId w:val="253"/>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如何识别这些情绪？</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关键在于提高自我觉察。交易者应在交易过程中留意自身的</w:t>
      </w:r>
      <w:r w:rsidRPr="009C1032">
        <w:rPr>
          <w:rFonts w:ascii="Times New Roman" w:eastAsia="微软雅黑" w:hAnsi="Times New Roman" w:cs="Times New Roman"/>
          <w:b/>
          <w:bCs/>
          <w:sz w:val="22"/>
          <w:szCs w:val="22"/>
        </w:rPr>
        <w:t>情绪触发</w:t>
      </w:r>
      <w:r w:rsidRPr="009C1032">
        <w:rPr>
          <w:rFonts w:ascii="Times New Roman" w:eastAsia="微软雅黑" w:hAnsi="Times New Roman" w:cs="Times New Roman"/>
          <w:sz w:val="22"/>
          <w:szCs w:val="22"/>
        </w:rPr>
        <w:t>和</w:t>
      </w:r>
      <w:r w:rsidRPr="009C1032">
        <w:rPr>
          <w:rFonts w:ascii="Times New Roman" w:eastAsia="微软雅黑" w:hAnsi="Times New Roman" w:cs="Times New Roman"/>
          <w:b/>
          <w:bCs/>
          <w:sz w:val="22"/>
          <w:szCs w:val="22"/>
        </w:rPr>
        <w:t>典型反应</w:t>
      </w:r>
      <w:r w:rsidRPr="009C1032">
        <w:rPr>
          <w:rFonts w:ascii="Times New Roman" w:eastAsia="微软雅黑" w:hAnsi="Times New Roman" w:cs="Times New Roman"/>
          <w:sz w:val="22"/>
          <w:szCs w:val="22"/>
        </w:rPr>
        <w:t>。例如，记录下每次</w:t>
      </w:r>
      <w:r w:rsidRPr="009C1032">
        <w:rPr>
          <w:rFonts w:ascii="Times New Roman" w:eastAsia="微软雅黑" w:hAnsi="Times New Roman" w:cs="Times New Roman"/>
          <w:b/>
          <w:bCs/>
          <w:sz w:val="22"/>
          <w:szCs w:val="22"/>
        </w:rPr>
        <w:t>大亏或大幅波动</w:t>
      </w:r>
      <w:r w:rsidRPr="009C1032">
        <w:rPr>
          <w:rFonts w:ascii="Times New Roman" w:eastAsia="微软雅黑" w:hAnsi="Times New Roman" w:cs="Times New Roman"/>
          <w:sz w:val="22"/>
          <w:szCs w:val="22"/>
        </w:rPr>
        <w:t>后自己的第一想法（是</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赶紧清仓保住剩余资金</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还是</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要不要加仓摊低成本</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等），以及随之产生的行为冲动。这些想法就是情绪触发下的心理反应。通过将</w:t>
      </w:r>
      <w:r w:rsidRPr="009C1032">
        <w:rPr>
          <w:rFonts w:ascii="Times New Roman" w:eastAsia="微软雅黑" w:hAnsi="Times New Roman" w:cs="Times New Roman"/>
          <w:b/>
          <w:bCs/>
          <w:sz w:val="22"/>
          <w:szCs w:val="22"/>
        </w:rPr>
        <w:t>触发因素</w:t>
      </w:r>
      <w:r w:rsidRPr="009C1032">
        <w:rPr>
          <w:rFonts w:ascii="Times New Roman" w:eastAsia="微软雅黑" w:hAnsi="Times New Roman" w:cs="Times New Roman"/>
          <w:sz w:val="22"/>
          <w:szCs w:val="22"/>
        </w:rPr>
        <w:t>（如</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暴跌</w:t>
      </w:r>
      <w:r w:rsidRPr="009C1032">
        <w:rPr>
          <w:rFonts w:ascii="Times New Roman" w:eastAsia="微软雅黑" w:hAnsi="Times New Roman" w:cs="Times New Roman"/>
          <w:sz w:val="22"/>
          <w:szCs w:val="22"/>
        </w:rPr>
        <w:t>5%”</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b/>
          <w:bCs/>
          <w:sz w:val="22"/>
          <w:szCs w:val="22"/>
        </w:rPr>
        <w:t>内心想法</w:t>
      </w:r>
      <w:r w:rsidRPr="009C1032">
        <w:rPr>
          <w:rFonts w:ascii="Times New Roman" w:eastAsia="微软雅黑" w:hAnsi="Times New Roman" w:cs="Times New Roman"/>
          <w:sz w:val="22"/>
          <w:szCs w:val="22"/>
        </w:rPr>
        <w:t>（如</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市场太可怕，我要退出</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b/>
          <w:bCs/>
          <w:sz w:val="22"/>
          <w:szCs w:val="22"/>
        </w:rPr>
        <w:t>情绪</w:t>
      </w:r>
      <w:r w:rsidRPr="009C1032">
        <w:rPr>
          <w:rFonts w:ascii="Times New Roman" w:eastAsia="微软雅黑" w:hAnsi="Times New Roman" w:cs="Times New Roman"/>
          <w:sz w:val="22"/>
          <w:szCs w:val="22"/>
        </w:rPr>
        <w:t>（如恐惧、愤怒）、</w:t>
      </w:r>
      <w:r w:rsidRPr="009C1032">
        <w:rPr>
          <w:rFonts w:ascii="Times New Roman" w:eastAsia="微软雅黑" w:hAnsi="Times New Roman" w:cs="Times New Roman"/>
          <w:b/>
          <w:bCs/>
          <w:sz w:val="22"/>
          <w:szCs w:val="22"/>
        </w:rPr>
        <w:t>行为</w:t>
      </w:r>
      <w:r w:rsidRPr="009C1032">
        <w:rPr>
          <w:rFonts w:ascii="Times New Roman" w:eastAsia="微软雅黑" w:hAnsi="Times New Roman" w:cs="Times New Roman"/>
          <w:sz w:val="22"/>
          <w:szCs w:val="22"/>
        </w:rPr>
        <w:t>（如斩仓、停止交易）一一记录，我们可以绘制出自己的</w:t>
      </w:r>
      <w:r w:rsidRPr="009C1032">
        <w:rPr>
          <w:rFonts w:ascii="Times New Roman" w:eastAsia="微软雅黑" w:hAnsi="Times New Roman" w:cs="Times New Roman"/>
          <w:b/>
          <w:bCs/>
          <w:sz w:val="22"/>
          <w:szCs w:val="22"/>
        </w:rPr>
        <w:t>情绪模式图</w:t>
      </w:r>
      <w:r w:rsidRPr="009C1032">
        <w:rPr>
          <w:rFonts w:ascii="Times New Roman" w:eastAsia="微软雅黑" w:hAnsi="Times New Roman" w:cs="Times New Roman"/>
          <w:sz w:val="22"/>
          <w:szCs w:val="22"/>
        </w:rPr>
        <w:t>。例如某些人可能发现，每当账户回撤超过</w:t>
      </w:r>
      <w:r w:rsidRPr="009C1032">
        <w:rPr>
          <w:rFonts w:ascii="Times New Roman" w:eastAsia="微软雅黑" w:hAnsi="Times New Roman" w:cs="Times New Roman"/>
          <w:sz w:val="22"/>
          <w:szCs w:val="22"/>
        </w:rPr>
        <w:t>10%</w:t>
      </w:r>
      <w:r w:rsidRPr="009C1032">
        <w:rPr>
          <w:rFonts w:ascii="Times New Roman" w:eastAsia="微软雅黑" w:hAnsi="Times New Roman" w:cs="Times New Roman"/>
          <w:sz w:val="22"/>
          <w:szCs w:val="22"/>
        </w:rPr>
        <w:t>就触发强烈恐惧，导致第二天不敢交易；或者在连续盈利后过度自信加码，最终</w:t>
      </w:r>
      <w:proofErr w:type="gramStart"/>
      <w:r w:rsidRPr="009C1032">
        <w:rPr>
          <w:rFonts w:ascii="Times New Roman" w:eastAsia="微软雅黑" w:hAnsi="Times New Roman" w:cs="Times New Roman"/>
          <w:sz w:val="22"/>
          <w:szCs w:val="22"/>
        </w:rPr>
        <w:t>导致回</w:t>
      </w:r>
      <w:proofErr w:type="gramEnd"/>
      <w:r w:rsidRPr="009C1032">
        <w:rPr>
          <w:rFonts w:ascii="Times New Roman" w:eastAsia="微软雅黑" w:hAnsi="Times New Roman" w:cs="Times New Roman"/>
          <w:sz w:val="22"/>
          <w:szCs w:val="22"/>
        </w:rPr>
        <w:t>吐利润。这种模式一旦以文字写下，就变得</w:t>
      </w:r>
      <w:r w:rsidRPr="009C1032">
        <w:rPr>
          <w:rFonts w:ascii="Times New Roman" w:eastAsia="微软雅黑" w:hAnsi="Times New Roman" w:cs="Times New Roman"/>
          <w:b/>
          <w:bCs/>
          <w:sz w:val="22"/>
          <w:szCs w:val="22"/>
        </w:rPr>
        <w:t>清晰可见</w:t>
      </w:r>
      <w:r w:rsidRPr="009C1032">
        <w:rPr>
          <w:rFonts w:ascii="Times New Roman" w:eastAsia="微软雅黑" w:hAnsi="Times New Roman" w:cs="Times New Roman"/>
          <w:sz w:val="22"/>
          <w:szCs w:val="22"/>
        </w:rPr>
        <w:t>。</w:t>
      </w:r>
    </w:p>
    <w:p w14:paraId="0BF92C65" w14:textId="77777777" w:rsidR="00A643B7" w:rsidRPr="009C1032" w:rsidRDefault="00A643B7" w:rsidP="00A643B7">
      <w:pPr>
        <w:numPr>
          <w:ilvl w:val="0"/>
          <w:numId w:val="253"/>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记录情绪的工具可以是</w:t>
      </w:r>
      <w:r w:rsidRPr="009C1032">
        <w:rPr>
          <w:rFonts w:ascii="Times New Roman" w:eastAsia="微软雅黑" w:hAnsi="Times New Roman" w:cs="Times New Roman"/>
          <w:b/>
          <w:bCs/>
          <w:sz w:val="22"/>
          <w:szCs w:val="22"/>
        </w:rPr>
        <w:t>交易日志</w:t>
      </w:r>
      <w:r w:rsidRPr="009C1032">
        <w:rPr>
          <w:rFonts w:ascii="Times New Roman" w:eastAsia="微软雅黑" w:hAnsi="Times New Roman" w:cs="Times New Roman"/>
          <w:sz w:val="22"/>
          <w:szCs w:val="22"/>
        </w:rPr>
        <w:t>或日记。建议在每次交易前后简要记下当时的心理状态、动机和感受。这种日志记录有助于</w:t>
      </w:r>
      <w:r w:rsidRPr="009C1032">
        <w:rPr>
          <w:rFonts w:ascii="Times New Roman" w:eastAsia="微软雅黑" w:hAnsi="Times New Roman" w:cs="Times New Roman"/>
          <w:b/>
          <w:bCs/>
          <w:sz w:val="22"/>
          <w:szCs w:val="22"/>
        </w:rPr>
        <w:t>评估自身表现、识别情绪模式并纠正未来的情绪偏差</w:t>
      </w:r>
      <w:r w:rsidRPr="009C1032">
        <w:rPr>
          <w:rFonts w:ascii="Times New Roman" w:eastAsia="微软雅黑" w:hAnsi="Times New Roman" w:cs="Times New Roman"/>
          <w:sz w:val="22"/>
          <w:szCs w:val="22"/>
        </w:rPr>
        <w:t>。例如，在日志中注明：</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暴跌后第</w:t>
      </w:r>
      <w:r w:rsidRPr="009C1032">
        <w:rPr>
          <w:rFonts w:ascii="Times New Roman" w:eastAsia="微软雅黑" w:hAnsi="Times New Roman" w:cs="Times New Roman"/>
          <w:sz w:val="22"/>
          <w:szCs w:val="22"/>
        </w:rPr>
        <w:t>2</w:t>
      </w:r>
      <w:r w:rsidRPr="009C1032">
        <w:rPr>
          <w:rFonts w:ascii="Times New Roman" w:eastAsia="微软雅黑" w:hAnsi="Times New Roman" w:cs="Times New Roman"/>
          <w:sz w:val="22"/>
          <w:szCs w:val="22"/>
        </w:rPr>
        <w:t>天，因为恐慌空仓，错失了</w:t>
      </w:r>
      <w:r w:rsidRPr="009C1032">
        <w:rPr>
          <w:rFonts w:ascii="Times New Roman" w:eastAsia="微软雅黑" w:hAnsi="Times New Roman" w:cs="Times New Roman"/>
          <w:sz w:val="22"/>
          <w:szCs w:val="22"/>
        </w:rPr>
        <w:t>3%</w:t>
      </w:r>
      <w:r w:rsidRPr="009C1032">
        <w:rPr>
          <w:rFonts w:ascii="Times New Roman" w:eastAsia="微软雅黑" w:hAnsi="Times New Roman" w:cs="Times New Roman"/>
          <w:sz w:val="22"/>
          <w:szCs w:val="22"/>
        </w:rPr>
        <w:t>的反弹。</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长期坚持可以发现：是不是</w:t>
      </w:r>
      <w:r w:rsidRPr="009C1032">
        <w:rPr>
          <w:rFonts w:ascii="Times New Roman" w:eastAsia="微软雅黑" w:hAnsi="Times New Roman" w:cs="Times New Roman"/>
          <w:b/>
          <w:bCs/>
          <w:sz w:val="22"/>
          <w:szCs w:val="22"/>
        </w:rPr>
        <w:t>一遇大跌就倾向空仓</w:t>
      </w:r>
      <w:r w:rsidRPr="009C1032">
        <w:rPr>
          <w:rFonts w:ascii="Times New Roman" w:eastAsia="微软雅黑" w:hAnsi="Times New Roman" w:cs="Times New Roman"/>
          <w:sz w:val="22"/>
          <w:szCs w:val="22"/>
        </w:rPr>
        <w:t>？是不是</w:t>
      </w:r>
      <w:r w:rsidRPr="009C1032">
        <w:rPr>
          <w:rFonts w:ascii="Times New Roman" w:eastAsia="微软雅黑" w:hAnsi="Times New Roman" w:cs="Times New Roman"/>
          <w:b/>
          <w:bCs/>
          <w:sz w:val="22"/>
          <w:szCs w:val="22"/>
        </w:rPr>
        <w:t>盈利后容易贪心不走</w:t>
      </w:r>
      <w:r w:rsidRPr="009C1032">
        <w:rPr>
          <w:rFonts w:ascii="Times New Roman" w:eastAsia="微软雅黑" w:hAnsi="Times New Roman" w:cs="Times New Roman"/>
          <w:sz w:val="22"/>
          <w:szCs w:val="22"/>
        </w:rPr>
        <w:t>？识别</w:t>
      </w:r>
      <w:proofErr w:type="gramStart"/>
      <w:r w:rsidRPr="009C1032">
        <w:rPr>
          <w:rFonts w:ascii="Times New Roman" w:eastAsia="微软雅黑" w:hAnsi="Times New Roman" w:cs="Times New Roman"/>
          <w:sz w:val="22"/>
          <w:szCs w:val="22"/>
        </w:rPr>
        <w:t>出模式</w:t>
      </w:r>
      <w:proofErr w:type="gramEnd"/>
      <w:r w:rsidRPr="009C1032">
        <w:rPr>
          <w:rFonts w:ascii="Times New Roman" w:eastAsia="微软雅黑" w:hAnsi="Times New Roman" w:cs="Times New Roman"/>
          <w:sz w:val="22"/>
          <w:szCs w:val="22"/>
        </w:rPr>
        <w:t>后才能对症调整。</w:t>
      </w:r>
    </w:p>
    <w:p w14:paraId="7128D277" w14:textId="77777777" w:rsidR="00A643B7" w:rsidRPr="009C1032" w:rsidRDefault="00A643B7" w:rsidP="00A643B7">
      <w:pPr>
        <w:numPr>
          <w:ilvl w:val="0"/>
          <w:numId w:val="253"/>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此外，也可尝试给情绪</w:t>
      </w:r>
      <w:r w:rsidRPr="009C1032">
        <w:rPr>
          <w:rFonts w:ascii="Times New Roman" w:eastAsia="微软雅黑" w:hAnsi="Times New Roman" w:cs="Times New Roman"/>
          <w:b/>
          <w:bCs/>
          <w:sz w:val="22"/>
          <w:szCs w:val="22"/>
        </w:rPr>
        <w:t>量化打分</w:t>
      </w:r>
      <w:r w:rsidRPr="009C1032">
        <w:rPr>
          <w:rFonts w:ascii="Times New Roman" w:eastAsia="微软雅黑" w:hAnsi="Times New Roman" w:cs="Times New Roman"/>
          <w:sz w:val="22"/>
          <w:szCs w:val="22"/>
        </w:rPr>
        <w:t>（例如恐惧程度</w:t>
      </w:r>
      <w:r w:rsidRPr="009C1032">
        <w:rPr>
          <w:rFonts w:ascii="Times New Roman" w:eastAsia="微软雅黑" w:hAnsi="Times New Roman" w:cs="Times New Roman"/>
          <w:sz w:val="22"/>
          <w:szCs w:val="22"/>
        </w:rPr>
        <w:t>1-10</w:t>
      </w:r>
      <w:r w:rsidRPr="009C1032">
        <w:rPr>
          <w:rFonts w:ascii="Times New Roman" w:eastAsia="微软雅黑" w:hAnsi="Times New Roman" w:cs="Times New Roman"/>
          <w:sz w:val="22"/>
          <w:szCs w:val="22"/>
        </w:rPr>
        <w:t>）或记下生理指标（如睡眠、专注度）以辅助识别。总之，通过</w:t>
      </w:r>
      <w:r w:rsidRPr="009C1032">
        <w:rPr>
          <w:rFonts w:ascii="Times New Roman" w:eastAsia="微软雅黑" w:hAnsi="Times New Roman" w:cs="Times New Roman"/>
          <w:b/>
          <w:bCs/>
          <w:sz w:val="22"/>
          <w:szCs w:val="22"/>
        </w:rPr>
        <w:t>如实记录</w:t>
      </w:r>
      <w:r w:rsidRPr="009C1032">
        <w:rPr>
          <w:rFonts w:ascii="Times New Roman" w:eastAsia="微软雅黑" w:hAnsi="Times New Roman" w:cs="Times New Roman"/>
          <w:sz w:val="22"/>
          <w:szCs w:val="22"/>
        </w:rPr>
        <w:t>交易当下的心理活动，我们能更客观地审视自己的情绪规律，从而为后续改进打下基础。</w:t>
      </w:r>
    </w:p>
    <w:p w14:paraId="135E6FD7" w14:textId="450A8990" w:rsidR="00A643B7" w:rsidRDefault="00A643B7" w:rsidP="009C1032">
      <w:pPr>
        <w:rPr>
          <w:rFonts w:ascii="Times New Roman" w:eastAsia="微软雅黑" w:hAnsi="Times New Roman" w:cs="Times New Roman"/>
          <w:b/>
          <w:bCs/>
          <w:sz w:val="22"/>
          <w:szCs w:val="22"/>
        </w:rPr>
      </w:pPr>
      <w:r>
        <w:rPr>
          <w:noProof/>
        </w:rPr>
        <w:lastRenderedPageBreak/>
        <w:drawing>
          <wp:inline distT="0" distB="0" distL="0" distR="0" wp14:anchorId="1C9DD1F3" wp14:editId="3039F759">
            <wp:extent cx="5943600" cy="4062730"/>
            <wp:effectExtent l="6985" t="0" r="6985" b="6985"/>
            <wp:docPr id="576240911"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0911" name="图片 4" descr="图示&#10;&#10;AI 生成的内容可能不正确。"/>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4062730"/>
                    </a:xfrm>
                    <a:prstGeom prst="rect">
                      <a:avLst/>
                    </a:prstGeom>
                    <a:noFill/>
                    <a:ln>
                      <a:noFill/>
                    </a:ln>
                  </pic:spPr>
                </pic:pic>
              </a:graphicData>
            </a:graphic>
          </wp:inline>
        </w:drawing>
      </w:r>
    </w:p>
    <w:tbl>
      <w:tblPr>
        <w:tblStyle w:val="41"/>
        <w:tblW w:w="9463" w:type="dxa"/>
        <w:tblLook w:val="04A0" w:firstRow="1" w:lastRow="0" w:firstColumn="1" w:lastColumn="0" w:noHBand="0" w:noVBand="1"/>
      </w:tblPr>
      <w:tblGrid>
        <w:gridCol w:w="2477"/>
        <w:gridCol w:w="1539"/>
        <w:gridCol w:w="3255"/>
        <w:gridCol w:w="2192"/>
      </w:tblGrid>
      <w:tr w:rsidR="00DC0EAC" w:rsidRPr="00DC0EAC" w14:paraId="4514F85B" w14:textId="77777777" w:rsidTr="00DC0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3CFBFE53"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阶段</w:t>
            </w:r>
          </w:p>
        </w:tc>
        <w:tc>
          <w:tcPr>
            <w:tcW w:w="0" w:type="auto"/>
            <w:hideMark/>
          </w:tcPr>
          <w:p w14:paraId="2A589AA2" w14:textId="77777777" w:rsidR="00DC0EAC" w:rsidRPr="00DC0EAC" w:rsidRDefault="00DC0EAC" w:rsidP="00DC0EA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核心情绪</w:t>
            </w:r>
          </w:p>
        </w:tc>
        <w:tc>
          <w:tcPr>
            <w:tcW w:w="0" w:type="auto"/>
            <w:hideMark/>
          </w:tcPr>
          <w:p w14:paraId="24310295" w14:textId="77777777" w:rsidR="00DC0EAC" w:rsidRPr="00DC0EAC" w:rsidRDefault="00DC0EAC" w:rsidP="00DC0EA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典型语句</w:t>
            </w:r>
          </w:p>
        </w:tc>
        <w:tc>
          <w:tcPr>
            <w:tcW w:w="0" w:type="auto"/>
            <w:hideMark/>
          </w:tcPr>
          <w:p w14:paraId="073CDDC8" w14:textId="77777777" w:rsidR="00DC0EAC" w:rsidRPr="00DC0EAC" w:rsidRDefault="00DC0EAC" w:rsidP="00DC0EAC">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投资行为</w:t>
            </w:r>
          </w:p>
        </w:tc>
      </w:tr>
      <w:tr w:rsidR="00DC0EAC" w:rsidRPr="00DC0EAC" w14:paraId="1E111A76" w14:textId="77777777" w:rsidTr="00DC0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50888576"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Disbelief</w:t>
            </w:r>
            <w:r w:rsidRPr="00DC0EAC">
              <w:rPr>
                <w:rFonts w:ascii="Times New Roman" w:eastAsia="微软雅黑" w:hAnsi="Times New Roman" w:cs="Times New Roman"/>
                <w:sz w:val="20"/>
                <w:szCs w:val="20"/>
              </w:rPr>
              <w:t>（怀疑）</w:t>
            </w:r>
          </w:p>
        </w:tc>
        <w:tc>
          <w:tcPr>
            <w:tcW w:w="0" w:type="auto"/>
            <w:hideMark/>
          </w:tcPr>
          <w:p w14:paraId="2074E7DF"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怀疑重来</w:t>
            </w:r>
          </w:p>
        </w:tc>
        <w:tc>
          <w:tcPr>
            <w:tcW w:w="0" w:type="auto"/>
            <w:hideMark/>
          </w:tcPr>
          <w:p w14:paraId="3FF00DFC"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这轮上涨会像以前一样失败。</w:t>
            </w:r>
            <w:r w:rsidRPr="00DC0EAC">
              <w:rPr>
                <w:rFonts w:ascii="Times New Roman" w:eastAsia="微软雅黑" w:hAnsi="Times New Roman" w:cs="Times New Roman"/>
                <w:sz w:val="20"/>
                <w:szCs w:val="20"/>
              </w:rPr>
              <w:t>”</w:t>
            </w:r>
          </w:p>
        </w:tc>
        <w:tc>
          <w:tcPr>
            <w:tcW w:w="0" w:type="auto"/>
            <w:hideMark/>
          </w:tcPr>
          <w:p w14:paraId="77554A52"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空仓、犹豫</w:t>
            </w:r>
            <w:proofErr w:type="gramStart"/>
            <w:r w:rsidRPr="00DC0EAC">
              <w:rPr>
                <w:rFonts w:ascii="Times New Roman" w:eastAsia="微软雅黑" w:hAnsi="Times New Roman" w:cs="Times New Roman"/>
                <w:sz w:val="20"/>
                <w:szCs w:val="20"/>
              </w:rPr>
              <w:t>不</w:t>
            </w:r>
            <w:proofErr w:type="gramEnd"/>
            <w:r w:rsidRPr="00DC0EAC">
              <w:rPr>
                <w:rFonts w:ascii="Times New Roman" w:eastAsia="微软雅黑" w:hAnsi="Times New Roman" w:cs="Times New Roman"/>
                <w:sz w:val="20"/>
                <w:szCs w:val="20"/>
              </w:rPr>
              <w:t>进场</w:t>
            </w:r>
          </w:p>
        </w:tc>
      </w:tr>
      <w:tr w:rsidR="00DC0EAC" w:rsidRPr="00DC0EAC" w14:paraId="0D5BE691" w14:textId="77777777" w:rsidTr="00DC0EAC">
        <w:tc>
          <w:tcPr>
            <w:cnfStyle w:val="001000000000" w:firstRow="0" w:lastRow="0" w:firstColumn="1" w:lastColumn="0" w:oddVBand="0" w:evenVBand="0" w:oddHBand="0" w:evenHBand="0" w:firstRowFirstColumn="0" w:firstRowLastColumn="0" w:lastRowFirstColumn="0" w:lastRowLastColumn="0"/>
            <w:tcW w:w="2477" w:type="dxa"/>
            <w:hideMark/>
          </w:tcPr>
          <w:p w14:paraId="1130DF49"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Hope</w:t>
            </w:r>
            <w:r w:rsidRPr="00DC0EAC">
              <w:rPr>
                <w:rFonts w:ascii="Times New Roman" w:eastAsia="微软雅黑" w:hAnsi="Times New Roman" w:cs="Times New Roman"/>
                <w:sz w:val="20"/>
                <w:szCs w:val="20"/>
              </w:rPr>
              <w:t>（希望）</w:t>
            </w:r>
          </w:p>
        </w:tc>
        <w:tc>
          <w:tcPr>
            <w:tcW w:w="0" w:type="auto"/>
            <w:hideMark/>
          </w:tcPr>
          <w:p w14:paraId="1AF2B2C3"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市场可能回暖</w:t>
            </w:r>
          </w:p>
        </w:tc>
        <w:tc>
          <w:tcPr>
            <w:tcW w:w="0" w:type="auto"/>
            <w:hideMark/>
          </w:tcPr>
          <w:p w14:paraId="6BC0A201"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也许会回升？</w:t>
            </w:r>
            <w:r w:rsidRPr="00DC0EAC">
              <w:rPr>
                <w:rFonts w:ascii="Times New Roman" w:eastAsia="微软雅黑" w:hAnsi="Times New Roman" w:cs="Times New Roman"/>
                <w:sz w:val="20"/>
                <w:szCs w:val="20"/>
              </w:rPr>
              <w:t>”</w:t>
            </w:r>
          </w:p>
        </w:tc>
        <w:tc>
          <w:tcPr>
            <w:tcW w:w="0" w:type="auto"/>
            <w:hideMark/>
          </w:tcPr>
          <w:p w14:paraId="5813DEEC"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小</w:t>
            </w:r>
            <w:proofErr w:type="gramStart"/>
            <w:r w:rsidRPr="00DC0EAC">
              <w:rPr>
                <w:rFonts w:ascii="Times New Roman" w:eastAsia="微软雅黑" w:hAnsi="Times New Roman" w:cs="Times New Roman"/>
                <w:sz w:val="20"/>
                <w:szCs w:val="20"/>
              </w:rPr>
              <w:t>仓位</w:t>
            </w:r>
            <w:proofErr w:type="gramEnd"/>
            <w:r w:rsidRPr="00DC0EAC">
              <w:rPr>
                <w:rFonts w:ascii="Times New Roman" w:eastAsia="微软雅黑" w:hAnsi="Times New Roman" w:cs="Times New Roman"/>
                <w:sz w:val="20"/>
                <w:szCs w:val="20"/>
              </w:rPr>
              <w:t>试探性进场</w:t>
            </w:r>
          </w:p>
        </w:tc>
      </w:tr>
      <w:tr w:rsidR="00DC0EAC" w:rsidRPr="00DC0EAC" w14:paraId="0EF966F2" w14:textId="77777777" w:rsidTr="00DC0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19A9128F"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Optimism</w:t>
            </w:r>
            <w:r w:rsidRPr="00DC0EAC">
              <w:rPr>
                <w:rFonts w:ascii="Times New Roman" w:eastAsia="微软雅黑" w:hAnsi="Times New Roman" w:cs="Times New Roman"/>
                <w:sz w:val="20"/>
                <w:szCs w:val="20"/>
              </w:rPr>
              <w:t>（乐观）</w:t>
            </w:r>
          </w:p>
        </w:tc>
        <w:tc>
          <w:tcPr>
            <w:tcW w:w="0" w:type="auto"/>
            <w:hideMark/>
          </w:tcPr>
          <w:p w14:paraId="0639AF2D"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上涨获得确认</w:t>
            </w:r>
          </w:p>
        </w:tc>
        <w:tc>
          <w:tcPr>
            <w:tcW w:w="0" w:type="auto"/>
            <w:hideMark/>
          </w:tcPr>
          <w:p w14:paraId="6E01FFCD"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这轮反弹是真实的。</w:t>
            </w:r>
            <w:r w:rsidRPr="00DC0EAC">
              <w:rPr>
                <w:rFonts w:ascii="Times New Roman" w:eastAsia="微软雅黑" w:hAnsi="Times New Roman" w:cs="Times New Roman"/>
                <w:sz w:val="20"/>
                <w:szCs w:val="20"/>
              </w:rPr>
              <w:t>”</w:t>
            </w:r>
          </w:p>
        </w:tc>
        <w:tc>
          <w:tcPr>
            <w:tcW w:w="0" w:type="auto"/>
            <w:hideMark/>
          </w:tcPr>
          <w:p w14:paraId="5DBF4CFD"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增</w:t>
            </w:r>
            <w:proofErr w:type="gramStart"/>
            <w:r w:rsidRPr="00DC0EAC">
              <w:rPr>
                <w:rFonts w:ascii="Times New Roman" w:eastAsia="微软雅黑" w:hAnsi="Times New Roman" w:cs="Times New Roman"/>
                <w:sz w:val="20"/>
                <w:szCs w:val="20"/>
              </w:rPr>
              <w:t>持趋势股</w:t>
            </w:r>
            <w:proofErr w:type="gramEnd"/>
          </w:p>
        </w:tc>
      </w:tr>
      <w:tr w:rsidR="00DC0EAC" w:rsidRPr="00DC0EAC" w14:paraId="5763B0C6" w14:textId="77777777" w:rsidTr="00DC0EAC">
        <w:tc>
          <w:tcPr>
            <w:cnfStyle w:val="001000000000" w:firstRow="0" w:lastRow="0" w:firstColumn="1" w:lastColumn="0" w:oddVBand="0" w:evenVBand="0" w:oddHBand="0" w:evenHBand="0" w:firstRowFirstColumn="0" w:firstRowLastColumn="0" w:lastRowFirstColumn="0" w:lastRowLastColumn="0"/>
            <w:tcW w:w="2477" w:type="dxa"/>
            <w:hideMark/>
          </w:tcPr>
          <w:p w14:paraId="10EF0E02"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Belief</w:t>
            </w:r>
            <w:r w:rsidRPr="00DC0EAC">
              <w:rPr>
                <w:rFonts w:ascii="Times New Roman" w:eastAsia="微软雅黑" w:hAnsi="Times New Roman" w:cs="Times New Roman"/>
                <w:sz w:val="20"/>
                <w:szCs w:val="20"/>
              </w:rPr>
              <w:t>（相信）</w:t>
            </w:r>
          </w:p>
        </w:tc>
        <w:tc>
          <w:tcPr>
            <w:tcW w:w="0" w:type="auto"/>
            <w:hideMark/>
          </w:tcPr>
          <w:p w14:paraId="3DF93021"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开始认同趋势</w:t>
            </w:r>
          </w:p>
        </w:tc>
        <w:tc>
          <w:tcPr>
            <w:tcW w:w="0" w:type="auto"/>
            <w:hideMark/>
          </w:tcPr>
          <w:p w14:paraId="1BB82DD1"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是时候满仓了！</w:t>
            </w:r>
            <w:r w:rsidRPr="00DC0EAC">
              <w:rPr>
                <w:rFonts w:ascii="Times New Roman" w:eastAsia="微软雅黑" w:hAnsi="Times New Roman" w:cs="Times New Roman"/>
                <w:sz w:val="20"/>
                <w:szCs w:val="20"/>
              </w:rPr>
              <w:t>”</w:t>
            </w:r>
          </w:p>
        </w:tc>
        <w:tc>
          <w:tcPr>
            <w:tcW w:w="0" w:type="auto"/>
            <w:hideMark/>
          </w:tcPr>
          <w:p w14:paraId="03C27DE0"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全仓进场</w:t>
            </w:r>
          </w:p>
        </w:tc>
      </w:tr>
      <w:tr w:rsidR="00DC0EAC" w:rsidRPr="00DC0EAC" w14:paraId="04103154" w14:textId="77777777" w:rsidTr="00DC0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268170D3"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Thrill</w:t>
            </w:r>
            <w:r w:rsidRPr="00DC0EAC">
              <w:rPr>
                <w:rFonts w:ascii="Times New Roman" w:eastAsia="微软雅黑" w:hAnsi="Times New Roman" w:cs="Times New Roman"/>
                <w:sz w:val="20"/>
                <w:szCs w:val="20"/>
              </w:rPr>
              <w:t>（兴奋）</w:t>
            </w:r>
          </w:p>
        </w:tc>
        <w:tc>
          <w:tcPr>
            <w:tcW w:w="0" w:type="auto"/>
            <w:hideMark/>
          </w:tcPr>
          <w:p w14:paraId="4ED220C6"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投资带来快感</w:t>
            </w:r>
          </w:p>
        </w:tc>
        <w:tc>
          <w:tcPr>
            <w:tcW w:w="0" w:type="auto"/>
            <w:hideMark/>
          </w:tcPr>
          <w:p w14:paraId="6E4028C3"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我要加杠杆！</w:t>
            </w:r>
            <w:r w:rsidRPr="00DC0EAC">
              <w:rPr>
                <w:rFonts w:ascii="Times New Roman" w:eastAsia="微软雅黑" w:hAnsi="Times New Roman" w:cs="Times New Roman"/>
                <w:sz w:val="20"/>
                <w:szCs w:val="20"/>
              </w:rPr>
              <w:t>”</w:t>
            </w:r>
          </w:p>
        </w:tc>
        <w:tc>
          <w:tcPr>
            <w:tcW w:w="0" w:type="auto"/>
            <w:hideMark/>
          </w:tcPr>
          <w:p w14:paraId="2E68C311"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重仓</w:t>
            </w: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追高</w:t>
            </w:r>
          </w:p>
        </w:tc>
      </w:tr>
      <w:tr w:rsidR="00DC0EAC" w:rsidRPr="00DC0EAC" w14:paraId="59E10631" w14:textId="77777777" w:rsidTr="00DC0EAC">
        <w:tc>
          <w:tcPr>
            <w:cnfStyle w:val="001000000000" w:firstRow="0" w:lastRow="0" w:firstColumn="1" w:lastColumn="0" w:oddVBand="0" w:evenVBand="0" w:oddHBand="0" w:evenHBand="0" w:firstRowFirstColumn="0" w:firstRowLastColumn="0" w:lastRowFirstColumn="0" w:lastRowLastColumn="0"/>
            <w:tcW w:w="2477" w:type="dxa"/>
            <w:hideMark/>
          </w:tcPr>
          <w:p w14:paraId="7C41284C"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Euphoria</w:t>
            </w:r>
            <w:r w:rsidRPr="00DC0EAC">
              <w:rPr>
                <w:rFonts w:ascii="Times New Roman" w:eastAsia="微软雅黑" w:hAnsi="Times New Roman" w:cs="Times New Roman"/>
                <w:sz w:val="20"/>
                <w:szCs w:val="20"/>
              </w:rPr>
              <w:t>（狂喜）</w:t>
            </w:r>
          </w:p>
        </w:tc>
        <w:tc>
          <w:tcPr>
            <w:tcW w:w="0" w:type="auto"/>
            <w:hideMark/>
          </w:tcPr>
          <w:p w14:paraId="6AB3E212"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自我膨胀</w:t>
            </w:r>
          </w:p>
        </w:tc>
        <w:tc>
          <w:tcPr>
            <w:tcW w:w="0" w:type="auto"/>
            <w:hideMark/>
          </w:tcPr>
          <w:p w14:paraId="11F4AD20"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我是天才！</w:t>
            </w:r>
            <w:r w:rsidRPr="00DC0EAC">
              <w:rPr>
                <w:rFonts w:ascii="Times New Roman" w:eastAsia="微软雅黑" w:hAnsi="Times New Roman" w:cs="Times New Roman"/>
                <w:sz w:val="20"/>
                <w:szCs w:val="20"/>
              </w:rPr>
              <w:t>”</w:t>
            </w:r>
          </w:p>
        </w:tc>
        <w:tc>
          <w:tcPr>
            <w:tcW w:w="0" w:type="auto"/>
            <w:hideMark/>
          </w:tcPr>
          <w:p w14:paraId="72A25D45"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杠杆化、极度贪婪</w:t>
            </w:r>
          </w:p>
        </w:tc>
      </w:tr>
      <w:tr w:rsidR="00DC0EAC" w:rsidRPr="00DC0EAC" w14:paraId="75FD64CF" w14:textId="77777777" w:rsidTr="00DC0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28B775D2"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Complacency</w:t>
            </w:r>
            <w:r w:rsidRPr="00DC0EAC">
              <w:rPr>
                <w:rFonts w:ascii="Times New Roman" w:eastAsia="微软雅黑" w:hAnsi="Times New Roman" w:cs="Times New Roman"/>
                <w:sz w:val="20"/>
                <w:szCs w:val="20"/>
              </w:rPr>
              <w:t>（自满）</w:t>
            </w:r>
          </w:p>
        </w:tc>
        <w:tc>
          <w:tcPr>
            <w:tcW w:w="0" w:type="auto"/>
            <w:hideMark/>
          </w:tcPr>
          <w:p w14:paraId="212FC1F9"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疲态不觉</w:t>
            </w:r>
          </w:p>
        </w:tc>
        <w:tc>
          <w:tcPr>
            <w:tcW w:w="0" w:type="auto"/>
            <w:hideMark/>
          </w:tcPr>
          <w:p w14:paraId="40312847"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只是短期整理，会继续涨。</w:t>
            </w:r>
            <w:r w:rsidRPr="00DC0EAC">
              <w:rPr>
                <w:rFonts w:ascii="Times New Roman" w:eastAsia="微软雅黑" w:hAnsi="Times New Roman" w:cs="Times New Roman"/>
                <w:sz w:val="20"/>
                <w:szCs w:val="20"/>
              </w:rPr>
              <w:t>”</w:t>
            </w:r>
          </w:p>
        </w:tc>
        <w:tc>
          <w:tcPr>
            <w:tcW w:w="0" w:type="auto"/>
            <w:hideMark/>
          </w:tcPr>
          <w:p w14:paraId="38E2F5D3"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不愿止盈</w:t>
            </w:r>
          </w:p>
        </w:tc>
      </w:tr>
      <w:tr w:rsidR="00DC0EAC" w:rsidRPr="00DC0EAC" w14:paraId="483A74E1" w14:textId="77777777" w:rsidTr="00DC0EAC">
        <w:tc>
          <w:tcPr>
            <w:cnfStyle w:val="001000000000" w:firstRow="0" w:lastRow="0" w:firstColumn="1" w:lastColumn="0" w:oddVBand="0" w:evenVBand="0" w:oddHBand="0" w:evenHBand="0" w:firstRowFirstColumn="0" w:firstRowLastColumn="0" w:lastRowFirstColumn="0" w:lastRowLastColumn="0"/>
            <w:tcW w:w="2477" w:type="dxa"/>
            <w:hideMark/>
          </w:tcPr>
          <w:p w14:paraId="15114C24"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Anxiety</w:t>
            </w:r>
            <w:r w:rsidRPr="00DC0EAC">
              <w:rPr>
                <w:rFonts w:ascii="Times New Roman" w:eastAsia="微软雅黑" w:hAnsi="Times New Roman" w:cs="Times New Roman"/>
                <w:sz w:val="20"/>
                <w:szCs w:val="20"/>
              </w:rPr>
              <w:t>（焦虑）</w:t>
            </w:r>
          </w:p>
        </w:tc>
        <w:tc>
          <w:tcPr>
            <w:tcW w:w="0" w:type="auto"/>
            <w:hideMark/>
          </w:tcPr>
          <w:p w14:paraId="53A2CD21"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开始回调</w:t>
            </w:r>
          </w:p>
        </w:tc>
        <w:tc>
          <w:tcPr>
            <w:tcW w:w="0" w:type="auto"/>
            <w:hideMark/>
          </w:tcPr>
          <w:p w14:paraId="27A452D7"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为什么还不反弹？</w:t>
            </w:r>
            <w:r w:rsidRPr="00DC0EAC">
              <w:rPr>
                <w:rFonts w:ascii="Times New Roman" w:eastAsia="微软雅黑" w:hAnsi="Times New Roman" w:cs="Times New Roman"/>
                <w:sz w:val="20"/>
                <w:szCs w:val="20"/>
              </w:rPr>
              <w:t>”</w:t>
            </w:r>
          </w:p>
        </w:tc>
        <w:tc>
          <w:tcPr>
            <w:tcW w:w="0" w:type="auto"/>
            <w:hideMark/>
          </w:tcPr>
          <w:p w14:paraId="660AD280"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守仓不动，心态动摇</w:t>
            </w:r>
          </w:p>
        </w:tc>
      </w:tr>
      <w:tr w:rsidR="00DC0EAC" w:rsidRPr="00DC0EAC" w14:paraId="7E1A8F6A" w14:textId="77777777" w:rsidTr="00DC0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05A2C9A9"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Denial</w:t>
            </w:r>
            <w:r w:rsidRPr="00DC0EAC">
              <w:rPr>
                <w:rFonts w:ascii="Times New Roman" w:eastAsia="微软雅黑" w:hAnsi="Times New Roman" w:cs="Times New Roman"/>
                <w:sz w:val="20"/>
                <w:szCs w:val="20"/>
              </w:rPr>
              <w:t>（否认）</w:t>
            </w:r>
          </w:p>
        </w:tc>
        <w:tc>
          <w:tcPr>
            <w:tcW w:w="0" w:type="auto"/>
            <w:hideMark/>
          </w:tcPr>
          <w:p w14:paraId="511F1DC7"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不愿认亏</w:t>
            </w:r>
          </w:p>
        </w:tc>
        <w:tc>
          <w:tcPr>
            <w:tcW w:w="0" w:type="auto"/>
            <w:hideMark/>
          </w:tcPr>
          <w:p w14:paraId="31C63CC7"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我买的公司很好，会回来的！</w:t>
            </w:r>
            <w:r w:rsidRPr="00DC0EAC">
              <w:rPr>
                <w:rFonts w:ascii="Times New Roman" w:eastAsia="微软雅黑" w:hAnsi="Times New Roman" w:cs="Times New Roman"/>
                <w:sz w:val="20"/>
                <w:szCs w:val="20"/>
              </w:rPr>
              <w:t>”</w:t>
            </w:r>
          </w:p>
        </w:tc>
        <w:tc>
          <w:tcPr>
            <w:tcW w:w="0" w:type="auto"/>
            <w:hideMark/>
          </w:tcPr>
          <w:p w14:paraId="1D165DD6"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死扛、不止损</w:t>
            </w:r>
          </w:p>
        </w:tc>
      </w:tr>
      <w:tr w:rsidR="00DC0EAC" w:rsidRPr="00DC0EAC" w14:paraId="0B6F8DC3" w14:textId="77777777" w:rsidTr="00DC0EAC">
        <w:tc>
          <w:tcPr>
            <w:cnfStyle w:val="001000000000" w:firstRow="0" w:lastRow="0" w:firstColumn="1" w:lastColumn="0" w:oddVBand="0" w:evenVBand="0" w:oddHBand="0" w:evenHBand="0" w:firstRowFirstColumn="0" w:firstRowLastColumn="0" w:lastRowFirstColumn="0" w:lastRowLastColumn="0"/>
            <w:tcW w:w="2477" w:type="dxa"/>
            <w:hideMark/>
          </w:tcPr>
          <w:p w14:paraId="5BFCC9F2"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Panic</w:t>
            </w:r>
            <w:r w:rsidRPr="00DC0EAC">
              <w:rPr>
                <w:rFonts w:ascii="Times New Roman" w:eastAsia="微软雅黑" w:hAnsi="Times New Roman" w:cs="Times New Roman"/>
                <w:sz w:val="20"/>
                <w:szCs w:val="20"/>
              </w:rPr>
              <w:t>（恐慌）</w:t>
            </w:r>
          </w:p>
        </w:tc>
        <w:tc>
          <w:tcPr>
            <w:tcW w:w="0" w:type="auto"/>
            <w:hideMark/>
          </w:tcPr>
          <w:p w14:paraId="0BDC2D3F"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群体抛售</w:t>
            </w:r>
          </w:p>
        </w:tc>
        <w:tc>
          <w:tcPr>
            <w:tcW w:w="0" w:type="auto"/>
            <w:hideMark/>
          </w:tcPr>
          <w:p w14:paraId="18C085AF"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大家都在卖，我也要跑！</w:t>
            </w:r>
            <w:r w:rsidRPr="00DC0EAC">
              <w:rPr>
                <w:rFonts w:ascii="Times New Roman" w:eastAsia="微软雅黑" w:hAnsi="Times New Roman" w:cs="Times New Roman"/>
                <w:sz w:val="20"/>
                <w:szCs w:val="20"/>
              </w:rPr>
              <w:t>”</w:t>
            </w:r>
          </w:p>
        </w:tc>
        <w:tc>
          <w:tcPr>
            <w:tcW w:w="0" w:type="auto"/>
            <w:hideMark/>
          </w:tcPr>
          <w:p w14:paraId="2CD53C1A"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proofErr w:type="gramStart"/>
            <w:r w:rsidRPr="00DC0EAC">
              <w:rPr>
                <w:rFonts w:ascii="Times New Roman" w:eastAsia="微软雅黑" w:hAnsi="Times New Roman" w:cs="Times New Roman"/>
                <w:sz w:val="20"/>
                <w:szCs w:val="20"/>
              </w:rPr>
              <w:t>集体砍仓</w:t>
            </w:r>
            <w:proofErr w:type="gramEnd"/>
          </w:p>
        </w:tc>
      </w:tr>
      <w:tr w:rsidR="00DC0EAC" w:rsidRPr="00DC0EAC" w14:paraId="67B6237F" w14:textId="77777777" w:rsidTr="00DC0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519E1CEC"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lastRenderedPageBreak/>
              <w:t>Capitulation</w:t>
            </w:r>
            <w:r w:rsidRPr="00DC0EAC">
              <w:rPr>
                <w:rFonts w:ascii="Times New Roman" w:eastAsia="微软雅黑" w:hAnsi="Times New Roman" w:cs="Times New Roman"/>
                <w:sz w:val="20"/>
                <w:szCs w:val="20"/>
              </w:rPr>
              <w:t>（投降）</w:t>
            </w:r>
          </w:p>
        </w:tc>
        <w:tc>
          <w:tcPr>
            <w:tcW w:w="0" w:type="auto"/>
            <w:hideMark/>
          </w:tcPr>
          <w:p w14:paraId="39C87495"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完全放弃</w:t>
            </w:r>
          </w:p>
        </w:tc>
        <w:tc>
          <w:tcPr>
            <w:tcW w:w="0" w:type="auto"/>
            <w:hideMark/>
          </w:tcPr>
          <w:p w14:paraId="5A2D52B7"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全部清仓，我受够了。</w:t>
            </w:r>
            <w:r w:rsidRPr="00DC0EAC">
              <w:rPr>
                <w:rFonts w:ascii="Times New Roman" w:eastAsia="微软雅黑" w:hAnsi="Times New Roman" w:cs="Times New Roman"/>
                <w:sz w:val="20"/>
                <w:szCs w:val="20"/>
              </w:rPr>
              <w:t>”</w:t>
            </w:r>
          </w:p>
        </w:tc>
        <w:tc>
          <w:tcPr>
            <w:tcW w:w="0" w:type="auto"/>
            <w:hideMark/>
          </w:tcPr>
          <w:p w14:paraId="17CB277A"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空仓、痛苦退出</w:t>
            </w:r>
          </w:p>
        </w:tc>
      </w:tr>
      <w:tr w:rsidR="00DC0EAC" w:rsidRPr="00DC0EAC" w14:paraId="5E902FFB" w14:textId="77777777" w:rsidTr="00DC0EAC">
        <w:tc>
          <w:tcPr>
            <w:cnfStyle w:val="001000000000" w:firstRow="0" w:lastRow="0" w:firstColumn="1" w:lastColumn="0" w:oddVBand="0" w:evenVBand="0" w:oddHBand="0" w:evenHBand="0" w:firstRowFirstColumn="0" w:firstRowLastColumn="0" w:lastRowFirstColumn="0" w:lastRowLastColumn="0"/>
            <w:tcW w:w="2477" w:type="dxa"/>
            <w:hideMark/>
          </w:tcPr>
          <w:p w14:paraId="517CB779"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Anger</w:t>
            </w:r>
            <w:r w:rsidRPr="00DC0EAC">
              <w:rPr>
                <w:rFonts w:ascii="Times New Roman" w:eastAsia="微软雅黑" w:hAnsi="Times New Roman" w:cs="Times New Roman"/>
                <w:sz w:val="20"/>
                <w:szCs w:val="20"/>
              </w:rPr>
              <w:t>（愤怒）</w:t>
            </w:r>
          </w:p>
        </w:tc>
        <w:tc>
          <w:tcPr>
            <w:tcW w:w="0" w:type="auto"/>
            <w:hideMark/>
          </w:tcPr>
          <w:p w14:paraId="38976BDB"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责怪他人</w:t>
            </w:r>
          </w:p>
        </w:tc>
        <w:tc>
          <w:tcPr>
            <w:tcW w:w="0" w:type="auto"/>
            <w:hideMark/>
          </w:tcPr>
          <w:p w14:paraId="241194AA"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政府怎么能这样！</w:t>
            </w:r>
            <w:r w:rsidRPr="00DC0EAC">
              <w:rPr>
                <w:rFonts w:ascii="Times New Roman" w:eastAsia="微软雅黑" w:hAnsi="Times New Roman" w:cs="Times New Roman"/>
                <w:sz w:val="20"/>
                <w:szCs w:val="20"/>
              </w:rPr>
              <w:t>”</w:t>
            </w:r>
          </w:p>
        </w:tc>
        <w:tc>
          <w:tcPr>
            <w:tcW w:w="0" w:type="auto"/>
            <w:hideMark/>
          </w:tcPr>
          <w:p w14:paraId="51810B02"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怨恨市场</w:t>
            </w:r>
          </w:p>
        </w:tc>
      </w:tr>
      <w:tr w:rsidR="00DC0EAC" w:rsidRPr="00DC0EAC" w14:paraId="6D798C3C" w14:textId="77777777" w:rsidTr="00DC0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7" w:type="dxa"/>
            <w:hideMark/>
          </w:tcPr>
          <w:p w14:paraId="5C8D8B5F"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Depression</w:t>
            </w:r>
            <w:r w:rsidRPr="00DC0EAC">
              <w:rPr>
                <w:rFonts w:ascii="Times New Roman" w:eastAsia="微软雅黑" w:hAnsi="Times New Roman" w:cs="Times New Roman"/>
                <w:sz w:val="20"/>
                <w:szCs w:val="20"/>
              </w:rPr>
              <w:t>（绝望）</w:t>
            </w:r>
          </w:p>
        </w:tc>
        <w:tc>
          <w:tcPr>
            <w:tcW w:w="0" w:type="auto"/>
            <w:hideMark/>
          </w:tcPr>
          <w:p w14:paraId="3D289786"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自我否定</w:t>
            </w:r>
          </w:p>
        </w:tc>
        <w:tc>
          <w:tcPr>
            <w:tcW w:w="0" w:type="auto"/>
            <w:hideMark/>
          </w:tcPr>
          <w:p w14:paraId="5949CB9E"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我完蛋了，我是个傻子。</w:t>
            </w:r>
            <w:r w:rsidRPr="00DC0EAC">
              <w:rPr>
                <w:rFonts w:ascii="Times New Roman" w:eastAsia="微软雅黑" w:hAnsi="Times New Roman" w:cs="Times New Roman"/>
                <w:sz w:val="20"/>
                <w:szCs w:val="20"/>
              </w:rPr>
              <w:t>”</w:t>
            </w:r>
          </w:p>
        </w:tc>
        <w:tc>
          <w:tcPr>
            <w:tcW w:w="0" w:type="auto"/>
            <w:hideMark/>
          </w:tcPr>
          <w:p w14:paraId="7F15415D" w14:textId="77777777" w:rsidR="00DC0EAC" w:rsidRPr="00DC0EAC" w:rsidRDefault="00DC0EAC" w:rsidP="00DC0EAC">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退出市场、情绪崩溃</w:t>
            </w:r>
          </w:p>
        </w:tc>
      </w:tr>
      <w:tr w:rsidR="00DC0EAC" w:rsidRPr="00DC0EAC" w14:paraId="2F983BA0" w14:textId="77777777" w:rsidTr="00DC0EAC">
        <w:tc>
          <w:tcPr>
            <w:cnfStyle w:val="001000000000" w:firstRow="0" w:lastRow="0" w:firstColumn="1" w:lastColumn="0" w:oddVBand="0" w:evenVBand="0" w:oddHBand="0" w:evenHBand="0" w:firstRowFirstColumn="0" w:firstRowLastColumn="0" w:lastRowFirstColumn="0" w:lastRowLastColumn="0"/>
            <w:tcW w:w="2477" w:type="dxa"/>
            <w:hideMark/>
          </w:tcPr>
          <w:p w14:paraId="6B05D8F3" w14:textId="77777777" w:rsidR="00DC0EAC" w:rsidRPr="00DC0EAC" w:rsidRDefault="00DC0EAC" w:rsidP="00DC0EAC">
            <w:pPr>
              <w:spacing w:after="160" w:line="278" w:lineRule="auto"/>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Disbelief</w:t>
            </w:r>
            <w:r w:rsidRPr="00DC0EAC">
              <w:rPr>
                <w:rFonts w:ascii="Times New Roman" w:eastAsia="微软雅黑" w:hAnsi="Times New Roman" w:cs="Times New Roman"/>
                <w:sz w:val="20"/>
                <w:szCs w:val="20"/>
              </w:rPr>
              <w:t>（怀疑）</w:t>
            </w:r>
          </w:p>
        </w:tc>
        <w:tc>
          <w:tcPr>
            <w:tcW w:w="0" w:type="auto"/>
            <w:hideMark/>
          </w:tcPr>
          <w:p w14:paraId="5A60C58E"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循环开始</w:t>
            </w:r>
          </w:p>
        </w:tc>
        <w:tc>
          <w:tcPr>
            <w:tcW w:w="0" w:type="auto"/>
            <w:hideMark/>
          </w:tcPr>
          <w:p w14:paraId="4D87CC5A"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w:t>
            </w:r>
            <w:r w:rsidRPr="00DC0EAC">
              <w:rPr>
                <w:rFonts w:ascii="Times New Roman" w:eastAsia="微软雅黑" w:hAnsi="Times New Roman" w:cs="Times New Roman"/>
                <w:sz w:val="20"/>
                <w:szCs w:val="20"/>
              </w:rPr>
              <w:t>这是假反弹。</w:t>
            </w:r>
            <w:r w:rsidRPr="00DC0EAC">
              <w:rPr>
                <w:rFonts w:ascii="Times New Roman" w:eastAsia="微软雅黑" w:hAnsi="Times New Roman" w:cs="Times New Roman"/>
                <w:sz w:val="20"/>
                <w:szCs w:val="20"/>
              </w:rPr>
              <w:t>”</w:t>
            </w:r>
          </w:p>
        </w:tc>
        <w:tc>
          <w:tcPr>
            <w:tcW w:w="0" w:type="auto"/>
            <w:hideMark/>
          </w:tcPr>
          <w:p w14:paraId="6DB76485" w14:textId="77777777" w:rsidR="00DC0EAC" w:rsidRPr="00DC0EAC" w:rsidRDefault="00DC0EAC" w:rsidP="00DC0EAC">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0"/>
                <w:szCs w:val="20"/>
              </w:rPr>
            </w:pPr>
            <w:r w:rsidRPr="00DC0EAC">
              <w:rPr>
                <w:rFonts w:ascii="Times New Roman" w:eastAsia="微软雅黑" w:hAnsi="Times New Roman" w:cs="Times New Roman"/>
                <w:sz w:val="20"/>
                <w:szCs w:val="20"/>
              </w:rPr>
              <w:t>再次错失上升波段</w:t>
            </w:r>
          </w:p>
        </w:tc>
      </w:tr>
    </w:tbl>
    <w:p w14:paraId="4A5E7E2B" w14:textId="77777777" w:rsidR="00DC0EAC" w:rsidRDefault="00DC0EAC" w:rsidP="009C1032">
      <w:pPr>
        <w:rPr>
          <w:rFonts w:ascii="Times New Roman" w:eastAsia="微软雅黑" w:hAnsi="Times New Roman" w:cs="Times New Roman"/>
          <w:b/>
          <w:bCs/>
          <w:sz w:val="22"/>
          <w:szCs w:val="22"/>
        </w:rPr>
      </w:pPr>
    </w:p>
    <w:p w14:paraId="211BC4AD"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 xml:space="preserve">2. </w:t>
      </w:r>
      <w:r w:rsidRPr="009C1032">
        <w:rPr>
          <w:rFonts w:ascii="Times New Roman" w:eastAsia="微软雅黑" w:hAnsi="Times New Roman" w:cs="Times New Roman"/>
          <w:b/>
          <w:bCs/>
          <w:sz w:val="22"/>
          <w:szCs w:val="22"/>
        </w:rPr>
        <w:t>使用技术分析指标判断趋势是否仍在</w:t>
      </w:r>
    </w:p>
    <w:p w14:paraId="4154D2AD"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极端行情过后，理性判断</w:t>
      </w:r>
      <w:r w:rsidRPr="009C1032">
        <w:rPr>
          <w:rFonts w:ascii="Times New Roman" w:eastAsia="微软雅黑" w:hAnsi="Times New Roman" w:cs="Times New Roman"/>
          <w:b/>
          <w:bCs/>
          <w:sz w:val="22"/>
          <w:szCs w:val="22"/>
        </w:rPr>
        <w:t>大趋势是否依旧有效</w:t>
      </w:r>
      <w:r w:rsidRPr="009C1032">
        <w:rPr>
          <w:rFonts w:ascii="Times New Roman" w:eastAsia="微软雅黑" w:hAnsi="Times New Roman" w:cs="Times New Roman"/>
          <w:sz w:val="22"/>
          <w:szCs w:val="22"/>
        </w:rPr>
        <w:t>对于避免情绪化操作至关重要。技术分析提供了客观依据，帮助我们回答：</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当前下跌是趋势逆转还是正常回调？应止损离场还是继续持有？</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下面从</w:t>
      </w:r>
      <w:r w:rsidRPr="009C1032">
        <w:rPr>
          <w:rFonts w:ascii="Times New Roman" w:eastAsia="微软雅黑" w:hAnsi="Times New Roman" w:cs="Times New Roman"/>
          <w:b/>
          <w:bCs/>
          <w:sz w:val="22"/>
          <w:szCs w:val="22"/>
        </w:rPr>
        <w:t>价格形态、均线指标和量</w:t>
      </w:r>
      <w:proofErr w:type="gramStart"/>
      <w:r w:rsidRPr="009C1032">
        <w:rPr>
          <w:rFonts w:ascii="Times New Roman" w:eastAsia="微软雅黑" w:hAnsi="Times New Roman" w:cs="Times New Roman"/>
          <w:b/>
          <w:bCs/>
          <w:sz w:val="22"/>
          <w:szCs w:val="22"/>
        </w:rPr>
        <w:t>能结构</w:t>
      </w:r>
      <w:proofErr w:type="gramEnd"/>
      <w:r w:rsidRPr="009C1032">
        <w:rPr>
          <w:rFonts w:ascii="Times New Roman" w:eastAsia="微软雅黑" w:hAnsi="Times New Roman" w:cs="Times New Roman"/>
          <w:sz w:val="22"/>
          <w:szCs w:val="22"/>
        </w:rPr>
        <w:t>等方面给出判断思路。</w:t>
      </w:r>
    </w:p>
    <w:p w14:paraId="6E2308AB"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上述图表演示了利用均线和成交量判断趋势的方法：图中价格在暴跌后逐步企稳，并重新站上</w:t>
      </w:r>
      <w:r w:rsidRPr="009C1032">
        <w:rPr>
          <w:rFonts w:ascii="Times New Roman" w:eastAsia="微软雅黑" w:hAnsi="Times New Roman" w:cs="Times New Roman"/>
          <w:b/>
          <w:bCs/>
          <w:sz w:val="22"/>
          <w:szCs w:val="22"/>
        </w:rPr>
        <w:t>20</w:t>
      </w:r>
      <w:r w:rsidRPr="009C1032">
        <w:rPr>
          <w:rFonts w:ascii="Times New Roman" w:eastAsia="微软雅黑" w:hAnsi="Times New Roman" w:cs="Times New Roman"/>
          <w:b/>
          <w:bCs/>
          <w:sz w:val="22"/>
          <w:szCs w:val="22"/>
        </w:rPr>
        <w:t>日指数移动平均线（</w:t>
      </w:r>
      <w:r w:rsidRPr="009C1032">
        <w:rPr>
          <w:rFonts w:ascii="Times New Roman" w:eastAsia="微软雅黑" w:hAnsi="Times New Roman" w:cs="Times New Roman"/>
          <w:b/>
          <w:bCs/>
          <w:sz w:val="22"/>
          <w:szCs w:val="22"/>
        </w:rPr>
        <w:t>EMA</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sz w:val="22"/>
          <w:szCs w:val="22"/>
        </w:rPr>
        <w:t>（蓝线），同时成交量在上涨时放大。这些技术信号表明短期趋势可能转强，值得关注能否持续站稳均线。一般而言：</w:t>
      </w:r>
    </w:p>
    <w:p w14:paraId="51106F72" w14:textId="77777777" w:rsidR="009C1032" w:rsidRPr="009C1032" w:rsidRDefault="009C1032" w:rsidP="009C1032">
      <w:pPr>
        <w:numPr>
          <w:ilvl w:val="0"/>
          <w:numId w:val="254"/>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均线趋势和支撑：</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观察关键均线（如</w:t>
      </w:r>
      <w:r w:rsidRPr="009C1032">
        <w:rPr>
          <w:rFonts w:ascii="Times New Roman" w:eastAsia="微软雅黑" w:hAnsi="Times New Roman" w:cs="Times New Roman"/>
          <w:sz w:val="22"/>
          <w:szCs w:val="22"/>
        </w:rPr>
        <w:t>20</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50</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200</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）的走向和价位关系。若价格能重新站上并维持于重要均线之上，且均线开始走平上扬，往往意味着下跌可能只是回调，</w:t>
      </w:r>
      <w:r w:rsidRPr="009C1032">
        <w:rPr>
          <w:rFonts w:ascii="Times New Roman" w:eastAsia="微软雅黑" w:hAnsi="Times New Roman" w:cs="Times New Roman"/>
          <w:b/>
          <w:bCs/>
          <w:sz w:val="22"/>
          <w:szCs w:val="22"/>
        </w:rPr>
        <w:t>上升趋势依然健在</w:t>
      </w:r>
      <w:r w:rsidRPr="009C1032">
        <w:rPr>
          <w:rFonts w:ascii="Times New Roman" w:eastAsia="微软雅黑" w:hAnsi="Times New Roman" w:cs="Times New Roman"/>
          <w:sz w:val="22"/>
          <w:szCs w:val="22"/>
        </w:rPr>
        <w:t>。尤其当</w:t>
      </w:r>
      <w:r w:rsidRPr="009C1032">
        <w:rPr>
          <w:rFonts w:ascii="Times New Roman" w:eastAsia="微软雅黑" w:hAnsi="Times New Roman" w:cs="Times New Roman"/>
          <w:b/>
          <w:bCs/>
          <w:sz w:val="22"/>
          <w:szCs w:val="22"/>
        </w:rPr>
        <w:t>短期</w:t>
      </w:r>
      <w:r w:rsidRPr="009C1032">
        <w:rPr>
          <w:rFonts w:ascii="Times New Roman" w:eastAsia="微软雅黑" w:hAnsi="Times New Roman" w:cs="Times New Roman"/>
          <w:b/>
          <w:bCs/>
          <w:sz w:val="22"/>
          <w:szCs w:val="22"/>
        </w:rPr>
        <w:t>EMA</w:t>
      </w:r>
      <w:r w:rsidRPr="009C1032">
        <w:rPr>
          <w:rFonts w:ascii="Times New Roman" w:eastAsia="微软雅黑" w:hAnsi="Times New Roman" w:cs="Times New Roman"/>
          <w:b/>
          <w:bCs/>
          <w:sz w:val="22"/>
          <w:szCs w:val="22"/>
        </w:rPr>
        <w:t>上穿长期</w:t>
      </w:r>
      <w:r w:rsidRPr="009C1032">
        <w:rPr>
          <w:rFonts w:ascii="Times New Roman" w:eastAsia="微软雅黑" w:hAnsi="Times New Roman" w:cs="Times New Roman"/>
          <w:b/>
          <w:bCs/>
          <w:sz w:val="22"/>
          <w:szCs w:val="22"/>
        </w:rPr>
        <w:t>EMA</w:t>
      </w:r>
      <w:r w:rsidRPr="009C1032">
        <w:rPr>
          <w:rFonts w:ascii="Times New Roman" w:eastAsia="微软雅黑" w:hAnsi="Times New Roman" w:cs="Times New Roman"/>
          <w:sz w:val="22"/>
          <w:szCs w:val="22"/>
        </w:rPr>
        <w:t>时（例如</w:t>
      </w:r>
      <w:r w:rsidRPr="009C1032">
        <w:rPr>
          <w:rFonts w:ascii="Times New Roman" w:eastAsia="微软雅黑" w:hAnsi="Times New Roman" w:cs="Times New Roman"/>
          <w:sz w:val="22"/>
          <w:szCs w:val="22"/>
        </w:rPr>
        <w:t>5</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上穿</w:t>
      </w:r>
      <w:r w:rsidRPr="009C1032">
        <w:rPr>
          <w:rFonts w:ascii="Times New Roman" w:eastAsia="微软雅黑" w:hAnsi="Times New Roman" w:cs="Times New Roman"/>
          <w:sz w:val="22"/>
          <w:szCs w:val="22"/>
        </w:rPr>
        <w:t>50</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形成</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黄金交叉</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），是明显的看涨信号。反之，若价格跌破长期关键均线且均线拐头向下、短期</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下穿长期</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死亡交叉</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），则需警惕趋势转为空头。</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规则示例：</w:t>
      </w:r>
      <w:r w:rsidRPr="009C1032">
        <w:rPr>
          <w:rFonts w:ascii="Times New Roman" w:eastAsia="微软雅黑" w:hAnsi="Times New Roman" w:cs="Times New Roman"/>
          <w:sz w:val="22"/>
          <w:szCs w:val="22"/>
        </w:rPr>
        <w:t>**5</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持续位于</w:t>
      </w:r>
      <w:r w:rsidRPr="009C1032">
        <w:rPr>
          <w:rFonts w:ascii="Times New Roman" w:eastAsia="微软雅黑" w:hAnsi="Times New Roman" w:cs="Times New Roman"/>
          <w:sz w:val="22"/>
          <w:szCs w:val="22"/>
        </w:rPr>
        <w:t>50</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上方＝上升趋势保持；若</w:t>
      </w:r>
      <w:r w:rsidRPr="009C1032">
        <w:rPr>
          <w:rFonts w:ascii="Times New Roman" w:eastAsia="微软雅黑" w:hAnsi="Times New Roman" w:cs="Times New Roman"/>
          <w:sz w:val="22"/>
          <w:szCs w:val="22"/>
        </w:rPr>
        <w:t>5</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跌破</w:t>
      </w:r>
      <w:r w:rsidRPr="009C1032">
        <w:rPr>
          <w:rFonts w:ascii="Times New Roman" w:eastAsia="微软雅黑" w:hAnsi="Times New Roman" w:cs="Times New Roman"/>
          <w:sz w:val="22"/>
          <w:szCs w:val="22"/>
        </w:rPr>
        <w:t>50</w:t>
      </w:r>
      <w:r w:rsidRPr="009C1032">
        <w:rPr>
          <w:rFonts w:ascii="Times New Roman" w:eastAsia="微软雅黑" w:hAnsi="Times New Roman" w:cs="Times New Roman"/>
          <w:sz w:val="22"/>
          <w:szCs w:val="22"/>
        </w:rPr>
        <w:t>日</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＝趋势可能转弱，应考虑减仓或止损。</w:t>
      </w:r>
    </w:p>
    <w:p w14:paraId="7E9054D5" w14:textId="77777777" w:rsidR="009C1032" w:rsidRPr="009C1032" w:rsidRDefault="009C1032" w:rsidP="009C1032">
      <w:pPr>
        <w:numPr>
          <w:ilvl w:val="0"/>
          <w:numId w:val="254"/>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市场结构与突破信号：</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除均线外，分析</w:t>
      </w:r>
      <w:r w:rsidRPr="009C1032">
        <w:rPr>
          <w:rFonts w:ascii="Times New Roman" w:eastAsia="微软雅黑" w:hAnsi="Times New Roman" w:cs="Times New Roman"/>
          <w:b/>
          <w:bCs/>
          <w:sz w:val="22"/>
          <w:szCs w:val="22"/>
        </w:rPr>
        <w:t>高低</w:t>
      </w:r>
      <w:proofErr w:type="gramStart"/>
      <w:r w:rsidRPr="009C1032">
        <w:rPr>
          <w:rFonts w:ascii="Times New Roman" w:eastAsia="微软雅黑" w:hAnsi="Times New Roman" w:cs="Times New Roman"/>
          <w:b/>
          <w:bCs/>
          <w:sz w:val="22"/>
          <w:szCs w:val="22"/>
        </w:rPr>
        <w:t>点结构</w:t>
      </w:r>
      <w:proofErr w:type="gramEnd"/>
      <w:r w:rsidRPr="009C1032">
        <w:rPr>
          <w:rFonts w:ascii="Times New Roman" w:eastAsia="微软雅黑" w:hAnsi="Times New Roman" w:cs="Times New Roman"/>
          <w:sz w:val="22"/>
          <w:szCs w:val="22"/>
        </w:rPr>
        <w:t>也很重要。一个简单原则是：上升趋势中，高低点不断抬高；下降趋势中，相反。【技术位突破】也是判断依据：若暴跌后的反弹</w:t>
      </w:r>
      <w:r w:rsidRPr="009C1032">
        <w:rPr>
          <w:rFonts w:ascii="Times New Roman" w:eastAsia="微软雅黑" w:hAnsi="Times New Roman" w:cs="Times New Roman"/>
          <w:b/>
          <w:bCs/>
          <w:sz w:val="22"/>
          <w:szCs w:val="22"/>
        </w:rPr>
        <w:t>突破了之前的关键阻力位</w:t>
      </w:r>
      <w:r w:rsidRPr="009C1032">
        <w:rPr>
          <w:rFonts w:ascii="Times New Roman" w:eastAsia="微软雅黑" w:hAnsi="Times New Roman" w:cs="Times New Roman"/>
          <w:sz w:val="22"/>
          <w:szCs w:val="22"/>
        </w:rPr>
        <w:t>或下降趋势线，而且收盘价稳在其上方，往往预示多头力量占优，趋势可能延续上涨。特别要关注突破时是否</w:t>
      </w:r>
      <w:r w:rsidRPr="009C1032">
        <w:rPr>
          <w:rFonts w:ascii="Times New Roman" w:eastAsia="微软雅黑" w:hAnsi="Times New Roman" w:cs="Times New Roman"/>
          <w:b/>
          <w:bCs/>
          <w:sz w:val="22"/>
          <w:szCs w:val="22"/>
        </w:rPr>
        <w:t>伴随显著放量</w:t>
      </w:r>
      <w:r w:rsidRPr="009C1032">
        <w:rPr>
          <w:rFonts w:ascii="Times New Roman" w:eastAsia="微软雅黑" w:hAnsi="Times New Roman" w:cs="Times New Roman"/>
          <w:sz w:val="22"/>
          <w:szCs w:val="22"/>
        </w:rPr>
        <w:t>。有效突破通常需要成交量配合：价格向上突破下降趋势线时，成交量同步放大，则信号更可靠。相反，若上涨无量或缩量，可能是假反弹，需谨慎对待上涨持续性。</w:t>
      </w:r>
      <w:proofErr w:type="gramStart"/>
      <w:r w:rsidRPr="009C1032">
        <w:rPr>
          <w:rFonts w:ascii="Times New Roman" w:eastAsia="微软雅黑" w:hAnsi="Times New Roman" w:cs="Times New Roman"/>
          <w:sz w:val="22"/>
          <w:szCs w:val="22"/>
        </w:rPr>
        <w:t>对于</w:t>
      </w:r>
      <w:r w:rsidRPr="009C1032">
        <w:rPr>
          <w:rFonts w:ascii="Times New Roman" w:eastAsia="微软雅黑" w:hAnsi="Times New Roman" w:cs="Times New Roman"/>
          <w:b/>
          <w:bCs/>
          <w:sz w:val="22"/>
          <w:szCs w:val="22"/>
        </w:rPr>
        <w:t>止</w:t>
      </w:r>
      <w:proofErr w:type="gramEnd"/>
      <w:r w:rsidRPr="009C1032">
        <w:rPr>
          <w:rFonts w:ascii="Times New Roman" w:eastAsia="微软雅黑" w:hAnsi="Times New Roman" w:cs="Times New Roman"/>
          <w:b/>
          <w:bCs/>
          <w:sz w:val="22"/>
          <w:szCs w:val="22"/>
        </w:rPr>
        <w:t>损策略</w:t>
      </w:r>
      <w:r w:rsidRPr="009C1032">
        <w:rPr>
          <w:rFonts w:ascii="Times New Roman" w:eastAsia="微软雅黑" w:hAnsi="Times New Roman" w:cs="Times New Roman"/>
          <w:sz w:val="22"/>
          <w:szCs w:val="22"/>
        </w:rPr>
        <w:t>，也可利用此原理：例如若反弹无法突破某关键阻力并再度回落破位，则说明</w:t>
      </w:r>
      <w:r w:rsidRPr="009C1032">
        <w:rPr>
          <w:rFonts w:ascii="Times New Roman" w:eastAsia="微软雅黑" w:hAnsi="Times New Roman" w:cs="Times New Roman"/>
          <w:b/>
          <w:bCs/>
          <w:sz w:val="22"/>
          <w:szCs w:val="22"/>
        </w:rPr>
        <w:t>趋势可能转弱</w:t>
      </w:r>
      <w:r w:rsidRPr="009C1032">
        <w:rPr>
          <w:rFonts w:ascii="Times New Roman" w:eastAsia="微软雅黑" w:hAnsi="Times New Roman" w:cs="Times New Roman"/>
          <w:sz w:val="22"/>
          <w:szCs w:val="22"/>
        </w:rPr>
        <w:t>，应考虑止损离场。</w:t>
      </w:r>
    </w:p>
    <w:p w14:paraId="02136937" w14:textId="77777777" w:rsidR="009C1032" w:rsidRPr="009C1032" w:rsidRDefault="009C1032" w:rsidP="009C1032">
      <w:pPr>
        <w:numPr>
          <w:ilvl w:val="0"/>
          <w:numId w:val="254"/>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lastRenderedPageBreak/>
        <w:t>量能结构：</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量在价先</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sz w:val="22"/>
          <w:szCs w:val="22"/>
        </w:rPr>
        <w:t>，成交量可以验证行情趋势变化。在一轮下跌</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反弹过程中，比较</w:t>
      </w:r>
      <w:r w:rsidRPr="009C1032">
        <w:rPr>
          <w:rFonts w:ascii="Times New Roman" w:eastAsia="微软雅黑" w:hAnsi="Times New Roman" w:cs="Times New Roman"/>
          <w:b/>
          <w:bCs/>
          <w:sz w:val="22"/>
          <w:szCs w:val="22"/>
        </w:rPr>
        <w:t>下跌时的量</w:t>
      </w:r>
      <w:r w:rsidRPr="009C1032">
        <w:rPr>
          <w:rFonts w:ascii="Times New Roman" w:eastAsia="微软雅黑" w:hAnsi="Times New Roman" w:cs="Times New Roman"/>
          <w:sz w:val="22"/>
          <w:szCs w:val="22"/>
        </w:rPr>
        <w:t>和</w:t>
      </w:r>
      <w:r w:rsidRPr="009C1032">
        <w:rPr>
          <w:rFonts w:ascii="Times New Roman" w:eastAsia="微软雅黑" w:hAnsi="Times New Roman" w:cs="Times New Roman"/>
          <w:b/>
          <w:bCs/>
          <w:sz w:val="22"/>
          <w:szCs w:val="22"/>
        </w:rPr>
        <w:t>反弹时的量</w:t>
      </w:r>
      <w:r w:rsidRPr="009C1032">
        <w:rPr>
          <w:rFonts w:ascii="Times New Roman" w:eastAsia="微软雅黑" w:hAnsi="Times New Roman" w:cs="Times New Roman"/>
          <w:sz w:val="22"/>
          <w:szCs w:val="22"/>
        </w:rPr>
        <w:t>。如果下跌放巨量而反弹量能低迷，说明抛压沉重、承接不足，趋势可能尚未扭转；反之，若下跌时量能逐步萎缩而反弹放量，表示恐慌性抛售接近尾声，市场信心回升，反弹具备持续动力。还有一些指标如</w:t>
      </w:r>
      <w:r w:rsidRPr="009C1032">
        <w:rPr>
          <w:rFonts w:ascii="Times New Roman" w:eastAsia="微软雅黑" w:hAnsi="Times New Roman" w:cs="Times New Roman"/>
          <w:b/>
          <w:bCs/>
          <w:sz w:val="22"/>
          <w:szCs w:val="22"/>
        </w:rPr>
        <w:t>量价背离</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**OBV</w:t>
      </w:r>
      <w:r w:rsidRPr="009C1032">
        <w:rPr>
          <w:rFonts w:ascii="Times New Roman" w:eastAsia="微软雅黑" w:hAnsi="Times New Roman" w:cs="Times New Roman"/>
          <w:sz w:val="22"/>
          <w:szCs w:val="22"/>
        </w:rPr>
        <w:t>（能量潮）</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等，也能帮助确认趋势转折。举例来说，股价创新低而成交量未同步放大，可能意味着抛压减弱，是下跌趋势衰竭的信号。</w:t>
      </w:r>
    </w:p>
    <w:p w14:paraId="3DB823F2" w14:textId="77777777" w:rsidR="009C1032" w:rsidRPr="009C1032" w:rsidRDefault="009C1032" w:rsidP="009C1032">
      <w:pPr>
        <w:numPr>
          <w:ilvl w:val="0"/>
          <w:numId w:val="254"/>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其他技术指标辅助：</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综合运用</w:t>
      </w:r>
      <w:r w:rsidRPr="009C1032">
        <w:rPr>
          <w:rFonts w:ascii="Times New Roman" w:eastAsia="微软雅黑" w:hAnsi="Times New Roman" w:cs="Times New Roman"/>
          <w:b/>
          <w:bCs/>
          <w:sz w:val="22"/>
          <w:szCs w:val="22"/>
        </w:rPr>
        <w:t>MACD</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 xml:space="preserve"> RSI</w:t>
      </w:r>
      <w:r w:rsidRPr="009C1032">
        <w:rPr>
          <w:rFonts w:ascii="Times New Roman" w:eastAsia="微软雅黑" w:hAnsi="Times New Roman" w:cs="Times New Roman"/>
          <w:b/>
          <w:bCs/>
          <w:sz w:val="22"/>
          <w:szCs w:val="22"/>
        </w:rPr>
        <w:t>等动能指标</w:t>
      </w:r>
      <w:r w:rsidRPr="009C1032">
        <w:rPr>
          <w:rFonts w:ascii="Times New Roman" w:eastAsia="微软雅黑" w:hAnsi="Times New Roman" w:cs="Times New Roman"/>
          <w:sz w:val="22"/>
          <w:szCs w:val="22"/>
        </w:rPr>
        <w:t>可以进一步提高判断准确度。例如，</w:t>
      </w:r>
      <w:r w:rsidRPr="009C1032">
        <w:rPr>
          <w:rFonts w:ascii="Times New Roman" w:eastAsia="微软雅黑" w:hAnsi="Times New Roman" w:cs="Times New Roman"/>
          <w:sz w:val="22"/>
          <w:szCs w:val="22"/>
        </w:rPr>
        <w:t>MACD</w:t>
      </w:r>
      <w:r w:rsidRPr="009C1032">
        <w:rPr>
          <w:rFonts w:ascii="Times New Roman" w:eastAsia="微软雅黑" w:hAnsi="Times New Roman" w:cs="Times New Roman"/>
          <w:sz w:val="22"/>
          <w:szCs w:val="22"/>
        </w:rPr>
        <w:t>在暴跌后出现低位金叉、绿柱缩短，往往预示下跌动能减弱；</w:t>
      </w:r>
      <w:r w:rsidRPr="009C1032">
        <w:rPr>
          <w:rFonts w:ascii="Times New Roman" w:eastAsia="微软雅黑" w:hAnsi="Times New Roman" w:cs="Times New Roman"/>
          <w:sz w:val="22"/>
          <w:szCs w:val="22"/>
        </w:rPr>
        <w:t>RSI</w:t>
      </w:r>
      <w:r w:rsidRPr="009C1032">
        <w:rPr>
          <w:rFonts w:ascii="Times New Roman" w:eastAsia="微软雅黑" w:hAnsi="Times New Roman" w:cs="Times New Roman"/>
          <w:sz w:val="22"/>
          <w:szCs w:val="22"/>
        </w:rPr>
        <w:t>若从超卖区域回升突破</w:t>
      </w:r>
      <w:r w:rsidRPr="009C1032">
        <w:rPr>
          <w:rFonts w:ascii="Times New Roman" w:eastAsia="微软雅黑" w:hAnsi="Times New Roman" w:cs="Times New Roman"/>
          <w:sz w:val="22"/>
          <w:szCs w:val="22"/>
        </w:rPr>
        <w:t>50</w:t>
      </w:r>
      <w:r w:rsidRPr="009C1032">
        <w:rPr>
          <w:rFonts w:ascii="Times New Roman" w:eastAsia="微软雅黑" w:hAnsi="Times New Roman" w:cs="Times New Roman"/>
          <w:sz w:val="22"/>
          <w:szCs w:val="22"/>
        </w:rPr>
        <w:t>水平，说明买盘力量回归。这些信号与价格</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均线分析结合，可更好地确认趋势延续与否。</w:t>
      </w:r>
    </w:p>
    <w:p w14:paraId="5C47C0E6"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持续持有还是止损出局？</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通过上述技术分析，交易者可以相对客观地回答这个问题：如果多数指标显示上升趋势依旧（如价格仍在长期上升通道内、均线多头排列且量能健康），那么即使经历暴跌，也应考虑</w:t>
      </w:r>
      <w:r w:rsidRPr="009C1032">
        <w:rPr>
          <w:rFonts w:ascii="Times New Roman" w:eastAsia="微软雅黑" w:hAnsi="Times New Roman" w:cs="Times New Roman"/>
          <w:b/>
          <w:bCs/>
          <w:sz w:val="22"/>
          <w:szCs w:val="22"/>
        </w:rPr>
        <w:t>继续持有核心</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sz w:val="22"/>
          <w:szCs w:val="22"/>
        </w:rPr>
        <w:t>，而非情绪化清仓。【反之】，若确认趋势破坏（跌破长期支撑，技术面走坏），则应果断止损离场，避免抱有侥幸心理。这种通过</w:t>
      </w:r>
      <w:r w:rsidRPr="009C1032">
        <w:rPr>
          <w:rFonts w:ascii="Times New Roman" w:eastAsia="微软雅黑" w:hAnsi="Times New Roman" w:cs="Times New Roman"/>
          <w:b/>
          <w:bCs/>
          <w:sz w:val="22"/>
          <w:szCs w:val="22"/>
        </w:rPr>
        <w:t>数据和图表</w:t>
      </w:r>
      <w:r w:rsidRPr="009C1032">
        <w:rPr>
          <w:rFonts w:ascii="Times New Roman" w:eastAsia="微软雅黑" w:hAnsi="Times New Roman" w:cs="Times New Roman"/>
          <w:sz w:val="22"/>
          <w:szCs w:val="22"/>
        </w:rPr>
        <w:t>做出的决策，可以有效对抗主观情绪，让我们的操作建立在证据之上，而非恐惧或贪婪之中。</w:t>
      </w:r>
    </w:p>
    <w:p w14:paraId="47C01B0F"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 xml:space="preserve">3. </w:t>
      </w:r>
      <w:r w:rsidRPr="009C1032">
        <w:rPr>
          <w:rFonts w:ascii="Times New Roman" w:eastAsia="微软雅黑" w:hAnsi="Times New Roman" w:cs="Times New Roman"/>
          <w:b/>
          <w:bCs/>
          <w:sz w:val="22"/>
          <w:szCs w:val="22"/>
        </w:rPr>
        <w:t>仓位管理与止盈止损策略设计</w:t>
      </w:r>
    </w:p>
    <w:p w14:paraId="2FDAF0AE"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经历剧烈行情后，合理的</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管理</w:t>
      </w:r>
      <w:r w:rsidRPr="009C1032">
        <w:rPr>
          <w:rFonts w:ascii="Times New Roman" w:eastAsia="微软雅黑" w:hAnsi="Times New Roman" w:cs="Times New Roman"/>
          <w:sz w:val="22"/>
          <w:szCs w:val="22"/>
        </w:rPr>
        <w:t>和止盈止损策略是平衡风险与收益的关键。一个有效的方法是采用</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核心持仓</w:t>
      </w:r>
      <w:r w:rsidRPr="009C1032">
        <w:rPr>
          <w:rFonts w:ascii="Times New Roman" w:eastAsia="微软雅黑" w:hAnsi="Times New Roman" w:cs="Times New Roman"/>
          <w:sz w:val="22"/>
          <w:szCs w:val="22"/>
        </w:rPr>
        <w:t xml:space="preserve"> + </w:t>
      </w:r>
      <w:r w:rsidRPr="009C1032">
        <w:rPr>
          <w:rFonts w:ascii="Times New Roman" w:eastAsia="微软雅黑" w:hAnsi="Times New Roman" w:cs="Times New Roman"/>
          <w:sz w:val="22"/>
          <w:szCs w:val="22"/>
        </w:rPr>
        <w:t>交易</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的分层策略，同时设置明确的</w:t>
      </w:r>
      <w:proofErr w:type="gramStart"/>
      <w:r w:rsidRPr="009C1032">
        <w:rPr>
          <w:rFonts w:ascii="Times New Roman" w:eastAsia="微软雅黑" w:hAnsi="Times New Roman" w:cs="Times New Roman"/>
          <w:sz w:val="22"/>
          <w:szCs w:val="22"/>
        </w:rPr>
        <w:t>止损止盈</w:t>
      </w:r>
      <w:proofErr w:type="gramEnd"/>
      <w:r w:rsidRPr="009C1032">
        <w:rPr>
          <w:rFonts w:ascii="Times New Roman" w:eastAsia="微软雅黑" w:hAnsi="Times New Roman" w:cs="Times New Roman"/>
          <w:sz w:val="22"/>
          <w:szCs w:val="22"/>
        </w:rPr>
        <w:t>规则。在恐慌行情中，这种策略有助于既保留在趋势行情中的参与度，又控制最坏情况下的损失。具体建议如下：</w:t>
      </w:r>
    </w:p>
    <w:p w14:paraId="7D502211" w14:textId="77777777" w:rsidR="009C1032" w:rsidRPr="009C1032" w:rsidRDefault="009C1032" w:rsidP="009C1032">
      <w:pPr>
        <w:numPr>
          <w:ilvl w:val="0"/>
          <w:numId w:val="255"/>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划分核心</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与交易</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将总投资资金拆分为两部分：</w:t>
      </w:r>
      <w:r w:rsidRPr="009C1032">
        <w:rPr>
          <w:rFonts w:ascii="Times New Roman" w:eastAsia="微软雅黑" w:hAnsi="Times New Roman" w:cs="Times New Roman"/>
          <w:b/>
          <w:bCs/>
          <w:sz w:val="22"/>
          <w:szCs w:val="22"/>
        </w:rPr>
        <w:t>核心持仓</w:t>
      </w:r>
      <w:r w:rsidRPr="009C1032">
        <w:rPr>
          <w:rFonts w:ascii="Times New Roman" w:eastAsia="微软雅黑" w:hAnsi="Times New Roman" w:cs="Times New Roman"/>
          <w:sz w:val="22"/>
          <w:szCs w:val="22"/>
        </w:rPr>
        <w:t>（长期看好，低频操作）和</w:t>
      </w:r>
      <w:r w:rsidRPr="009C1032">
        <w:rPr>
          <w:rFonts w:ascii="Times New Roman" w:eastAsia="微软雅黑" w:hAnsi="Times New Roman" w:cs="Times New Roman"/>
          <w:b/>
          <w:bCs/>
          <w:sz w:val="22"/>
          <w:szCs w:val="22"/>
        </w:rPr>
        <w:t>交易持仓</w:t>
      </w:r>
      <w:r w:rsidRPr="009C1032">
        <w:rPr>
          <w:rFonts w:ascii="Times New Roman" w:eastAsia="微软雅黑" w:hAnsi="Times New Roman" w:cs="Times New Roman"/>
          <w:sz w:val="22"/>
          <w:szCs w:val="22"/>
        </w:rPr>
        <w:t>（灵活进出，把握波段）。核心持仓可以是您对某只成长股或指数的长期配置，规模根据风险偏好设定（例如占总</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的</w:t>
      </w:r>
      <w:r w:rsidRPr="009C1032">
        <w:rPr>
          <w:rFonts w:ascii="Times New Roman" w:eastAsia="微软雅黑" w:hAnsi="Times New Roman" w:cs="Times New Roman"/>
          <w:sz w:val="22"/>
          <w:szCs w:val="22"/>
        </w:rPr>
        <w:t>50%</w:t>
      </w:r>
      <w:r w:rsidRPr="009C1032">
        <w:rPr>
          <w:rFonts w:ascii="Times New Roman" w:eastAsia="微软雅黑" w:hAnsi="Times New Roman" w:cs="Times New Roman"/>
          <w:sz w:val="22"/>
          <w:szCs w:val="22"/>
        </w:rPr>
        <w:t>或更高，如果极度看好基本面）；而交易</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则用于高抛低吸、短线波段操作。这样的划分可以实现</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进可攻，退可守</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。即使发生暴跌，核心</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确保您没有完全踏空后续可能的反弹，而交易</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的减仓则可以在下跌时提供流动性和心态缓冲。实际案例中，有投资策略采用</w:t>
      </w:r>
      <w:r w:rsidRPr="009C1032">
        <w:rPr>
          <w:rFonts w:ascii="Times New Roman" w:eastAsia="微软雅黑" w:hAnsi="Times New Roman" w:cs="Times New Roman"/>
          <w:b/>
          <w:bCs/>
          <w:sz w:val="22"/>
          <w:szCs w:val="22"/>
        </w:rPr>
        <w:t>5%-10%</w:t>
      </w:r>
      <w:r w:rsidRPr="009C1032">
        <w:rPr>
          <w:rFonts w:ascii="Times New Roman" w:eastAsia="微软雅黑" w:hAnsi="Times New Roman" w:cs="Times New Roman"/>
          <w:b/>
          <w:bCs/>
          <w:sz w:val="22"/>
          <w:szCs w:val="22"/>
        </w:rPr>
        <w:t>资金作为长期底仓</w:t>
      </w:r>
      <w:r w:rsidRPr="009C1032">
        <w:rPr>
          <w:rFonts w:ascii="Times New Roman" w:eastAsia="微软雅黑" w:hAnsi="Times New Roman" w:cs="Times New Roman"/>
          <w:sz w:val="22"/>
          <w:szCs w:val="22"/>
        </w:rPr>
        <w:t>长期持有，看准机会就做波段，加仓或对冲，以此在风险可控下获取超额收益。例如黄金投资中，有人</w:t>
      </w:r>
      <w:r w:rsidRPr="009C1032">
        <w:rPr>
          <w:rFonts w:ascii="Times New Roman" w:eastAsia="微软雅黑" w:hAnsi="Times New Roman" w:cs="Times New Roman"/>
          <w:b/>
          <w:bCs/>
          <w:sz w:val="22"/>
          <w:szCs w:val="22"/>
        </w:rPr>
        <w:t>长期持有少量底仓</w:t>
      </w:r>
      <w:r w:rsidRPr="009C1032">
        <w:rPr>
          <w:rFonts w:ascii="Times New Roman" w:eastAsia="微软雅黑" w:hAnsi="Times New Roman" w:cs="Times New Roman"/>
          <w:b/>
          <w:bCs/>
          <w:sz w:val="22"/>
          <w:szCs w:val="22"/>
        </w:rPr>
        <w:t>ETF</w:t>
      </w:r>
      <w:r w:rsidRPr="009C1032">
        <w:rPr>
          <w:rFonts w:ascii="Times New Roman" w:eastAsia="微软雅黑" w:hAnsi="Times New Roman" w:cs="Times New Roman"/>
          <w:sz w:val="22"/>
          <w:szCs w:val="22"/>
        </w:rPr>
        <w:t>以防黑天鹅，同时在事件驱动时短线增减仓，趋势反</w:t>
      </w:r>
      <w:r w:rsidRPr="009C1032">
        <w:rPr>
          <w:rFonts w:ascii="Times New Roman" w:eastAsia="微软雅黑" w:hAnsi="Times New Roman" w:cs="Times New Roman"/>
          <w:sz w:val="22"/>
          <w:szCs w:val="22"/>
        </w:rPr>
        <w:lastRenderedPageBreak/>
        <w:t>转则及时止损离场。这一思路同样适用于股票：长期持有您最看好的成长股核心</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，而用部分资金在波动中做</w:t>
      </w:r>
      <w:r w:rsidRPr="009C1032">
        <w:rPr>
          <w:rFonts w:ascii="Times New Roman" w:eastAsia="微软雅黑" w:hAnsi="Times New Roman" w:cs="Times New Roman"/>
          <w:sz w:val="22"/>
          <w:szCs w:val="22"/>
        </w:rPr>
        <w:t>T</w:t>
      </w:r>
      <w:r w:rsidRPr="009C1032">
        <w:rPr>
          <w:rFonts w:ascii="Times New Roman" w:eastAsia="微软雅黑" w:hAnsi="Times New Roman" w:cs="Times New Roman"/>
          <w:sz w:val="22"/>
          <w:szCs w:val="22"/>
        </w:rPr>
        <w:t>，提高整体收益率。</w:t>
      </w:r>
    </w:p>
    <w:p w14:paraId="0637E4BC" w14:textId="77777777" w:rsidR="009C1032" w:rsidRPr="009C1032" w:rsidRDefault="009C1032" w:rsidP="009C1032">
      <w:pPr>
        <w:numPr>
          <w:ilvl w:val="0"/>
          <w:numId w:val="255"/>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设置分批止盈止损：</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针对上述两类</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需区别对待：核心持仓可给予更宽的止损幅度和更长持有期限，交易</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则严格执行纪律。具体策略上，</w:t>
      </w:r>
      <w:r w:rsidRPr="009C1032">
        <w:rPr>
          <w:rFonts w:ascii="Times New Roman" w:eastAsia="微软雅黑" w:hAnsi="Times New Roman" w:cs="Times New Roman"/>
          <w:b/>
          <w:bCs/>
          <w:sz w:val="22"/>
          <w:szCs w:val="22"/>
        </w:rPr>
        <w:t>止</w:t>
      </w:r>
      <w:proofErr w:type="gramStart"/>
      <w:r w:rsidRPr="009C1032">
        <w:rPr>
          <w:rFonts w:ascii="Times New Roman" w:eastAsia="微软雅黑" w:hAnsi="Times New Roman" w:cs="Times New Roman"/>
          <w:b/>
          <w:bCs/>
          <w:sz w:val="22"/>
          <w:szCs w:val="22"/>
        </w:rPr>
        <w:t>损</w:t>
      </w:r>
      <w:r w:rsidRPr="009C1032">
        <w:rPr>
          <w:rFonts w:ascii="Times New Roman" w:eastAsia="微软雅黑" w:hAnsi="Times New Roman" w:cs="Times New Roman"/>
          <w:sz w:val="22"/>
          <w:szCs w:val="22"/>
        </w:rPr>
        <w:t>可以</w:t>
      </w:r>
      <w:proofErr w:type="gramEnd"/>
      <w:r w:rsidRPr="009C1032">
        <w:rPr>
          <w:rFonts w:ascii="Times New Roman" w:eastAsia="微软雅黑" w:hAnsi="Times New Roman" w:cs="Times New Roman"/>
          <w:sz w:val="22"/>
          <w:szCs w:val="22"/>
        </w:rPr>
        <w:t>根据技术位或资金承受度设置，例如以近期波动低点或固定百分比作为止损线；</w:t>
      </w:r>
      <w:r w:rsidRPr="009C1032">
        <w:rPr>
          <w:rFonts w:ascii="Times New Roman" w:eastAsia="微软雅黑" w:hAnsi="Times New Roman" w:cs="Times New Roman"/>
          <w:b/>
          <w:bCs/>
          <w:sz w:val="22"/>
          <w:szCs w:val="22"/>
        </w:rPr>
        <w:t>止盈</w:t>
      </w:r>
      <w:r w:rsidRPr="009C1032">
        <w:rPr>
          <w:rFonts w:ascii="Times New Roman" w:eastAsia="微软雅黑" w:hAnsi="Times New Roman" w:cs="Times New Roman"/>
          <w:sz w:val="22"/>
          <w:szCs w:val="22"/>
        </w:rPr>
        <w:t>方面，建议采用</w:t>
      </w:r>
      <w:r w:rsidRPr="009C1032">
        <w:rPr>
          <w:rFonts w:ascii="Times New Roman" w:eastAsia="微软雅黑" w:hAnsi="Times New Roman" w:cs="Times New Roman"/>
          <w:b/>
          <w:bCs/>
          <w:sz w:val="22"/>
          <w:szCs w:val="22"/>
        </w:rPr>
        <w:t>分批止盈</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移动止损</w:t>
      </w:r>
      <w:r w:rsidRPr="009C1032">
        <w:rPr>
          <w:rFonts w:ascii="Times New Roman" w:eastAsia="微软雅黑" w:hAnsi="Times New Roman" w:cs="Times New Roman"/>
          <w:sz w:val="22"/>
          <w:szCs w:val="22"/>
        </w:rPr>
        <w:t>的方式来兼顾锁定收益和让利润奔跑。一个实用规则是：</w:t>
      </w:r>
      <w:r w:rsidRPr="009C1032">
        <w:rPr>
          <w:rFonts w:ascii="Times New Roman" w:eastAsia="微软雅黑" w:hAnsi="Times New Roman" w:cs="Times New Roman"/>
          <w:i/>
          <w:iCs/>
          <w:sz w:val="22"/>
          <w:szCs w:val="22"/>
        </w:rPr>
        <w:t>当价格达到阶段目标时，先部分止盈，剩余</w:t>
      </w:r>
      <w:proofErr w:type="gramStart"/>
      <w:r w:rsidRPr="009C1032">
        <w:rPr>
          <w:rFonts w:ascii="Times New Roman" w:eastAsia="微软雅黑" w:hAnsi="Times New Roman" w:cs="Times New Roman"/>
          <w:i/>
          <w:iCs/>
          <w:sz w:val="22"/>
          <w:szCs w:val="22"/>
        </w:rPr>
        <w:t>仓位</w:t>
      </w:r>
      <w:proofErr w:type="gramEnd"/>
      <w:r w:rsidRPr="009C1032">
        <w:rPr>
          <w:rFonts w:ascii="Times New Roman" w:eastAsia="微软雅黑" w:hAnsi="Times New Roman" w:cs="Times New Roman"/>
          <w:i/>
          <w:iCs/>
          <w:sz w:val="22"/>
          <w:szCs w:val="22"/>
        </w:rPr>
        <w:t>提高止损保护，</w:t>
      </w:r>
      <w:proofErr w:type="gramStart"/>
      <w:r w:rsidRPr="009C1032">
        <w:rPr>
          <w:rFonts w:ascii="Times New Roman" w:eastAsia="微软雅黑" w:hAnsi="Times New Roman" w:cs="Times New Roman"/>
          <w:i/>
          <w:iCs/>
          <w:sz w:val="22"/>
          <w:szCs w:val="22"/>
        </w:rPr>
        <w:t>若行</w:t>
      </w:r>
      <w:proofErr w:type="gramEnd"/>
      <w:r w:rsidRPr="009C1032">
        <w:rPr>
          <w:rFonts w:ascii="Times New Roman" w:eastAsia="微软雅黑" w:hAnsi="Times New Roman" w:cs="Times New Roman"/>
          <w:i/>
          <w:iCs/>
          <w:sz w:val="22"/>
          <w:szCs w:val="22"/>
        </w:rPr>
        <w:t>情延续则继续持有剩余</w:t>
      </w:r>
      <w:proofErr w:type="gramStart"/>
      <w:r w:rsidRPr="009C1032">
        <w:rPr>
          <w:rFonts w:ascii="Times New Roman" w:eastAsia="微软雅黑" w:hAnsi="Times New Roman" w:cs="Times New Roman"/>
          <w:i/>
          <w:iCs/>
          <w:sz w:val="22"/>
          <w:szCs w:val="22"/>
        </w:rPr>
        <w:t>仓位</w:t>
      </w:r>
      <w:proofErr w:type="gramEnd"/>
      <w:r w:rsidRPr="009C1032">
        <w:rPr>
          <w:rFonts w:ascii="Times New Roman" w:eastAsia="微软雅黑" w:hAnsi="Times New Roman" w:cs="Times New Roman"/>
          <w:i/>
          <w:iCs/>
          <w:sz w:val="22"/>
          <w:szCs w:val="22"/>
        </w:rPr>
        <w:t>并逐步上调止损。</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例如某交易者持有一笔波段</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，预期涨幅</w:t>
      </w:r>
      <w:r w:rsidRPr="009C1032">
        <w:rPr>
          <w:rFonts w:ascii="Times New Roman" w:eastAsia="微软雅黑" w:hAnsi="Times New Roman" w:cs="Times New Roman"/>
          <w:sz w:val="22"/>
          <w:szCs w:val="22"/>
        </w:rPr>
        <w:t>10%</w:t>
      </w:r>
      <w:r w:rsidRPr="009C1032">
        <w:rPr>
          <w:rFonts w:ascii="Times New Roman" w:eastAsia="微软雅黑" w:hAnsi="Times New Roman" w:cs="Times New Roman"/>
          <w:sz w:val="22"/>
          <w:szCs w:val="22"/>
        </w:rPr>
        <w:t>，当价格接近目标时先卖出</w:t>
      </w:r>
      <w:r w:rsidRPr="009C1032">
        <w:rPr>
          <w:rFonts w:ascii="Times New Roman" w:eastAsia="微软雅黑" w:hAnsi="Times New Roman" w:cs="Times New Roman"/>
          <w:sz w:val="22"/>
          <w:szCs w:val="22"/>
        </w:rPr>
        <w:t>**70%-80%*</w:t>
      </w:r>
      <w:r w:rsidRPr="009C1032">
        <w:rPr>
          <w:rFonts w:ascii="Times New Roman" w:eastAsia="微软雅黑" w:hAnsi="Times New Roman" w:cs="Times New Roman"/>
          <w:i/>
          <w:iCs/>
          <w:sz w:val="22"/>
          <w:szCs w:val="22"/>
        </w:rPr>
        <w:t>获利了结，同时将剩余</w:t>
      </w:r>
      <w:proofErr w:type="gramStart"/>
      <w:r w:rsidRPr="009C1032">
        <w:rPr>
          <w:rFonts w:ascii="Times New Roman" w:eastAsia="微软雅黑" w:hAnsi="Times New Roman" w:cs="Times New Roman"/>
          <w:i/>
          <w:iCs/>
          <w:sz w:val="22"/>
          <w:szCs w:val="22"/>
        </w:rPr>
        <w:t>仓位</w:t>
      </w:r>
      <w:proofErr w:type="gramEnd"/>
      <w:r w:rsidRPr="009C1032">
        <w:rPr>
          <w:rFonts w:ascii="Times New Roman" w:eastAsia="微软雅黑" w:hAnsi="Times New Roman" w:cs="Times New Roman"/>
          <w:i/>
          <w:iCs/>
          <w:sz w:val="22"/>
          <w:szCs w:val="22"/>
        </w:rPr>
        <w:t>的止损价提高到建仓价上方以确保不亏本。如果价格突破目标位继续上涨，则保留的</w:t>
      </w:r>
      <w:r w:rsidRPr="009C1032">
        <w:rPr>
          <w:rFonts w:ascii="Times New Roman" w:eastAsia="微软雅黑" w:hAnsi="Times New Roman" w:cs="Times New Roman"/>
          <w:i/>
          <w:iCs/>
          <w:sz w:val="22"/>
          <w:szCs w:val="22"/>
        </w:rPr>
        <w:t>20%-30%</w:t>
      </w:r>
      <w:proofErr w:type="gramStart"/>
      <w:r w:rsidRPr="009C1032">
        <w:rPr>
          <w:rFonts w:ascii="Times New Roman" w:eastAsia="微软雅黑" w:hAnsi="Times New Roman" w:cs="Times New Roman"/>
          <w:i/>
          <w:iCs/>
          <w:sz w:val="22"/>
          <w:szCs w:val="22"/>
        </w:rPr>
        <w:t>仓位</w:t>
      </w:r>
      <w:proofErr w:type="gramEnd"/>
      <w:r w:rsidRPr="009C1032">
        <w:rPr>
          <w:rFonts w:ascii="Times New Roman" w:eastAsia="微软雅黑" w:hAnsi="Times New Roman" w:cs="Times New Roman"/>
          <w:i/>
          <w:iCs/>
          <w:sz w:val="22"/>
          <w:szCs w:val="22"/>
        </w:rPr>
        <w:t>可跟随收益扩大；每上一个台阶，就再卖出一部分（比如再次获利</w:t>
      </w:r>
      <w:r w:rsidRPr="009C1032">
        <w:rPr>
          <w:rFonts w:ascii="Times New Roman" w:eastAsia="微软雅黑" w:hAnsi="Times New Roman" w:cs="Times New Roman"/>
          <w:i/>
          <w:iCs/>
          <w:sz w:val="22"/>
          <w:szCs w:val="22"/>
        </w:rPr>
        <w:t>70%</w:t>
      </w:r>
      <w:r w:rsidRPr="009C1032">
        <w:rPr>
          <w:rFonts w:ascii="Times New Roman" w:eastAsia="微软雅黑" w:hAnsi="Times New Roman" w:cs="Times New Roman"/>
          <w:i/>
          <w:iCs/>
          <w:sz w:val="22"/>
          <w:szCs w:val="22"/>
        </w:rPr>
        <w:t>余下</w:t>
      </w:r>
      <w:proofErr w:type="gramStart"/>
      <w:r w:rsidRPr="009C1032">
        <w:rPr>
          <w:rFonts w:ascii="Times New Roman" w:eastAsia="微软雅黑" w:hAnsi="Times New Roman" w:cs="Times New Roman"/>
          <w:i/>
          <w:iCs/>
          <w:sz w:val="22"/>
          <w:szCs w:val="22"/>
        </w:rPr>
        <w:t>仓位</w:t>
      </w:r>
      <w:proofErr w:type="gramEnd"/>
      <w:r w:rsidRPr="009C1032">
        <w:rPr>
          <w:rFonts w:ascii="Times New Roman" w:eastAsia="微软雅黑" w:hAnsi="Times New Roman" w:cs="Times New Roman"/>
          <w:i/>
          <w:iCs/>
          <w:sz w:val="22"/>
          <w:szCs w:val="22"/>
        </w:rPr>
        <w:t>），并相应调高止损价，直到后续止损位被触发将最后</w:t>
      </w:r>
      <w:proofErr w:type="gramStart"/>
      <w:r w:rsidRPr="009C1032">
        <w:rPr>
          <w:rFonts w:ascii="Times New Roman" w:eastAsia="微软雅黑" w:hAnsi="Times New Roman" w:cs="Times New Roman"/>
          <w:i/>
          <w:iCs/>
          <w:sz w:val="22"/>
          <w:szCs w:val="22"/>
        </w:rPr>
        <w:t>仓位</w:t>
      </w:r>
      <w:proofErr w:type="gramEnd"/>
      <w:r w:rsidRPr="009C1032">
        <w:rPr>
          <w:rFonts w:ascii="Times New Roman" w:eastAsia="微软雅黑" w:hAnsi="Times New Roman" w:cs="Times New Roman"/>
          <w:i/>
          <w:iCs/>
          <w:sz w:val="22"/>
          <w:szCs w:val="22"/>
        </w:rPr>
        <w:t>止盈出局。这种</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滚动止盈</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策略在趋势行情中非常有效，既确保大部分盈利落袋为安，又让一部分</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跟随趋势获取最大利润。而在行情冲高回落时，</w:t>
      </w:r>
      <w:proofErr w:type="gramStart"/>
      <w:r w:rsidRPr="009C1032">
        <w:rPr>
          <w:rFonts w:ascii="Times New Roman" w:eastAsia="微软雅黑" w:hAnsi="Times New Roman" w:cs="Times New Roman"/>
          <w:sz w:val="22"/>
          <w:szCs w:val="22"/>
        </w:rPr>
        <w:t>止损单会</w:t>
      </w:r>
      <w:proofErr w:type="gramEnd"/>
      <w:r w:rsidRPr="009C1032">
        <w:rPr>
          <w:rFonts w:ascii="Times New Roman" w:eastAsia="微软雅黑" w:hAnsi="Times New Roman" w:cs="Times New Roman"/>
          <w:sz w:val="22"/>
          <w:szCs w:val="22"/>
        </w:rPr>
        <w:t>自动保护剩余</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不会把</w:t>
      </w:r>
      <w:proofErr w:type="gramStart"/>
      <w:r w:rsidRPr="009C1032">
        <w:rPr>
          <w:rFonts w:ascii="Times New Roman" w:eastAsia="微软雅黑" w:hAnsi="Times New Roman" w:cs="Times New Roman"/>
          <w:sz w:val="22"/>
          <w:szCs w:val="22"/>
        </w:rPr>
        <w:t>浮盈变</w:t>
      </w:r>
      <w:proofErr w:type="gramEnd"/>
      <w:r w:rsidRPr="009C1032">
        <w:rPr>
          <w:rFonts w:ascii="Times New Roman" w:eastAsia="微软雅黑" w:hAnsi="Times New Roman" w:cs="Times New Roman"/>
          <w:sz w:val="22"/>
          <w:szCs w:val="22"/>
        </w:rPr>
        <w:t>亏损。</w:t>
      </w:r>
    </w:p>
    <w:p w14:paraId="294EABD5" w14:textId="77777777" w:rsidR="009C1032" w:rsidRPr="009C1032" w:rsidRDefault="009C1032" w:rsidP="009C1032">
      <w:pPr>
        <w:numPr>
          <w:ilvl w:val="0"/>
          <w:numId w:val="255"/>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控制</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和加减仓策略：</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暴跌后的交易更需谨慎控制</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，不盲目满仓</w:t>
      </w:r>
      <w:proofErr w:type="gramStart"/>
      <w:r w:rsidRPr="009C1032">
        <w:rPr>
          <w:rFonts w:ascii="Times New Roman" w:eastAsia="微软雅黑" w:hAnsi="Times New Roman" w:cs="Times New Roman"/>
          <w:sz w:val="22"/>
          <w:szCs w:val="22"/>
        </w:rPr>
        <w:t>搏</w:t>
      </w:r>
      <w:proofErr w:type="gramEnd"/>
      <w:r w:rsidRPr="009C1032">
        <w:rPr>
          <w:rFonts w:ascii="Times New Roman" w:eastAsia="微软雅黑" w:hAnsi="Times New Roman" w:cs="Times New Roman"/>
          <w:sz w:val="22"/>
          <w:szCs w:val="22"/>
        </w:rPr>
        <w:t>反弹，也</w:t>
      </w:r>
      <w:proofErr w:type="gramStart"/>
      <w:r w:rsidRPr="009C1032">
        <w:rPr>
          <w:rFonts w:ascii="Times New Roman" w:eastAsia="微软雅黑" w:hAnsi="Times New Roman" w:cs="Times New Roman"/>
          <w:sz w:val="22"/>
          <w:szCs w:val="22"/>
        </w:rPr>
        <w:t>不</w:t>
      </w:r>
      <w:proofErr w:type="gramEnd"/>
      <w:r w:rsidRPr="009C1032">
        <w:rPr>
          <w:rFonts w:ascii="Times New Roman" w:eastAsia="微软雅黑" w:hAnsi="Times New Roman" w:cs="Times New Roman"/>
          <w:sz w:val="22"/>
          <w:szCs w:val="22"/>
        </w:rPr>
        <w:t>一味空仓坐失良机。常用的</w:t>
      </w:r>
      <w:r w:rsidRPr="009C1032">
        <w:rPr>
          <w:rFonts w:ascii="Times New Roman" w:eastAsia="微软雅黑" w:hAnsi="Times New Roman" w:cs="Times New Roman"/>
          <w:b/>
          <w:bCs/>
          <w:sz w:val="22"/>
          <w:szCs w:val="22"/>
        </w:rPr>
        <w:t>金字塔加仓</w:t>
      </w:r>
      <w:r w:rsidRPr="009C1032">
        <w:rPr>
          <w:rFonts w:ascii="Times New Roman" w:eastAsia="微软雅黑" w:hAnsi="Times New Roman" w:cs="Times New Roman"/>
          <w:sz w:val="22"/>
          <w:szCs w:val="22"/>
        </w:rPr>
        <w:t>法和倒金字塔减仓</w:t>
      </w:r>
      <w:proofErr w:type="gramStart"/>
      <w:r w:rsidRPr="009C1032">
        <w:rPr>
          <w:rFonts w:ascii="Times New Roman" w:eastAsia="微软雅黑" w:hAnsi="Times New Roman" w:cs="Times New Roman"/>
          <w:b/>
          <w:bCs/>
          <w:sz w:val="22"/>
          <w:szCs w:val="22"/>
        </w:rPr>
        <w:t>法值得</w:t>
      </w:r>
      <w:proofErr w:type="gramEnd"/>
      <w:r w:rsidRPr="009C1032">
        <w:rPr>
          <w:rFonts w:ascii="Times New Roman" w:eastAsia="微软雅黑" w:hAnsi="Times New Roman" w:cs="Times New Roman"/>
          <w:b/>
          <w:bCs/>
          <w:sz w:val="22"/>
          <w:szCs w:val="22"/>
        </w:rPr>
        <w:t>借鉴：行情不明朗时以试探性小</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介入，随着趋势明朗再逐步加仓；反之在逼近目标</w:t>
      </w:r>
      <w:proofErr w:type="gramStart"/>
      <w:r w:rsidRPr="009C1032">
        <w:rPr>
          <w:rFonts w:ascii="Times New Roman" w:eastAsia="微软雅黑" w:hAnsi="Times New Roman" w:cs="Times New Roman"/>
          <w:b/>
          <w:bCs/>
          <w:sz w:val="22"/>
          <w:szCs w:val="22"/>
        </w:rPr>
        <w:t>或行情</w:t>
      </w:r>
      <w:proofErr w:type="gramEnd"/>
      <w:r w:rsidRPr="009C1032">
        <w:rPr>
          <w:rFonts w:ascii="Times New Roman" w:eastAsia="微软雅黑" w:hAnsi="Times New Roman" w:cs="Times New Roman"/>
          <w:b/>
          <w:bCs/>
          <w:sz w:val="22"/>
          <w:szCs w:val="22"/>
        </w:rPr>
        <w:t>受阻时，可逐步减仓。还有一种动态</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滚仓</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策略是每次只用总资金的一定比例交易，盈利后用收益部分继续下一笔交易，亏损时减少</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，以保证</w:t>
      </w:r>
      <w:r w:rsidRPr="009C1032">
        <w:rPr>
          <w:rFonts w:ascii="Times New Roman" w:eastAsia="微软雅黑" w:hAnsi="Times New Roman" w:cs="Times New Roman"/>
          <w:sz w:val="22"/>
          <w:szCs w:val="22"/>
        </w:rPr>
        <w:t>单次失误不会伤筋动骨</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。例如某人在</w:t>
      </w:r>
      <w:r w:rsidRPr="009C1032">
        <w:rPr>
          <w:rFonts w:ascii="Times New Roman" w:eastAsia="微软雅黑" w:hAnsi="Times New Roman" w:cs="Times New Roman"/>
          <w:sz w:val="22"/>
          <w:szCs w:val="22"/>
        </w:rPr>
        <w:t>2685</w:t>
      </w:r>
      <w:r w:rsidRPr="009C1032">
        <w:rPr>
          <w:rFonts w:ascii="Times New Roman" w:eastAsia="微软雅黑" w:hAnsi="Times New Roman" w:cs="Times New Roman"/>
          <w:sz w:val="22"/>
          <w:szCs w:val="22"/>
        </w:rPr>
        <w:t>点开仓</w:t>
      </w:r>
      <w:r w:rsidRPr="009C1032">
        <w:rPr>
          <w:rFonts w:ascii="Times New Roman" w:eastAsia="微软雅黑" w:hAnsi="Times New Roman" w:cs="Times New Roman"/>
          <w:sz w:val="22"/>
          <w:szCs w:val="22"/>
        </w:rPr>
        <w:t>10%</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，若涨到</w:t>
      </w:r>
      <w:r w:rsidRPr="009C1032">
        <w:rPr>
          <w:rFonts w:ascii="Times New Roman" w:eastAsia="微软雅黑" w:hAnsi="Times New Roman" w:cs="Times New Roman"/>
          <w:sz w:val="22"/>
          <w:szCs w:val="22"/>
        </w:rPr>
        <w:t>2695</w:t>
      </w:r>
      <w:r w:rsidRPr="009C1032">
        <w:rPr>
          <w:rFonts w:ascii="Times New Roman" w:eastAsia="微软雅黑" w:hAnsi="Times New Roman" w:cs="Times New Roman"/>
          <w:sz w:val="22"/>
          <w:szCs w:val="22"/>
        </w:rPr>
        <w:t>则再加</w:t>
      </w:r>
      <w:r w:rsidRPr="009C1032">
        <w:rPr>
          <w:rFonts w:ascii="Times New Roman" w:eastAsia="微软雅黑" w:hAnsi="Times New Roman" w:cs="Times New Roman"/>
          <w:sz w:val="22"/>
          <w:szCs w:val="22"/>
        </w:rPr>
        <w:t>10%</w:t>
      </w:r>
      <w:r w:rsidRPr="009C1032">
        <w:rPr>
          <w:rFonts w:ascii="Times New Roman" w:eastAsia="微软雅黑" w:hAnsi="Times New Roman" w:cs="Times New Roman"/>
          <w:sz w:val="22"/>
          <w:szCs w:val="22"/>
        </w:rPr>
        <w:t>，并把整体止损抬高；当价格到了止</w:t>
      </w:r>
      <w:proofErr w:type="gramStart"/>
      <w:r w:rsidRPr="009C1032">
        <w:rPr>
          <w:rFonts w:ascii="Times New Roman" w:eastAsia="微软雅黑" w:hAnsi="Times New Roman" w:cs="Times New Roman"/>
          <w:sz w:val="22"/>
          <w:szCs w:val="22"/>
        </w:rPr>
        <w:t>盈位置</w:t>
      </w:r>
      <w:proofErr w:type="gramEnd"/>
      <w:r w:rsidRPr="009C1032">
        <w:rPr>
          <w:rFonts w:ascii="Times New Roman" w:eastAsia="微软雅黑" w:hAnsi="Times New Roman" w:cs="Times New Roman"/>
          <w:sz w:val="22"/>
          <w:szCs w:val="22"/>
        </w:rPr>
        <w:t>则平掉大部分</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，如上述</w:t>
      </w:r>
      <w:r w:rsidRPr="009C1032">
        <w:rPr>
          <w:rFonts w:ascii="Times New Roman" w:eastAsia="微软雅黑" w:hAnsi="Times New Roman" w:cs="Times New Roman"/>
          <w:sz w:val="22"/>
          <w:szCs w:val="22"/>
        </w:rPr>
        <w:t>70%</w:t>
      </w:r>
      <w:r w:rsidRPr="009C1032">
        <w:rPr>
          <w:rFonts w:ascii="Times New Roman" w:eastAsia="微软雅黑" w:hAnsi="Times New Roman" w:cs="Times New Roman"/>
          <w:sz w:val="22"/>
          <w:szCs w:val="22"/>
        </w:rPr>
        <w:t>，仅用小部分盈利去尝试进一步行情。这其实也是</w:t>
      </w:r>
      <w:r w:rsidRPr="009C1032">
        <w:rPr>
          <w:rFonts w:ascii="Times New Roman" w:eastAsia="微软雅黑" w:hAnsi="Times New Roman" w:cs="Times New Roman"/>
          <w:b/>
          <w:bCs/>
          <w:sz w:val="22"/>
          <w:szCs w:val="22"/>
        </w:rPr>
        <w:t>动态</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调整</w:t>
      </w:r>
      <w:r w:rsidRPr="009C1032">
        <w:rPr>
          <w:rFonts w:ascii="Times New Roman" w:eastAsia="微软雅黑" w:hAnsi="Times New Roman" w:cs="Times New Roman"/>
          <w:sz w:val="22"/>
          <w:szCs w:val="22"/>
        </w:rPr>
        <w:t>配合止盈止损的思路。核心在于：</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绝不孤注一掷，也不恋战不止盈。</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每笔交易预先设定最大亏损额度（一般控制在总资金的</w:t>
      </w:r>
      <w:r w:rsidRPr="009C1032">
        <w:rPr>
          <w:rFonts w:ascii="Times New Roman" w:eastAsia="微软雅黑" w:hAnsi="Times New Roman" w:cs="Times New Roman"/>
          <w:sz w:val="22"/>
          <w:szCs w:val="22"/>
        </w:rPr>
        <w:t>1-2%</w:t>
      </w:r>
      <w:r w:rsidRPr="009C1032">
        <w:rPr>
          <w:rFonts w:ascii="Times New Roman" w:eastAsia="微软雅黑" w:hAnsi="Times New Roman" w:cs="Times New Roman"/>
          <w:sz w:val="22"/>
          <w:szCs w:val="22"/>
        </w:rPr>
        <w:t>），一旦触及严格止损；相应地，在盈利达预期目标时执行部分止盈，让账户曲线呈现稳步上扬而非大起大落。</w:t>
      </w:r>
    </w:p>
    <w:p w14:paraId="4A22D24F"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通过以上</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和止盈止损策略，即使面对极端行情，投资者也能做到</w:t>
      </w:r>
      <w:r w:rsidRPr="009C1032">
        <w:rPr>
          <w:rFonts w:ascii="Times New Roman" w:eastAsia="微软雅黑" w:hAnsi="Times New Roman" w:cs="Times New Roman"/>
          <w:b/>
          <w:bCs/>
          <w:sz w:val="22"/>
          <w:szCs w:val="22"/>
        </w:rPr>
        <w:t>进退有据</w:t>
      </w:r>
      <w:r w:rsidRPr="009C1032">
        <w:rPr>
          <w:rFonts w:ascii="Times New Roman" w:eastAsia="微软雅黑" w:hAnsi="Times New Roman" w:cs="Times New Roman"/>
          <w:sz w:val="22"/>
          <w:szCs w:val="22"/>
        </w:rPr>
        <w:t>：跌时有现金可用、不至爆仓，涨时手中有筹码、不至踏空。这种理性的</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管理能有效对抗人性中的贪婪与恐惧</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因为纪律和计划已经预先替您做出了一部分决策，避免临场情绪主导操作。</w:t>
      </w:r>
    </w:p>
    <w:p w14:paraId="34EB08ED"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 xml:space="preserve">4. </w:t>
      </w:r>
      <w:r w:rsidRPr="009C1032">
        <w:rPr>
          <w:rFonts w:ascii="Times New Roman" w:eastAsia="微软雅黑" w:hAnsi="Times New Roman" w:cs="Times New Roman"/>
          <w:b/>
          <w:bCs/>
          <w:sz w:val="22"/>
          <w:szCs w:val="22"/>
        </w:rPr>
        <w:t>建立系统化的行为干预与训练机制</w:t>
      </w:r>
    </w:p>
    <w:p w14:paraId="37C238FA"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lastRenderedPageBreak/>
        <w:t>识别情绪模式并制定策略后，还需要通过</w:t>
      </w:r>
      <w:r w:rsidRPr="009C1032">
        <w:rPr>
          <w:rFonts w:ascii="Times New Roman" w:eastAsia="微软雅黑" w:hAnsi="Times New Roman" w:cs="Times New Roman"/>
          <w:b/>
          <w:bCs/>
          <w:sz w:val="22"/>
          <w:szCs w:val="22"/>
        </w:rPr>
        <w:t>行为干预和训练</w:t>
      </w:r>
      <w:r w:rsidRPr="009C1032">
        <w:rPr>
          <w:rFonts w:ascii="Times New Roman" w:eastAsia="微软雅黑" w:hAnsi="Times New Roman" w:cs="Times New Roman"/>
          <w:sz w:val="22"/>
          <w:szCs w:val="22"/>
        </w:rPr>
        <w:t>来巩固执行力，逐步养成稳定的交易心理。这一步包括</w:t>
      </w:r>
      <w:r w:rsidRPr="009C1032">
        <w:rPr>
          <w:rFonts w:ascii="Times New Roman" w:eastAsia="微软雅黑" w:hAnsi="Times New Roman" w:cs="Times New Roman"/>
          <w:b/>
          <w:bCs/>
          <w:sz w:val="22"/>
          <w:szCs w:val="22"/>
        </w:rPr>
        <w:t>日常管理</w:t>
      </w:r>
      <w:r w:rsidRPr="009C1032">
        <w:rPr>
          <w:rFonts w:ascii="Times New Roman" w:eastAsia="微软雅黑" w:hAnsi="Times New Roman" w:cs="Times New Roman"/>
          <w:sz w:val="22"/>
          <w:szCs w:val="22"/>
        </w:rPr>
        <w:t>和</w:t>
      </w:r>
      <w:r w:rsidRPr="009C1032">
        <w:rPr>
          <w:rFonts w:ascii="Times New Roman" w:eastAsia="微软雅黑" w:hAnsi="Times New Roman" w:cs="Times New Roman"/>
          <w:b/>
          <w:bCs/>
          <w:sz w:val="22"/>
          <w:szCs w:val="22"/>
        </w:rPr>
        <w:t>特殊情景预案</w:t>
      </w:r>
      <w:r w:rsidRPr="009C1032">
        <w:rPr>
          <w:rFonts w:ascii="Times New Roman" w:eastAsia="微软雅黑" w:hAnsi="Times New Roman" w:cs="Times New Roman"/>
          <w:sz w:val="22"/>
          <w:szCs w:val="22"/>
        </w:rPr>
        <w:t>两个方面，目的是在真实交易中减少情绪干扰、在关键时刻按计划行事。</w:t>
      </w:r>
    </w:p>
    <w:p w14:paraId="3110903C" w14:textId="77777777" w:rsidR="009C1032" w:rsidRPr="009C1032" w:rsidRDefault="009C1032" w:rsidP="009C1032">
      <w:pPr>
        <w:numPr>
          <w:ilvl w:val="0"/>
          <w:numId w:val="256"/>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养成记录和复盘习惯：</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正如前文所述，记录交易日志是情绪管理的基础。建议坚持撰写</w:t>
      </w:r>
      <w:r w:rsidRPr="009C1032">
        <w:rPr>
          <w:rFonts w:ascii="Times New Roman" w:eastAsia="微软雅黑" w:hAnsi="Times New Roman" w:cs="Times New Roman"/>
          <w:b/>
          <w:bCs/>
          <w:sz w:val="22"/>
          <w:szCs w:val="22"/>
        </w:rPr>
        <w:t>交易日记</w:t>
      </w:r>
      <w:r w:rsidRPr="009C1032">
        <w:rPr>
          <w:rFonts w:ascii="Times New Roman" w:eastAsia="微软雅黑" w:hAnsi="Times New Roman" w:cs="Times New Roman"/>
          <w:sz w:val="22"/>
          <w:szCs w:val="22"/>
        </w:rPr>
        <w:t>或使用专业的日志工具，将每笔交易的理由、情绪、执行结果记录下来。更重要的是定期</w:t>
      </w:r>
      <w:r w:rsidRPr="009C1032">
        <w:rPr>
          <w:rFonts w:ascii="Times New Roman" w:eastAsia="微软雅黑" w:hAnsi="Times New Roman" w:cs="Times New Roman"/>
          <w:b/>
          <w:bCs/>
          <w:sz w:val="22"/>
          <w:szCs w:val="22"/>
        </w:rPr>
        <w:t>复盘</w:t>
      </w:r>
      <w:r w:rsidRPr="009C1032">
        <w:rPr>
          <w:rFonts w:ascii="Times New Roman" w:eastAsia="微软雅黑" w:hAnsi="Times New Roman" w:cs="Times New Roman"/>
          <w:sz w:val="22"/>
          <w:szCs w:val="22"/>
        </w:rPr>
        <w:t>：每日</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每周回顾这些日志，寻找情绪失控和决策失误的关联。例如，复盘后也许会发现：</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只要连续亏损两笔，我第</w:t>
      </w:r>
      <w:r w:rsidRPr="009C1032">
        <w:rPr>
          <w:rFonts w:ascii="Times New Roman" w:eastAsia="微软雅黑" w:hAnsi="Times New Roman" w:cs="Times New Roman"/>
          <w:sz w:val="22"/>
          <w:szCs w:val="22"/>
        </w:rPr>
        <w:t>3</w:t>
      </w:r>
      <w:r w:rsidRPr="009C1032">
        <w:rPr>
          <w:rFonts w:ascii="Times New Roman" w:eastAsia="微软雅黑" w:hAnsi="Times New Roman" w:cs="Times New Roman"/>
          <w:sz w:val="22"/>
          <w:szCs w:val="22"/>
        </w:rPr>
        <w:t>笔交易往往仓位过大（试图翻本）</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。识别到这种倾向后，可在未来交易时提醒自己避免。同样，也记录正面案例，如某次严格按计划止损避免了更大亏损，这样的经验能强化纪律的重要性。长期日志还能量化出一些指标，如</w:t>
      </w:r>
      <w:r w:rsidRPr="009C1032">
        <w:rPr>
          <w:rFonts w:ascii="Times New Roman" w:eastAsia="微软雅黑" w:hAnsi="Times New Roman" w:cs="Times New Roman"/>
          <w:b/>
          <w:bCs/>
          <w:sz w:val="22"/>
          <w:szCs w:val="22"/>
        </w:rPr>
        <w:t>情绪评分曲线</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b/>
          <w:bCs/>
          <w:sz w:val="22"/>
          <w:szCs w:val="22"/>
        </w:rPr>
        <w:t>执行偏差次数</w:t>
      </w:r>
      <w:r w:rsidRPr="009C1032">
        <w:rPr>
          <w:rFonts w:ascii="Times New Roman" w:eastAsia="微软雅黑" w:hAnsi="Times New Roman" w:cs="Times New Roman"/>
          <w:sz w:val="22"/>
          <w:szCs w:val="22"/>
        </w:rPr>
        <w:t>等，帮助你监控心理改进的进度。事实上，很多优秀交易者通过日志</w:t>
      </w:r>
      <w:r w:rsidRPr="009C1032">
        <w:rPr>
          <w:rFonts w:ascii="Times New Roman" w:eastAsia="微软雅黑" w:hAnsi="Times New Roman" w:cs="Times New Roman"/>
          <w:b/>
          <w:bCs/>
          <w:sz w:val="22"/>
          <w:szCs w:val="22"/>
        </w:rPr>
        <w:t>监督和管理情绪</w:t>
      </w:r>
      <w:r w:rsidRPr="009C1032">
        <w:rPr>
          <w:rFonts w:ascii="Times New Roman" w:eastAsia="微软雅黑" w:hAnsi="Times New Roman" w:cs="Times New Roman"/>
          <w:sz w:val="22"/>
          <w:szCs w:val="22"/>
        </w:rPr>
        <w:t>，将主观感受客观化。</w:t>
      </w:r>
    </w:p>
    <w:p w14:paraId="637A173A" w14:textId="77777777" w:rsidR="009C1032" w:rsidRPr="009C1032" w:rsidRDefault="009C1032" w:rsidP="009C1032">
      <w:pPr>
        <w:numPr>
          <w:ilvl w:val="0"/>
          <w:numId w:val="256"/>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制定情景预案（</w:t>
      </w:r>
      <w:r w:rsidRPr="009C1032">
        <w:rPr>
          <w:rFonts w:ascii="Times New Roman" w:eastAsia="微软雅黑" w:hAnsi="Times New Roman" w:cs="Times New Roman"/>
          <w:b/>
          <w:bCs/>
          <w:sz w:val="22"/>
          <w:szCs w:val="22"/>
        </w:rPr>
        <w:t>Plan A/B</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在剧烈行情发生前，就设计好不同场景下的应对方案，能够极大降低临场的情绪波动。所谓</w:t>
      </w:r>
      <w:r w:rsidRPr="009C1032">
        <w:rPr>
          <w:rFonts w:ascii="Times New Roman" w:eastAsia="微软雅黑" w:hAnsi="Times New Roman" w:cs="Times New Roman"/>
          <w:b/>
          <w:bCs/>
          <w:sz w:val="22"/>
          <w:szCs w:val="22"/>
        </w:rPr>
        <w:t>预案</w:t>
      </w:r>
      <w:r w:rsidRPr="009C1032">
        <w:rPr>
          <w:rFonts w:ascii="Times New Roman" w:eastAsia="微软雅黑" w:hAnsi="Times New Roman" w:cs="Times New Roman"/>
          <w:b/>
          <w:bCs/>
          <w:sz w:val="22"/>
          <w:szCs w:val="22"/>
        </w:rPr>
        <w:t>A/B</w:t>
      </w:r>
      <w:r w:rsidRPr="009C1032">
        <w:rPr>
          <w:rFonts w:ascii="Times New Roman" w:eastAsia="微软雅黑" w:hAnsi="Times New Roman" w:cs="Times New Roman"/>
          <w:sz w:val="22"/>
          <w:szCs w:val="22"/>
        </w:rPr>
        <w:t>，即针对截然相反的两种走势提前规划行动策略。例如：</w:t>
      </w:r>
      <w:r w:rsidRPr="009C1032">
        <w:rPr>
          <w:rFonts w:ascii="Times New Roman" w:eastAsia="微软雅黑" w:hAnsi="Times New Roman" w:cs="Times New Roman"/>
          <w:b/>
          <w:bCs/>
          <w:sz w:val="22"/>
          <w:szCs w:val="22"/>
        </w:rPr>
        <w:t>预案</w:t>
      </w:r>
      <w:r w:rsidRPr="009C1032">
        <w:rPr>
          <w:rFonts w:ascii="Times New Roman" w:eastAsia="微软雅黑" w:hAnsi="Times New Roman" w:cs="Times New Roman"/>
          <w:b/>
          <w:bCs/>
          <w:sz w:val="22"/>
          <w:szCs w:val="22"/>
        </w:rPr>
        <w:t>A</w:t>
      </w:r>
      <w:r w:rsidRPr="009C1032">
        <w:rPr>
          <w:rFonts w:ascii="Times New Roman" w:eastAsia="微软雅黑" w:hAnsi="Times New Roman" w:cs="Times New Roman"/>
          <w:b/>
          <w:bCs/>
          <w:sz w:val="22"/>
          <w:szCs w:val="22"/>
        </w:rPr>
        <w:t>（继续下跌情景）：如果市场再暴跌</w:t>
      </w:r>
      <w:r w:rsidRPr="009C1032">
        <w:rPr>
          <w:rFonts w:ascii="Times New Roman" w:eastAsia="微软雅黑" w:hAnsi="Times New Roman" w:cs="Times New Roman"/>
          <w:b/>
          <w:bCs/>
          <w:sz w:val="22"/>
          <w:szCs w:val="22"/>
        </w:rPr>
        <w:t>X%</w:t>
      </w:r>
      <w:r w:rsidRPr="009C1032">
        <w:rPr>
          <w:rFonts w:ascii="Times New Roman" w:eastAsia="微软雅黑" w:hAnsi="Times New Roman" w:cs="Times New Roman"/>
          <w:b/>
          <w:bCs/>
          <w:sz w:val="22"/>
          <w:szCs w:val="22"/>
        </w:rPr>
        <w:t>，我将采取哪些措施（减仓多少，是否对冲空单，</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降至多少等）；预案</w:t>
      </w:r>
      <w:r w:rsidRPr="009C1032">
        <w:rPr>
          <w:rFonts w:ascii="Times New Roman" w:eastAsia="微软雅黑" w:hAnsi="Times New Roman" w:cs="Times New Roman"/>
          <w:b/>
          <w:bCs/>
          <w:sz w:val="22"/>
          <w:szCs w:val="22"/>
        </w:rPr>
        <w:t>B</w:t>
      </w:r>
      <w:r w:rsidRPr="009C1032">
        <w:rPr>
          <w:rFonts w:ascii="Times New Roman" w:eastAsia="微软雅黑" w:hAnsi="Times New Roman" w:cs="Times New Roman"/>
          <w:b/>
          <w:bCs/>
          <w:sz w:val="22"/>
          <w:szCs w:val="22"/>
        </w:rPr>
        <w:t>（止跌回升情景）：如果出现企稳信号并反弹，我将如何重新进场（加仓比例，买入哪些标的，止</w:t>
      </w:r>
      <w:proofErr w:type="gramStart"/>
      <w:r w:rsidRPr="009C1032">
        <w:rPr>
          <w:rFonts w:ascii="Times New Roman" w:eastAsia="微软雅黑" w:hAnsi="Times New Roman" w:cs="Times New Roman"/>
          <w:b/>
          <w:bCs/>
          <w:sz w:val="22"/>
          <w:szCs w:val="22"/>
        </w:rPr>
        <w:t>盈目标</w:t>
      </w:r>
      <w:proofErr w:type="gramEnd"/>
      <w:r w:rsidRPr="009C1032">
        <w:rPr>
          <w:rFonts w:ascii="Times New Roman" w:eastAsia="微软雅黑" w:hAnsi="Times New Roman" w:cs="Times New Roman"/>
          <w:b/>
          <w:bCs/>
          <w:sz w:val="22"/>
          <w:szCs w:val="22"/>
        </w:rPr>
        <w:t>位在哪）。将这些预案细化</w:t>
      </w:r>
      <w:proofErr w:type="gramStart"/>
      <w:r w:rsidRPr="009C1032">
        <w:rPr>
          <w:rFonts w:ascii="Times New Roman" w:eastAsia="微软雅黑" w:hAnsi="Times New Roman" w:cs="Times New Roman"/>
          <w:b/>
          <w:bCs/>
          <w:sz w:val="22"/>
          <w:szCs w:val="22"/>
        </w:rPr>
        <w:t>成条件</w:t>
      </w:r>
      <w:proofErr w:type="gramEnd"/>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行动清单，在行情触发条件时严格执行对应方案。这样做的好处是避免情绪裹挟下做出极端决定。例如，有预案在手时，当市场恐慌砸盘，你不会盲目清仓，而是按</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继续下跌</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方案也许只减一部分仓并设置对冲；反之，当市场大幅反弹，你不会因为之前恐慌离场而不知所措，而是按</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回升</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方案逐步买回核心标的。</w:t>
      </w:r>
      <w:proofErr w:type="gramStart"/>
      <w:r w:rsidRPr="009C1032">
        <w:rPr>
          <w:rFonts w:ascii="Times New Roman" w:eastAsia="微软雅黑" w:hAnsi="Times New Roman" w:cs="Times New Roman"/>
          <w:b/>
          <w:bCs/>
          <w:sz w:val="22"/>
          <w:szCs w:val="22"/>
        </w:rPr>
        <w:t>提前想</w:t>
      </w:r>
      <w:proofErr w:type="gramEnd"/>
      <w:r w:rsidRPr="009C1032">
        <w:rPr>
          <w:rFonts w:ascii="Times New Roman" w:eastAsia="微软雅黑" w:hAnsi="Times New Roman" w:cs="Times New Roman"/>
          <w:b/>
          <w:bCs/>
          <w:sz w:val="22"/>
          <w:szCs w:val="22"/>
        </w:rPr>
        <w:t>好的方案相当于心理护栏</w:t>
      </w:r>
      <w:r w:rsidRPr="009C1032">
        <w:rPr>
          <w:rFonts w:ascii="Times New Roman" w:eastAsia="微软雅黑" w:hAnsi="Times New Roman" w:cs="Times New Roman"/>
          <w:sz w:val="22"/>
          <w:szCs w:val="22"/>
        </w:rPr>
        <w:t>，帮你在高压时刻保持理性。</w:t>
      </w:r>
    </w:p>
    <w:p w14:paraId="5DD9E635" w14:textId="77777777" w:rsidR="009C1032" w:rsidRPr="009C1032" w:rsidRDefault="009C1032" w:rsidP="009C1032">
      <w:pPr>
        <w:numPr>
          <w:ilvl w:val="0"/>
          <w:numId w:val="256"/>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心理训练与干预技巧：</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平时可以通过一些训练来提高对情绪的调控能力。例如，</w:t>
      </w:r>
      <w:r w:rsidRPr="009C1032">
        <w:rPr>
          <w:rFonts w:ascii="Times New Roman" w:eastAsia="微软雅黑" w:hAnsi="Times New Roman" w:cs="Times New Roman"/>
          <w:b/>
          <w:bCs/>
          <w:sz w:val="22"/>
          <w:szCs w:val="22"/>
        </w:rPr>
        <w:t>正念冥想</w:t>
      </w:r>
      <w:r w:rsidRPr="009C1032">
        <w:rPr>
          <w:rFonts w:ascii="Times New Roman" w:eastAsia="微软雅黑" w:hAnsi="Times New Roman" w:cs="Times New Roman"/>
          <w:sz w:val="22"/>
          <w:szCs w:val="22"/>
        </w:rPr>
        <w:t>或呼吸放松练习可以提升对紧张和冲动情绪的觉察；在交易决策前花几分钟做深呼吸，有助于冷静思考而非匆忙下单。另外，练习</w:t>
      </w:r>
      <w:r w:rsidRPr="009C1032">
        <w:rPr>
          <w:rFonts w:ascii="Times New Roman" w:eastAsia="微软雅黑" w:hAnsi="Times New Roman" w:cs="Times New Roman"/>
          <w:b/>
          <w:bCs/>
          <w:sz w:val="22"/>
          <w:szCs w:val="22"/>
        </w:rPr>
        <w:t>积极的自我对话</w:t>
      </w:r>
      <w:r w:rsidRPr="009C1032">
        <w:rPr>
          <w:rFonts w:ascii="Times New Roman" w:eastAsia="微软雅黑" w:hAnsi="Times New Roman" w:cs="Times New Roman"/>
          <w:sz w:val="22"/>
          <w:szCs w:val="22"/>
        </w:rPr>
        <w:t>，用理性语言纠正内心消极念头也很有效。例如，将</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这次又要亏惨了</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这样的想法，替换为</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我有止损保护，亏损在可控范围</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。这种认知重构能</w:t>
      </w:r>
      <w:r w:rsidRPr="009C1032">
        <w:rPr>
          <w:rFonts w:ascii="Times New Roman" w:eastAsia="微软雅黑" w:hAnsi="Times New Roman" w:cs="Times New Roman"/>
          <w:b/>
          <w:bCs/>
          <w:sz w:val="22"/>
          <w:szCs w:val="22"/>
        </w:rPr>
        <w:t>增强信心、保持冷静</w:t>
      </w:r>
      <w:r w:rsidRPr="009C1032">
        <w:rPr>
          <w:rFonts w:ascii="Times New Roman" w:eastAsia="微软雅黑" w:hAnsi="Times New Roman" w:cs="Times New Roman"/>
          <w:sz w:val="22"/>
          <w:szCs w:val="22"/>
        </w:rPr>
        <w:t>，减少恐慌情绪对决策的影响。当情绪极端时，</w:t>
      </w:r>
      <w:r w:rsidRPr="009C1032">
        <w:rPr>
          <w:rFonts w:ascii="Times New Roman" w:eastAsia="微软雅黑" w:hAnsi="Times New Roman" w:cs="Times New Roman"/>
          <w:b/>
          <w:bCs/>
          <w:sz w:val="22"/>
          <w:szCs w:val="22"/>
        </w:rPr>
        <w:t>短暂休息</w:t>
      </w:r>
      <w:r w:rsidRPr="009C1032">
        <w:rPr>
          <w:rFonts w:ascii="Times New Roman" w:eastAsia="微软雅黑" w:hAnsi="Times New Roman" w:cs="Times New Roman"/>
          <w:sz w:val="22"/>
          <w:szCs w:val="22"/>
        </w:rPr>
        <w:t>也是一种策略</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暂停交易一两天，让自己从恐惧或愤怒中抽离出来。有研究表明，休息后再看市场会更客观。</w:t>
      </w:r>
      <w:r w:rsidRPr="009C1032">
        <w:rPr>
          <w:rFonts w:ascii="Times New Roman" w:eastAsia="微软雅黑" w:hAnsi="Times New Roman" w:cs="Times New Roman"/>
          <w:b/>
          <w:bCs/>
          <w:sz w:val="22"/>
          <w:szCs w:val="22"/>
        </w:rPr>
        <w:t>寻求外界支持</w:t>
      </w:r>
      <w:r w:rsidRPr="009C1032">
        <w:rPr>
          <w:rFonts w:ascii="Times New Roman" w:eastAsia="微软雅黑" w:hAnsi="Times New Roman" w:cs="Times New Roman"/>
          <w:sz w:val="22"/>
          <w:szCs w:val="22"/>
        </w:rPr>
        <w:t>也是干预方法之一：和导师、交易伙伴</w:t>
      </w:r>
      <w:r w:rsidRPr="009C1032">
        <w:rPr>
          <w:rFonts w:ascii="Times New Roman" w:eastAsia="微软雅黑" w:hAnsi="Times New Roman" w:cs="Times New Roman"/>
          <w:sz w:val="22"/>
          <w:szCs w:val="22"/>
        </w:rPr>
        <w:lastRenderedPageBreak/>
        <w:t>交流你的感受，请教他们如何看待当前市场，可以有效缓解孤立无援的恐慌感。若条件允许，可以使用模拟盘</w:t>
      </w:r>
      <w:r w:rsidRPr="009C1032">
        <w:rPr>
          <w:rFonts w:ascii="Times New Roman" w:eastAsia="微软雅黑" w:hAnsi="Times New Roman" w:cs="Times New Roman"/>
          <w:b/>
          <w:bCs/>
          <w:sz w:val="22"/>
          <w:szCs w:val="22"/>
        </w:rPr>
        <w:t>回放极端行情</w:t>
      </w:r>
      <w:r w:rsidRPr="009C1032">
        <w:rPr>
          <w:rFonts w:ascii="Times New Roman" w:eastAsia="微软雅黑" w:hAnsi="Times New Roman" w:cs="Times New Roman"/>
          <w:sz w:val="22"/>
          <w:szCs w:val="22"/>
        </w:rPr>
        <w:t>，训练自己在类似</w:t>
      </w:r>
      <w:r w:rsidRPr="009C1032">
        <w:rPr>
          <w:rFonts w:ascii="Times New Roman" w:eastAsia="微软雅黑" w:hAnsi="Times New Roman" w:cs="Times New Roman"/>
          <w:sz w:val="22"/>
          <w:szCs w:val="22"/>
        </w:rPr>
        <w:t>2025</w:t>
      </w:r>
      <w:r w:rsidRPr="009C1032">
        <w:rPr>
          <w:rFonts w:ascii="Times New Roman" w:eastAsia="微软雅黑" w:hAnsi="Times New Roman" w:cs="Times New Roman"/>
          <w:sz w:val="22"/>
          <w:szCs w:val="22"/>
        </w:rPr>
        <w:t>年</w:t>
      </w:r>
      <w:r w:rsidRPr="009C1032">
        <w:rPr>
          <w:rFonts w:ascii="Times New Roman" w:eastAsia="微软雅黑" w:hAnsi="Times New Roman" w:cs="Times New Roman"/>
          <w:sz w:val="22"/>
          <w:szCs w:val="22"/>
        </w:rPr>
        <w:t>4</w:t>
      </w:r>
      <w:r w:rsidRPr="009C1032">
        <w:rPr>
          <w:rFonts w:ascii="Times New Roman" w:eastAsia="微软雅黑" w:hAnsi="Times New Roman" w:cs="Times New Roman"/>
          <w:sz w:val="22"/>
          <w:szCs w:val="22"/>
        </w:rPr>
        <w:t>月暴跌情境下如何操作，从而将经验转化为肌肉记忆。</w:t>
      </w:r>
    </w:p>
    <w:p w14:paraId="0B616CCD" w14:textId="77777777" w:rsidR="009C1032" w:rsidRPr="009C1032" w:rsidRDefault="009C1032" w:rsidP="009C1032">
      <w:pPr>
        <w:numPr>
          <w:ilvl w:val="0"/>
          <w:numId w:val="256"/>
        </w:num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量化情绪指标：</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类似于市场有恐惧</w:t>
      </w:r>
      <w:r w:rsidRPr="009C1032">
        <w:rPr>
          <w:rFonts w:ascii="Times New Roman" w:eastAsia="微软雅黑" w:hAnsi="Times New Roman" w:cs="Times New Roman"/>
          <w:sz w:val="22"/>
          <w:szCs w:val="22"/>
        </w:rPr>
        <w:t>&amp;</w:t>
      </w:r>
      <w:r w:rsidRPr="009C1032">
        <w:rPr>
          <w:rFonts w:ascii="Times New Roman" w:eastAsia="微软雅黑" w:hAnsi="Times New Roman" w:cs="Times New Roman"/>
          <w:sz w:val="22"/>
          <w:szCs w:val="22"/>
        </w:rPr>
        <w:t>贪婪指数，个人也可以建立一些</w:t>
      </w:r>
      <w:r w:rsidRPr="009C1032">
        <w:rPr>
          <w:rFonts w:ascii="Times New Roman" w:eastAsia="微软雅黑" w:hAnsi="Times New Roman" w:cs="Times New Roman"/>
          <w:b/>
          <w:bCs/>
          <w:sz w:val="22"/>
          <w:szCs w:val="22"/>
        </w:rPr>
        <w:t>情绪</w:t>
      </w:r>
      <w:r w:rsidRPr="009C1032">
        <w:rPr>
          <w:rFonts w:ascii="Times New Roman" w:eastAsia="微软雅黑" w:hAnsi="Times New Roman" w:cs="Times New Roman"/>
          <w:b/>
          <w:bCs/>
          <w:sz w:val="22"/>
          <w:szCs w:val="22"/>
        </w:rPr>
        <w:t>KPI</w:t>
      </w:r>
      <w:r w:rsidRPr="009C1032">
        <w:rPr>
          <w:rFonts w:ascii="Times New Roman" w:eastAsia="微软雅黑" w:hAnsi="Times New Roman" w:cs="Times New Roman"/>
          <w:sz w:val="22"/>
          <w:szCs w:val="22"/>
        </w:rPr>
        <w:t>来量化心理改进。例如统计</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本月有几次因情绪因素违反交易计划</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，将次数作为指标并力争逐月减少。提到，恐惧常导致犹豫不行动，贪婪则导致过度冒险。那么可以记录每当应该</w:t>
      </w:r>
      <w:proofErr w:type="gramStart"/>
      <w:r w:rsidRPr="009C1032">
        <w:rPr>
          <w:rFonts w:ascii="Times New Roman" w:eastAsia="微软雅黑" w:hAnsi="Times New Roman" w:cs="Times New Roman"/>
          <w:sz w:val="22"/>
          <w:szCs w:val="22"/>
        </w:rPr>
        <w:t>止</w:t>
      </w:r>
      <w:proofErr w:type="gramEnd"/>
      <w:r w:rsidRPr="009C1032">
        <w:rPr>
          <w:rFonts w:ascii="Times New Roman" w:eastAsia="微软雅黑" w:hAnsi="Times New Roman" w:cs="Times New Roman"/>
          <w:sz w:val="22"/>
          <w:szCs w:val="22"/>
        </w:rPr>
        <w:t>损却拖延、或者不该加仓却贪心加码的次数。这些都是情绪干扰下的行为偏差指标。设置一个</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情绪容忍度</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，比如每月不允许超过</w:t>
      </w:r>
      <w:r w:rsidRPr="009C1032">
        <w:rPr>
          <w:rFonts w:ascii="Times New Roman" w:eastAsia="微软雅黑" w:hAnsi="Times New Roman" w:cs="Times New Roman"/>
          <w:sz w:val="22"/>
          <w:szCs w:val="22"/>
        </w:rPr>
        <w:t>2</w:t>
      </w:r>
      <w:r w:rsidRPr="009C1032">
        <w:rPr>
          <w:rFonts w:ascii="Times New Roman" w:eastAsia="微软雅黑" w:hAnsi="Times New Roman" w:cs="Times New Roman"/>
          <w:sz w:val="22"/>
          <w:szCs w:val="22"/>
        </w:rPr>
        <w:t>次情绪失控操作，一旦临近就必须暂停交易反思。在交易日志</w:t>
      </w:r>
      <w:r w:rsidRPr="009C1032">
        <w:rPr>
          <w:rFonts w:ascii="Times New Roman" w:eastAsia="微软雅黑" w:hAnsi="Times New Roman" w:cs="Times New Roman"/>
          <w:sz w:val="22"/>
          <w:szCs w:val="22"/>
        </w:rPr>
        <w:t>Excel</w:t>
      </w:r>
      <w:r w:rsidRPr="009C1032">
        <w:rPr>
          <w:rFonts w:ascii="Times New Roman" w:eastAsia="微软雅黑" w:hAnsi="Times New Roman" w:cs="Times New Roman"/>
          <w:sz w:val="22"/>
          <w:szCs w:val="22"/>
        </w:rPr>
        <w:t>中甚至可以加入一列</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是否符合计划</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，自动统计合</w:t>
      </w:r>
      <w:proofErr w:type="gramStart"/>
      <w:r w:rsidRPr="009C1032">
        <w:rPr>
          <w:rFonts w:ascii="Times New Roman" w:eastAsia="微软雅黑" w:hAnsi="Times New Roman" w:cs="Times New Roman"/>
          <w:sz w:val="22"/>
          <w:szCs w:val="22"/>
        </w:rPr>
        <w:t>规</w:t>
      </w:r>
      <w:proofErr w:type="gramEnd"/>
      <w:r w:rsidRPr="009C1032">
        <w:rPr>
          <w:rFonts w:ascii="Times New Roman" w:eastAsia="微软雅黑" w:hAnsi="Times New Roman" w:cs="Times New Roman"/>
          <w:sz w:val="22"/>
          <w:szCs w:val="22"/>
        </w:rPr>
        <w:t>率，以此督促自己纪律执行（一些模板已经在提供这类功能）。通过持续跟踪这些情绪指标，交易者可以像管理资金曲线一样管理自己的</w:t>
      </w:r>
      <w:r w:rsidRPr="009C1032">
        <w:rPr>
          <w:rFonts w:ascii="Times New Roman" w:eastAsia="微软雅黑" w:hAnsi="Times New Roman" w:cs="Times New Roman"/>
          <w:b/>
          <w:bCs/>
          <w:sz w:val="22"/>
          <w:szCs w:val="22"/>
        </w:rPr>
        <w:t>情绪曲线</w:t>
      </w:r>
      <w:r w:rsidRPr="009C1032">
        <w:rPr>
          <w:rFonts w:ascii="Times New Roman" w:eastAsia="微软雅黑" w:hAnsi="Times New Roman" w:cs="Times New Roman"/>
          <w:sz w:val="22"/>
          <w:szCs w:val="22"/>
        </w:rPr>
        <w:t>，将主观感受数字化、问题显性化，以便针对性改进。</w:t>
      </w:r>
    </w:p>
    <w:p w14:paraId="3397BD61"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总之，系统化的行为干预需要</w:t>
      </w:r>
      <w:r w:rsidRPr="009C1032">
        <w:rPr>
          <w:rFonts w:ascii="Times New Roman" w:eastAsia="微软雅黑" w:hAnsi="Times New Roman" w:cs="Times New Roman"/>
          <w:b/>
          <w:bCs/>
          <w:sz w:val="22"/>
          <w:szCs w:val="22"/>
        </w:rPr>
        <w:t>制度</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习惯的双管齐下</w:t>
      </w:r>
      <w:r w:rsidRPr="009C1032">
        <w:rPr>
          <w:rFonts w:ascii="Times New Roman" w:eastAsia="微软雅黑" w:hAnsi="Times New Roman" w:cs="Times New Roman"/>
          <w:sz w:val="22"/>
          <w:szCs w:val="22"/>
        </w:rPr>
        <w:t>：有制度（预案、规则）确保关键时</w:t>
      </w:r>
      <w:proofErr w:type="gramStart"/>
      <w:r w:rsidRPr="009C1032">
        <w:rPr>
          <w:rFonts w:ascii="Times New Roman" w:eastAsia="微软雅黑" w:hAnsi="Times New Roman" w:cs="Times New Roman"/>
          <w:sz w:val="22"/>
          <w:szCs w:val="22"/>
        </w:rPr>
        <w:t>不</w:t>
      </w:r>
      <w:proofErr w:type="gramEnd"/>
      <w:r w:rsidRPr="009C1032">
        <w:rPr>
          <w:rFonts w:ascii="Times New Roman" w:eastAsia="微软雅黑" w:hAnsi="Times New Roman" w:cs="Times New Roman"/>
          <w:sz w:val="22"/>
          <w:szCs w:val="22"/>
        </w:rPr>
        <w:t>跑偏，有日常习惯（日志、冥想）慢慢提升你的抗压能力。长期坚持下来，你会发现自己的心理韧性和纪律性都有显著增强，在大风大浪中也能按照既定策略行事，杜绝情绪性交易造成的重大偏差。</w:t>
      </w:r>
    </w:p>
    <w:p w14:paraId="5F4901F6"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 xml:space="preserve">5. </w:t>
      </w:r>
      <w:r w:rsidRPr="009C1032">
        <w:rPr>
          <w:rFonts w:ascii="Times New Roman" w:eastAsia="微软雅黑" w:hAnsi="Times New Roman" w:cs="Times New Roman"/>
          <w:b/>
          <w:bCs/>
          <w:sz w:val="22"/>
          <w:szCs w:val="22"/>
        </w:rPr>
        <w:t>平台工具选择与功能推荐</w:t>
      </w:r>
    </w:p>
    <w:p w14:paraId="0EDD1E66"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根据用户背景（偏好成长股投资且重视风控、对平台无特别偏好），这里推荐几类实用的平台工具，并给出各自适用的功能建议和模板示例，帮助将上述框架更好地落实到实际操作中。</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3610"/>
        <w:gridCol w:w="4186"/>
      </w:tblGrid>
      <w:tr w:rsidR="009C1032" w:rsidRPr="009C1032" w14:paraId="54858B26" w14:textId="77777777" w:rsidTr="009C1032">
        <w:trPr>
          <w:tblHeader/>
          <w:tblCellSpacing w:w="15" w:type="dxa"/>
        </w:trPr>
        <w:tc>
          <w:tcPr>
            <w:tcW w:w="0" w:type="auto"/>
            <w:vAlign w:val="center"/>
            <w:hideMark/>
          </w:tcPr>
          <w:p w14:paraId="53E3F556"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平台</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工具</w:t>
            </w:r>
            <w:r w:rsidRPr="009C1032">
              <w:rPr>
                <w:rFonts w:ascii="Times New Roman" w:eastAsia="微软雅黑" w:hAnsi="Times New Roman" w:cs="Times New Roman"/>
                <w:b/>
                <w:bCs/>
                <w:sz w:val="22"/>
                <w:szCs w:val="22"/>
              </w:rPr>
              <w:t xml:space="preserve"> </w:t>
            </w:r>
            <w:r w:rsidRPr="009C1032">
              <w:rPr>
                <w:rFonts w:ascii="Segoe UI Emoji" w:eastAsia="微软雅黑" w:hAnsi="Segoe UI Emoji" w:cs="Segoe UI Emoji"/>
                <w:b/>
                <w:bCs/>
                <w:sz w:val="22"/>
                <w:szCs w:val="22"/>
              </w:rPr>
              <w:t>🛠️</w:t>
            </w:r>
          </w:p>
        </w:tc>
        <w:tc>
          <w:tcPr>
            <w:tcW w:w="0" w:type="auto"/>
            <w:vAlign w:val="center"/>
            <w:hideMark/>
          </w:tcPr>
          <w:p w14:paraId="6B47CC9D"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主要特点和功能</w:t>
            </w:r>
          </w:p>
        </w:tc>
        <w:tc>
          <w:tcPr>
            <w:tcW w:w="0" w:type="auto"/>
            <w:vAlign w:val="center"/>
            <w:hideMark/>
          </w:tcPr>
          <w:p w14:paraId="3C81A436" w14:textId="77777777" w:rsidR="009C1032" w:rsidRPr="009C1032" w:rsidRDefault="009C1032" w:rsidP="009C1032">
            <w:pPr>
              <w:rPr>
                <w:rFonts w:ascii="Times New Roman" w:eastAsia="微软雅黑" w:hAnsi="Times New Roman" w:cs="Times New Roman"/>
                <w:b/>
                <w:bCs/>
                <w:sz w:val="22"/>
                <w:szCs w:val="22"/>
              </w:rPr>
            </w:pPr>
            <w:r w:rsidRPr="009C1032">
              <w:rPr>
                <w:rFonts w:ascii="Times New Roman" w:eastAsia="微软雅黑" w:hAnsi="Times New Roman" w:cs="Times New Roman"/>
                <w:b/>
                <w:bCs/>
                <w:sz w:val="22"/>
                <w:szCs w:val="22"/>
              </w:rPr>
              <w:t>应用建议与模板示例</w:t>
            </w:r>
          </w:p>
        </w:tc>
      </w:tr>
      <w:tr w:rsidR="009C1032" w:rsidRPr="009C1032" w14:paraId="32E84643" w14:textId="77777777" w:rsidTr="009C1032">
        <w:trPr>
          <w:tblCellSpacing w:w="15" w:type="dxa"/>
        </w:trPr>
        <w:tc>
          <w:tcPr>
            <w:tcW w:w="0" w:type="auto"/>
            <w:vAlign w:val="center"/>
            <w:hideMark/>
          </w:tcPr>
          <w:p w14:paraId="22382159" w14:textId="77777777" w:rsidR="009C1032" w:rsidRPr="009C1032" w:rsidRDefault="009C1032" w:rsidP="009C1032">
            <w:pPr>
              <w:rPr>
                <w:rFonts w:ascii="Times New Roman" w:eastAsia="微软雅黑" w:hAnsi="Times New Roman" w:cs="Times New Roman"/>
                <w:sz w:val="22"/>
                <w:szCs w:val="22"/>
              </w:rPr>
            </w:pPr>
            <w:proofErr w:type="spellStart"/>
            <w:r w:rsidRPr="009C1032">
              <w:rPr>
                <w:rFonts w:ascii="Times New Roman" w:eastAsia="微软雅黑" w:hAnsi="Times New Roman" w:cs="Times New Roman"/>
                <w:b/>
                <w:bCs/>
                <w:sz w:val="22"/>
                <w:szCs w:val="22"/>
              </w:rPr>
              <w:t>ThinkorSwim</w:t>
            </w:r>
            <w:proofErr w:type="spellEnd"/>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TD Ameritrade</w:t>
            </w:r>
            <w:r w:rsidRPr="009C1032">
              <w:rPr>
                <w:rFonts w:ascii="Times New Roman" w:eastAsia="微软雅黑" w:hAnsi="Times New Roman" w:cs="Times New Roman"/>
                <w:sz w:val="22"/>
                <w:szCs w:val="22"/>
              </w:rPr>
              <w:t>）</w:t>
            </w:r>
          </w:p>
        </w:tc>
        <w:tc>
          <w:tcPr>
            <w:tcW w:w="0" w:type="auto"/>
            <w:vAlign w:val="center"/>
            <w:hideMark/>
          </w:tcPr>
          <w:p w14:paraId="5E64266D"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专业级交易平台，功能全面。提供高级图表、实时行情和高级订单类型；内置脚本语言</w:t>
            </w:r>
            <w:proofErr w:type="spellStart"/>
            <w:r w:rsidRPr="009C1032">
              <w:rPr>
                <w:rFonts w:ascii="Times New Roman" w:eastAsia="微软雅黑" w:hAnsi="Times New Roman" w:cs="Times New Roman"/>
                <w:sz w:val="22"/>
                <w:szCs w:val="22"/>
              </w:rPr>
              <w:t>ThinkScript</w:t>
            </w:r>
            <w:proofErr w:type="spellEnd"/>
            <w:r w:rsidRPr="009C1032">
              <w:rPr>
                <w:rFonts w:ascii="Times New Roman" w:eastAsia="微软雅黑" w:hAnsi="Times New Roman" w:cs="Times New Roman"/>
                <w:sz w:val="22"/>
                <w:szCs w:val="22"/>
              </w:rPr>
              <w:t>可编写定制指标和策略；支持纸质交易模拟（</w:t>
            </w:r>
            <w:proofErr w:type="spellStart"/>
            <w:r w:rsidRPr="009C1032">
              <w:rPr>
                <w:rFonts w:ascii="Times New Roman" w:eastAsia="微软雅黑" w:hAnsi="Times New Roman" w:cs="Times New Roman"/>
                <w:sz w:val="22"/>
                <w:szCs w:val="22"/>
              </w:rPr>
              <w:t>PaperMoney</w:t>
            </w:r>
            <w:proofErr w:type="spellEnd"/>
            <w:r w:rsidRPr="009C1032">
              <w:rPr>
                <w:rFonts w:ascii="Times New Roman" w:eastAsia="微软雅黑" w:hAnsi="Times New Roman" w:cs="Times New Roman"/>
                <w:sz w:val="22"/>
                <w:szCs w:val="22"/>
              </w:rPr>
              <w:t>），以及风险分析工具（期权风险曲线等）。</w:t>
            </w:r>
          </w:p>
        </w:tc>
        <w:tc>
          <w:tcPr>
            <w:tcW w:w="0" w:type="auto"/>
            <w:vAlign w:val="center"/>
            <w:hideMark/>
          </w:tcPr>
          <w:p w14:paraId="43230E4C"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风险控制：</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可利用</w:t>
            </w:r>
            <w:proofErr w:type="spellStart"/>
            <w:r w:rsidRPr="009C1032">
              <w:rPr>
                <w:rFonts w:ascii="Times New Roman" w:eastAsia="微软雅黑" w:hAnsi="Times New Roman" w:cs="Times New Roman"/>
                <w:sz w:val="22"/>
                <w:szCs w:val="22"/>
              </w:rPr>
              <w:t>ThinkorSwim</w:t>
            </w:r>
            <w:proofErr w:type="spellEnd"/>
            <w:r w:rsidRPr="009C1032">
              <w:rPr>
                <w:rFonts w:ascii="Times New Roman" w:eastAsia="微软雅黑" w:hAnsi="Times New Roman" w:cs="Times New Roman"/>
                <w:sz w:val="22"/>
                <w:szCs w:val="22"/>
              </w:rPr>
              <w:t>的</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风险分析</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模块查看投资组合的风险暴露。例如模拟极端下跌情景对组合的影响，从而检验预案</w:t>
            </w:r>
            <w:r w:rsidRPr="009C1032">
              <w:rPr>
                <w:rFonts w:ascii="Times New Roman" w:eastAsia="微软雅黑" w:hAnsi="Times New Roman" w:cs="Times New Roman"/>
                <w:sz w:val="22"/>
                <w:szCs w:val="22"/>
              </w:rPr>
              <w:t>A</w:t>
            </w:r>
            <w:r w:rsidRPr="009C1032">
              <w:rPr>
                <w:rFonts w:ascii="Times New Roman" w:eastAsia="微软雅黑" w:hAnsi="Times New Roman" w:cs="Times New Roman"/>
                <w:sz w:val="22"/>
                <w:szCs w:val="22"/>
              </w:rPr>
              <w:t>的有效性。该平台的风险分析工具甚至扩展到了移动端，方便随时监控风险。</w:t>
            </w:r>
            <w:r w:rsidRPr="009C1032">
              <w:rPr>
                <w:rFonts w:ascii="Times New Roman" w:eastAsia="微软雅黑" w:hAnsi="Times New Roman" w:cs="Times New Roman"/>
                <w:b/>
                <w:bCs/>
                <w:sz w:val="22"/>
                <w:szCs w:val="22"/>
              </w:rPr>
              <w:t>定制指标：借助</w:t>
            </w:r>
            <w:proofErr w:type="spellStart"/>
            <w:r w:rsidRPr="009C1032">
              <w:rPr>
                <w:rFonts w:ascii="Times New Roman" w:eastAsia="微软雅黑" w:hAnsi="Times New Roman" w:cs="Times New Roman"/>
                <w:b/>
                <w:bCs/>
                <w:sz w:val="22"/>
                <w:szCs w:val="22"/>
              </w:rPr>
              <w:t>ThinkScript</w:t>
            </w:r>
            <w:proofErr w:type="spellEnd"/>
            <w:r w:rsidRPr="009C1032">
              <w:rPr>
                <w:rFonts w:ascii="Times New Roman" w:eastAsia="微软雅黑" w:hAnsi="Times New Roman" w:cs="Times New Roman"/>
                <w:b/>
                <w:bCs/>
                <w:sz w:val="22"/>
                <w:szCs w:val="22"/>
              </w:rPr>
              <w:t>编写指标，如定制一个</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趋势强度</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指标（结合</w:t>
            </w:r>
            <w:r w:rsidRPr="009C1032">
              <w:rPr>
                <w:rFonts w:ascii="Times New Roman" w:eastAsia="微软雅黑" w:hAnsi="Times New Roman" w:cs="Times New Roman"/>
                <w:b/>
                <w:bCs/>
                <w:sz w:val="22"/>
                <w:szCs w:val="22"/>
              </w:rPr>
              <w:lastRenderedPageBreak/>
              <w:t>EMA</w:t>
            </w:r>
            <w:r w:rsidRPr="009C1032">
              <w:rPr>
                <w:rFonts w:ascii="Times New Roman" w:eastAsia="微软雅黑" w:hAnsi="Times New Roman" w:cs="Times New Roman"/>
                <w:b/>
                <w:bCs/>
                <w:sz w:val="22"/>
                <w:szCs w:val="22"/>
              </w:rPr>
              <w:t>斜率和成交量），在行情图表上直观提示趋势状态。也可编写脚本实现核心</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交易仓位分布</w:t>
            </w:r>
            <w:r w:rsidRPr="009C1032">
              <w:rPr>
                <w:rFonts w:ascii="Times New Roman" w:eastAsia="微软雅黑" w:hAnsi="Times New Roman" w:cs="Times New Roman"/>
                <w:sz w:val="22"/>
                <w:szCs w:val="22"/>
              </w:rPr>
              <w:t>的可视化，例如用不同颜色标注图表中的基础仓位和加仓部分，以回顾交易决策。</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自动警报：</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设置价格警报或条件单，例如</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若股价突破前高并且成交量放大，则通知</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自动买入一定交易仓位</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，对应执行预案</w:t>
            </w:r>
            <w:r w:rsidRPr="009C1032">
              <w:rPr>
                <w:rFonts w:ascii="Times New Roman" w:eastAsia="微软雅黑" w:hAnsi="Times New Roman" w:cs="Times New Roman"/>
                <w:sz w:val="22"/>
                <w:szCs w:val="22"/>
              </w:rPr>
              <w:t>B</w:t>
            </w:r>
            <w:r w:rsidRPr="009C1032">
              <w:rPr>
                <w:rFonts w:ascii="Times New Roman" w:eastAsia="微软雅黑" w:hAnsi="Times New Roman" w:cs="Times New Roman"/>
                <w:sz w:val="22"/>
                <w:szCs w:val="22"/>
              </w:rPr>
              <w:t>。</w:t>
            </w:r>
            <w:proofErr w:type="spellStart"/>
            <w:r w:rsidRPr="009C1032">
              <w:rPr>
                <w:rFonts w:ascii="Times New Roman" w:eastAsia="微软雅黑" w:hAnsi="Times New Roman" w:cs="Times New Roman"/>
                <w:sz w:val="22"/>
                <w:szCs w:val="22"/>
              </w:rPr>
              <w:t>ThinkorSwim</w:t>
            </w:r>
            <w:proofErr w:type="spellEnd"/>
            <w:r w:rsidRPr="009C1032">
              <w:rPr>
                <w:rFonts w:ascii="Times New Roman" w:eastAsia="微软雅黑" w:hAnsi="Times New Roman" w:cs="Times New Roman"/>
                <w:sz w:val="22"/>
                <w:szCs w:val="22"/>
              </w:rPr>
              <w:t>强大的条件单功能使预案的执行半自动化，减少临盘犹豫。</w:t>
            </w:r>
          </w:p>
        </w:tc>
      </w:tr>
      <w:tr w:rsidR="009C1032" w:rsidRPr="009C1032" w14:paraId="0ADFA3A5" w14:textId="77777777" w:rsidTr="009C1032">
        <w:trPr>
          <w:tblCellSpacing w:w="15" w:type="dxa"/>
        </w:trPr>
        <w:tc>
          <w:tcPr>
            <w:tcW w:w="0" w:type="auto"/>
            <w:vAlign w:val="center"/>
            <w:hideMark/>
          </w:tcPr>
          <w:p w14:paraId="13DC4B37" w14:textId="77777777" w:rsidR="009C1032" w:rsidRPr="009C1032" w:rsidRDefault="009C1032" w:rsidP="009C1032">
            <w:pPr>
              <w:rPr>
                <w:rFonts w:ascii="Times New Roman" w:eastAsia="微软雅黑" w:hAnsi="Times New Roman" w:cs="Times New Roman"/>
                <w:sz w:val="22"/>
                <w:szCs w:val="22"/>
              </w:rPr>
            </w:pPr>
            <w:proofErr w:type="spellStart"/>
            <w:r w:rsidRPr="009C1032">
              <w:rPr>
                <w:rFonts w:ascii="Times New Roman" w:eastAsia="微软雅黑" w:hAnsi="Times New Roman" w:cs="Times New Roman"/>
                <w:b/>
                <w:bCs/>
                <w:sz w:val="22"/>
                <w:szCs w:val="22"/>
              </w:rPr>
              <w:lastRenderedPageBreak/>
              <w:t>TradingView</w:t>
            </w:r>
            <w:proofErr w:type="spellEnd"/>
          </w:p>
        </w:tc>
        <w:tc>
          <w:tcPr>
            <w:tcW w:w="0" w:type="auto"/>
            <w:vAlign w:val="center"/>
            <w:hideMark/>
          </w:tcPr>
          <w:p w14:paraId="053E2C6A"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主流的云端图表分析平台，拥有庞大社区。提供海量技术指标（</w:t>
            </w:r>
            <w:r w:rsidRPr="009C1032">
              <w:rPr>
                <w:rFonts w:ascii="Times New Roman" w:eastAsia="微软雅黑" w:hAnsi="Times New Roman" w:cs="Times New Roman"/>
                <w:sz w:val="22"/>
                <w:szCs w:val="22"/>
              </w:rPr>
              <w:t>400+</w:t>
            </w:r>
            <w:r w:rsidRPr="009C1032">
              <w:rPr>
                <w:rFonts w:ascii="Times New Roman" w:eastAsia="微软雅黑" w:hAnsi="Times New Roman" w:cs="Times New Roman"/>
                <w:sz w:val="22"/>
                <w:szCs w:val="22"/>
              </w:rPr>
              <w:t>内置指标、上十万社区指标）、智能绘图工具和多时间框架分析；支持交易回放和云端价格警报；可使用</w:t>
            </w:r>
            <w:r w:rsidRPr="009C1032">
              <w:rPr>
                <w:rFonts w:ascii="Times New Roman" w:eastAsia="微软雅黑" w:hAnsi="Times New Roman" w:cs="Times New Roman"/>
                <w:sz w:val="22"/>
                <w:szCs w:val="22"/>
              </w:rPr>
              <w:t>Pine Script</w:t>
            </w:r>
            <w:r w:rsidRPr="009C1032">
              <w:rPr>
                <w:rFonts w:ascii="Times New Roman" w:eastAsia="微软雅黑" w:hAnsi="Times New Roman" w:cs="Times New Roman"/>
                <w:sz w:val="22"/>
                <w:szCs w:val="22"/>
              </w:rPr>
              <w:t>开发策略；界面友好且适合分享观点。</w:t>
            </w:r>
          </w:p>
        </w:tc>
        <w:tc>
          <w:tcPr>
            <w:tcW w:w="0" w:type="auto"/>
            <w:vAlign w:val="center"/>
            <w:hideMark/>
          </w:tcPr>
          <w:p w14:paraId="3D3A9129"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趋势研判：</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在</w:t>
            </w:r>
            <w:proofErr w:type="spellStart"/>
            <w:r w:rsidRPr="009C1032">
              <w:rPr>
                <w:rFonts w:ascii="Times New Roman" w:eastAsia="微软雅黑" w:hAnsi="Times New Roman" w:cs="Times New Roman"/>
                <w:sz w:val="22"/>
                <w:szCs w:val="22"/>
              </w:rPr>
              <w:t>TradingView</w:t>
            </w:r>
            <w:proofErr w:type="spellEnd"/>
            <w:r w:rsidRPr="009C1032">
              <w:rPr>
                <w:rFonts w:ascii="Times New Roman" w:eastAsia="微软雅黑" w:hAnsi="Times New Roman" w:cs="Times New Roman"/>
                <w:sz w:val="22"/>
                <w:szCs w:val="22"/>
              </w:rPr>
              <w:t>上创建包含多条均线和成交量指标的版面模板，用于每日研判大盘和所持成长股的趋势。可叠加标记关键支撑</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阻力线，以及前述量价分析法中的关键量能水平。利用</w:t>
            </w:r>
            <w:proofErr w:type="spellStart"/>
            <w:r w:rsidRPr="009C1032">
              <w:rPr>
                <w:rFonts w:ascii="Times New Roman" w:eastAsia="微软雅黑" w:hAnsi="Times New Roman" w:cs="Times New Roman"/>
                <w:sz w:val="22"/>
                <w:szCs w:val="22"/>
              </w:rPr>
              <w:t>TradingView</w:t>
            </w:r>
            <w:proofErr w:type="spellEnd"/>
            <w:r w:rsidRPr="009C1032">
              <w:rPr>
                <w:rFonts w:ascii="Times New Roman" w:eastAsia="微软雅黑" w:hAnsi="Times New Roman" w:cs="Times New Roman"/>
                <w:sz w:val="22"/>
                <w:szCs w:val="22"/>
              </w:rPr>
              <w:t>的多图表布局，同时观察日线与周线趋势，确保短期波动未破坏长期上升轨道。</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警报提醒：</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充分利用其云警报功能。例如，设置</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跌破某条长期趋势线</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警报来触发预案</w:t>
            </w:r>
            <w:r w:rsidRPr="009C1032">
              <w:rPr>
                <w:rFonts w:ascii="Times New Roman" w:eastAsia="微软雅黑" w:hAnsi="Times New Roman" w:cs="Times New Roman"/>
                <w:sz w:val="22"/>
                <w:szCs w:val="22"/>
              </w:rPr>
              <w:t>A</w:t>
            </w:r>
            <w:r w:rsidRPr="009C1032">
              <w:rPr>
                <w:rFonts w:ascii="Times New Roman" w:eastAsia="微软雅黑" w:hAnsi="Times New Roman" w:cs="Times New Roman"/>
                <w:sz w:val="22"/>
                <w:szCs w:val="22"/>
              </w:rPr>
              <w:t>措施，或</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突破最近平台高点</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警报提示可加仓执行预案</w:t>
            </w:r>
            <w:r w:rsidRPr="009C1032">
              <w:rPr>
                <w:rFonts w:ascii="Times New Roman" w:eastAsia="微软雅黑" w:hAnsi="Times New Roman" w:cs="Times New Roman"/>
                <w:sz w:val="22"/>
                <w:szCs w:val="22"/>
              </w:rPr>
              <w:t>B</w:t>
            </w:r>
            <w:r w:rsidRPr="009C1032">
              <w:rPr>
                <w:rFonts w:ascii="Times New Roman" w:eastAsia="微软雅黑" w:hAnsi="Times New Roman" w:cs="Times New Roman"/>
                <w:sz w:val="22"/>
                <w:szCs w:val="22"/>
              </w:rPr>
              <w:t>。警报支持发送到手机</w:t>
            </w:r>
            <w:r w:rsidRPr="009C1032">
              <w:rPr>
                <w:rFonts w:ascii="Times New Roman" w:eastAsia="微软雅黑" w:hAnsi="Times New Roman" w:cs="Times New Roman"/>
                <w:sz w:val="22"/>
                <w:szCs w:val="22"/>
              </w:rPr>
              <w:t>App</w:t>
            </w:r>
            <w:r w:rsidRPr="009C1032">
              <w:rPr>
                <w:rFonts w:ascii="Times New Roman" w:eastAsia="微软雅黑" w:hAnsi="Times New Roman" w:cs="Times New Roman"/>
                <w:sz w:val="22"/>
                <w:szCs w:val="22"/>
              </w:rPr>
              <w:t>和邮件，保证即时知悉关键走势。</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分享与复盘：</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将每日交易计划以私人图表快照形式保存（或发表私密观点），写下当时的计划和情绪评估，日后验证实际走势和自己执行情况。这类似公开的</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交易日志</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，能客观检视纪</w:t>
            </w:r>
            <w:r w:rsidRPr="009C1032">
              <w:rPr>
                <w:rFonts w:ascii="Times New Roman" w:eastAsia="微软雅黑" w:hAnsi="Times New Roman" w:cs="Times New Roman"/>
                <w:sz w:val="22"/>
                <w:szCs w:val="22"/>
              </w:rPr>
              <w:lastRenderedPageBreak/>
              <w:t>律性。社区中也有不少优秀指标脚本可参考，例如情绪指标、仓位管理计算器等，可直接应用于自身分析。</w:t>
            </w:r>
          </w:p>
        </w:tc>
      </w:tr>
      <w:tr w:rsidR="009C1032" w:rsidRPr="009C1032" w14:paraId="28AD4B55" w14:textId="77777777" w:rsidTr="009C1032">
        <w:trPr>
          <w:tblCellSpacing w:w="15" w:type="dxa"/>
        </w:trPr>
        <w:tc>
          <w:tcPr>
            <w:tcW w:w="0" w:type="auto"/>
            <w:vAlign w:val="center"/>
            <w:hideMark/>
          </w:tcPr>
          <w:p w14:paraId="4095AAF0"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lastRenderedPageBreak/>
              <w:t>Excel / Google</w:t>
            </w:r>
            <w:r w:rsidRPr="009C1032">
              <w:rPr>
                <w:rFonts w:ascii="Times New Roman" w:eastAsia="微软雅黑" w:hAnsi="Times New Roman" w:cs="Times New Roman"/>
                <w:b/>
                <w:bCs/>
                <w:sz w:val="22"/>
                <w:szCs w:val="22"/>
              </w:rPr>
              <w:t>表格</w:t>
            </w:r>
          </w:p>
        </w:tc>
        <w:tc>
          <w:tcPr>
            <w:tcW w:w="0" w:type="auto"/>
            <w:vAlign w:val="center"/>
            <w:hideMark/>
          </w:tcPr>
          <w:p w14:paraId="48CB834B"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灵活的表格工具，便于自定义数据记录和统计。可通过公式和</w:t>
            </w:r>
            <w:proofErr w:type="gramStart"/>
            <w:r w:rsidRPr="009C1032">
              <w:rPr>
                <w:rFonts w:ascii="Times New Roman" w:eastAsia="微软雅黑" w:hAnsi="Times New Roman" w:cs="Times New Roman"/>
                <w:sz w:val="22"/>
                <w:szCs w:val="22"/>
              </w:rPr>
              <w:t>宏实现</w:t>
            </w:r>
            <w:proofErr w:type="gramEnd"/>
            <w:r w:rsidRPr="009C1032">
              <w:rPr>
                <w:rFonts w:ascii="Times New Roman" w:eastAsia="微软雅黑" w:hAnsi="Times New Roman" w:cs="Times New Roman"/>
                <w:sz w:val="22"/>
                <w:szCs w:val="22"/>
              </w:rPr>
              <w:t>绩效分析、风险计算和图表可视化。社区有丰富的交易日志模板资源。</w:t>
            </w:r>
          </w:p>
        </w:tc>
        <w:tc>
          <w:tcPr>
            <w:tcW w:w="0" w:type="auto"/>
            <w:vAlign w:val="center"/>
            <w:hideMark/>
          </w:tcPr>
          <w:p w14:paraId="4278A060"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交易日志管理：使用</w:t>
            </w:r>
            <w:r w:rsidRPr="009C1032">
              <w:rPr>
                <w:rFonts w:ascii="Times New Roman" w:eastAsia="微软雅黑" w:hAnsi="Times New Roman" w:cs="Times New Roman"/>
                <w:b/>
                <w:bCs/>
                <w:sz w:val="22"/>
                <w:szCs w:val="22"/>
              </w:rPr>
              <w:t>Excel</w:t>
            </w:r>
            <w:r w:rsidRPr="009C1032">
              <w:rPr>
                <w:rFonts w:ascii="Times New Roman" w:eastAsia="微软雅黑" w:hAnsi="Times New Roman" w:cs="Times New Roman"/>
                <w:b/>
                <w:bCs/>
                <w:sz w:val="22"/>
                <w:szCs w:val="22"/>
              </w:rPr>
              <w:t>制作专属交易日志表格，字段包括日期、品种、买卖决策理由、情绪评分、计划</w:t>
            </w:r>
            <w:r w:rsidRPr="009C1032">
              <w:rPr>
                <w:rFonts w:ascii="Times New Roman" w:eastAsia="微软雅黑" w:hAnsi="Times New Roman" w:cs="Times New Roman"/>
                <w:b/>
                <w:bCs/>
                <w:sz w:val="22"/>
                <w:szCs w:val="22"/>
              </w:rPr>
              <w:t xml:space="preserve"> vs </w:t>
            </w:r>
            <w:r w:rsidRPr="009C1032">
              <w:rPr>
                <w:rFonts w:ascii="Times New Roman" w:eastAsia="微软雅黑" w:hAnsi="Times New Roman" w:cs="Times New Roman"/>
                <w:b/>
                <w:bCs/>
                <w:sz w:val="22"/>
                <w:szCs w:val="22"/>
              </w:rPr>
              <w:t>实际操作等。通过公式自动计算每笔交易盈亏</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、累计收益曲线，并增加</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情绪偏差</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列标记是否有违背计划的行为。利用数据透视表汇总统计，例如按月份汇总胜率、</w:t>
            </w:r>
            <w:proofErr w:type="gramStart"/>
            <w:r w:rsidRPr="009C1032">
              <w:rPr>
                <w:rFonts w:ascii="Times New Roman" w:eastAsia="微软雅黑" w:hAnsi="Times New Roman" w:cs="Times New Roman"/>
                <w:b/>
                <w:bCs/>
                <w:sz w:val="22"/>
                <w:szCs w:val="22"/>
              </w:rPr>
              <w:t>按情绪</w:t>
            </w:r>
            <w:proofErr w:type="gramEnd"/>
            <w:r w:rsidRPr="009C1032">
              <w:rPr>
                <w:rFonts w:ascii="Times New Roman" w:eastAsia="微软雅黑" w:hAnsi="Times New Roman" w:cs="Times New Roman"/>
                <w:b/>
                <w:bCs/>
                <w:sz w:val="22"/>
                <w:szCs w:val="22"/>
              </w:rPr>
              <w:t>评分分组看绩效。很多免费模板已经内置了这些功能，如某</w:t>
            </w:r>
            <w:r w:rsidRPr="009C1032">
              <w:rPr>
                <w:rFonts w:ascii="Times New Roman" w:eastAsia="微软雅黑" w:hAnsi="Times New Roman" w:cs="Times New Roman"/>
                <w:b/>
                <w:bCs/>
                <w:sz w:val="22"/>
                <w:szCs w:val="22"/>
              </w:rPr>
              <w:t>Excel</w:t>
            </w:r>
            <w:r w:rsidRPr="009C1032">
              <w:rPr>
                <w:rFonts w:ascii="Times New Roman" w:eastAsia="微软雅黑" w:hAnsi="Times New Roman" w:cs="Times New Roman"/>
                <w:b/>
                <w:bCs/>
                <w:sz w:val="22"/>
                <w:szCs w:val="22"/>
              </w:rPr>
              <w:t>日志模板增加了最大亏损占比、总</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风险占比</w:t>
            </w:r>
            <w:r w:rsidRPr="009C1032">
              <w:rPr>
                <w:rFonts w:ascii="Times New Roman" w:eastAsia="微软雅黑" w:hAnsi="Times New Roman" w:cs="Times New Roman"/>
                <w:sz w:val="22"/>
                <w:szCs w:val="22"/>
              </w:rPr>
              <w:t>统计，并提供交易评分、类型分类和图形化分析页面。可下载此类模板，以减少自行设计的时间。</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仓位与风控计算：</w:t>
            </w:r>
            <w:r w:rsidRPr="009C1032">
              <w:rPr>
                <w:rFonts w:ascii="Times New Roman" w:eastAsia="微软雅黑" w:hAnsi="Times New Roman" w:cs="Times New Roman"/>
                <w:b/>
                <w:bCs/>
                <w:sz w:val="22"/>
                <w:szCs w:val="22"/>
              </w:rPr>
              <w:t>构建</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仓位管理</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模型，在</w:t>
            </w:r>
            <w:r w:rsidRPr="009C1032">
              <w:rPr>
                <w:rFonts w:ascii="Times New Roman" w:eastAsia="微软雅黑" w:hAnsi="Times New Roman" w:cs="Times New Roman"/>
                <w:b/>
                <w:bCs/>
                <w:sz w:val="22"/>
                <w:szCs w:val="22"/>
              </w:rPr>
              <w:t>Excel</w:t>
            </w:r>
            <w:r w:rsidRPr="009C1032">
              <w:rPr>
                <w:rFonts w:ascii="Times New Roman" w:eastAsia="微软雅黑" w:hAnsi="Times New Roman" w:cs="Times New Roman"/>
                <w:b/>
                <w:bCs/>
                <w:sz w:val="22"/>
                <w:szCs w:val="22"/>
              </w:rPr>
              <w:t>中输入账户总资产、单笔允许最大亏损率，即可计算每笔交易的建议投入资金和止损位价差。例如设计一个</w:t>
            </w:r>
            <w:r w:rsidRPr="009C1032">
              <w:rPr>
                <w:rFonts w:ascii="Times New Roman" w:eastAsia="微软雅黑" w:hAnsi="Times New Roman" w:cs="Times New Roman"/>
                <w:sz w:val="22"/>
                <w:szCs w:val="22"/>
              </w:rPr>
              <w:t xml:space="preserve"> position sizing **</w:t>
            </w:r>
            <w:r w:rsidRPr="009C1032">
              <w:rPr>
                <w:rFonts w:ascii="Times New Roman" w:eastAsia="微软雅黑" w:hAnsi="Times New Roman" w:cs="Times New Roman"/>
                <w:sz w:val="22"/>
                <w:szCs w:val="22"/>
              </w:rPr>
              <w:t>公式：仓位＝允许亏损金额</w:t>
            </w:r>
            <w:r w:rsidRPr="009C1032">
              <w:rPr>
                <w:rFonts w:ascii="Times New Roman" w:eastAsia="微软雅黑" w:hAnsi="Times New Roman" w:cs="Times New Roman"/>
                <w:sz w:val="22"/>
                <w:szCs w:val="22"/>
              </w:rPr>
              <w:t xml:space="preserve"> / </w:t>
            </w:r>
            <w:r w:rsidRPr="009C1032">
              <w:rPr>
                <w:rFonts w:ascii="Times New Roman" w:eastAsia="微软雅黑" w:hAnsi="Times New Roman" w:cs="Times New Roman"/>
                <w:sz w:val="22"/>
                <w:szCs w:val="22"/>
              </w:rPr>
              <w:t>（买入价</w:t>
            </w:r>
            <w:r w:rsidRPr="009C1032">
              <w:rPr>
                <w:rFonts w:ascii="Times New Roman" w:eastAsia="微软雅黑" w:hAnsi="Times New Roman" w:cs="Times New Roman"/>
                <w:sz w:val="22"/>
                <w:szCs w:val="22"/>
              </w:rPr>
              <w:t xml:space="preserve"> × </w:t>
            </w:r>
            <w:r w:rsidRPr="009C1032">
              <w:rPr>
                <w:rFonts w:ascii="Times New Roman" w:eastAsia="微软雅黑" w:hAnsi="Times New Roman" w:cs="Times New Roman"/>
                <w:sz w:val="22"/>
                <w:szCs w:val="22"/>
              </w:rPr>
              <w:t>风险百分比），快速算出应买入股数。这样在计划交易时就有清晰的仓位依据，避免情绪上头时下重手。</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情景模拟表：</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制作简单的情景模拟计算：比如</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再跌</w:t>
            </w:r>
            <w:r w:rsidRPr="009C1032">
              <w:rPr>
                <w:rFonts w:ascii="Times New Roman" w:eastAsia="微软雅黑" w:hAnsi="Times New Roman" w:cs="Times New Roman"/>
                <w:sz w:val="22"/>
                <w:szCs w:val="22"/>
              </w:rPr>
              <w:t>10%</w:t>
            </w:r>
            <w:r w:rsidRPr="009C1032">
              <w:rPr>
                <w:rFonts w:ascii="Times New Roman" w:eastAsia="微软雅黑" w:hAnsi="Times New Roman" w:cs="Times New Roman"/>
                <w:sz w:val="22"/>
                <w:szCs w:val="22"/>
              </w:rPr>
              <w:t>账户净值变化</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和</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反弹</w:t>
            </w:r>
            <w:r w:rsidRPr="009C1032">
              <w:rPr>
                <w:rFonts w:ascii="Times New Roman" w:eastAsia="微软雅黑" w:hAnsi="Times New Roman" w:cs="Times New Roman"/>
                <w:sz w:val="22"/>
                <w:szCs w:val="22"/>
              </w:rPr>
              <w:t>15%</w:t>
            </w:r>
            <w:r w:rsidRPr="009C1032">
              <w:rPr>
                <w:rFonts w:ascii="Times New Roman" w:eastAsia="微软雅黑" w:hAnsi="Times New Roman" w:cs="Times New Roman"/>
                <w:sz w:val="22"/>
                <w:szCs w:val="22"/>
              </w:rPr>
              <w:t>账户净值变化</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的对比，这可以强化预案意识。如果</w:t>
            </w:r>
            <w:r w:rsidRPr="009C1032">
              <w:rPr>
                <w:rFonts w:ascii="Times New Roman" w:eastAsia="微软雅黑" w:hAnsi="Times New Roman" w:cs="Times New Roman"/>
                <w:sz w:val="22"/>
                <w:szCs w:val="22"/>
              </w:rPr>
              <w:t>Excel</w:t>
            </w:r>
            <w:r w:rsidRPr="009C1032">
              <w:rPr>
                <w:rFonts w:ascii="Times New Roman" w:eastAsia="微软雅黑" w:hAnsi="Times New Roman" w:cs="Times New Roman"/>
                <w:sz w:val="22"/>
                <w:szCs w:val="22"/>
              </w:rPr>
              <w:t>技术好，还可利用</w:t>
            </w:r>
            <w:r w:rsidRPr="009C1032">
              <w:rPr>
                <w:rFonts w:ascii="Times New Roman" w:eastAsia="微软雅黑" w:hAnsi="Times New Roman" w:cs="Times New Roman"/>
                <w:sz w:val="22"/>
                <w:szCs w:val="22"/>
              </w:rPr>
              <w:t>VBA</w:t>
            </w:r>
            <w:r w:rsidRPr="009C1032">
              <w:rPr>
                <w:rFonts w:ascii="Times New Roman" w:eastAsia="微软雅黑" w:hAnsi="Times New Roman" w:cs="Times New Roman"/>
                <w:sz w:val="22"/>
                <w:szCs w:val="22"/>
              </w:rPr>
              <w:t>宏</w:t>
            </w:r>
            <w:r w:rsidRPr="009C1032">
              <w:rPr>
                <w:rFonts w:ascii="Times New Roman" w:eastAsia="微软雅黑" w:hAnsi="Times New Roman" w:cs="Times New Roman"/>
                <w:sz w:val="22"/>
                <w:szCs w:val="22"/>
              </w:rPr>
              <w:lastRenderedPageBreak/>
              <w:t>或</w:t>
            </w:r>
            <w:r w:rsidRPr="009C1032">
              <w:rPr>
                <w:rFonts w:ascii="Times New Roman" w:eastAsia="微软雅黑" w:hAnsi="Times New Roman" w:cs="Times New Roman"/>
                <w:sz w:val="22"/>
                <w:szCs w:val="22"/>
              </w:rPr>
              <w:t>Tableau</w:t>
            </w:r>
            <w:r w:rsidRPr="009C1032">
              <w:rPr>
                <w:rFonts w:ascii="Times New Roman" w:eastAsia="微软雅黑" w:hAnsi="Times New Roman" w:cs="Times New Roman"/>
                <w:sz w:val="22"/>
                <w:szCs w:val="22"/>
              </w:rPr>
              <w:t>等将这些情景模拟做成交互仪表盘供参考。</w:t>
            </w:r>
          </w:p>
        </w:tc>
      </w:tr>
      <w:tr w:rsidR="009C1032" w:rsidRPr="009C1032" w14:paraId="2EC7737F" w14:textId="77777777" w:rsidTr="009C1032">
        <w:trPr>
          <w:tblCellSpacing w:w="15" w:type="dxa"/>
        </w:trPr>
        <w:tc>
          <w:tcPr>
            <w:tcW w:w="0" w:type="auto"/>
            <w:vAlign w:val="center"/>
            <w:hideMark/>
          </w:tcPr>
          <w:p w14:paraId="1B2FC829"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lastRenderedPageBreak/>
              <w:t>Python</w:t>
            </w:r>
            <w:r w:rsidRPr="009C1032">
              <w:rPr>
                <w:rFonts w:ascii="Times New Roman" w:eastAsia="微软雅黑" w:hAnsi="Times New Roman" w:cs="Times New Roman"/>
                <w:b/>
                <w:bCs/>
                <w:sz w:val="22"/>
                <w:szCs w:val="22"/>
              </w:rPr>
              <w:t>编程</w:t>
            </w:r>
            <w:r w:rsidRPr="009C1032">
              <w:rPr>
                <w:rFonts w:ascii="Times New Roman" w:eastAsia="微软雅黑" w:hAnsi="Times New Roman" w:cs="Times New Roman"/>
                <w:sz w:val="22"/>
                <w:szCs w:val="22"/>
              </w:rPr>
              <w:t xml:space="preserve"> (</w:t>
            </w:r>
            <w:proofErr w:type="spellStart"/>
            <w:r w:rsidRPr="009C1032">
              <w:rPr>
                <w:rFonts w:ascii="Times New Roman" w:eastAsia="微软雅黑" w:hAnsi="Times New Roman" w:cs="Times New Roman"/>
                <w:sz w:val="22"/>
                <w:szCs w:val="22"/>
              </w:rPr>
              <w:t>Jupyter</w:t>
            </w:r>
            <w:proofErr w:type="spellEnd"/>
            <w:r w:rsidRPr="009C1032">
              <w:rPr>
                <w:rFonts w:ascii="Times New Roman" w:eastAsia="微软雅黑" w:hAnsi="Times New Roman" w:cs="Times New Roman"/>
                <w:sz w:val="22"/>
                <w:szCs w:val="22"/>
              </w:rPr>
              <w:t xml:space="preserve"> Notebook </w:t>
            </w:r>
            <w:r w:rsidRPr="009C1032">
              <w:rPr>
                <w:rFonts w:ascii="Times New Roman" w:eastAsia="微软雅黑" w:hAnsi="Times New Roman" w:cs="Times New Roman"/>
                <w:sz w:val="22"/>
                <w:szCs w:val="22"/>
              </w:rPr>
              <w:t>等</w:t>
            </w:r>
            <w:r w:rsidRPr="009C1032">
              <w:rPr>
                <w:rFonts w:ascii="Times New Roman" w:eastAsia="微软雅黑" w:hAnsi="Times New Roman" w:cs="Times New Roman"/>
                <w:sz w:val="22"/>
                <w:szCs w:val="22"/>
              </w:rPr>
              <w:t>)</w:t>
            </w:r>
          </w:p>
        </w:tc>
        <w:tc>
          <w:tcPr>
            <w:tcW w:w="0" w:type="auto"/>
            <w:vAlign w:val="center"/>
            <w:hideMark/>
          </w:tcPr>
          <w:p w14:paraId="131E7CED"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强大的量化分析工具。可通过丰富的库（如</w:t>
            </w:r>
            <w:r w:rsidRPr="009C1032">
              <w:rPr>
                <w:rFonts w:ascii="Times New Roman" w:eastAsia="微软雅黑" w:hAnsi="Times New Roman" w:cs="Times New Roman"/>
                <w:sz w:val="22"/>
                <w:szCs w:val="22"/>
              </w:rPr>
              <w:t>pandas</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TA-Lib</w:t>
            </w:r>
            <w:r w:rsidRPr="009C1032">
              <w:rPr>
                <w:rFonts w:ascii="Times New Roman" w:eastAsia="微软雅黑" w:hAnsi="Times New Roman" w:cs="Times New Roman"/>
                <w:sz w:val="22"/>
                <w:szCs w:val="22"/>
              </w:rPr>
              <w:t>、</w:t>
            </w:r>
            <w:proofErr w:type="spellStart"/>
            <w:r w:rsidRPr="009C1032">
              <w:rPr>
                <w:rFonts w:ascii="Times New Roman" w:eastAsia="微软雅黑" w:hAnsi="Times New Roman" w:cs="Times New Roman"/>
                <w:sz w:val="22"/>
                <w:szCs w:val="22"/>
              </w:rPr>
              <w:t>Backtrader</w:t>
            </w:r>
            <w:proofErr w:type="spellEnd"/>
            <w:r w:rsidRPr="009C1032">
              <w:rPr>
                <w:rFonts w:ascii="Times New Roman" w:eastAsia="微软雅黑" w:hAnsi="Times New Roman" w:cs="Times New Roman"/>
                <w:sz w:val="22"/>
                <w:szCs w:val="22"/>
              </w:rPr>
              <w:t>等）进行数据分析、</w:t>
            </w:r>
            <w:proofErr w:type="gramStart"/>
            <w:r w:rsidRPr="009C1032">
              <w:rPr>
                <w:rFonts w:ascii="Times New Roman" w:eastAsia="微软雅黑" w:hAnsi="Times New Roman" w:cs="Times New Roman"/>
                <w:sz w:val="22"/>
                <w:szCs w:val="22"/>
              </w:rPr>
              <w:t>回测仿真</w:t>
            </w:r>
            <w:proofErr w:type="gramEnd"/>
            <w:r w:rsidRPr="009C1032">
              <w:rPr>
                <w:rFonts w:ascii="Times New Roman" w:eastAsia="微软雅黑" w:hAnsi="Times New Roman" w:cs="Times New Roman"/>
                <w:sz w:val="22"/>
                <w:szCs w:val="22"/>
              </w:rPr>
              <w:t>和自动化任务；适合有编程基础的投资者定制专属功能，比如情绪量化分析或策略测试。</w:t>
            </w:r>
          </w:p>
        </w:tc>
        <w:tc>
          <w:tcPr>
            <w:tcW w:w="0" w:type="auto"/>
            <w:vAlign w:val="center"/>
            <w:hideMark/>
          </w:tcPr>
          <w:p w14:paraId="13AB5423"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策略回测与验证：</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将自己的交易策略（包括技术指标信号和仓位算法）用</w:t>
            </w:r>
            <w:r w:rsidRPr="009C1032">
              <w:rPr>
                <w:rFonts w:ascii="Times New Roman" w:eastAsia="微软雅黑" w:hAnsi="Times New Roman" w:cs="Times New Roman"/>
                <w:sz w:val="22"/>
                <w:szCs w:val="22"/>
              </w:rPr>
              <w:t>Python</w:t>
            </w:r>
            <w:r w:rsidRPr="009C1032">
              <w:rPr>
                <w:rFonts w:ascii="Times New Roman" w:eastAsia="微软雅黑" w:hAnsi="Times New Roman" w:cs="Times New Roman"/>
                <w:sz w:val="22"/>
                <w:szCs w:val="22"/>
              </w:rPr>
              <w:t>代码实现，并在历史数据上回测其效果。例如测试</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暴跌后逢低加仓</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分批止盈</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策略在过去</w:t>
            </w:r>
            <w:r w:rsidRPr="009C1032">
              <w:rPr>
                <w:rFonts w:ascii="Times New Roman" w:eastAsia="微软雅黑" w:hAnsi="Times New Roman" w:cs="Times New Roman"/>
                <w:sz w:val="22"/>
                <w:szCs w:val="22"/>
              </w:rPr>
              <w:t>10</w:t>
            </w:r>
            <w:r w:rsidRPr="009C1032">
              <w:rPr>
                <w:rFonts w:ascii="Times New Roman" w:eastAsia="微软雅黑" w:hAnsi="Times New Roman" w:cs="Times New Roman"/>
                <w:sz w:val="22"/>
                <w:szCs w:val="22"/>
              </w:rPr>
              <w:t>年指数数据中的表现，统计最大回撤、胜率和收益率。这可以验证框架的有效性并找出优化空间。</w:t>
            </w:r>
            <w:r w:rsidRPr="009C1032">
              <w:rPr>
                <w:rFonts w:ascii="Times New Roman" w:eastAsia="微软雅黑" w:hAnsi="Times New Roman" w:cs="Times New Roman"/>
                <w:b/>
                <w:bCs/>
                <w:sz w:val="22"/>
                <w:szCs w:val="22"/>
              </w:rPr>
              <w:t>量化情绪分析：利用</w:t>
            </w:r>
            <w:r w:rsidRPr="009C1032">
              <w:rPr>
                <w:rFonts w:ascii="Times New Roman" w:eastAsia="微软雅黑" w:hAnsi="Times New Roman" w:cs="Times New Roman"/>
                <w:b/>
                <w:bCs/>
                <w:sz w:val="22"/>
                <w:szCs w:val="22"/>
              </w:rPr>
              <w:t>Python</w:t>
            </w:r>
            <w:r w:rsidRPr="009C1032">
              <w:rPr>
                <w:rFonts w:ascii="Times New Roman" w:eastAsia="微软雅黑" w:hAnsi="Times New Roman" w:cs="Times New Roman"/>
                <w:b/>
                <w:bCs/>
                <w:sz w:val="22"/>
                <w:szCs w:val="22"/>
              </w:rPr>
              <w:t>读取你的交易日志数据，量化分析哪些情绪状态下绩效较差。例如绘制</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恐惧评分</w:t>
            </w:r>
            <w:r w:rsidRPr="009C1032">
              <w:rPr>
                <w:rFonts w:ascii="Times New Roman" w:eastAsia="微软雅黑" w:hAnsi="Times New Roman" w:cs="Times New Roman"/>
                <w:b/>
                <w:bCs/>
                <w:sz w:val="22"/>
                <w:szCs w:val="22"/>
              </w:rPr>
              <w:t xml:space="preserve"> vs </w:t>
            </w:r>
            <w:r w:rsidRPr="009C1032">
              <w:rPr>
                <w:rFonts w:ascii="Times New Roman" w:eastAsia="微软雅黑" w:hAnsi="Times New Roman" w:cs="Times New Roman"/>
                <w:b/>
                <w:bCs/>
                <w:sz w:val="22"/>
                <w:szCs w:val="22"/>
              </w:rPr>
              <w:t>单笔收益</w:t>
            </w:r>
            <w:r w:rsidRPr="009C1032">
              <w:rPr>
                <w:rFonts w:ascii="Times New Roman" w:eastAsia="微软雅黑" w:hAnsi="Times New Roman" w:cs="Times New Roman"/>
                <w:b/>
                <w:bCs/>
                <w:sz w:val="22"/>
                <w:szCs w:val="22"/>
              </w:rPr>
              <w:t>”</w:t>
            </w:r>
            <w:r w:rsidRPr="009C1032">
              <w:rPr>
                <w:rFonts w:ascii="Times New Roman" w:eastAsia="微软雅黑" w:hAnsi="Times New Roman" w:cs="Times New Roman"/>
                <w:b/>
                <w:bCs/>
                <w:sz w:val="22"/>
                <w:szCs w:val="22"/>
              </w:rPr>
              <w:t>散点图，看看高恐惧时是否大多亏损。如果相关性显著，就需要在高恐惧情境下减少交易或用程序辅助决策。还可以借助</w:t>
            </w:r>
            <w:r w:rsidRPr="009C1032">
              <w:rPr>
                <w:rFonts w:ascii="Times New Roman" w:eastAsia="微软雅黑" w:hAnsi="Times New Roman" w:cs="Times New Roman"/>
                <w:b/>
                <w:bCs/>
                <w:sz w:val="22"/>
                <w:szCs w:val="22"/>
              </w:rPr>
              <w:t>NLP</w:t>
            </w:r>
            <w:r w:rsidRPr="009C1032">
              <w:rPr>
                <w:rFonts w:ascii="Times New Roman" w:eastAsia="微软雅黑" w:hAnsi="Times New Roman" w:cs="Times New Roman"/>
                <w:b/>
                <w:bCs/>
                <w:sz w:val="22"/>
                <w:szCs w:val="22"/>
              </w:rPr>
              <w:t>技术从日记文字中提取情绪倾向，实现情绪自动打分</w:t>
            </w:r>
            <w:r w:rsidRPr="009C1032">
              <w:rPr>
                <w:rFonts w:ascii="Times New Roman" w:eastAsia="微软雅黑" w:hAnsi="Times New Roman" w:cs="Times New Roman"/>
                <w:sz w:val="22"/>
                <w:szCs w:val="22"/>
              </w:rPr>
              <w:t>。虽然先进但非常有价值。</w:t>
            </w:r>
            <w:r w:rsidRPr="009C1032">
              <w:rPr>
                <w:rFonts w:ascii="Times New Roman" w:eastAsia="微软雅黑" w:hAnsi="Times New Roman" w:cs="Times New Roman"/>
                <w:b/>
                <w:bCs/>
                <w:sz w:val="22"/>
                <w:szCs w:val="22"/>
              </w:rPr>
              <w:t>工具和自动化：编写脚本与券商</w:t>
            </w:r>
            <w:r w:rsidRPr="009C1032">
              <w:rPr>
                <w:rFonts w:ascii="Times New Roman" w:eastAsia="微软雅黑" w:hAnsi="Times New Roman" w:cs="Times New Roman"/>
                <w:b/>
                <w:bCs/>
                <w:sz w:val="22"/>
                <w:szCs w:val="22"/>
              </w:rPr>
              <w:t>API</w:t>
            </w:r>
            <w:r w:rsidRPr="009C1032">
              <w:rPr>
                <w:rFonts w:ascii="Times New Roman" w:eastAsia="微软雅黑" w:hAnsi="Times New Roman" w:cs="Times New Roman"/>
                <w:b/>
                <w:bCs/>
                <w:sz w:val="22"/>
                <w:szCs w:val="22"/>
              </w:rPr>
              <w:t>对接，实现自动风控</w:t>
            </w:r>
            <w:r w:rsidRPr="009C1032">
              <w:rPr>
                <w:rFonts w:ascii="Times New Roman" w:eastAsia="微软雅黑" w:hAnsi="Times New Roman" w:cs="Times New Roman"/>
                <w:sz w:val="22"/>
                <w:szCs w:val="22"/>
              </w:rPr>
              <w:t>措施。例如，当检测到持仓跌破某阈值时，程序自动发送短信提醒甚至直接下单止损，杜绝因疏忽或恐惧造成的延误。或者每晚运行一个</w:t>
            </w:r>
            <w:r w:rsidRPr="009C1032">
              <w:rPr>
                <w:rFonts w:ascii="Times New Roman" w:eastAsia="微软雅黑" w:hAnsi="Times New Roman" w:cs="Times New Roman"/>
                <w:sz w:val="22"/>
                <w:szCs w:val="22"/>
              </w:rPr>
              <w:t>Python</w:t>
            </w:r>
            <w:r w:rsidRPr="009C1032">
              <w:rPr>
                <w:rFonts w:ascii="Times New Roman" w:eastAsia="微软雅黑" w:hAnsi="Times New Roman" w:cs="Times New Roman"/>
                <w:sz w:val="22"/>
                <w:szCs w:val="22"/>
              </w:rPr>
              <w:t>脚本，读取当天市场数据，输出明日的交易计划（哪些持仓满足继续持有条件、哪些触发减仓信号等），相当于一个机器人助手，帮助执行既定策略。</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可视化训练：</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利用</w:t>
            </w:r>
            <w:r w:rsidRPr="009C1032">
              <w:rPr>
                <w:rFonts w:ascii="Times New Roman" w:eastAsia="微软雅黑" w:hAnsi="Times New Roman" w:cs="Times New Roman"/>
                <w:sz w:val="22"/>
                <w:szCs w:val="22"/>
              </w:rPr>
              <w:t>Python</w:t>
            </w:r>
            <w:r w:rsidRPr="009C1032">
              <w:rPr>
                <w:rFonts w:ascii="Times New Roman" w:eastAsia="微软雅黑" w:hAnsi="Times New Roman" w:cs="Times New Roman"/>
                <w:sz w:val="22"/>
                <w:szCs w:val="22"/>
              </w:rPr>
              <w:t>的绘图库，将</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市场心理周期</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等概</w:t>
            </w:r>
            <w:r w:rsidRPr="009C1032">
              <w:rPr>
                <w:rFonts w:ascii="Times New Roman" w:eastAsia="微软雅黑" w:hAnsi="Times New Roman" w:cs="Times New Roman"/>
                <w:sz w:val="22"/>
                <w:szCs w:val="22"/>
              </w:rPr>
              <w:lastRenderedPageBreak/>
              <w:t>念图形化地叠加到实际股价走势上。例如画出某股票近一年行情并标注出你买卖点，然后用不同颜色标识当时你的情绪级别。这种可视化复盘能直观展示情绪与决策的关系，加深训练印象。</w:t>
            </w:r>
          </w:p>
        </w:tc>
      </w:tr>
    </w:tbl>
    <w:p w14:paraId="34A68C21"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lastRenderedPageBreak/>
        <w:t>上述平台各有所长：</w:t>
      </w:r>
      <w:proofErr w:type="spellStart"/>
      <w:r w:rsidRPr="009C1032">
        <w:rPr>
          <w:rFonts w:ascii="Times New Roman" w:eastAsia="微软雅黑" w:hAnsi="Times New Roman" w:cs="Times New Roman"/>
          <w:b/>
          <w:bCs/>
          <w:sz w:val="22"/>
          <w:szCs w:val="22"/>
        </w:rPr>
        <w:t>ThinkorSwim</w:t>
      </w:r>
      <w:proofErr w:type="spellEnd"/>
      <w:r w:rsidRPr="009C1032">
        <w:rPr>
          <w:rFonts w:ascii="Times New Roman" w:eastAsia="微软雅黑" w:hAnsi="Times New Roman" w:cs="Times New Roman"/>
          <w:sz w:val="22"/>
          <w:szCs w:val="22"/>
        </w:rPr>
        <w:t>适合深入的风险分析和实时交易执行，</w:t>
      </w:r>
      <w:proofErr w:type="spellStart"/>
      <w:r w:rsidRPr="009C1032">
        <w:rPr>
          <w:rFonts w:ascii="Times New Roman" w:eastAsia="微软雅黑" w:hAnsi="Times New Roman" w:cs="Times New Roman"/>
          <w:b/>
          <w:bCs/>
          <w:sz w:val="22"/>
          <w:szCs w:val="22"/>
        </w:rPr>
        <w:t>TradingView</w:t>
      </w:r>
      <w:proofErr w:type="spellEnd"/>
      <w:r w:rsidRPr="009C1032">
        <w:rPr>
          <w:rFonts w:ascii="Times New Roman" w:eastAsia="微软雅黑" w:hAnsi="Times New Roman" w:cs="Times New Roman"/>
          <w:sz w:val="22"/>
          <w:szCs w:val="22"/>
        </w:rPr>
        <w:t>则是轻便高效的行情研判和策略验证工具；</w:t>
      </w:r>
      <w:r w:rsidRPr="009C1032">
        <w:rPr>
          <w:rFonts w:ascii="Times New Roman" w:eastAsia="微软雅黑" w:hAnsi="Times New Roman" w:cs="Times New Roman"/>
          <w:b/>
          <w:bCs/>
          <w:sz w:val="22"/>
          <w:szCs w:val="22"/>
        </w:rPr>
        <w:t>Excel</w:t>
      </w:r>
      <w:r w:rsidRPr="009C1032">
        <w:rPr>
          <w:rFonts w:ascii="Times New Roman" w:eastAsia="微软雅黑" w:hAnsi="Times New Roman" w:cs="Times New Roman"/>
          <w:sz w:val="22"/>
          <w:szCs w:val="22"/>
        </w:rPr>
        <w:t>便于个人习惯化的记录和统计，</w:t>
      </w:r>
      <w:r w:rsidRPr="009C1032">
        <w:rPr>
          <w:rFonts w:ascii="Times New Roman" w:eastAsia="微软雅黑" w:hAnsi="Times New Roman" w:cs="Times New Roman"/>
          <w:b/>
          <w:bCs/>
          <w:sz w:val="22"/>
          <w:szCs w:val="22"/>
        </w:rPr>
        <w:t>Python</w:t>
      </w:r>
      <w:r w:rsidRPr="009C1032">
        <w:rPr>
          <w:rFonts w:ascii="Times New Roman" w:eastAsia="微软雅黑" w:hAnsi="Times New Roman" w:cs="Times New Roman"/>
          <w:sz w:val="22"/>
          <w:szCs w:val="22"/>
        </w:rPr>
        <w:t>能将分析提升到量化层面。鉴于用户专注成长股和风控，可将</w:t>
      </w:r>
      <w:proofErr w:type="spellStart"/>
      <w:r w:rsidRPr="009C1032">
        <w:rPr>
          <w:rFonts w:ascii="Times New Roman" w:eastAsia="微软雅黑" w:hAnsi="Times New Roman" w:cs="Times New Roman"/>
          <w:b/>
          <w:bCs/>
          <w:sz w:val="22"/>
          <w:szCs w:val="22"/>
        </w:rPr>
        <w:t>TradingView+Excel</w:t>
      </w:r>
      <w:proofErr w:type="spellEnd"/>
      <w:r w:rsidRPr="009C1032">
        <w:rPr>
          <w:rFonts w:ascii="Times New Roman" w:eastAsia="微软雅黑" w:hAnsi="Times New Roman" w:cs="Times New Roman"/>
          <w:sz w:val="22"/>
          <w:szCs w:val="22"/>
        </w:rPr>
        <w:t>作为日常主要组合（一个看盘决策，一个记录评估），重大策略改进时用</w:t>
      </w:r>
      <w:r w:rsidRPr="009C1032">
        <w:rPr>
          <w:rFonts w:ascii="Times New Roman" w:eastAsia="微软雅黑" w:hAnsi="Times New Roman" w:cs="Times New Roman"/>
          <w:sz w:val="22"/>
          <w:szCs w:val="22"/>
        </w:rPr>
        <w:t>Python</w:t>
      </w:r>
      <w:r w:rsidRPr="009C1032">
        <w:rPr>
          <w:rFonts w:ascii="Times New Roman" w:eastAsia="微软雅黑" w:hAnsi="Times New Roman" w:cs="Times New Roman"/>
          <w:sz w:val="22"/>
          <w:szCs w:val="22"/>
        </w:rPr>
        <w:t>回测验证，而</w:t>
      </w:r>
      <w:proofErr w:type="spellStart"/>
      <w:r w:rsidRPr="009C1032">
        <w:rPr>
          <w:rFonts w:ascii="Times New Roman" w:eastAsia="微软雅黑" w:hAnsi="Times New Roman" w:cs="Times New Roman"/>
          <w:sz w:val="22"/>
          <w:szCs w:val="22"/>
        </w:rPr>
        <w:t>ThinkorSwim</w:t>
      </w:r>
      <w:proofErr w:type="spellEnd"/>
      <w:r w:rsidRPr="009C1032">
        <w:rPr>
          <w:rFonts w:ascii="Times New Roman" w:eastAsia="微软雅黑" w:hAnsi="Times New Roman" w:cs="Times New Roman"/>
          <w:sz w:val="22"/>
          <w:szCs w:val="22"/>
        </w:rPr>
        <w:t>可用于实际下单和复杂交易管理。无论选择哪种平台，核心是充分利用其功能来</w:t>
      </w:r>
      <w:r w:rsidRPr="009C1032">
        <w:rPr>
          <w:rFonts w:ascii="Times New Roman" w:eastAsia="微软雅黑" w:hAnsi="Times New Roman" w:cs="Times New Roman"/>
          <w:b/>
          <w:bCs/>
          <w:sz w:val="22"/>
          <w:szCs w:val="22"/>
        </w:rPr>
        <w:t>强化纪律、量化分析，减轻人工情绪干扰</w:t>
      </w:r>
      <w:r w:rsidRPr="009C1032">
        <w:rPr>
          <w:rFonts w:ascii="Times New Roman" w:eastAsia="微软雅黑" w:hAnsi="Times New Roman" w:cs="Times New Roman"/>
          <w:sz w:val="22"/>
          <w:szCs w:val="22"/>
        </w:rPr>
        <w:t>。当工具被用好时，交易者相当于多了几个得力的</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助手</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保驾护航。</w:t>
      </w:r>
    </w:p>
    <w:p w14:paraId="745AA248" w14:textId="77777777" w:rsidR="009C1032" w:rsidRPr="009C1032" w:rsidRDefault="00000000" w:rsidP="009C103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EA30C47">
          <v:rect id="_x0000_i1025" style="width:0;height:1.5pt" o:hralign="center" o:hrstd="t" o:hr="t" fillcolor="#a0a0a0" stroked="f"/>
        </w:pict>
      </w:r>
    </w:p>
    <w:p w14:paraId="54108B42"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结语：</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面对剧烈波动后的情绪考验，交易者需要从心理到策略做全方位的准备。本框架强调了</w:t>
      </w:r>
      <w:r w:rsidRPr="009C1032">
        <w:rPr>
          <w:rFonts w:ascii="Times New Roman" w:eastAsia="微软雅黑" w:hAnsi="Times New Roman" w:cs="Times New Roman"/>
          <w:b/>
          <w:bCs/>
          <w:sz w:val="22"/>
          <w:szCs w:val="22"/>
        </w:rPr>
        <w:t>自我情绪认知</w:t>
      </w:r>
      <w:r w:rsidRPr="009C1032">
        <w:rPr>
          <w:rFonts w:ascii="Times New Roman" w:eastAsia="微软雅黑" w:hAnsi="Times New Roman" w:cs="Times New Roman"/>
          <w:sz w:val="22"/>
          <w:szCs w:val="22"/>
        </w:rPr>
        <w:t>（知己）、</w:t>
      </w:r>
      <w:r w:rsidRPr="009C1032">
        <w:rPr>
          <w:rFonts w:ascii="Times New Roman" w:eastAsia="微软雅黑" w:hAnsi="Times New Roman" w:cs="Times New Roman"/>
          <w:b/>
          <w:bCs/>
          <w:sz w:val="22"/>
          <w:szCs w:val="22"/>
        </w:rPr>
        <w:t>客观趋势判断</w:t>
      </w:r>
      <w:r w:rsidRPr="009C1032">
        <w:rPr>
          <w:rFonts w:ascii="Times New Roman" w:eastAsia="微软雅黑" w:hAnsi="Times New Roman" w:cs="Times New Roman"/>
          <w:sz w:val="22"/>
          <w:szCs w:val="22"/>
        </w:rPr>
        <w:t>（知彼）、</w:t>
      </w:r>
      <w:r w:rsidRPr="009C1032">
        <w:rPr>
          <w:rFonts w:ascii="Times New Roman" w:eastAsia="微软雅黑" w:hAnsi="Times New Roman" w:cs="Times New Roman"/>
          <w:b/>
          <w:bCs/>
          <w:sz w:val="22"/>
          <w:szCs w:val="22"/>
        </w:rPr>
        <w:t>理性</w:t>
      </w:r>
      <w:proofErr w:type="gramStart"/>
      <w:r w:rsidRPr="009C1032">
        <w:rPr>
          <w:rFonts w:ascii="Times New Roman" w:eastAsia="微软雅黑" w:hAnsi="Times New Roman" w:cs="Times New Roman"/>
          <w:b/>
          <w:bCs/>
          <w:sz w:val="22"/>
          <w:szCs w:val="22"/>
        </w:rPr>
        <w:t>仓位</w:t>
      </w:r>
      <w:proofErr w:type="gramEnd"/>
      <w:r w:rsidRPr="009C1032">
        <w:rPr>
          <w:rFonts w:ascii="Times New Roman" w:eastAsia="微软雅黑" w:hAnsi="Times New Roman" w:cs="Times New Roman"/>
          <w:b/>
          <w:bCs/>
          <w:sz w:val="22"/>
          <w:szCs w:val="22"/>
        </w:rPr>
        <w:t>策略</w:t>
      </w:r>
      <w:r w:rsidRPr="009C1032">
        <w:rPr>
          <w:rFonts w:ascii="Times New Roman" w:eastAsia="微软雅黑" w:hAnsi="Times New Roman" w:cs="Times New Roman"/>
          <w:sz w:val="22"/>
          <w:szCs w:val="22"/>
        </w:rPr>
        <w:t>（谋定）和</w:t>
      </w:r>
      <w:r w:rsidRPr="009C1032">
        <w:rPr>
          <w:rFonts w:ascii="Times New Roman" w:eastAsia="微软雅黑" w:hAnsi="Times New Roman" w:cs="Times New Roman"/>
          <w:b/>
          <w:bCs/>
          <w:sz w:val="22"/>
          <w:szCs w:val="22"/>
        </w:rPr>
        <w:t>纪律执行机制</w:t>
      </w:r>
      <w:r w:rsidRPr="009C1032">
        <w:rPr>
          <w:rFonts w:ascii="Times New Roman" w:eastAsia="微软雅黑" w:hAnsi="Times New Roman" w:cs="Times New Roman"/>
          <w:sz w:val="22"/>
          <w:szCs w:val="22"/>
        </w:rPr>
        <w:t>（后动）。通过识别压力恐惧等情绪模式并记录反思，我们能对自身弱点有清醒认识；借助技术分析把握大势，在数据支撑下做决策，可避免主观偏差；运用分层</w:t>
      </w:r>
      <w:proofErr w:type="gramStart"/>
      <w:r w:rsidRPr="009C1032">
        <w:rPr>
          <w:rFonts w:ascii="Times New Roman" w:eastAsia="微软雅黑" w:hAnsi="Times New Roman" w:cs="Times New Roman"/>
          <w:sz w:val="22"/>
          <w:szCs w:val="22"/>
        </w:rPr>
        <w:t>仓位</w:t>
      </w:r>
      <w:proofErr w:type="gramEnd"/>
      <w:r w:rsidRPr="009C1032">
        <w:rPr>
          <w:rFonts w:ascii="Times New Roman" w:eastAsia="微软雅黑" w:hAnsi="Times New Roman" w:cs="Times New Roman"/>
          <w:sz w:val="22"/>
          <w:szCs w:val="22"/>
        </w:rPr>
        <w:t>和动态止盈止损策略，可在风云变幻的市场中进退有据；最后，借由日志、预案和各种工具训练，我们将情绪管理融入日常，逐步养成专业投资者所需的心态和习惯。只有将这些环节打造成</w:t>
      </w:r>
      <w:r w:rsidRPr="009C1032">
        <w:rPr>
          <w:rFonts w:ascii="Times New Roman" w:eastAsia="微软雅黑" w:hAnsi="Times New Roman" w:cs="Times New Roman"/>
          <w:b/>
          <w:bCs/>
          <w:sz w:val="22"/>
          <w:szCs w:val="22"/>
        </w:rPr>
        <w:t>闭环系统</w:t>
      </w:r>
      <w:r w:rsidRPr="009C1032">
        <w:rPr>
          <w:rFonts w:ascii="Times New Roman" w:eastAsia="微软雅黑" w:hAnsi="Times New Roman" w:cs="Times New Roman"/>
          <w:sz w:val="22"/>
          <w:szCs w:val="22"/>
        </w:rPr>
        <w:t>，才能在下一次暴跌来临时，从容应对而不再恐慌。在投资的长跑中，战胜市场首先要先战胜自己</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建立起稳健的交易心智和系统，方能在风浪过后收获属于自己的成长与利润。</w:t>
      </w:r>
    </w:p>
    <w:p w14:paraId="19BB3A6C" w14:textId="77777777" w:rsidR="009C1032" w:rsidRPr="009C1032" w:rsidRDefault="009C1032" w:rsidP="009C1032">
      <w:pPr>
        <w:rPr>
          <w:rFonts w:ascii="Times New Roman" w:eastAsia="微软雅黑" w:hAnsi="Times New Roman" w:cs="Times New Roman"/>
          <w:sz w:val="22"/>
          <w:szCs w:val="22"/>
        </w:rPr>
      </w:pPr>
      <w:r w:rsidRPr="009C1032">
        <w:rPr>
          <w:rFonts w:ascii="Times New Roman" w:eastAsia="微软雅黑" w:hAnsi="Times New Roman" w:cs="Times New Roman"/>
          <w:b/>
          <w:bCs/>
          <w:sz w:val="22"/>
          <w:szCs w:val="22"/>
        </w:rPr>
        <w:t>参考文献：</w:t>
      </w:r>
    </w:p>
    <w:p w14:paraId="3EBCF3BD" w14:textId="77777777" w:rsidR="009C1032" w:rsidRPr="009C1032" w:rsidRDefault="009C1032" w:rsidP="009C1032">
      <w:pPr>
        <w:numPr>
          <w:ilvl w:val="0"/>
          <w:numId w:val="257"/>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Capital.com</w:t>
      </w:r>
      <w:r w:rsidRPr="009C1032">
        <w:rPr>
          <w:rFonts w:ascii="Times New Roman" w:eastAsia="微软雅黑" w:hAnsi="Times New Roman" w:cs="Times New Roman"/>
          <w:sz w:val="22"/>
          <w:szCs w:val="22"/>
        </w:rPr>
        <w:t>《交易心理：交易中的情绪（完整指南）》</w:t>
      </w:r>
    </w:p>
    <w:p w14:paraId="71DF5D78" w14:textId="77777777" w:rsidR="009C1032" w:rsidRPr="009C1032" w:rsidRDefault="009C1032" w:rsidP="009C1032">
      <w:pPr>
        <w:numPr>
          <w:ilvl w:val="0"/>
          <w:numId w:val="257"/>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Binance</w:t>
      </w:r>
      <w:r w:rsidRPr="009C1032">
        <w:rPr>
          <w:rFonts w:ascii="Times New Roman" w:eastAsia="微软雅黑" w:hAnsi="Times New Roman" w:cs="Times New Roman"/>
          <w:sz w:val="22"/>
          <w:szCs w:val="22"/>
        </w:rPr>
        <w:t>广场</w:t>
      </w:r>
      <w:r w:rsidRPr="009C1032">
        <w:rPr>
          <w:rFonts w:ascii="Times New Roman" w:eastAsia="微软雅黑" w:hAnsi="Times New Roman" w:cs="Times New Roman"/>
          <w:sz w:val="22"/>
          <w:szCs w:val="22"/>
        </w:rPr>
        <w:t xml:space="preserve"> – </w:t>
      </w:r>
      <w:r w:rsidRPr="009C1032">
        <w:rPr>
          <w:rFonts w:ascii="Times New Roman" w:eastAsia="微软雅黑" w:hAnsi="Times New Roman" w:cs="Times New Roman"/>
          <w:sz w:val="22"/>
          <w:szCs w:val="22"/>
        </w:rPr>
        <w:t>财经</w:t>
      </w:r>
      <w:r w:rsidRPr="009C1032">
        <w:rPr>
          <w:rFonts w:ascii="Times New Roman" w:eastAsia="微软雅黑" w:hAnsi="Times New Roman" w:cs="Times New Roman"/>
          <w:sz w:val="22"/>
          <w:szCs w:val="22"/>
        </w:rPr>
        <w:t>Por</w:t>
      </w:r>
      <w:r w:rsidRPr="009C1032">
        <w:rPr>
          <w:rFonts w:ascii="Times New Roman" w:eastAsia="微软雅黑" w:hAnsi="Times New Roman" w:cs="Times New Roman"/>
          <w:sz w:val="22"/>
          <w:szCs w:val="22"/>
        </w:rPr>
        <w:t>《动态风险管理下的仓位与止盈止损策略》</w:t>
      </w:r>
    </w:p>
    <w:p w14:paraId="2111AD32" w14:textId="77777777" w:rsidR="009C1032" w:rsidRPr="009C1032" w:rsidRDefault="009C1032" w:rsidP="009C1032">
      <w:pPr>
        <w:numPr>
          <w:ilvl w:val="0"/>
          <w:numId w:val="257"/>
        </w:numPr>
        <w:rPr>
          <w:rFonts w:ascii="Times New Roman" w:eastAsia="微软雅黑" w:hAnsi="Times New Roman" w:cs="Times New Roman"/>
          <w:sz w:val="22"/>
          <w:szCs w:val="22"/>
        </w:rPr>
      </w:pPr>
      <w:proofErr w:type="gramStart"/>
      <w:r w:rsidRPr="009C1032">
        <w:rPr>
          <w:rFonts w:ascii="Times New Roman" w:eastAsia="微软雅黑" w:hAnsi="Times New Roman" w:cs="Times New Roman"/>
          <w:sz w:val="22"/>
          <w:szCs w:val="22"/>
        </w:rPr>
        <w:t>一</w:t>
      </w:r>
      <w:proofErr w:type="gramEnd"/>
      <w:r w:rsidRPr="009C1032">
        <w:rPr>
          <w:rFonts w:ascii="Times New Roman" w:eastAsia="微软雅黑" w:hAnsi="Times New Roman" w:cs="Times New Roman"/>
          <w:sz w:val="22"/>
          <w:szCs w:val="22"/>
        </w:rPr>
        <w:t>财网</w:t>
      </w:r>
      <w:r w:rsidRPr="009C1032">
        <w:rPr>
          <w:rFonts w:ascii="Times New Roman" w:eastAsia="微软雅黑" w:hAnsi="Times New Roman" w:cs="Times New Roman"/>
          <w:sz w:val="22"/>
          <w:szCs w:val="22"/>
        </w:rPr>
        <w:t xml:space="preserve"> – </w:t>
      </w:r>
      <w:r w:rsidRPr="009C1032">
        <w:rPr>
          <w:rFonts w:ascii="Times New Roman" w:eastAsia="微软雅黑" w:hAnsi="Times New Roman" w:cs="Times New Roman"/>
          <w:sz w:val="22"/>
          <w:szCs w:val="22"/>
        </w:rPr>
        <w:t>谢志红《长期底仓</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动态波段策略》</w:t>
      </w:r>
    </w:p>
    <w:p w14:paraId="3E2E2085" w14:textId="77777777" w:rsidR="009C1032" w:rsidRPr="009C1032" w:rsidRDefault="009C1032" w:rsidP="009C1032">
      <w:pPr>
        <w:numPr>
          <w:ilvl w:val="0"/>
          <w:numId w:val="257"/>
        </w:numPr>
        <w:rPr>
          <w:rFonts w:ascii="Times New Roman" w:eastAsia="微软雅黑" w:hAnsi="Times New Roman" w:cs="Times New Roman"/>
          <w:sz w:val="22"/>
          <w:szCs w:val="22"/>
        </w:rPr>
      </w:pPr>
      <w:proofErr w:type="spellStart"/>
      <w:r w:rsidRPr="009C1032">
        <w:rPr>
          <w:rFonts w:ascii="Times New Roman" w:eastAsia="微软雅黑" w:hAnsi="Times New Roman" w:cs="Times New Roman"/>
          <w:sz w:val="22"/>
          <w:szCs w:val="22"/>
        </w:rPr>
        <w:t>TradingView</w:t>
      </w:r>
      <w:proofErr w:type="spellEnd"/>
      <w:r w:rsidRPr="009C1032">
        <w:rPr>
          <w:rFonts w:ascii="Times New Roman" w:eastAsia="微软雅黑" w:hAnsi="Times New Roman" w:cs="Times New Roman"/>
          <w:sz w:val="22"/>
          <w:szCs w:val="22"/>
        </w:rPr>
        <w:t>用户分享</w:t>
      </w:r>
      <w:r w:rsidRPr="009C1032">
        <w:rPr>
          <w:rFonts w:ascii="Times New Roman" w:eastAsia="微软雅黑" w:hAnsi="Times New Roman" w:cs="Times New Roman"/>
          <w:sz w:val="22"/>
          <w:szCs w:val="22"/>
        </w:rPr>
        <w:t xml:space="preserve"> – </w:t>
      </w:r>
      <w:r w:rsidRPr="009C1032">
        <w:rPr>
          <w:rFonts w:ascii="Times New Roman" w:eastAsia="微软雅黑" w:hAnsi="Times New Roman" w:cs="Times New Roman"/>
          <w:i/>
          <w:iCs/>
          <w:sz w:val="22"/>
          <w:szCs w:val="22"/>
        </w:rPr>
        <w:t>20 EMA</w:t>
      </w:r>
      <w:r w:rsidRPr="009C1032">
        <w:rPr>
          <w:rFonts w:ascii="Times New Roman" w:eastAsia="微软雅黑" w:hAnsi="Times New Roman" w:cs="Times New Roman"/>
          <w:i/>
          <w:iCs/>
          <w:sz w:val="22"/>
          <w:szCs w:val="22"/>
        </w:rPr>
        <w:t>趋势分析与操作策略</w:t>
      </w:r>
    </w:p>
    <w:p w14:paraId="0AA2617E" w14:textId="77777777" w:rsidR="009C1032" w:rsidRPr="009C1032" w:rsidRDefault="009C1032" w:rsidP="009C1032">
      <w:pPr>
        <w:numPr>
          <w:ilvl w:val="0"/>
          <w:numId w:val="257"/>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lastRenderedPageBreak/>
        <w:t>FX168</w:t>
      </w:r>
      <w:r w:rsidRPr="009C1032">
        <w:rPr>
          <w:rFonts w:ascii="Times New Roman" w:eastAsia="微软雅黑" w:hAnsi="Times New Roman" w:cs="Times New Roman"/>
          <w:sz w:val="22"/>
          <w:szCs w:val="22"/>
        </w:rPr>
        <w:t>财经《</w:t>
      </w:r>
      <w:r w:rsidRPr="009C1032">
        <w:rPr>
          <w:rFonts w:ascii="Times New Roman" w:eastAsia="微软雅黑" w:hAnsi="Times New Roman" w:cs="Times New Roman"/>
          <w:sz w:val="22"/>
          <w:szCs w:val="22"/>
        </w:rPr>
        <w:t>EMA</w:t>
      </w:r>
      <w:r w:rsidRPr="009C1032">
        <w:rPr>
          <w:rFonts w:ascii="Times New Roman" w:eastAsia="微软雅黑" w:hAnsi="Times New Roman" w:cs="Times New Roman"/>
          <w:sz w:val="22"/>
          <w:szCs w:val="22"/>
        </w:rPr>
        <w:t>在趋势判断中的应用（富途牛牛）》</w:t>
      </w:r>
    </w:p>
    <w:p w14:paraId="1282C3B7" w14:textId="77777777" w:rsidR="009C1032" w:rsidRPr="009C1032" w:rsidRDefault="009C1032" w:rsidP="009C1032">
      <w:pPr>
        <w:numPr>
          <w:ilvl w:val="0"/>
          <w:numId w:val="257"/>
        </w:numPr>
        <w:rPr>
          <w:rFonts w:ascii="Times New Roman" w:eastAsia="微软雅黑" w:hAnsi="Times New Roman" w:cs="Times New Roman"/>
          <w:sz w:val="22"/>
          <w:szCs w:val="22"/>
        </w:rPr>
      </w:pPr>
      <w:proofErr w:type="spellStart"/>
      <w:r w:rsidRPr="009C1032">
        <w:rPr>
          <w:rFonts w:ascii="Times New Roman" w:eastAsia="微软雅黑" w:hAnsi="Times New Roman" w:cs="Times New Roman"/>
          <w:sz w:val="22"/>
          <w:szCs w:val="22"/>
        </w:rPr>
        <w:t>Bilibili</w:t>
      </w:r>
      <w:proofErr w:type="spellEnd"/>
      <w:r w:rsidRPr="009C1032">
        <w:rPr>
          <w:rFonts w:ascii="Times New Roman" w:eastAsia="微软雅黑" w:hAnsi="Times New Roman" w:cs="Times New Roman"/>
          <w:sz w:val="22"/>
          <w:szCs w:val="22"/>
        </w:rPr>
        <w:t>长牛笔记《交易日志</w:t>
      </w:r>
      <w:r w:rsidRPr="009C1032">
        <w:rPr>
          <w:rFonts w:ascii="Times New Roman" w:eastAsia="微软雅黑" w:hAnsi="Times New Roman" w:cs="Times New Roman"/>
          <w:sz w:val="22"/>
          <w:szCs w:val="22"/>
        </w:rPr>
        <w:t>Excel</w:t>
      </w:r>
      <w:r w:rsidRPr="009C1032">
        <w:rPr>
          <w:rFonts w:ascii="Times New Roman" w:eastAsia="微软雅黑" w:hAnsi="Times New Roman" w:cs="Times New Roman"/>
          <w:sz w:val="22"/>
          <w:szCs w:val="22"/>
        </w:rPr>
        <w:t>模板介绍》</w:t>
      </w:r>
    </w:p>
    <w:p w14:paraId="3D9B0C03" w14:textId="77777777" w:rsidR="009C1032" w:rsidRPr="009C1032" w:rsidRDefault="009C1032" w:rsidP="009C1032">
      <w:pPr>
        <w:numPr>
          <w:ilvl w:val="0"/>
          <w:numId w:val="257"/>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新浪财经《美股暴跌私募大佬的反思》（情绪化交易案例）</w:t>
      </w:r>
    </w:p>
    <w:p w14:paraId="0028A257" w14:textId="77777777" w:rsidR="009C1032" w:rsidRPr="009C1032" w:rsidRDefault="009C1032" w:rsidP="009C1032">
      <w:pPr>
        <w:numPr>
          <w:ilvl w:val="0"/>
          <w:numId w:val="257"/>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新浪财经《交易心理学：控制恐惧情绪，实现成功交易》</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提到恐惧导致错失机会</w:t>
      </w:r>
      <w:r w:rsidRPr="009C1032">
        <w:rPr>
          <w:rFonts w:ascii="Times New Roman" w:eastAsia="微软雅黑" w:hAnsi="Times New Roman" w:cs="Times New Roman"/>
          <w:sz w:val="22"/>
          <w:szCs w:val="22"/>
        </w:rPr>
        <w:t>)</w:t>
      </w:r>
    </w:p>
    <w:p w14:paraId="31E88F84" w14:textId="77777777" w:rsidR="009C1032" w:rsidRPr="009C1032" w:rsidRDefault="009C1032" w:rsidP="009C1032">
      <w:pPr>
        <w:numPr>
          <w:ilvl w:val="0"/>
          <w:numId w:val="257"/>
        </w:numPr>
        <w:rPr>
          <w:rFonts w:ascii="Times New Roman" w:eastAsia="微软雅黑" w:hAnsi="Times New Roman" w:cs="Times New Roman"/>
          <w:sz w:val="22"/>
          <w:szCs w:val="22"/>
        </w:rPr>
      </w:pPr>
      <w:r w:rsidRPr="009C1032">
        <w:rPr>
          <w:rFonts w:ascii="Times New Roman" w:eastAsia="微软雅黑" w:hAnsi="Times New Roman" w:cs="Times New Roman"/>
          <w:sz w:val="22"/>
          <w:szCs w:val="22"/>
        </w:rPr>
        <w:t>华尔街见闻《</w:t>
      </w:r>
      <w:r w:rsidRPr="009C1032">
        <w:rPr>
          <w:rFonts w:ascii="Times New Roman" w:eastAsia="微软雅黑" w:hAnsi="Times New Roman" w:cs="Times New Roman"/>
          <w:sz w:val="22"/>
          <w:szCs w:val="22"/>
        </w:rPr>
        <w:t>“00</w:t>
      </w:r>
      <w:r w:rsidRPr="009C1032">
        <w:rPr>
          <w:rFonts w:ascii="Times New Roman" w:eastAsia="微软雅黑" w:hAnsi="Times New Roman" w:cs="Times New Roman"/>
          <w:sz w:val="22"/>
          <w:szCs w:val="22"/>
        </w:rPr>
        <w:t>后</w:t>
      </w:r>
      <w:r w:rsidRPr="009C1032">
        <w:rPr>
          <w:rFonts w:ascii="Times New Roman" w:eastAsia="微软雅黑" w:hAnsi="Times New Roman" w:cs="Times New Roman"/>
          <w:sz w:val="22"/>
          <w:szCs w:val="22"/>
        </w:rPr>
        <w:t>”</w:t>
      </w:r>
      <w:r w:rsidRPr="009C1032">
        <w:rPr>
          <w:rFonts w:ascii="Times New Roman" w:eastAsia="微软雅黑" w:hAnsi="Times New Roman" w:cs="Times New Roman"/>
          <w:sz w:val="22"/>
          <w:szCs w:val="22"/>
        </w:rPr>
        <w:t>投资者勇闯</w:t>
      </w:r>
      <w:r w:rsidRPr="009C1032">
        <w:rPr>
          <w:rFonts w:ascii="Times New Roman" w:eastAsia="微软雅黑" w:hAnsi="Times New Roman" w:cs="Times New Roman"/>
          <w:sz w:val="22"/>
          <w:szCs w:val="22"/>
        </w:rPr>
        <w:t>A</w:t>
      </w:r>
      <w:r w:rsidRPr="009C1032">
        <w:rPr>
          <w:rFonts w:ascii="Times New Roman" w:eastAsia="微软雅黑" w:hAnsi="Times New Roman" w:cs="Times New Roman"/>
          <w:sz w:val="22"/>
          <w:szCs w:val="22"/>
        </w:rPr>
        <w:t>股》</w:t>
      </w:r>
      <w:r w:rsidRPr="009C1032">
        <w:rPr>
          <w:rFonts w:ascii="Times New Roman" w:eastAsia="微软雅黑" w:hAnsi="Times New Roman" w:cs="Times New Roman"/>
          <w:sz w:val="22"/>
          <w:szCs w:val="22"/>
        </w:rPr>
        <w:t xml:space="preserve"> (</w:t>
      </w:r>
      <w:r w:rsidRPr="009C1032">
        <w:rPr>
          <w:rFonts w:ascii="Times New Roman" w:eastAsia="微软雅黑" w:hAnsi="Times New Roman" w:cs="Times New Roman"/>
          <w:sz w:val="22"/>
          <w:szCs w:val="22"/>
        </w:rPr>
        <w:t>提到</w:t>
      </w:r>
      <w:r w:rsidRPr="009C1032">
        <w:rPr>
          <w:rFonts w:ascii="Times New Roman" w:eastAsia="微软雅黑" w:hAnsi="Times New Roman" w:cs="Times New Roman"/>
          <w:b/>
          <w:bCs/>
          <w:sz w:val="22"/>
          <w:szCs w:val="22"/>
        </w:rPr>
        <w:t>情绪管理</w:t>
      </w:r>
      <w:r w:rsidRPr="009C1032">
        <w:rPr>
          <w:rFonts w:ascii="Times New Roman" w:eastAsia="微软雅黑" w:hAnsi="Times New Roman" w:cs="Times New Roman"/>
          <w:sz w:val="22"/>
          <w:szCs w:val="22"/>
        </w:rPr>
        <w:t>对于新生代投资者的重要性</w:t>
      </w:r>
      <w:r w:rsidRPr="009C1032">
        <w:rPr>
          <w:rFonts w:ascii="Times New Roman" w:eastAsia="微软雅黑" w:hAnsi="Times New Roman" w:cs="Times New Roman"/>
          <w:sz w:val="22"/>
          <w:szCs w:val="22"/>
        </w:rPr>
        <w:t>) (</w:t>
      </w:r>
      <w:r w:rsidRPr="009C1032">
        <w:rPr>
          <w:rFonts w:ascii="Times New Roman" w:eastAsia="微软雅黑" w:hAnsi="Times New Roman" w:cs="Times New Roman"/>
          <w:sz w:val="22"/>
          <w:szCs w:val="22"/>
        </w:rPr>
        <w:t>情绪、自律</w:t>
      </w:r>
      <w:r w:rsidRPr="009C1032">
        <w:rPr>
          <w:rFonts w:ascii="Times New Roman" w:eastAsia="微软雅黑" w:hAnsi="Times New Roman" w:cs="Times New Roman"/>
          <w:sz w:val="22"/>
          <w:szCs w:val="22"/>
        </w:rPr>
        <w:t>)</w:t>
      </w:r>
    </w:p>
    <w:p w14:paraId="36C55D29" w14:textId="77777777" w:rsidR="009C1032" w:rsidRDefault="009C1032" w:rsidP="00832CE4">
      <w:pPr>
        <w:rPr>
          <w:rFonts w:ascii="Times New Roman" w:eastAsia="微软雅黑" w:hAnsi="Times New Roman" w:cs="Times New Roman"/>
          <w:sz w:val="22"/>
          <w:szCs w:val="22"/>
        </w:rPr>
      </w:pPr>
    </w:p>
    <w:p w14:paraId="1277F930" w14:textId="77777777" w:rsidR="0068214D" w:rsidRDefault="0068214D" w:rsidP="00832CE4">
      <w:pPr>
        <w:rPr>
          <w:rFonts w:ascii="Times New Roman" w:eastAsia="微软雅黑" w:hAnsi="Times New Roman" w:cs="Times New Roman"/>
          <w:sz w:val="22"/>
          <w:szCs w:val="22"/>
        </w:rPr>
      </w:pPr>
    </w:p>
    <w:p w14:paraId="4068AABF" w14:textId="77777777" w:rsidR="0068214D" w:rsidRDefault="0068214D" w:rsidP="00832CE4">
      <w:pPr>
        <w:rPr>
          <w:rFonts w:ascii="Times New Roman" w:eastAsia="微软雅黑" w:hAnsi="Times New Roman" w:cs="Times New Roman"/>
          <w:sz w:val="22"/>
          <w:szCs w:val="22"/>
        </w:rPr>
      </w:pPr>
    </w:p>
    <w:p w14:paraId="50362172" w14:textId="77777777" w:rsidR="0068214D" w:rsidRDefault="0068214D" w:rsidP="00832CE4">
      <w:pPr>
        <w:rPr>
          <w:rFonts w:ascii="Times New Roman" w:eastAsia="微软雅黑" w:hAnsi="Times New Roman" w:cs="Times New Roman"/>
          <w:sz w:val="22"/>
          <w:szCs w:val="22"/>
        </w:rPr>
      </w:pPr>
    </w:p>
    <w:p w14:paraId="78E82D47" w14:textId="77777777" w:rsidR="0068214D" w:rsidRDefault="0068214D" w:rsidP="00832CE4">
      <w:pPr>
        <w:rPr>
          <w:rFonts w:ascii="Times New Roman" w:eastAsia="微软雅黑" w:hAnsi="Times New Roman" w:cs="Times New Roman"/>
          <w:sz w:val="22"/>
          <w:szCs w:val="22"/>
        </w:rPr>
      </w:pPr>
    </w:p>
    <w:p w14:paraId="5FE14FFC" w14:textId="77777777" w:rsidR="0068214D" w:rsidRDefault="0068214D" w:rsidP="00832CE4">
      <w:pPr>
        <w:rPr>
          <w:rFonts w:ascii="Times New Roman" w:eastAsia="微软雅黑" w:hAnsi="Times New Roman" w:cs="Times New Roman"/>
          <w:sz w:val="22"/>
          <w:szCs w:val="22"/>
        </w:rPr>
      </w:pPr>
    </w:p>
    <w:p w14:paraId="1303553D" w14:textId="77777777" w:rsidR="0068214D" w:rsidRDefault="0068214D" w:rsidP="00832CE4">
      <w:pPr>
        <w:rPr>
          <w:rFonts w:ascii="Times New Roman" w:eastAsia="微软雅黑" w:hAnsi="Times New Roman" w:cs="Times New Roman"/>
          <w:sz w:val="22"/>
          <w:szCs w:val="22"/>
        </w:rPr>
      </w:pPr>
    </w:p>
    <w:p w14:paraId="6D1FBEAE" w14:textId="77777777" w:rsidR="001538EA" w:rsidRDefault="001538EA" w:rsidP="00832CE4">
      <w:pPr>
        <w:rPr>
          <w:rFonts w:ascii="Times New Roman" w:eastAsia="微软雅黑" w:hAnsi="Times New Roman" w:cs="Times New Roman"/>
          <w:sz w:val="22"/>
          <w:szCs w:val="22"/>
        </w:rPr>
      </w:pPr>
    </w:p>
    <w:p w14:paraId="24C5C415" w14:textId="77777777" w:rsidR="001538EA" w:rsidRDefault="001538EA" w:rsidP="00832CE4">
      <w:pPr>
        <w:rPr>
          <w:rFonts w:ascii="Times New Roman" w:eastAsia="微软雅黑" w:hAnsi="Times New Roman" w:cs="Times New Roman"/>
          <w:sz w:val="22"/>
          <w:szCs w:val="22"/>
        </w:rPr>
      </w:pPr>
    </w:p>
    <w:p w14:paraId="6C0B5C8A" w14:textId="77777777" w:rsidR="001538EA" w:rsidRPr="00832CE4" w:rsidRDefault="001538EA" w:rsidP="00832CE4">
      <w:pPr>
        <w:rPr>
          <w:rFonts w:ascii="Times New Roman" w:eastAsia="微软雅黑" w:hAnsi="Times New Roman" w:cs="Times New Roman"/>
          <w:sz w:val="22"/>
          <w:szCs w:val="22"/>
        </w:rPr>
      </w:pPr>
    </w:p>
    <w:p w14:paraId="5ED9AC78"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市场整体表现：在上述宏观背景下，美股在</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年第一季度经历了一个先扬后抑的过程。年初受新总统推出的减税和放松监管预期刺激，股市一度延续了上一年年底的涨势。然而</w:t>
      </w:r>
      <w:r w:rsidRPr="00832CE4">
        <w:rPr>
          <w:rFonts w:ascii="Times New Roman" w:eastAsia="微软雅黑" w:hAnsi="Times New Roman" w:cs="Times New Roman"/>
          <w:b/>
          <w:bCs/>
          <w:sz w:val="22"/>
          <w:szCs w:val="22"/>
        </w:rPr>
        <w:t>2</w:t>
      </w:r>
      <w:r w:rsidRPr="00832CE4">
        <w:rPr>
          <w:rFonts w:ascii="Times New Roman" w:eastAsia="微软雅黑" w:hAnsi="Times New Roman" w:cs="Times New Roman"/>
          <w:b/>
          <w:bCs/>
          <w:sz w:val="22"/>
          <w:szCs w:val="22"/>
        </w:rPr>
        <w:t>月中旬标普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指数触及历史高点约</w:t>
      </w:r>
      <w:r w:rsidRPr="00832CE4">
        <w:rPr>
          <w:rFonts w:ascii="Times New Roman" w:eastAsia="微软雅黑" w:hAnsi="Times New Roman" w:cs="Times New Roman"/>
          <w:b/>
          <w:bCs/>
          <w:sz w:val="22"/>
          <w:szCs w:val="22"/>
        </w:rPr>
        <w:t>6147</w:t>
      </w:r>
      <w:r w:rsidRPr="00832CE4">
        <w:rPr>
          <w:rFonts w:ascii="Times New Roman" w:eastAsia="微软雅黑" w:hAnsi="Times New Roman" w:cs="Times New Roman"/>
          <w:b/>
          <w:bCs/>
          <w:sz w:val="22"/>
          <w:szCs w:val="22"/>
        </w:rPr>
        <w:t>点后，市场情绪骤然逆转，</w:t>
      </w:r>
      <w:r w:rsidRPr="00832CE4">
        <w:rPr>
          <w:rFonts w:ascii="Times New Roman" w:eastAsia="微软雅黑" w:hAnsi="Times New Roman" w:cs="Times New Roman"/>
          <w:b/>
          <w:bCs/>
          <w:sz w:val="22"/>
          <w:szCs w:val="22"/>
        </w:rPr>
        <w:t>3</w:t>
      </w:r>
      <w:r w:rsidRPr="00832CE4">
        <w:rPr>
          <w:rFonts w:ascii="Times New Roman" w:eastAsia="微软雅黑" w:hAnsi="Times New Roman" w:cs="Times New Roman"/>
          <w:b/>
          <w:bCs/>
          <w:sz w:val="22"/>
          <w:szCs w:val="22"/>
        </w:rPr>
        <w:t>月出现连续抛售</w:t>
      </w:r>
      <w:r w:rsidRPr="00832CE4">
        <w:rPr>
          <w:rFonts w:ascii="Times New Roman" w:eastAsia="微软雅黑" w:hAnsi="Times New Roman" w:cs="Times New Roman"/>
          <w:b/>
          <w:bCs/>
          <w:sz w:val="22"/>
          <w:szCs w:val="22"/>
        </w:rPr>
        <w:t xml:space="preserve"> (</w:t>
      </w:r>
      <w:hyperlink r:id="rId129" w:anchor=":~:text=Stocks%20sold%20off%20hard%20over,back%20half%20of%20last%20week" w:history="1">
        <w:r w:rsidRPr="00832CE4">
          <w:rPr>
            <w:rStyle w:val="af0"/>
            <w:rFonts w:ascii="Times New Roman" w:eastAsia="微软雅黑" w:hAnsi="Times New Roman" w:cs="Times New Roman"/>
            <w:b/>
            <w:bCs/>
            <w:sz w:val="22"/>
            <w:szCs w:val="22"/>
          </w:rPr>
          <w:t>Week of March 31, 2025 - Allio | Personalized Macro Investing for Evolving Markets</w:t>
        </w:r>
      </w:hyperlink>
      <w:r w:rsidRPr="00832CE4">
        <w:rPr>
          <w:rFonts w:ascii="Times New Roman" w:eastAsia="微软雅黑" w:hAnsi="Times New Roman" w:cs="Times New Roman"/>
          <w:b/>
          <w:bCs/>
          <w:sz w:val="22"/>
          <w:szCs w:val="22"/>
        </w:rPr>
        <w:t>) (</w:t>
      </w:r>
      <w:hyperlink r:id="rId130" w:anchor=":~:text=,quarterly%20performance%20since%20September%202022" w:history="1">
        <w:r w:rsidRPr="00832CE4">
          <w:rPr>
            <w:rStyle w:val="af0"/>
            <w:rFonts w:ascii="Times New Roman" w:eastAsia="微软雅黑" w:hAnsi="Times New Roman" w:cs="Times New Roman"/>
            <w:b/>
            <w:bCs/>
            <w:sz w:val="22"/>
            <w:szCs w:val="22"/>
          </w:rPr>
          <w:t>Week of March 31, 2025 - Allio | Personalized Macro Investing for Evolving Markets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。整个一季度标普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呈现自</w:t>
      </w:r>
      <w:r w:rsidRPr="00832CE4">
        <w:rPr>
          <w:rFonts w:ascii="Times New Roman" w:eastAsia="微软雅黑" w:hAnsi="Times New Roman" w:cs="Times New Roman"/>
          <w:b/>
          <w:bCs/>
          <w:sz w:val="22"/>
          <w:szCs w:val="22"/>
        </w:rPr>
        <w:t>2022</w:t>
      </w:r>
      <w:r w:rsidRPr="00832CE4">
        <w:rPr>
          <w:rFonts w:ascii="Times New Roman" w:eastAsia="微软雅黑" w:hAnsi="Times New Roman" w:cs="Times New Roman"/>
          <w:b/>
          <w:bCs/>
          <w:sz w:val="22"/>
          <w:szCs w:val="22"/>
        </w:rPr>
        <w:t>年第三季度以来最差的季度表现</w:t>
      </w:r>
      <w:r w:rsidRPr="00832CE4">
        <w:rPr>
          <w:rFonts w:ascii="Times New Roman" w:eastAsia="微软雅黑" w:hAnsi="Times New Roman" w:cs="Times New Roman"/>
          <w:sz w:val="22"/>
          <w:szCs w:val="22"/>
        </w:rPr>
        <w:t>，截至</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月末累计下跌约</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，较</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月高点回调接近</w:t>
      </w:r>
      <w:r w:rsidRPr="00832CE4">
        <w:rPr>
          <w:rFonts w:ascii="Times New Roman" w:eastAsia="微软雅黑" w:hAnsi="Times New Roman" w:cs="Times New Roman"/>
          <w:sz w:val="22"/>
          <w:szCs w:val="22"/>
        </w:rPr>
        <w:t>10% (</w:t>
      </w:r>
      <w:hyperlink r:id="rId131" w:anchor=":~:text=Stocks%20sold%20off%20hard%20over,back%20half%20of%20last%20week"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132" w:anchor=":~:text=The%20recent%20trading%20behavior%20solidifies,a%20resistance%20level%20for%20stocks"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资金流向</w:t>
      </w:r>
      <w:r w:rsidRPr="00832CE4">
        <w:rPr>
          <w:rFonts w:ascii="Times New Roman" w:eastAsia="微软雅黑" w:hAnsi="Times New Roman" w:cs="Times New Roman"/>
          <w:sz w:val="22"/>
          <w:szCs w:val="22"/>
        </w:rPr>
        <w:t>方面，投资者在一季度逐渐从股票转向债券寻求避风港。</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月份美国固定收益基金大举吸引资金净流入</w:t>
      </w:r>
      <w:r w:rsidRPr="00832CE4">
        <w:rPr>
          <w:rFonts w:ascii="Times New Roman" w:eastAsia="微软雅黑" w:hAnsi="Times New Roman" w:cs="Times New Roman"/>
          <w:sz w:val="22"/>
          <w:szCs w:val="22"/>
        </w:rPr>
        <w:t>454</w:t>
      </w:r>
      <w:r w:rsidRPr="00832CE4">
        <w:rPr>
          <w:rFonts w:ascii="Times New Roman" w:eastAsia="微软雅黑" w:hAnsi="Times New Roman" w:cs="Times New Roman"/>
          <w:sz w:val="22"/>
          <w:szCs w:val="22"/>
        </w:rPr>
        <w:t>亿美元，而货币市场基金仅流入</w:t>
      </w:r>
      <w:r w:rsidRPr="00832CE4">
        <w:rPr>
          <w:rFonts w:ascii="Times New Roman" w:eastAsia="微软雅黑" w:hAnsi="Times New Roman" w:cs="Times New Roman"/>
          <w:sz w:val="22"/>
          <w:szCs w:val="22"/>
        </w:rPr>
        <w:t>100</w:t>
      </w:r>
      <w:r w:rsidRPr="00832CE4">
        <w:rPr>
          <w:rFonts w:ascii="Times New Roman" w:eastAsia="微软雅黑" w:hAnsi="Times New Roman" w:cs="Times New Roman"/>
          <w:sz w:val="22"/>
          <w:szCs w:val="22"/>
        </w:rPr>
        <w:t>亿美元</w:t>
      </w:r>
      <w:r w:rsidRPr="00832CE4">
        <w:rPr>
          <w:rFonts w:ascii="Times New Roman" w:eastAsia="微软雅黑" w:hAnsi="Times New Roman" w:cs="Times New Roman"/>
          <w:sz w:val="22"/>
          <w:szCs w:val="22"/>
        </w:rPr>
        <w:t xml:space="preserve"> (</w:t>
      </w:r>
      <w:hyperlink r:id="rId133" w:anchor=":~:text=In%20January%202025%2C%20US%20fixed,over%20the%20prior%2010%20years" w:history="1">
        <w:r w:rsidRPr="00832CE4">
          <w:rPr>
            <w:rStyle w:val="af0"/>
            <w:rFonts w:ascii="Times New Roman" w:eastAsia="微软雅黑" w:hAnsi="Times New Roman" w:cs="Times New Roman"/>
            <w:sz w:val="22"/>
            <w:szCs w:val="22"/>
          </w:rPr>
          <w:t>Is the January effect in US fixed income a myth or a market reality? | LSEG</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。进入</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月，这一趋势更加明显：债券类</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单周净吸引数十亿美元资金，而同期股票类</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却出现约</w:t>
      </w:r>
      <w:r w:rsidRPr="00832CE4">
        <w:rPr>
          <w:rFonts w:ascii="Times New Roman" w:eastAsia="微软雅黑" w:hAnsi="Times New Roman" w:cs="Times New Roman"/>
          <w:sz w:val="22"/>
          <w:szCs w:val="22"/>
        </w:rPr>
        <w:t>41</w:t>
      </w:r>
      <w:r w:rsidRPr="00832CE4">
        <w:rPr>
          <w:rFonts w:ascii="Times New Roman" w:eastAsia="微软雅黑" w:hAnsi="Times New Roman" w:cs="Times New Roman"/>
          <w:sz w:val="22"/>
          <w:szCs w:val="22"/>
        </w:rPr>
        <w:t>亿美元的净流出，显示出投资者风险偏好下降</w:t>
      </w:r>
      <w:r w:rsidRPr="00832CE4">
        <w:rPr>
          <w:rFonts w:ascii="Times New Roman" w:eastAsia="微软雅黑" w:hAnsi="Times New Roman" w:cs="Times New Roman"/>
          <w:sz w:val="22"/>
          <w:szCs w:val="22"/>
        </w:rPr>
        <w:t xml:space="preserve"> (</w:t>
      </w:r>
      <w:hyperlink r:id="rId134" w:anchor=":~:text=March%20has%20been%20different%2C%20with,shift%20in%20ETF%20flows" w:history="1">
        <w:r w:rsidRPr="00832CE4">
          <w:rPr>
            <w:rStyle w:val="af0"/>
            <w:rFonts w:ascii="Times New Roman" w:eastAsia="微软雅黑" w:hAnsi="Times New Roman" w:cs="Times New Roman"/>
            <w:sz w:val="22"/>
            <w:szCs w:val="22"/>
          </w:rPr>
          <w:t xml:space="preserve">Bonds Take the Lead Over Stocks </w:t>
        </w:r>
        <w:r w:rsidRPr="00832CE4">
          <w:rPr>
            <w:rStyle w:val="af0"/>
            <w:rFonts w:ascii="Times New Roman" w:eastAsia="微软雅黑" w:hAnsi="Times New Roman" w:cs="Times New Roman"/>
            <w:sz w:val="22"/>
            <w:szCs w:val="22"/>
          </w:rPr>
          <w:lastRenderedPageBreak/>
          <w:t>in 2025 | Morningstar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市场情绪</w:t>
      </w:r>
      <w:r w:rsidRPr="00832CE4">
        <w:rPr>
          <w:rFonts w:ascii="Times New Roman" w:eastAsia="微软雅黑" w:hAnsi="Times New Roman" w:cs="Times New Roman"/>
          <w:sz w:val="22"/>
          <w:szCs w:val="22"/>
        </w:rPr>
        <w:t>转为谨慎恐慌：衡量恐惧情绪的波动率指数</w:t>
      </w:r>
      <w:r w:rsidRPr="00832CE4">
        <w:rPr>
          <w:rFonts w:ascii="Times New Roman" w:eastAsia="微软雅黑" w:hAnsi="Times New Roman" w:cs="Times New Roman"/>
          <w:sz w:val="22"/>
          <w:szCs w:val="22"/>
        </w:rPr>
        <w:t>VIX</w:t>
      </w:r>
      <w:r w:rsidRPr="00832CE4">
        <w:rPr>
          <w:rFonts w:ascii="Times New Roman" w:eastAsia="微软雅黑" w:hAnsi="Times New Roman" w:cs="Times New Roman"/>
          <w:sz w:val="22"/>
          <w:szCs w:val="22"/>
        </w:rPr>
        <w:t>在</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月底升至</w:t>
      </w:r>
      <w:r w:rsidRPr="00832CE4">
        <w:rPr>
          <w:rFonts w:ascii="Times New Roman" w:eastAsia="微软雅黑" w:hAnsi="Times New Roman" w:cs="Times New Roman"/>
          <w:sz w:val="22"/>
          <w:szCs w:val="22"/>
        </w:rPr>
        <w:t>21</w:t>
      </w:r>
      <w:r w:rsidRPr="00832CE4">
        <w:rPr>
          <w:rFonts w:ascii="Times New Roman" w:eastAsia="微软雅黑" w:hAnsi="Times New Roman" w:cs="Times New Roman"/>
          <w:sz w:val="22"/>
          <w:szCs w:val="22"/>
        </w:rPr>
        <w:t>以上，为半年多来高位</w:t>
      </w:r>
      <w:r w:rsidRPr="00832CE4">
        <w:rPr>
          <w:rFonts w:ascii="Times New Roman" w:eastAsia="微软雅黑" w:hAnsi="Times New Roman" w:cs="Times New Roman"/>
          <w:sz w:val="22"/>
          <w:szCs w:val="22"/>
        </w:rPr>
        <w:t xml:space="preserve"> (</w:t>
      </w:r>
      <w:hyperlink r:id="rId135" w:anchor=":~:text=The%20VIX%20settled%20the%20week,high%20notched%20on%20February%2019"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。密歇根大学消费者信心指数也降至</w:t>
      </w:r>
      <w:r w:rsidRPr="00832CE4">
        <w:rPr>
          <w:rFonts w:ascii="Times New Roman" w:eastAsia="微软雅黑" w:hAnsi="Times New Roman" w:cs="Times New Roman"/>
          <w:sz w:val="22"/>
          <w:szCs w:val="22"/>
        </w:rPr>
        <w:t>2022</w:t>
      </w:r>
      <w:r w:rsidRPr="00832CE4">
        <w:rPr>
          <w:rFonts w:ascii="Times New Roman" w:eastAsia="微软雅黑" w:hAnsi="Times New Roman" w:cs="Times New Roman"/>
          <w:sz w:val="22"/>
          <w:szCs w:val="22"/>
        </w:rPr>
        <w:t>年</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月以来最低点，表明经济前景的不安情绪在累积</w:t>
      </w:r>
      <w:r w:rsidRPr="00832CE4">
        <w:rPr>
          <w:rFonts w:ascii="Times New Roman" w:eastAsia="微软雅黑" w:hAnsi="Times New Roman" w:cs="Times New Roman"/>
          <w:sz w:val="22"/>
          <w:szCs w:val="22"/>
        </w:rPr>
        <w:t xml:space="preserve"> (</w:t>
      </w:r>
      <w:hyperlink r:id="rId136" w:anchor=":~:text=%2A%20The%20s,made%20the%20media%20rounds"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5FBA5C2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估值与技术走势：由于</w:t>
      </w:r>
      <w:r w:rsidRPr="00832CE4">
        <w:rPr>
          <w:rFonts w:ascii="Times New Roman" w:eastAsia="微软雅黑" w:hAnsi="Times New Roman" w:cs="Times New Roman"/>
          <w:b/>
          <w:bCs/>
          <w:sz w:val="22"/>
          <w:szCs w:val="22"/>
        </w:rPr>
        <w:t>2024</w:t>
      </w:r>
      <w:r w:rsidRPr="00832CE4">
        <w:rPr>
          <w:rFonts w:ascii="Times New Roman" w:eastAsia="微软雅黑" w:hAnsi="Times New Roman" w:cs="Times New Roman"/>
          <w:b/>
          <w:bCs/>
          <w:sz w:val="22"/>
          <w:szCs w:val="22"/>
        </w:rPr>
        <w:t>年美股大幅上涨，进入</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年时整体估值处于历史偏高水平，标普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的前瞻市盈率远高于长期均值</w:t>
      </w:r>
      <w:r w:rsidRPr="00832CE4">
        <w:rPr>
          <w:rFonts w:ascii="Times New Roman" w:eastAsia="微软雅黑" w:hAnsi="Times New Roman" w:cs="Times New Roman"/>
          <w:b/>
          <w:bCs/>
          <w:sz w:val="22"/>
          <w:szCs w:val="22"/>
        </w:rPr>
        <w:t xml:space="preserve"> (</w:t>
      </w:r>
      <w:hyperlink r:id="rId137" w:anchor=":~:text=communications%20sectors%2C%20continued%20to%20outperform%2C,remained%20below%20their%20historical%20average" w:history="1">
        <w:r w:rsidRPr="00832CE4">
          <w:rPr>
            <w:rStyle w:val="af0"/>
            <w:rFonts w:ascii="Times New Roman" w:eastAsia="微软雅黑" w:hAnsi="Times New Roman" w:cs="Times New Roman"/>
            <w:b/>
            <w:bCs/>
            <w:sz w:val="22"/>
            <w:szCs w:val="22"/>
          </w:rPr>
          <w:t>Economic outlook: First quarter 2025</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。一季度股价回调使得估值略有消化，但盈利增长</w:t>
      </w:r>
      <w:r w:rsidRPr="00832CE4">
        <w:rPr>
          <w:rFonts w:ascii="Times New Roman" w:eastAsia="微软雅黑" w:hAnsi="Times New Roman" w:cs="Times New Roman"/>
          <w:sz w:val="22"/>
          <w:szCs w:val="22"/>
        </w:rPr>
        <w:t>仍需跟上才能支撑当前水平。分析师预计</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盈利将增长约</w:t>
      </w:r>
      <w:r w:rsidRPr="00832CE4">
        <w:rPr>
          <w:rFonts w:ascii="Times New Roman" w:eastAsia="微软雅黑" w:hAnsi="Times New Roman" w:cs="Times New Roman"/>
          <w:sz w:val="22"/>
          <w:szCs w:val="22"/>
        </w:rPr>
        <w:t>11% (</w:t>
      </w:r>
      <w:hyperlink r:id="rId138" w:anchor=":~:text=On%20Monday%2C%20Morgan%20Stanley%20also,business%20cycle%20indicators%20improve%20furthe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139" w:anchor=":~:text=,the%20brokerage%20said"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，这成为支撑高估值的关键。技术面上，一季度后半段的下跌使标普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和纳斯达克指数相继跌破了重要的</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日均线支撑，并数次反弹未果，使</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日均线转而成为上方阻力</w:t>
      </w:r>
      <w:r w:rsidRPr="00832CE4">
        <w:rPr>
          <w:rFonts w:ascii="Times New Roman" w:eastAsia="微软雅黑" w:hAnsi="Times New Roman" w:cs="Times New Roman"/>
          <w:sz w:val="22"/>
          <w:szCs w:val="22"/>
        </w:rPr>
        <w:t xml:space="preserve"> (</w:t>
      </w:r>
      <w:hyperlink r:id="rId140" w:anchor=":~:text=The%20S%26P%20500%20and%20the,term%20direction%20of%20a%20trend"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 (</w:t>
      </w:r>
      <w:hyperlink r:id="rId141" w:anchor=":~:text=The%20recent%20trading%20behavior%20solidifies,a%20resistance%20level%20for%20stocks"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。这一技术性破位被部分技术分析师解读为中期转空信号，提示后市可能进一步下探。不过需要注意的是，历史上在牛市中的回调过程中也多次出现假跌破</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日线又迅速收复的情形，因此后续走势仍取决于基本面和政策走向。</w:t>
      </w:r>
    </w:p>
    <w:p w14:paraId="0B6DEE82"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板块轮动与热点行业：第一季度内部板块表现出现显著分化，市场风格从前两年的成长科技领涨开始转向防御和价值板块。受</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贸易战</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再起和利率高企</w:t>
      </w:r>
      <w:r w:rsidRPr="00832CE4">
        <w:rPr>
          <w:rFonts w:ascii="Times New Roman" w:eastAsia="微软雅黑" w:hAnsi="Times New Roman" w:cs="Times New Roman"/>
          <w:sz w:val="22"/>
          <w:szCs w:val="22"/>
        </w:rPr>
        <w:t>影响，此前炙手可热的</w:t>
      </w:r>
      <w:r w:rsidRPr="00832CE4">
        <w:rPr>
          <w:rFonts w:ascii="Times New Roman" w:eastAsia="微软雅黑" w:hAnsi="Times New Roman" w:cs="Times New Roman"/>
          <w:b/>
          <w:bCs/>
          <w:sz w:val="22"/>
          <w:szCs w:val="22"/>
        </w:rPr>
        <w:t>大型科技股</w:t>
      </w:r>
      <w:r w:rsidRPr="00832CE4">
        <w:rPr>
          <w:rFonts w:ascii="Times New Roman" w:eastAsia="微软雅黑" w:hAnsi="Times New Roman" w:cs="Times New Roman"/>
          <w:sz w:val="22"/>
          <w:szCs w:val="22"/>
        </w:rPr>
        <w:t>在一季度遭遇回调。由七大科技龙头组成的</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辉煌七侠</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Magnificent 7</w:t>
      </w:r>
      <w:r w:rsidRPr="00832CE4">
        <w:rPr>
          <w:rFonts w:ascii="Times New Roman" w:eastAsia="微软雅黑" w:hAnsi="Times New Roman" w:cs="Times New Roman"/>
          <w:sz w:val="22"/>
          <w:szCs w:val="22"/>
        </w:rPr>
        <w:t>）集体走弱：尤其是芯片龙头</w:t>
      </w:r>
      <w:r w:rsidRPr="00832CE4">
        <w:rPr>
          <w:rFonts w:ascii="Times New Roman" w:eastAsia="微软雅黑" w:hAnsi="Times New Roman" w:cs="Times New Roman"/>
          <w:sz w:val="22"/>
          <w:szCs w:val="22"/>
        </w:rPr>
        <w:t>NVIDIA</w:t>
      </w:r>
      <w:r w:rsidRPr="00832CE4">
        <w:rPr>
          <w:rFonts w:ascii="Times New Roman" w:eastAsia="微软雅黑" w:hAnsi="Times New Roman" w:cs="Times New Roman"/>
          <w:sz w:val="22"/>
          <w:szCs w:val="22"/>
        </w:rPr>
        <w:t>股价单周下挫近</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，谷歌母公司</w:t>
      </w:r>
      <w:r w:rsidRPr="00832CE4">
        <w:rPr>
          <w:rFonts w:ascii="Times New Roman" w:eastAsia="微软雅黑" w:hAnsi="Times New Roman" w:cs="Times New Roman"/>
          <w:sz w:val="22"/>
          <w:szCs w:val="22"/>
        </w:rPr>
        <w:t>Alphabet</w:t>
      </w:r>
      <w:r w:rsidRPr="00832CE4">
        <w:rPr>
          <w:rFonts w:ascii="Times New Roman" w:eastAsia="微软雅黑" w:hAnsi="Times New Roman" w:cs="Times New Roman"/>
          <w:sz w:val="22"/>
          <w:szCs w:val="22"/>
        </w:rPr>
        <w:t>下跌</w:t>
      </w:r>
      <w:r w:rsidRPr="00832CE4">
        <w:rPr>
          <w:rFonts w:ascii="Times New Roman" w:eastAsia="微软雅黑" w:hAnsi="Times New Roman" w:cs="Times New Roman"/>
          <w:sz w:val="22"/>
          <w:szCs w:val="22"/>
        </w:rPr>
        <w:t>6%</w:t>
      </w:r>
      <w:r w:rsidRPr="00832CE4">
        <w:rPr>
          <w:rFonts w:ascii="Times New Roman" w:eastAsia="微软雅黑" w:hAnsi="Times New Roman" w:cs="Times New Roman"/>
          <w:sz w:val="22"/>
          <w:szCs w:val="22"/>
        </w:rPr>
        <w:t>，其他几家科技巨头也纷纷回落</w:t>
      </w:r>
      <w:r w:rsidRPr="00832CE4">
        <w:rPr>
          <w:rFonts w:ascii="Times New Roman" w:eastAsia="微软雅黑" w:hAnsi="Times New Roman" w:cs="Times New Roman"/>
          <w:sz w:val="22"/>
          <w:szCs w:val="22"/>
        </w:rPr>
        <w:t xml:space="preserve"> (</w:t>
      </w:r>
      <w:hyperlink r:id="rId142" w:anchor=":~:text=After%20a%20notable%20bounce%20on,over%20from%20Wednesday%20through%20Friday"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。科技板块（</w:t>
      </w:r>
      <w:r w:rsidRPr="00832CE4">
        <w:rPr>
          <w:rFonts w:ascii="Times New Roman" w:eastAsia="微软雅黑" w:hAnsi="Times New Roman" w:cs="Times New Roman"/>
          <w:sz w:val="22"/>
          <w:szCs w:val="22"/>
        </w:rPr>
        <w:t>XLK</w:t>
      </w:r>
      <w:r w:rsidRPr="00832CE4">
        <w:rPr>
          <w:rFonts w:ascii="Times New Roman" w:eastAsia="微软雅黑" w:hAnsi="Times New Roman" w:cs="Times New Roman"/>
          <w:sz w:val="22"/>
          <w:szCs w:val="22"/>
        </w:rPr>
        <w:t>）和可选消费板块（</w:t>
      </w:r>
      <w:r w:rsidRPr="00832CE4">
        <w:rPr>
          <w:rFonts w:ascii="Times New Roman" w:eastAsia="微软雅黑" w:hAnsi="Times New Roman" w:cs="Times New Roman"/>
          <w:sz w:val="22"/>
          <w:szCs w:val="22"/>
        </w:rPr>
        <w:t>XLY</w:t>
      </w:r>
      <w:r w:rsidRPr="00832CE4">
        <w:rPr>
          <w:rFonts w:ascii="Times New Roman" w:eastAsia="微软雅黑" w:hAnsi="Times New Roman" w:cs="Times New Roman"/>
          <w:sz w:val="22"/>
          <w:szCs w:val="22"/>
        </w:rPr>
        <w:t>）成为年初以来表现最差的两个板块，分别在一季度大幅跑输大盘</w:t>
      </w:r>
      <w:r w:rsidRPr="00832CE4">
        <w:rPr>
          <w:rFonts w:ascii="Times New Roman" w:eastAsia="微软雅黑" w:hAnsi="Times New Roman" w:cs="Times New Roman"/>
          <w:sz w:val="22"/>
          <w:szCs w:val="22"/>
        </w:rPr>
        <w:t xml:space="preserve"> (</w:t>
      </w:r>
      <w:hyperlink r:id="rId143" w:anchor=":~:text=,thanks%20to%20the%20Mag%207"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。相反，</w:t>
      </w:r>
      <w:r w:rsidRPr="00832CE4">
        <w:rPr>
          <w:rFonts w:ascii="Times New Roman" w:eastAsia="微软雅黑" w:hAnsi="Times New Roman" w:cs="Times New Roman"/>
          <w:b/>
          <w:bCs/>
          <w:sz w:val="22"/>
          <w:szCs w:val="22"/>
        </w:rPr>
        <w:t>能源板块</w:t>
      </w:r>
      <w:r w:rsidRPr="00832CE4">
        <w:rPr>
          <w:rFonts w:ascii="Times New Roman" w:eastAsia="微软雅黑" w:hAnsi="Times New Roman" w:cs="Times New Roman"/>
          <w:sz w:val="22"/>
          <w:szCs w:val="22"/>
        </w:rPr>
        <w:t>在油价反弹支撑下成为季度领涨板块，预计能源板块</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XLE</w:t>
      </w:r>
      <w:r w:rsidRPr="00832CE4">
        <w:rPr>
          <w:rFonts w:ascii="Times New Roman" w:eastAsia="微软雅黑" w:hAnsi="Times New Roman" w:cs="Times New Roman"/>
          <w:sz w:val="22"/>
          <w:szCs w:val="22"/>
        </w:rPr>
        <w:t>）将取得全季度榜首表现</w:t>
      </w:r>
      <w:r w:rsidRPr="00832CE4">
        <w:rPr>
          <w:rFonts w:ascii="Times New Roman" w:eastAsia="微软雅黑" w:hAnsi="Times New Roman" w:cs="Times New Roman"/>
          <w:sz w:val="22"/>
          <w:szCs w:val="22"/>
        </w:rPr>
        <w:t xml:space="preserve"> (</w:t>
      </w:r>
      <w:hyperlink r:id="rId144" w:anchor=":~:text=,thanks%20to%20the%20Mag%207"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月中下旬原油价格</w:t>
      </w:r>
      <w:r w:rsidRPr="00832CE4">
        <w:rPr>
          <w:rFonts w:ascii="Times New Roman" w:eastAsia="微软雅黑" w:hAnsi="Times New Roman" w:cs="Times New Roman"/>
          <w:sz w:val="22"/>
          <w:szCs w:val="22"/>
        </w:rPr>
        <w:t>(WTI)</w:t>
      </w:r>
      <w:r w:rsidRPr="00832CE4">
        <w:rPr>
          <w:rFonts w:ascii="Times New Roman" w:eastAsia="微软雅黑" w:hAnsi="Times New Roman" w:cs="Times New Roman"/>
          <w:sz w:val="22"/>
          <w:szCs w:val="22"/>
        </w:rPr>
        <w:t>一度反弹至每桶</w:t>
      </w:r>
      <w:r w:rsidRPr="00832CE4">
        <w:rPr>
          <w:rFonts w:ascii="Times New Roman" w:eastAsia="微软雅黑" w:hAnsi="Times New Roman" w:cs="Times New Roman"/>
          <w:sz w:val="22"/>
          <w:szCs w:val="22"/>
        </w:rPr>
        <w:t>70</w:t>
      </w:r>
      <w:r w:rsidRPr="00832CE4">
        <w:rPr>
          <w:rFonts w:ascii="Times New Roman" w:eastAsia="微软雅黑" w:hAnsi="Times New Roman" w:cs="Times New Roman"/>
          <w:sz w:val="22"/>
          <w:szCs w:val="22"/>
        </w:rPr>
        <w:t>美元附近，推动能源类股单周上涨约</w:t>
      </w:r>
      <w:r w:rsidRPr="00832CE4">
        <w:rPr>
          <w:rFonts w:ascii="Times New Roman" w:eastAsia="微软雅黑" w:hAnsi="Times New Roman" w:cs="Times New Roman"/>
          <w:sz w:val="22"/>
          <w:szCs w:val="22"/>
        </w:rPr>
        <w:t>0.8% (</w:t>
      </w:r>
      <w:hyperlink r:id="rId145" w:anchor=":~:text=,on%20Thursday%20and%20Friday"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。同时，投资者风险偏好下降，防御性板块相对抗跌：日用消费品（</w:t>
      </w:r>
      <w:r w:rsidRPr="00832CE4">
        <w:rPr>
          <w:rFonts w:ascii="Times New Roman" w:eastAsia="微软雅黑" w:hAnsi="Times New Roman" w:cs="Times New Roman"/>
          <w:sz w:val="22"/>
          <w:szCs w:val="22"/>
        </w:rPr>
        <w:t>XLP</w:t>
      </w:r>
      <w:r w:rsidRPr="00832CE4">
        <w:rPr>
          <w:rFonts w:ascii="Times New Roman" w:eastAsia="微软雅黑" w:hAnsi="Times New Roman" w:cs="Times New Roman"/>
          <w:sz w:val="22"/>
          <w:szCs w:val="22"/>
        </w:rPr>
        <w:t>）板块在</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月最后一周逆市上涨</w:t>
      </w:r>
      <w:r w:rsidRPr="00832CE4">
        <w:rPr>
          <w:rFonts w:ascii="Times New Roman" w:eastAsia="微软雅黑" w:hAnsi="Times New Roman" w:cs="Times New Roman"/>
          <w:sz w:val="22"/>
          <w:szCs w:val="22"/>
        </w:rPr>
        <w:t>1.7%</w:t>
      </w:r>
      <w:r w:rsidRPr="00832CE4">
        <w:rPr>
          <w:rFonts w:ascii="Times New Roman" w:eastAsia="微软雅黑" w:hAnsi="Times New Roman" w:cs="Times New Roman"/>
          <w:sz w:val="22"/>
          <w:szCs w:val="22"/>
        </w:rPr>
        <w:t>，公用事业（</w:t>
      </w:r>
      <w:r w:rsidRPr="00832CE4">
        <w:rPr>
          <w:rFonts w:ascii="Times New Roman" w:eastAsia="微软雅黑" w:hAnsi="Times New Roman" w:cs="Times New Roman"/>
          <w:sz w:val="22"/>
          <w:szCs w:val="22"/>
        </w:rPr>
        <w:t>XLU</w:t>
      </w:r>
      <w:r w:rsidRPr="00832CE4">
        <w:rPr>
          <w:rFonts w:ascii="Times New Roman" w:eastAsia="微软雅黑" w:hAnsi="Times New Roman" w:cs="Times New Roman"/>
          <w:sz w:val="22"/>
          <w:szCs w:val="22"/>
        </w:rPr>
        <w:t>）和医疗保健（</w:t>
      </w:r>
      <w:r w:rsidRPr="00832CE4">
        <w:rPr>
          <w:rFonts w:ascii="Times New Roman" w:eastAsia="微软雅黑" w:hAnsi="Times New Roman" w:cs="Times New Roman"/>
          <w:sz w:val="22"/>
          <w:szCs w:val="22"/>
        </w:rPr>
        <w:t>XLV</w:t>
      </w:r>
      <w:r w:rsidRPr="00832CE4">
        <w:rPr>
          <w:rFonts w:ascii="Times New Roman" w:eastAsia="微软雅黑" w:hAnsi="Times New Roman" w:cs="Times New Roman"/>
          <w:sz w:val="22"/>
          <w:szCs w:val="22"/>
        </w:rPr>
        <w:t>）也表现出相对强势</w:t>
      </w:r>
      <w:r w:rsidRPr="00832CE4">
        <w:rPr>
          <w:rFonts w:ascii="Times New Roman" w:eastAsia="微软雅黑" w:hAnsi="Times New Roman" w:cs="Times New Roman"/>
          <w:sz w:val="22"/>
          <w:szCs w:val="22"/>
        </w:rPr>
        <w:t xml:space="preserve"> (</w:t>
      </w:r>
      <w:hyperlink r:id="rId146" w:anchor=":~:text=There%20was%20a%20clear%20defensive,aggregate%20price%20action%20last%20week"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。房地产板块（</w:t>
      </w:r>
      <w:r w:rsidRPr="00832CE4">
        <w:rPr>
          <w:rFonts w:ascii="Times New Roman" w:eastAsia="微软雅黑" w:hAnsi="Times New Roman" w:cs="Times New Roman"/>
          <w:sz w:val="22"/>
          <w:szCs w:val="22"/>
        </w:rPr>
        <w:t>XLRE</w:t>
      </w:r>
      <w:r w:rsidRPr="00832CE4">
        <w:rPr>
          <w:rFonts w:ascii="Times New Roman" w:eastAsia="微软雅黑" w:hAnsi="Times New Roman" w:cs="Times New Roman"/>
          <w:sz w:val="22"/>
          <w:szCs w:val="22"/>
        </w:rPr>
        <w:t>）在高利率环境下意外走强，一季度整体录得</w:t>
      </w:r>
      <w:r w:rsidRPr="00832CE4">
        <w:rPr>
          <w:rFonts w:ascii="Times New Roman" w:eastAsia="微软雅黑" w:hAnsi="Times New Roman" w:cs="Times New Roman"/>
          <w:sz w:val="22"/>
          <w:szCs w:val="22"/>
        </w:rPr>
        <w:lastRenderedPageBreak/>
        <w:t>小幅正收益</w:t>
      </w:r>
      <w:r w:rsidRPr="00832CE4">
        <w:rPr>
          <w:rFonts w:ascii="Times New Roman" w:eastAsia="微软雅黑" w:hAnsi="Times New Roman" w:cs="Times New Roman"/>
          <w:sz w:val="22"/>
          <w:szCs w:val="22"/>
        </w:rPr>
        <w:t xml:space="preserve"> (</w:t>
      </w:r>
      <w:hyperlink r:id="rId147" w:anchor=":~:text=,return"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。高成长热点行业方面，</w:t>
      </w:r>
      <w:r w:rsidRPr="00832CE4">
        <w:rPr>
          <w:rFonts w:ascii="Times New Roman" w:eastAsia="微软雅黑" w:hAnsi="Times New Roman" w:cs="Times New Roman"/>
          <w:b/>
          <w:bCs/>
          <w:sz w:val="22"/>
          <w:szCs w:val="22"/>
        </w:rPr>
        <w:t>人工智能（</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）相关股票在一季度出现冲高回落。年初市场对生成式</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、芯片和云计算的热情仍高，多家科技巨头宣布增加数十亿美元的</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资本开支计划</w:t>
      </w:r>
      <w:r w:rsidRPr="00832CE4">
        <w:rPr>
          <w:rFonts w:ascii="Times New Roman" w:eastAsia="微软雅黑" w:hAnsi="Times New Roman" w:cs="Times New Roman"/>
          <w:b/>
          <w:bCs/>
          <w:sz w:val="22"/>
          <w:szCs w:val="22"/>
        </w:rPr>
        <w:t xml:space="preserve"> (</w:t>
      </w:r>
      <w:hyperlink r:id="rId148" w:anchor=":~:text=AI%20may%20be%20overhyped%2C%20yet,bigger%20than%20you%20think" w:history="1">
        <w:r w:rsidRPr="00832CE4">
          <w:rPr>
            <w:rStyle w:val="af0"/>
            <w:rFonts w:ascii="Times New Roman" w:eastAsia="微软雅黑" w:hAnsi="Times New Roman" w:cs="Times New Roman"/>
            <w:b/>
            <w:bCs/>
            <w:sz w:val="22"/>
            <w:szCs w:val="22"/>
          </w:rPr>
          <w:t>Stock market outlook: AI leads a broadening market | Capital Group</w:t>
        </w:r>
      </w:hyperlink>
      <w:r w:rsidRPr="00832CE4">
        <w:rPr>
          <w:rFonts w:ascii="Times New Roman" w:eastAsia="微软雅黑" w:hAnsi="Times New Roman" w:cs="Times New Roman"/>
          <w:b/>
          <w:bCs/>
          <w:sz w:val="22"/>
          <w:szCs w:val="22"/>
        </w:rPr>
        <w:t>) (</w:t>
      </w:r>
      <w:hyperlink r:id="rId149" w:anchor=":~:text=Excitement%20over%20the%20transformative%20potential,Amazon%2C%20Alphabet%2C%20Meta%20and%20Microsoft" w:history="1">
        <w:r w:rsidRPr="00832CE4">
          <w:rPr>
            <w:rStyle w:val="af0"/>
            <w:rFonts w:ascii="Times New Roman" w:eastAsia="微软雅黑" w:hAnsi="Times New Roman" w:cs="Times New Roman"/>
            <w:b/>
            <w:bCs/>
            <w:sz w:val="22"/>
            <w:szCs w:val="22"/>
          </w:rPr>
          <w:t>Stock market outlook: AI leads a broadening market | Capital Group</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；但随着整体科技板块回调，部分</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概念股估值承压，市场开始讨论</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是否出现短期过热迹象。一些</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龙头仍维持乐观的业绩指引，例如微软、谷歌等继续预计</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业务高增长，但投资者对其估值的分歧加大。生物医药板块方面，一季度表现相对抗跌，一些创新药研发生物科技股逆势上涨。</w:t>
      </w:r>
      <w:r w:rsidRPr="00832CE4">
        <w:rPr>
          <w:rFonts w:ascii="Times New Roman" w:eastAsia="微软雅黑" w:hAnsi="Times New Roman" w:cs="Times New Roman"/>
          <w:b/>
          <w:bCs/>
          <w:sz w:val="22"/>
          <w:szCs w:val="22"/>
        </w:rPr>
        <w:t>JP</w:t>
      </w:r>
      <w:r w:rsidRPr="00832CE4">
        <w:rPr>
          <w:rFonts w:ascii="Times New Roman" w:eastAsia="微软雅黑" w:hAnsi="Times New Roman" w:cs="Times New Roman"/>
          <w:b/>
          <w:bCs/>
          <w:sz w:val="22"/>
          <w:szCs w:val="22"/>
        </w:rPr>
        <w:t>摩根医疗大会上传出的消息显示，大型制药公司面临未来数年高达</w:t>
      </w:r>
      <w:r w:rsidRPr="00832CE4">
        <w:rPr>
          <w:rFonts w:ascii="Times New Roman" w:eastAsia="微软雅黑" w:hAnsi="Times New Roman" w:cs="Times New Roman"/>
          <w:b/>
          <w:bCs/>
          <w:sz w:val="22"/>
          <w:szCs w:val="22"/>
        </w:rPr>
        <w:t>3000</w:t>
      </w:r>
      <w:r w:rsidRPr="00832CE4">
        <w:rPr>
          <w:rFonts w:ascii="Times New Roman" w:eastAsia="微软雅黑" w:hAnsi="Times New Roman" w:cs="Times New Roman"/>
          <w:b/>
          <w:bCs/>
          <w:sz w:val="22"/>
          <w:szCs w:val="22"/>
        </w:rPr>
        <w:t>亿美元的专利悬崖，这促使它们积极通过并购填补产品线，这为中小型生物科技公司带来了机遇</w:t>
      </w:r>
      <w:r w:rsidRPr="00832CE4">
        <w:rPr>
          <w:rFonts w:ascii="Times New Roman" w:eastAsia="微软雅黑" w:hAnsi="Times New Roman" w:cs="Times New Roman"/>
          <w:b/>
          <w:bCs/>
          <w:sz w:val="22"/>
          <w:szCs w:val="22"/>
        </w:rPr>
        <w:t xml:space="preserve"> (</w:t>
      </w:r>
      <w:hyperlink r:id="rId150" w:anchor=":~:text=Following%20a%20period%20of%20market,looming%20US%24300%20billion%20patent%20cliff"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 (</w:t>
      </w:r>
      <w:hyperlink r:id="rId151" w:anchor=":~:text=2025,looming%20US%24300%20billion%20patent%20cliff"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。实际案例包括强生（</w:t>
      </w:r>
      <w:r w:rsidRPr="00832CE4">
        <w:rPr>
          <w:rFonts w:ascii="Times New Roman" w:eastAsia="微软雅黑" w:hAnsi="Times New Roman" w:cs="Times New Roman"/>
          <w:b/>
          <w:bCs/>
          <w:sz w:val="22"/>
          <w:szCs w:val="22"/>
        </w:rPr>
        <w:t>J&amp;J</w:t>
      </w:r>
      <w:r w:rsidRPr="00832CE4">
        <w:rPr>
          <w:rFonts w:ascii="Times New Roman" w:eastAsia="微软雅黑" w:hAnsi="Times New Roman" w:cs="Times New Roman"/>
          <w:b/>
          <w:bCs/>
          <w:sz w:val="22"/>
          <w:szCs w:val="22"/>
        </w:rPr>
        <w:t>）在</w:t>
      </w:r>
      <w:r w:rsidRPr="00832CE4">
        <w:rPr>
          <w:rFonts w:ascii="Times New Roman" w:eastAsia="微软雅黑" w:hAnsi="Times New Roman" w:cs="Times New Roman"/>
          <w:b/>
          <w:bCs/>
          <w:sz w:val="22"/>
          <w:szCs w:val="22"/>
        </w:rPr>
        <w:t>1</w:t>
      </w:r>
      <w:r w:rsidRPr="00832CE4">
        <w:rPr>
          <w:rFonts w:ascii="Times New Roman" w:eastAsia="微软雅黑" w:hAnsi="Times New Roman" w:cs="Times New Roman"/>
          <w:b/>
          <w:bCs/>
          <w:sz w:val="22"/>
          <w:szCs w:val="22"/>
        </w:rPr>
        <w:t>月宣布以</w:t>
      </w:r>
      <w:r w:rsidRPr="00832CE4">
        <w:rPr>
          <w:rFonts w:ascii="Times New Roman" w:eastAsia="微软雅黑" w:hAnsi="Times New Roman" w:cs="Times New Roman"/>
          <w:b/>
          <w:bCs/>
          <w:sz w:val="22"/>
          <w:szCs w:val="22"/>
        </w:rPr>
        <w:t>146</w:t>
      </w:r>
      <w:r w:rsidRPr="00832CE4">
        <w:rPr>
          <w:rFonts w:ascii="Times New Roman" w:eastAsia="微软雅黑" w:hAnsi="Times New Roman" w:cs="Times New Roman"/>
          <w:b/>
          <w:bCs/>
          <w:sz w:val="22"/>
          <w:szCs w:val="22"/>
        </w:rPr>
        <w:t>亿美元收购心理疾病药物公司</w:t>
      </w:r>
      <w:r w:rsidRPr="00832CE4">
        <w:rPr>
          <w:rFonts w:ascii="Times New Roman" w:eastAsia="微软雅黑" w:hAnsi="Times New Roman" w:cs="Times New Roman"/>
          <w:b/>
          <w:bCs/>
          <w:sz w:val="22"/>
          <w:szCs w:val="22"/>
        </w:rPr>
        <w:t>Intra-Cellular Therapies</w:t>
      </w:r>
      <w:r w:rsidRPr="00832CE4">
        <w:rPr>
          <w:rFonts w:ascii="Times New Roman" w:eastAsia="微软雅黑" w:hAnsi="Times New Roman" w:cs="Times New Roman"/>
          <w:b/>
          <w:bCs/>
          <w:sz w:val="22"/>
          <w:szCs w:val="22"/>
        </w:rPr>
        <w:t>，葛兰素史克（</w:t>
      </w:r>
      <w:r w:rsidRPr="00832CE4">
        <w:rPr>
          <w:rFonts w:ascii="Times New Roman" w:eastAsia="微软雅黑" w:hAnsi="Times New Roman" w:cs="Times New Roman"/>
          <w:b/>
          <w:bCs/>
          <w:sz w:val="22"/>
          <w:szCs w:val="22"/>
        </w:rPr>
        <w:t>GSK</w:t>
      </w:r>
      <w:r w:rsidRPr="00832CE4">
        <w:rPr>
          <w:rFonts w:ascii="Times New Roman" w:eastAsia="微软雅黑" w:hAnsi="Times New Roman" w:cs="Times New Roman"/>
          <w:b/>
          <w:bCs/>
          <w:sz w:val="22"/>
          <w:szCs w:val="22"/>
        </w:rPr>
        <w:t>）以</w:t>
      </w:r>
      <w:r w:rsidRPr="00832CE4">
        <w:rPr>
          <w:rFonts w:ascii="Times New Roman" w:eastAsia="微软雅黑" w:hAnsi="Times New Roman" w:cs="Times New Roman"/>
          <w:b/>
          <w:bCs/>
          <w:sz w:val="22"/>
          <w:szCs w:val="22"/>
        </w:rPr>
        <w:t>11.5</w:t>
      </w:r>
      <w:r w:rsidRPr="00832CE4">
        <w:rPr>
          <w:rFonts w:ascii="Times New Roman" w:eastAsia="微软雅黑" w:hAnsi="Times New Roman" w:cs="Times New Roman"/>
          <w:b/>
          <w:bCs/>
          <w:sz w:val="22"/>
          <w:szCs w:val="22"/>
        </w:rPr>
        <w:t>亿美元收购癌症诊断公司</w:t>
      </w:r>
      <w:r w:rsidRPr="00832CE4">
        <w:rPr>
          <w:rFonts w:ascii="Times New Roman" w:eastAsia="微软雅黑" w:hAnsi="Times New Roman" w:cs="Times New Roman"/>
          <w:b/>
          <w:bCs/>
          <w:sz w:val="22"/>
          <w:szCs w:val="22"/>
        </w:rPr>
        <w:t>IRDx</w:t>
      </w:r>
      <w:r w:rsidRPr="00832CE4">
        <w:rPr>
          <w:rFonts w:ascii="Times New Roman" w:eastAsia="微软雅黑" w:hAnsi="Times New Roman" w:cs="Times New Roman"/>
          <w:b/>
          <w:bCs/>
          <w:sz w:val="22"/>
          <w:szCs w:val="22"/>
        </w:rPr>
        <w:t>等，一季度生物医药领域并购活动升温</w:t>
      </w:r>
      <w:r w:rsidRPr="00832CE4">
        <w:rPr>
          <w:rFonts w:ascii="Times New Roman" w:eastAsia="微软雅黑" w:hAnsi="Times New Roman" w:cs="Times New Roman"/>
          <w:b/>
          <w:bCs/>
          <w:sz w:val="22"/>
          <w:szCs w:val="22"/>
        </w:rPr>
        <w:t xml:space="preserve"> (</w:t>
      </w:r>
      <w:hyperlink r:id="rId152" w:anchor=":~:text=Acquisitions%20announced%20this%20week%20at,Leo%20Pharma%27s%20preclinical%20inflammation%20drugs"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 (</w:t>
      </w:r>
      <w:hyperlink r:id="rId153" w:anchor=":~:text=The%20first%20day%20of%20JPMHC,presence%20in%20the%20neuroscience%20market" w:history="1">
        <w:r w:rsidRPr="00832CE4">
          <w:rPr>
            <w:rStyle w:val="af0"/>
            <w:rFonts w:ascii="Times New Roman" w:eastAsia="微软雅黑" w:hAnsi="Times New Roman" w:cs="Times New Roman"/>
            <w:b/>
            <w:bCs/>
            <w:sz w:val="22"/>
            <w:szCs w:val="22"/>
          </w:rPr>
          <w:t>Biotech Market Forecast: Top Trends for Biotech in 2025 | Nasdaq</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。这些并购动向提振了生物科技板块的投资情绪。一季度表现最佳的细分板块当属能源</w:t>
      </w:r>
      <w:r w:rsidRPr="00832CE4">
        <w:rPr>
          <w:rFonts w:ascii="Times New Roman" w:eastAsia="微软雅黑" w:hAnsi="Times New Roman" w:cs="Times New Roman"/>
          <w:sz w:val="22"/>
          <w:szCs w:val="22"/>
        </w:rPr>
        <w:t>和</w:t>
      </w:r>
      <w:r w:rsidRPr="00832CE4">
        <w:rPr>
          <w:rFonts w:ascii="Times New Roman" w:eastAsia="微软雅黑" w:hAnsi="Times New Roman" w:cs="Times New Roman"/>
          <w:b/>
          <w:bCs/>
          <w:sz w:val="22"/>
          <w:szCs w:val="22"/>
        </w:rPr>
        <w:t>工业</w:t>
      </w:r>
      <w:r w:rsidRPr="00832CE4">
        <w:rPr>
          <w:rFonts w:ascii="Times New Roman" w:eastAsia="微软雅黑" w:hAnsi="Times New Roman" w:cs="Times New Roman"/>
          <w:sz w:val="22"/>
          <w:szCs w:val="22"/>
        </w:rPr>
        <w:t>（受益于经济复苏和基建投资预期），而</w:t>
      </w:r>
      <w:r w:rsidRPr="00832CE4">
        <w:rPr>
          <w:rFonts w:ascii="Times New Roman" w:eastAsia="微软雅黑" w:hAnsi="Times New Roman" w:cs="Times New Roman"/>
          <w:b/>
          <w:bCs/>
          <w:sz w:val="22"/>
          <w:szCs w:val="22"/>
        </w:rPr>
        <w:t>科技</w:t>
      </w:r>
      <w:r w:rsidRPr="00832CE4">
        <w:rPr>
          <w:rFonts w:ascii="Times New Roman" w:eastAsia="微软雅黑" w:hAnsi="Times New Roman" w:cs="Times New Roman"/>
          <w:sz w:val="22"/>
          <w:szCs w:val="22"/>
        </w:rPr>
        <w:t>和</w:t>
      </w:r>
      <w:r w:rsidRPr="00832CE4">
        <w:rPr>
          <w:rFonts w:ascii="Times New Roman" w:eastAsia="微软雅黑" w:hAnsi="Times New Roman" w:cs="Times New Roman"/>
          <w:b/>
          <w:bCs/>
          <w:sz w:val="22"/>
          <w:szCs w:val="22"/>
        </w:rPr>
        <w:t>通信服务</w:t>
      </w:r>
      <w:r w:rsidRPr="00832CE4">
        <w:rPr>
          <w:rFonts w:ascii="Times New Roman" w:eastAsia="微软雅黑" w:hAnsi="Times New Roman" w:cs="Times New Roman"/>
          <w:sz w:val="22"/>
          <w:szCs w:val="22"/>
        </w:rPr>
        <w:t>等前期领涨板块出现了明显回调</w:t>
      </w:r>
      <w:r w:rsidRPr="00832CE4">
        <w:rPr>
          <w:rFonts w:ascii="Times New Roman" w:eastAsia="微软雅黑" w:hAnsi="Times New Roman" w:cs="Times New Roman"/>
          <w:sz w:val="22"/>
          <w:szCs w:val="22"/>
        </w:rPr>
        <w:t xml:space="preserve"> (</w:t>
      </w:r>
      <w:hyperlink r:id="rId154" w:anchor=":~:text=return%20for%20the%20fourth%20quarter,posted%20negative%20returns%20for%20the"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1363966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风格与市值轮动：市场风格在一季度出现从大型成长股向小盘价值股的轮动迹象。大型成长股经历了过去两年累计大涨后估值偏高，一季度承压下行，而价值型股票</w:t>
      </w:r>
      <w:r w:rsidRPr="00832CE4">
        <w:rPr>
          <w:rFonts w:ascii="Times New Roman" w:eastAsia="微软雅黑" w:hAnsi="Times New Roman" w:cs="Times New Roman"/>
          <w:sz w:val="22"/>
          <w:szCs w:val="22"/>
        </w:rPr>
        <w:t>跌幅相对较小，使价值股相对成长股的季度表现优势创下自</w:t>
      </w:r>
      <w:r w:rsidRPr="00832CE4">
        <w:rPr>
          <w:rFonts w:ascii="Times New Roman" w:eastAsia="微软雅黑" w:hAnsi="Times New Roman" w:cs="Times New Roman"/>
          <w:sz w:val="22"/>
          <w:szCs w:val="22"/>
        </w:rPr>
        <w:t>2022</w:t>
      </w:r>
      <w:r w:rsidRPr="00832CE4">
        <w:rPr>
          <w:rFonts w:ascii="Times New Roman" w:eastAsia="微软雅黑" w:hAnsi="Times New Roman" w:cs="Times New Roman"/>
          <w:sz w:val="22"/>
          <w:szCs w:val="22"/>
        </w:rPr>
        <w:t>年四季度以来最大</w:t>
      </w:r>
      <w:r w:rsidRPr="00832CE4">
        <w:rPr>
          <w:rFonts w:ascii="Times New Roman" w:eastAsia="微软雅黑" w:hAnsi="Times New Roman" w:cs="Times New Roman"/>
          <w:sz w:val="22"/>
          <w:szCs w:val="22"/>
        </w:rPr>
        <w:t xml:space="preserve"> (</w:t>
      </w:r>
      <w:hyperlink r:id="rId155" w:anchor=":~:text=,the%20final%20quarter%20of%202022"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小盘股</w:t>
      </w:r>
      <w:r w:rsidRPr="00832CE4">
        <w:rPr>
          <w:rFonts w:ascii="Times New Roman" w:eastAsia="微软雅黑" w:hAnsi="Times New Roman" w:cs="Times New Roman"/>
          <w:sz w:val="22"/>
          <w:szCs w:val="22"/>
        </w:rPr>
        <w:t>在</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月的回调中跌幅略小于大盘成长股（罗素</w:t>
      </w:r>
      <w:r w:rsidRPr="00832CE4">
        <w:rPr>
          <w:rFonts w:ascii="Times New Roman" w:eastAsia="微软雅黑" w:hAnsi="Times New Roman" w:cs="Times New Roman"/>
          <w:sz w:val="22"/>
          <w:szCs w:val="22"/>
        </w:rPr>
        <w:t>2000</w:t>
      </w:r>
      <w:r w:rsidRPr="00832CE4">
        <w:rPr>
          <w:rFonts w:ascii="Times New Roman" w:eastAsia="微软雅黑" w:hAnsi="Times New Roman" w:cs="Times New Roman"/>
          <w:sz w:val="22"/>
          <w:szCs w:val="22"/>
        </w:rPr>
        <w:t>小盘股指数一周下跌</w:t>
      </w:r>
      <w:r w:rsidRPr="00832CE4">
        <w:rPr>
          <w:rFonts w:ascii="Times New Roman" w:eastAsia="微软雅黑" w:hAnsi="Times New Roman" w:cs="Times New Roman"/>
          <w:sz w:val="22"/>
          <w:szCs w:val="22"/>
        </w:rPr>
        <w:t>1.6%</w:t>
      </w:r>
      <w:r w:rsidRPr="00832CE4">
        <w:rPr>
          <w:rFonts w:ascii="Times New Roman" w:eastAsia="微软雅黑" w:hAnsi="Times New Roman" w:cs="Times New Roman"/>
          <w:sz w:val="22"/>
          <w:szCs w:val="22"/>
        </w:rPr>
        <w:t>，好于大盘增长股指数的</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跌幅</w:t>
      </w:r>
      <w:r w:rsidRPr="00832CE4">
        <w:rPr>
          <w:rFonts w:ascii="Times New Roman" w:eastAsia="微软雅黑" w:hAnsi="Times New Roman" w:cs="Times New Roman"/>
          <w:sz w:val="22"/>
          <w:szCs w:val="22"/>
        </w:rPr>
        <w:t xml:space="preserve"> (</w:t>
      </w:r>
      <w:hyperlink r:id="rId156" w:anchor=":~:text=Small%20caps%20fell%20alongside%20mid,cap%20growth%20shares"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），显示抛压主要集中在高估值的大型科技股上。一季度末，标普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指数等权重指数相对于市值加权指数表现有所改善，表明市场上涨正在从极少数巨头扩散到更广泛的股票范围</w:t>
      </w:r>
      <w:r w:rsidRPr="00832CE4">
        <w:rPr>
          <w:rFonts w:ascii="Times New Roman" w:eastAsia="微软雅黑" w:hAnsi="Times New Roman" w:cs="Times New Roman"/>
          <w:sz w:val="22"/>
          <w:szCs w:val="22"/>
        </w:rPr>
        <w:t xml:space="preserve"> (</w:t>
      </w:r>
      <w:hyperlink r:id="rId157" w:anchor=":~:text=market%20broadening%20in%202024%20,swath%20of%20fundamentally%20sound%20stocks" w:history="1">
        <w:r w:rsidRPr="00832CE4">
          <w:rPr>
            <w:rStyle w:val="af0"/>
            <w:rFonts w:ascii="Times New Roman" w:eastAsia="微软雅黑" w:hAnsi="Times New Roman" w:cs="Times New Roman"/>
            <w:sz w:val="22"/>
            <w:szCs w:val="22"/>
          </w:rPr>
          <w:t>Taking Stock: Q1 2025 equity market outlook | BlackRock</w:t>
        </w:r>
      </w:hyperlink>
      <w:r w:rsidRPr="00832CE4">
        <w:rPr>
          <w:rFonts w:ascii="Times New Roman" w:eastAsia="微软雅黑" w:hAnsi="Times New Roman" w:cs="Times New Roman"/>
          <w:sz w:val="22"/>
          <w:szCs w:val="22"/>
        </w:rPr>
        <w:t>) (</w:t>
      </w:r>
      <w:hyperlink r:id="rId158" w:anchor=":~:text=in%20the%20second%20half%20through,swath%20of%20fundamentally%20sound%20stocks" w:history="1">
        <w:r w:rsidRPr="00832CE4">
          <w:rPr>
            <w:rStyle w:val="af0"/>
            <w:rFonts w:ascii="Times New Roman" w:eastAsia="微软雅黑" w:hAnsi="Times New Roman" w:cs="Times New Roman"/>
            <w:sz w:val="22"/>
            <w:szCs w:val="22"/>
          </w:rPr>
          <w:t>Taking Stock: Q1 2025 equity market outlook | BlackRock</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。然而整体而言，</w:t>
      </w:r>
      <w:r w:rsidRPr="00832CE4">
        <w:rPr>
          <w:rFonts w:ascii="Times New Roman" w:eastAsia="微软雅黑" w:hAnsi="Times New Roman" w:cs="Times New Roman"/>
          <w:b/>
          <w:bCs/>
          <w:sz w:val="22"/>
          <w:szCs w:val="22"/>
        </w:rPr>
        <w:t>超大盘股</w:t>
      </w:r>
      <w:r w:rsidRPr="00832CE4">
        <w:rPr>
          <w:rFonts w:ascii="Times New Roman" w:eastAsia="微软雅黑" w:hAnsi="Times New Roman" w:cs="Times New Roman"/>
          <w:sz w:val="22"/>
          <w:szCs w:val="22"/>
        </w:rPr>
        <w:t>（如辉煌七侠）年初至今仍勉强保持微弱正收益，而小盘股指数则基本与年初持平略有下跌，风险偏好尚未完全转向小盘。值得注意的是，小盘股估值已处于相对低位，</w:t>
      </w:r>
      <w:r w:rsidRPr="00832CE4">
        <w:rPr>
          <w:rFonts w:ascii="Times New Roman" w:eastAsia="微软雅黑" w:hAnsi="Times New Roman" w:cs="Times New Roman"/>
          <w:b/>
          <w:bCs/>
          <w:sz w:val="22"/>
          <w:szCs w:val="22"/>
        </w:rPr>
        <w:t>小盘相对大盘的估值折价</w:t>
      </w:r>
      <w:r w:rsidRPr="00832CE4">
        <w:rPr>
          <w:rFonts w:ascii="Times New Roman" w:eastAsia="微软雅黑" w:hAnsi="Times New Roman" w:cs="Times New Roman"/>
          <w:sz w:val="22"/>
          <w:szCs w:val="22"/>
        </w:rPr>
        <w:t>提供了一定安全边际</w:t>
      </w:r>
      <w:r w:rsidRPr="00832CE4">
        <w:rPr>
          <w:rFonts w:ascii="Times New Roman" w:eastAsia="微软雅黑" w:hAnsi="Times New Roman" w:cs="Times New Roman"/>
          <w:sz w:val="22"/>
          <w:szCs w:val="22"/>
        </w:rPr>
        <w:t xml:space="preserve"> (</w:t>
      </w:r>
      <w:hyperlink r:id="rId159" w:anchor=":~:text=%2A%20U.S.%20small,valuations%20across%20the%20investable%20univers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160" w:anchor=":~:text=inflation%2C%20and%20easing%20monetary%20policy,valuations%20across%20the%20investable%20univers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。许</w:t>
      </w:r>
      <w:r w:rsidRPr="00832CE4">
        <w:rPr>
          <w:rFonts w:ascii="Times New Roman" w:eastAsia="微软雅黑" w:hAnsi="Times New Roman" w:cs="Times New Roman"/>
          <w:sz w:val="22"/>
          <w:szCs w:val="22"/>
        </w:rPr>
        <w:lastRenderedPageBreak/>
        <w:t>多投资者开始关注这一轮动契机：历史数据显示，在美联储开启降息后的</w:t>
      </w:r>
      <w:r w:rsidRPr="00832CE4">
        <w:rPr>
          <w:rFonts w:ascii="Times New Roman" w:eastAsia="微软雅黑" w:hAnsi="Times New Roman" w:cs="Times New Roman"/>
          <w:sz w:val="22"/>
          <w:szCs w:val="22"/>
        </w:rPr>
        <w:t>12</w:t>
      </w:r>
      <w:r w:rsidRPr="00832CE4">
        <w:rPr>
          <w:rFonts w:ascii="Times New Roman" w:eastAsia="微软雅黑" w:hAnsi="Times New Roman" w:cs="Times New Roman"/>
          <w:sz w:val="22"/>
          <w:szCs w:val="22"/>
        </w:rPr>
        <w:t>个月，小盘股往往能取得优于大盘的超额收益</w:t>
      </w:r>
      <w:r w:rsidRPr="00832CE4">
        <w:rPr>
          <w:rFonts w:ascii="Times New Roman" w:eastAsia="微软雅黑" w:hAnsi="Times New Roman" w:cs="Times New Roman"/>
          <w:sz w:val="22"/>
          <w:szCs w:val="22"/>
        </w:rPr>
        <w:t xml:space="preserve"> (</w:t>
      </w:r>
      <w:hyperlink r:id="rId161" w:anchor=":~:text=Small%20caps%20have%20historically%20outperformed,at%20a%20more%20measured%20pac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。随着通胀回落和政策拐点临近，市场预期小盘股有望在</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年出现</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苏醒</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。总体来看，一季度奠定了</w:t>
      </w:r>
      <w:r w:rsidRPr="00832CE4">
        <w:rPr>
          <w:rFonts w:ascii="Times New Roman" w:eastAsia="微软雅黑" w:hAnsi="Times New Roman" w:cs="Times New Roman"/>
          <w:b/>
          <w:bCs/>
          <w:sz w:val="22"/>
          <w:szCs w:val="22"/>
        </w:rPr>
        <w:t>风格再平衡</w:t>
      </w:r>
      <w:r w:rsidRPr="00832CE4">
        <w:rPr>
          <w:rFonts w:ascii="Times New Roman" w:eastAsia="微软雅黑" w:hAnsi="Times New Roman" w:cs="Times New Roman"/>
          <w:sz w:val="22"/>
          <w:szCs w:val="22"/>
        </w:rPr>
        <w:t>的基调：此前两年一枝独秀的巨型科技股不再单骑领涨，防御价值板块崛起，小盘股暗流涌动酝酿相对机会。</w:t>
      </w:r>
    </w:p>
    <w:p w14:paraId="1D33E47B" w14:textId="77777777" w:rsidR="001B6A08"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hyperlink r:id="rId162"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p>
    <w:p w14:paraId="6AF0508D" w14:textId="77777777" w:rsidR="001B6A08" w:rsidRDefault="001B6A08" w:rsidP="001B6A08">
      <w:pPr>
        <w:jc w:val="center"/>
        <w:rPr>
          <w:rFonts w:ascii="Times New Roman" w:eastAsia="微软雅黑" w:hAnsi="Times New Roman" w:cs="Times New Roman"/>
          <w:i/>
          <w:iCs/>
          <w:sz w:val="22"/>
          <w:szCs w:val="22"/>
        </w:rPr>
      </w:pPr>
      <w:r>
        <w:rPr>
          <w:rFonts w:ascii="Times New Roman" w:eastAsia="微软雅黑" w:hAnsi="Times New Roman" w:cs="Times New Roman"/>
          <w:noProof/>
          <w:sz w:val="22"/>
          <w:szCs w:val="22"/>
        </w:rPr>
        <w:drawing>
          <wp:inline distT="0" distB="0" distL="0" distR="0" wp14:anchorId="6EFEA35D" wp14:editId="6D05BD8F">
            <wp:extent cx="4572000" cy="2729483"/>
            <wp:effectExtent l="0" t="0" r="0" b="0"/>
            <wp:docPr id="1758161976"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61976" name="图片 4" descr="图示&#10;&#10;AI 生成的内容可能不正确。"/>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72000" cy="2729483"/>
                    </a:xfrm>
                    <a:prstGeom prst="rect">
                      <a:avLst/>
                    </a:prstGeom>
                    <a:noFill/>
                  </pic:spPr>
                </pic:pic>
              </a:graphicData>
            </a:graphic>
          </wp:inline>
        </w:drawing>
      </w:r>
    </w:p>
    <w:p w14:paraId="6E8D57C3" w14:textId="204F2B35" w:rsidR="00832CE4" w:rsidRPr="00832CE4" w:rsidRDefault="00832CE4" w:rsidP="001B6A08">
      <w:pPr>
        <w:rPr>
          <w:rFonts w:ascii="Times New Roman" w:eastAsia="微软雅黑" w:hAnsi="Times New Roman" w:cs="Times New Roman"/>
          <w:sz w:val="22"/>
          <w:szCs w:val="22"/>
        </w:rPr>
      </w:pPr>
      <w:r w:rsidRPr="00832CE4">
        <w:rPr>
          <w:rFonts w:ascii="Times New Roman" w:eastAsia="微软雅黑" w:hAnsi="Times New Roman" w:cs="Times New Roman"/>
          <w:i/>
          <w:iCs/>
          <w:sz w:val="22"/>
          <w:szCs w:val="22"/>
        </w:rPr>
        <w:t>图：</w:t>
      </w:r>
      <w:r w:rsidRPr="00832CE4">
        <w:rPr>
          <w:rFonts w:ascii="Times New Roman" w:eastAsia="微软雅黑" w:hAnsi="Times New Roman" w:cs="Times New Roman"/>
          <w:i/>
          <w:iCs/>
          <w:sz w:val="22"/>
          <w:szCs w:val="22"/>
        </w:rPr>
        <w:t>2024</w:t>
      </w:r>
      <w:r w:rsidRPr="00832CE4">
        <w:rPr>
          <w:rFonts w:ascii="Times New Roman" w:eastAsia="微软雅黑" w:hAnsi="Times New Roman" w:cs="Times New Roman"/>
          <w:i/>
          <w:iCs/>
          <w:sz w:val="22"/>
          <w:szCs w:val="22"/>
        </w:rPr>
        <w:t>年下半年两次小盘股相对大盘的轮动表现</w:t>
      </w:r>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灰色区域为标普小盘</w:t>
      </w:r>
      <w:r w:rsidRPr="00832CE4">
        <w:rPr>
          <w:rFonts w:ascii="Times New Roman" w:eastAsia="微软雅黑" w:hAnsi="Times New Roman" w:cs="Times New Roman"/>
          <w:i/>
          <w:iCs/>
          <w:sz w:val="22"/>
          <w:szCs w:val="22"/>
        </w:rPr>
        <w:t>600</w:t>
      </w:r>
      <w:r w:rsidRPr="00832CE4">
        <w:rPr>
          <w:rFonts w:ascii="Times New Roman" w:eastAsia="微软雅黑" w:hAnsi="Times New Roman" w:cs="Times New Roman"/>
          <w:i/>
          <w:iCs/>
          <w:sz w:val="22"/>
          <w:szCs w:val="22"/>
        </w:rPr>
        <w:t>指数累计收益，橙色为标普</w:t>
      </w:r>
      <w:r w:rsidRPr="00832CE4">
        <w:rPr>
          <w:rFonts w:ascii="Times New Roman" w:eastAsia="微软雅黑" w:hAnsi="Times New Roman" w:cs="Times New Roman"/>
          <w:i/>
          <w:iCs/>
          <w:sz w:val="22"/>
          <w:szCs w:val="22"/>
        </w:rPr>
        <w:t>500</w:t>
      </w:r>
      <w:r w:rsidRPr="00832CE4">
        <w:rPr>
          <w:rFonts w:ascii="Times New Roman" w:eastAsia="微软雅黑" w:hAnsi="Times New Roman" w:cs="Times New Roman"/>
          <w:i/>
          <w:iCs/>
          <w:sz w:val="22"/>
          <w:szCs w:val="22"/>
        </w:rPr>
        <w:t>指数。可以看到</w:t>
      </w:r>
      <w:r w:rsidRPr="00832CE4">
        <w:rPr>
          <w:rFonts w:ascii="Times New Roman" w:eastAsia="微软雅黑" w:hAnsi="Times New Roman" w:cs="Times New Roman"/>
          <w:i/>
          <w:iCs/>
          <w:sz w:val="22"/>
          <w:szCs w:val="22"/>
        </w:rPr>
        <w:t>2024</w:t>
      </w:r>
      <w:r w:rsidRPr="00832CE4">
        <w:rPr>
          <w:rFonts w:ascii="Times New Roman" w:eastAsia="微软雅黑" w:hAnsi="Times New Roman" w:cs="Times New Roman"/>
          <w:i/>
          <w:iCs/>
          <w:sz w:val="22"/>
          <w:szCs w:val="22"/>
        </w:rPr>
        <w:t>年</w:t>
      </w:r>
      <w:r w:rsidRPr="00832CE4">
        <w:rPr>
          <w:rFonts w:ascii="Times New Roman" w:eastAsia="微软雅黑" w:hAnsi="Times New Roman" w:cs="Times New Roman"/>
          <w:i/>
          <w:iCs/>
          <w:sz w:val="22"/>
          <w:szCs w:val="22"/>
        </w:rPr>
        <w:t>7</w:t>
      </w:r>
      <w:r w:rsidRPr="00832CE4">
        <w:rPr>
          <w:rFonts w:ascii="Times New Roman" w:eastAsia="微软雅黑" w:hAnsi="Times New Roman" w:cs="Times New Roman"/>
          <w:i/>
          <w:iCs/>
          <w:sz w:val="22"/>
          <w:szCs w:val="22"/>
        </w:rPr>
        <w:t>月</w:t>
      </w:r>
      <w:r w:rsidRPr="00832CE4">
        <w:rPr>
          <w:rFonts w:ascii="Times New Roman" w:eastAsia="微软雅黑" w:hAnsi="Times New Roman" w:cs="Times New Roman"/>
          <w:i/>
          <w:iCs/>
          <w:sz w:val="22"/>
          <w:szCs w:val="22"/>
        </w:rPr>
        <w:t>CPI</w:t>
      </w:r>
      <w:r w:rsidRPr="00832CE4">
        <w:rPr>
          <w:rFonts w:ascii="Times New Roman" w:eastAsia="微软雅黑" w:hAnsi="Times New Roman" w:cs="Times New Roman"/>
          <w:i/>
          <w:iCs/>
          <w:sz w:val="22"/>
          <w:szCs w:val="22"/>
        </w:rPr>
        <w:t>数据转好后及</w:t>
      </w:r>
      <w:r w:rsidRPr="00832CE4">
        <w:rPr>
          <w:rFonts w:ascii="Times New Roman" w:eastAsia="微软雅黑" w:hAnsi="Times New Roman" w:cs="Times New Roman"/>
          <w:i/>
          <w:iCs/>
          <w:sz w:val="22"/>
          <w:szCs w:val="22"/>
        </w:rPr>
        <w:t>11</w:t>
      </w:r>
      <w:r w:rsidRPr="00832CE4">
        <w:rPr>
          <w:rFonts w:ascii="Times New Roman" w:eastAsia="微软雅黑" w:hAnsi="Times New Roman" w:cs="Times New Roman"/>
          <w:i/>
          <w:iCs/>
          <w:sz w:val="22"/>
          <w:szCs w:val="22"/>
        </w:rPr>
        <w:t>月大选后，小盘股开始明显跑赢大盘（截至</w:t>
      </w:r>
      <w:r w:rsidRPr="00832CE4">
        <w:rPr>
          <w:rFonts w:ascii="Times New Roman" w:eastAsia="微软雅黑" w:hAnsi="Times New Roman" w:cs="Times New Roman"/>
          <w:i/>
          <w:iCs/>
          <w:sz w:val="22"/>
          <w:szCs w:val="22"/>
        </w:rPr>
        <w:t>2024</w:t>
      </w:r>
      <w:r w:rsidRPr="00832CE4">
        <w:rPr>
          <w:rFonts w:ascii="Times New Roman" w:eastAsia="微软雅黑" w:hAnsi="Times New Roman" w:cs="Times New Roman"/>
          <w:i/>
          <w:iCs/>
          <w:sz w:val="22"/>
          <w:szCs w:val="22"/>
        </w:rPr>
        <w:t>年</w:t>
      </w:r>
      <w:r w:rsidRPr="00832CE4">
        <w:rPr>
          <w:rFonts w:ascii="Times New Roman" w:eastAsia="微软雅黑" w:hAnsi="Times New Roman" w:cs="Times New Roman"/>
          <w:i/>
          <w:iCs/>
          <w:sz w:val="22"/>
          <w:szCs w:val="22"/>
        </w:rPr>
        <w:t>12</w:t>
      </w:r>
      <w:r w:rsidRPr="00832CE4">
        <w:rPr>
          <w:rFonts w:ascii="Times New Roman" w:eastAsia="微软雅黑" w:hAnsi="Times New Roman" w:cs="Times New Roman"/>
          <w:i/>
          <w:iCs/>
          <w:sz w:val="22"/>
          <w:szCs w:val="22"/>
        </w:rPr>
        <w:t>月</w:t>
      </w:r>
      <w:r w:rsidRPr="00832CE4">
        <w:rPr>
          <w:rFonts w:ascii="Times New Roman" w:eastAsia="微软雅黑" w:hAnsi="Times New Roman" w:cs="Times New Roman"/>
          <w:i/>
          <w:iCs/>
          <w:sz w:val="22"/>
          <w:szCs w:val="22"/>
        </w:rPr>
        <w:t>11</w:t>
      </w:r>
      <w:r w:rsidRPr="00832CE4">
        <w:rPr>
          <w:rFonts w:ascii="Times New Roman" w:eastAsia="微软雅黑" w:hAnsi="Times New Roman" w:cs="Times New Roman"/>
          <w:i/>
          <w:iCs/>
          <w:sz w:val="22"/>
          <w:szCs w:val="22"/>
        </w:rPr>
        <w:t>日，小盘</w:t>
      </w:r>
      <w:r w:rsidRPr="00832CE4">
        <w:rPr>
          <w:rFonts w:ascii="Times New Roman" w:eastAsia="微软雅黑" w:hAnsi="Times New Roman" w:cs="Times New Roman"/>
          <w:i/>
          <w:iCs/>
          <w:sz w:val="22"/>
          <w:szCs w:val="22"/>
        </w:rPr>
        <w:t>600</w:t>
      </w:r>
      <w:r w:rsidRPr="00832CE4">
        <w:rPr>
          <w:rFonts w:ascii="Times New Roman" w:eastAsia="微软雅黑" w:hAnsi="Times New Roman" w:cs="Times New Roman"/>
          <w:i/>
          <w:iCs/>
          <w:sz w:val="22"/>
          <w:szCs w:val="22"/>
        </w:rPr>
        <w:t>指数累计</w:t>
      </w:r>
      <w:r w:rsidRPr="00832CE4">
        <w:rPr>
          <w:rFonts w:ascii="Times New Roman" w:eastAsia="微软雅黑" w:hAnsi="Times New Roman" w:cs="Times New Roman"/>
          <w:i/>
          <w:iCs/>
          <w:sz w:val="22"/>
          <w:szCs w:val="22"/>
        </w:rPr>
        <w:t>+17.4%</w:t>
      </w:r>
      <w:r w:rsidRPr="00832CE4">
        <w:rPr>
          <w:rFonts w:ascii="Times New Roman" w:eastAsia="微软雅黑" w:hAnsi="Times New Roman" w:cs="Times New Roman"/>
          <w:i/>
          <w:iCs/>
          <w:sz w:val="22"/>
          <w:szCs w:val="22"/>
        </w:rPr>
        <w:t>，而标普</w:t>
      </w:r>
      <w:r w:rsidRPr="00832CE4">
        <w:rPr>
          <w:rFonts w:ascii="Times New Roman" w:eastAsia="微软雅黑" w:hAnsi="Times New Roman" w:cs="Times New Roman"/>
          <w:i/>
          <w:iCs/>
          <w:sz w:val="22"/>
          <w:szCs w:val="22"/>
        </w:rPr>
        <w:t>500</w:t>
      </w:r>
      <w:r w:rsidRPr="00832CE4">
        <w:rPr>
          <w:rFonts w:ascii="Times New Roman" w:eastAsia="微软雅黑" w:hAnsi="Times New Roman" w:cs="Times New Roman"/>
          <w:i/>
          <w:iCs/>
          <w:sz w:val="22"/>
          <w:szCs w:val="22"/>
        </w:rPr>
        <w:t>指数</w:t>
      </w:r>
      <w:r w:rsidRPr="00832CE4">
        <w:rPr>
          <w:rFonts w:ascii="Times New Roman" w:eastAsia="微软雅黑" w:hAnsi="Times New Roman" w:cs="Times New Roman"/>
          <w:i/>
          <w:iCs/>
          <w:sz w:val="22"/>
          <w:szCs w:val="22"/>
        </w:rPr>
        <w:t>+8.6%</w:t>
      </w:r>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 xml:space="preserve"> (</w:t>
      </w:r>
      <w:hyperlink r:id="rId164" w:anchor=":~:text=A%20small,Figure%201" w:history="1">
        <w:r w:rsidRPr="00832CE4">
          <w:rPr>
            <w:rStyle w:val="af0"/>
            <w:rFonts w:ascii="Times New Roman" w:eastAsia="微软雅黑" w:hAnsi="Times New Roman" w:cs="Times New Roman"/>
            <w:i/>
            <w:iCs/>
            <w:sz w:val="22"/>
            <w:szCs w:val="22"/>
          </w:rPr>
          <w:t>A US small-cap awakening: Positive momentum for 2025 - Janus Henderson Investors</w:t>
        </w:r>
      </w:hyperlink>
      <w:r w:rsidRPr="00832CE4">
        <w:rPr>
          <w:rFonts w:ascii="Times New Roman" w:eastAsia="微软雅黑" w:hAnsi="Times New Roman" w:cs="Times New Roman"/>
          <w:i/>
          <w:iCs/>
          <w:sz w:val="22"/>
          <w:szCs w:val="22"/>
        </w:rPr>
        <w:t>) (</w:t>
      </w:r>
      <w:hyperlink r:id="rId165" w:anchor=":~:text=The%20recent%20rally%20in%20small,positive%20ramifications%20for%20small%20caps" w:history="1">
        <w:r w:rsidRPr="00832CE4">
          <w:rPr>
            <w:rStyle w:val="af0"/>
            <w:rFonts w:ascii="Times New Roman" w:eastAsia="微软雅黑" w:hAnsi="Times New Roman" w:cs="Times New Roman"/>
            <w:i/>
            <w:iCs/>
            <w:sz w:val="22"/>
            <w:szCs w:val="22"/>
          </w:rPr>
          <w:t>A US small-cap awakening: Positive momentum for 2025 - Janus Henderson Investors</w:t>
        </w:r>
      </w:hyperlink>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。这一趋势预示在</w:t>
      </w:r>
      <w:r w:rsidRPr="00832CE4">
        <w:rPr>
          <w:rFonts w:ascii="Times New Roman" w:eastAsia="微软雅黑" w:hAnsi="Times New Roman" w:cs="Times New Roman"/>
          <w:i/>
          <w:iCs/>
          <w:sz w:val="22"/>
          <w:szCs w:val="22"/>
        </w:rPr>
        <w:t>2025</w:t>
      </w:r>
      <w:r w:rsidRPr="00832CE4">
        <w:rPr>
          <w:rFonts w:ascii="Times New Roman" w:eastAsia="微软雅黑" w:hAnsi="Times New Roman" w:cs="Times New Roman"/>
          <w:i/>
          <w:iCs/>
          <w:sz w:val="22"/>
          <w:szCs w:val="22"/>
        </w:rPr>
        <w:t>年政策与周期环境下，小盘股有望延续相对强势。</w:t>
      </w:r>
    </w:p>
    <w:p w14:paraId="3F6CC116"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第二季度展望：机遇与挑战</w:t>
      </w:r>
    </w:p>
    <w:p w14:paraId="4A383C8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宏观与政策前瞻：进入</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年第二季度，宏观环境的不确定性依然较高，但也孕育着政策拐点的机会。美联储在上半年大概率继续按兵不动，观察通胀和经济走势；如果二季度通胀数据出现明显回落且经济下行压力增大，不排除</w:t>
      </w:r>
      <w:r w:rsidRPr="00832CE4">
        <w:rPr>
          <w:rFonts w:ascii="Times New Roman" w:eastAsia="微软雅黑" w:hAnsi="Times New Roman" w:cs="Times New Roman"/>
          <w:b/>
          <w:bCs/>
          <w:sz w:val="22"/>
          <w:szCs w:val="22"/>
        </w:rPr>
        <w:t>6</w:t>
      </w:r>
      <w:r w:rsidRPr="00832CE4">
        <w:rPr>
          <w:rFonts w:ascii="Times New Roman" w:eastAsia="微软雅黑" w:hAnsi="Times New Roman" w:cs="Times New Roman"/>
          <w:b/>
          <w:bCs/>
          <w:sz w:val="22"/>
          <w:szCs w:val="22"/>
        </w:rPr>
        <w:t>月或</w:t>
      </w:r>
      <w:r w:rsidRPr="00832CE4">
        <w:rPr>
          <w:rFonts w:ascii="Times New Roman" w:eastAsia="微软雅黑" w:hAnsi="Times New Roman" w:cs="Times New Roman"/>
          <w:b/>
          <w:bCs/>
          <w:sz w:val="22"/>
          <w:szCs w:val="22"/>
        </w:rPr>
        <w:t>7</w:t>
      </w:r>
      <w:r w:rsidRPr="00832CE4">
        <w:rPr>
          <w:rFonts w:ascii="Times New Roman" w:eastAsia="微软雅黑" w:hAnsi="Times New Roman" w:cs="Times New Roman"/>
          <w:b/>
          <w:bCs/>
          <w:sz w:val="22"/>
          <w:szCs w:val="22"/>
        </w:rPr>
        <w:t>月会议开始尝试小幅降息</w:t>
      </w:r>
      <w:r w:rsidRPr="00832CE4">
        <w:rPr>
          <w:rFonts w:ascii="Times New Roman" w:eastAsia="微软雅黑" w:hAnsi="Times New Roman" w:cs="Times New Roman"/>
          <w:sz w:val="22"/>
          <w:szCs w:val="22"/>
        </w:rPr>
        <w:t>的可能性。市场普遍预计美联储在</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年下半年才会真正启动宽松周期，因此二季度更多是为下半年政策转向做铺垫</w:t>
      </w:r>
      <w:r w:rsidRPr="00832CE4">
        <w:rPr>
          <w:rFonts w:ascii="Times New Roman" w:eastAsia="微软雅黑" w:hAnsi="Times New Roman" w:cs="Times New Roman"/>
          <w:sz w:val="22"/>
          <w:szCs w:val="22"/>
        </w:rPr>
        <w:t xml:space="preserve"> (</w:t>
      </w:r>
      <w:hyperlink r:id="rId166" w:anchor=":~:text=While%20Fed%20policymakers%20still%20expect,do%20given%20the%20muddled%20outlook"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。财政政策方面，新政府的减税方案和刺激投资计</w:t>
      </w:r>
      <w:r w:rsidRPr="00832CE4">
        <w:rPr>
          <w:rFonts w:ascii="Times New Roman" w:eastAsia="微软雅黑" w:hAnsi="Times New Roman" w:cs="Times New Roman"/>
          <w:sz w:val="22"/>
          <w:szCs w:val="22"/>
        </w:rPr>
        <w:lastRenderedPageBreak/>
        <w:t>划若能在国会通过，将提振市场信心。特朗普政府已表示将优先推动企业和个人减税、增加国防和基建支出等措施</w:t>
      </w:r>
      <w:r w:rsidRPr="00832CE4">
        <w:rPr>
          <w:rFonts w:ascii="Times New Roman" w:eastAsia="微软雅黑" w:hAnsi="Times New Roman" w:cs="Times New Roman"/>
          <w:sz w:val="22"/>
          <w:szCs w:val="22"/>
        </w:rPr>
        <w:t xml:space="preserve"> (</w:t>
      </w:r>
      <w:hyperlink r:id="rId167" w:anchor=":~:text=match%20at%20L221%20include%20a,aerospace%20and%20health%20care%20companie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 (</w:t>
      </w:r>
      <w:hyperlink r:id="rId168" w:anchor=":~:text=include%20a%20mix%20of%20tailwinds,aerospace%20and%20health%20care%20companie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如果二季度相关政策有实质性进展（例如出台具体的税改法案草案），将成为市场的重要利好。然另一方面，贸易政策紧张局势可能在二季度继续升温：针对中国和其他主要经济体的新增关税可能落地实施，引发对全球供应链和企业成本的担忧</w:t>
      </w:r>
      <w:r w:rsidRPr="00832CE4">
        <w:rPr>
          <w:rFonts w:ascii="Times New Roman" w:eastAsia="微软雅黑" w:hAnsi="Times New Roman" w:cs="Times New Roman"/>
          <w:sz w:val="22"/>
          <w:szCs w:val="22"/>
        </w:rPr>
        <w:t xml:space="preserve"> (</w:t>
      </w:r>
      <w:hyperlink r:id="rId169" w:anchor=":~:text=Other%20Trump%20policies%20present%20challenges,for%20renewable%20energy%20and%20electric"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。地缘政治上，需要关注乌克兰局势的发展以及中美博弈的动态，任何黑天鹅事件（例如地缘冲突升级）都可能在二季度加剧市场波动。基准情形下，二季度宏观环境将呈现</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增长放缓</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政策观望</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的组合：美国</w:t>
      </w:r>
      <w:r w:rsidRPr="00832CE4">
        <w:rPr>
          <w:rFonts w:ascii="Times New Roman" w:eastAsia="微软雅黑" w:hAnsi="Times New Roman" w:cs="Times New Roman"/>
          <w:sz w:val="22"/>
          <w:szCs w:val="22"/>
        </w:rPr>
        <w:t>GDP</w:t>
      </w:r>
      <w:r w:rsidRPr="00832CE4">
        <w:rPr>
          <w:rFonts w:ascii="Times New Roman" w:eastAsia="微软雅黑" w:hAnsi="Times New Roman" w:cs="Times New Roman"/>
          <w:sz w:val="22"/>
          <w:szCs w:val="22"/>
        </w:rPr>
        <w:t>增速或降至</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以下徘徊，失业率可能从</w:t>
      </w:r>
      <w:r w:rsidRPr="00832CE4">
        <w:rPr>
          <w:rFonts w:ascii="Times New Roman" w:eastAsia="微软雅黑" w:hAnsi="Times New Roman" w:cs="Times New Roman"/>
          <w:sz w:val="22"/>
          <w:szCs w:val="22"/>
        </w:rPr>
        <w:t>4%</w:t>
      </w:r>
      <w:r w:rsidRPr="00832CE4">
        <w:rPr>
          <w:rFonts w:ascii="Times New Roman" w:eastAsia="微软雅黑" w:hAnsi="Times New Roman" w:cs="Times New Roman"/>
          <w:sz w:val="22"/>
          <w:szCs w:val="22"/>
        </w:rPr>
        <w:t>略升至</w:t>
      </w:r>
      <w:r w:rsidRPr="00832CE4">
        <w:rPr>
          <w:rFonts w:ascii="Times New Roman" w:eastAsia="微软雅黑" w:hAnsi="Times New Roman" w:cs="Times New Roman"/>
          <w:sz w:val="22"/>
          <w:szCs w:val="22"/>
        </w:rPr>
        <w:t>4.5%</w:t>
      </w:r>
      <w:r w:rsidRPr="00832CE4">
        <w:rPr>
          <w:rFonts w:ascii="Times New Roman" w:eastAsia="微软雅黑" w:hAnsi="Times New Roman" w:cs="Times New Roman"/>
          <w:sz w:val="22"/>
          <w:szCs w:val="22"/>
        </w:rPr>
        <w:t>附近，但核心通胀有望缓慢下行到接近</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，为年中以后的货币宽松创造条件</w:t>
      </w:r>
      <w:r w:rsidRPr="00832CE4">
        <w:rPr>
          <w:rFonts w:ascii="Times New Roman" w:eastAsia="微软雅黑" w:hAnsi="Times New Roman" w:cs="Times New Roman"/>
          <w:sz w:val="22"/>
          <w:szCs w:val="22"/>
        </w:rPr>
        <w:t xml:space="preserve"> (</w:t>
      </w:r>
      <w:hyperlink r:id="rId170"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171" w:anchor=":~:text=WASHINGTON%2C%20March%2019%20%28Reuters%29%20,ire%20of%20President%20%209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6A7741E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趋势与资金流：经历一季度的调整后，市场估值和投资者预期变得相对保守，这反而可能为二季度创造阶段性反弹机会。历史经验表明，在加息尾声至首次降息的过渡期，股市常出现震荡筑底，等到降息明确后可能重新走强</w:t>
      </w:r>
      <w:r w:rsidRPr="00832CE4">
        <w:rPr>
          <w:rFonts w:ascii="Times New Roman" w:eastAsia="微软雅黑" w:hAnsi="Times New Roman" w:cs="Times New Roman"/>
          <w:b/>
          <w:bCs/>
          <w:sz w:val="22"/>
          <w:szCs w:val="22"/>
        </w:rPr>
        <w:t xml:space="preserve"> (</w:t>
      </w:r>
      <w:hyperlink r:id="rId172" w:anchor=":~:text=cuts%20in%202025" w:history="1">
        <w:r w:rsidRPr="00832CE4">
          <w:rPr>
            <w:rStyle w:val="af0"/>
            <w:rFonts w:ascii="Times New Roman" w:eastAsia="微软雅黑" w:hAnsi="Times New Roman" w:cs="Times New Roman"/>
            <w:b/>
            <w:bCs/>
            <w:sz w:val="22"/>
            <w:szCs w:val="22"/>
          </w:rPr>
          <w:t>Economic outlook: First quarter 2025</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。目前标普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已从高点回撤近一成，技术上处于中期调整格局，但如果基本面不出现明显恶化，这一位置可能吸引一些逢低买入的资金。在第二季度初期，投资者情绪或仍偏谨慎，观望政策明朗。因此成交量和资金流</w:t>
      </w:r>
      <w:r w:rsidRPr="00832CE4">
        <w:rPr>
          <w:rFonts w:ascii="Times New Roman" w:eastAsia="微软雅黑" w:hAnsi="Times New Roman" w:cs="Times New Roman"/>
          <w:sz w:val="22"/>
          <w:szCs w:val="22"/>
        </w:rPr>
        <w:t>可能继续表现为</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轻风险资产、重收益资产</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的格局：债券和货币市场基金在</w:t>
      </w:r>
      <w:r w:rsidRPr="00832CE4">
        <w:rPr>
          <w:rFonts w:ascii="Times New Roman" w:eastAsia="微软雅黑" w:hAnsi="Times New Roman" w:cs="Times New Roman"/>
          <w:sz w:val="22"/>
          <w:szCs w:val="22"/>
        </w:rPr>
        <w:t>4</w:t>
      </w:r>
      <w:r w:rsidRPr="00832CE4">
        <w:rPr>
          <w:rFonts w:ascii="Times New Roman" w:eastAsia="微软雅黑" w:hAnsi="Times New Roman" w:cs="Times New Roman"/>
          <w:sz w:val="22"/>
          <w:szCs w:val="22"/>
        </w:rPr>
        <w:t>月、</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月预计持续净流入，因为年初以来债券收益率维持在高位，对投资者有吸引力</w:t>
      </w:r>
      <w:r w:rsidRPr="00832CE4">
        <w:rPr>
          <w:rFonts w:ascii="Times New Roman" w:eastAsia="微软雅黑" w:hAnsi="Times New Roman" w:cs="Times New Roman"/>
          <w:sz w:val="22"/>
          <w:szCs w:val="22"/>
        </w:rPr>
        <w:t xml:space="preserve"> (</w:t>
      </w:r>
      <w:hyperlink r:id="rId173" w:anchor=":~:text=As%20Investors%20Pile%20Into%20These,have%20continued%20into%202025%2C%20too" w:history="1">
        <w:r w:rsidRPr="00832CE4">
          <w:rPr>
            <w:rStyle w:val="af0"/>
            <w:rFonts w:ascii="Times New Roman" w:eastAsia="微软雅黑" w:hAnsi="Times New Roman" w:cs="Times New Roman"/>
            <w:sz w:val="22"/>
            <w:szCs w:val="22"/>
          </w:rPr>
          <w:t>As Investors Pile Into These 3 Types of Bond Funds, Here's What ...</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。与此同时，股票型基金的赎回压力有望随着估值回落而缓和，若二季度出现明确的利好（如降息预期升温或企业盈利超预期），场外资金可能逐步回流股市。值得一提的是，一季度末美股空头情绪上升，</w:t>
      </w:r>
      <w:r w:rsidRPr="00832CE4">
        <w:rPr>
          <w:rFonts w:ascii="Times New Roman" w:eastAsia="微软雅黑" w:hAnsi="Times New Roman" w:cs="Times New Roman"/>
          <w:b/>
          <w:bCs/>
          <w:sz w:val="22"/>
          <w:szCs w:val="22"/>
        </w:rPr>
        <w:t>卖空和对冲头寸</w:t>
      </w:r>
      <w:r w:rsidRPr="00832CE4">
        <w:rPr>
          <w:rFonts w:ascii="Times New Roman" w:eastAsia="微软雅黑" w:hAnsi="Times New Roman" w:cs="Times New Roman"/>
          <w:sz w:val="22"/>
          <w:szCs w:val="22"/>
        </w:rPr>
        <w:t>增加，这反而为二季度的反弹提供弹药</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一旦有利好引发上涨，空头回补可能推波助澜。技术面需关注标普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能否收复</w:t>
      </w:r>
      <w:r w:rsidRPr="00832CE4">
        <w:rPr>
          <w:rFonts w:ascii="Times New Roman" w:eastAsia="微软雅黑" w:hAnsi="Times New Roman" w:cs="Times New Roman"/>
          <w:sz w:val="22"/>
          <w:szCs w:val="22"/>
        </w:rPr>
        <w:t>200</w:t>
      </w:r>
      <w:r w:rsidRPr="00832CE4">
        <w:rPr>
          <w:rFonts w:ascii="Times New Roman" w:eastAsia="微软雅黑" w:hAnsi="Times New Roman" w:cs="Times New Roman"/>
          <w:sz w:val="22"/>
          <w:szCs w:val="22"/>
        </w:rPr>
        <w:t>日均线（约在</w:t>
      </w:r>
      <w:r w:rsidRPr="00832CE4">
        <w:rPr>
          <w:rFonts w:ascii="Times New Roman" w:eastAsia="微软雅黑" w:hAnsi="Times New Roman" w:cs="Times New Roman"/>
          <w:sz w:val="22"/>
          <w:szCs w:val="22"/>
        </w:rPr>
        <w:t>5700</w:t>
      </w:r>
      <w:r w:rsidRPr="00832CE4">
        <w:rPr>
          <w:rFonts w:ascii="Times New Roman" w:eastAsia="微软雅黑" w:hAnsi="Times New Roman" w:cs="Times New Roman"/>
          <w:sz w:val="22"/>
          <w:szCs w:val="22"/>
        </w:rPr>
        <w:t>点左右）</w:t>
      </w:r>
      <w:r w:rsidRPr="00832CE4">
        <w:rPr>
          <w:rFonts w:ascii="Times New Roman" w:eastAsia="微软雅黑" w:hAnsi="Times New Roman" w:cs="Times New Roman"/>
          <w:sz w:val="22"/>
          <w:szCs w:val="22"/>
        </w:rPr>
        <w:t xml:space="preserve"> (</w:t>
      </w:r>
      <w:hyperlink r:id="rId174" w:anchor=":~:text=200,to%20climb%20back%20above%20it"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若成功站回并放量突破，将确认调整结束、重回上行趋势；反之若迟迟无法突破，指数可能在二季度上半段继续区间震荡甚至考验下方支撑（比如年线位置）。二季度中后期，随着年中消费旺季和企业资本开支的推进，市场情绪或有所改善。总体判断，第二季度美股大盘指数可能呈现</w:t>
      </w:r>
      <w:r w:rsidRPr="00832CE4">
        <w:rPr>
          <w:rFonts w:ascii="Times New Roman" w:eastAsia="微软雅黑" w:hAnsi="Times New Roman" w:cs="Times New Roman"/>
          <w:b/>
          <w:bCs/>
          <w:sz w:val="22"/>
          <w:szCs w:val="22"/>
        </w:rPr>
        <w:t>先抑后扬</w:t>
      </w:r>
      <w:r w:rsidRPr="00832CE4">
        <w:rPr>
          <w:rFonts w:ascii="Times New Roman" w:eastAsia="微软雅黑" w:hAnsi="Times New Roman" w:cs="Times New Roman"/>
          <w:sz w:val="22"/>
          <w:szCs w:val="22"/>
        </w:rPr>
        <w:t>走势：</w:t>
      </w:r>
      <w:r w:rsidRPr="00832CE4">
        <w:rPr>
          <w:rFonts w:ascii="Times New Roman" w:eastAsia="微软雅黑" w:hAnsi="Times New Roman" w:cs="Times New Roman"/>
          <w:sz w:val="22"/>
          <w:szCs w:val="22"/>
        </w:rPr>
        <w:t>4</w:t>
      </w:r>
      <w:r w:rsidRPr="00832CE4">
        <w:rPr>
          <w:rFonts w:ascii="Times New Roman" w:eastAsia="微软雅黑" w:hAnsi="Times New Roman" w:cs="Times New Roman"/>
          <w:sz w:val="22"/>
          <w:szCs w:val="22"/>
        </w:rPr>
        <w:t>月延续一季度的低位震荡甚至再探底，但</w:t>
      </w:r>
      <w:r w:rsidRPr="00832CE4">
        <w:rPr>
          <w:rFonts w:ascii="Times New Roman" w:eastAsia="微软雅黑" w:hAnsi="Times New Roman" w:cs="Times New Roman"/>
          <w:sz w:val="22"/>
          <w:szCs w:val="22"/>
        </w:rPr>
        <w:t>5-6</w:t>
      </w:r>
      <w:r w:rsidRPr="00832CE4">
        <w:rPr>
          <w:rFonts w:ascii="Times New Roman" w:eastAsia="微软雅黑" w:hAnsi="Times New Roman" w:cs="Times New Roman"/>
          <w:sz w:val="22"/>
          <w:szCs w:val="22"/>
        </w:rPr>
        <w:t>月有望在政策预期转向和基本面企稳的带动下逐步走强，季度末指数水平有希望较一季度末有所抬升。预</w:t>
      </w:r>
      <w:r w:rsidRPr="00832CE4">
        <w:rPr>
          <w:rFonts w:ascii="Times New Roman" w:eastAsia="微软雅黑" w:hAnsi="Times New Roman" w:cs="Times New Roman"/>
          <w:sz w:val="22"/>
          <w:szCs w:val="22"/>
        </w:rPr>
        <w:lastRenderedPageBreak/>
        <w:t>期标普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二季度有中个位数百分比的涨幅空间，但波动性仍可能较高，需要做好仓位和风险管理。</w:t>
      </w:r>
    </w:p>
    <w:p w14:paraId="7C28884B"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重点行业与板块机会：在宏观不确定和政策微调的二季度，不同行业板块将分化出各自的机会和风险。首先，受益政策刺激的板块值得关注：国防军工和基建相关行业有望在政府增加国防支出和推进基建投资计划的预期下获得支撑。大型国防承包商和建筑工程类企业二季度业绩展望可能向好，相关股票和</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（如航空航天与国防</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、基础设施</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等）有机会跑赢大市。与此同时，价值型板块（如必需消费、医疗保健、公用事业）在一季度表现抗跌，进入二季度如果市场继续动荡，这些板块仍是稳健避风港。然而如果二季度后半段市场企稳反弹，价值板块的相对吸引力可能下降，资金可能再度转向成长板块</w:t>
      </w:r>
      <w:r w:rsidRPr="00832CE4">
        <w:rPr>
          <w:rFonts w:ascii="Times New Roman" w:eastAsia="微软雅黑" w:hAnsi="Times New Roman" w:cs="Times New Roman"/>
          <w:sz w:val="22"/>
          <w:szCs w:val="22"/>
        </w:rPr>
        <w:t>。因此策略上可在二季度</w:t>
      </w:r>
      <w:r w:rsidRPr="00832CE4">
        <w:rPr>
          <w:rFonts w:ascii="Times New Roman" w:eastAsia="微软雅黑" w:hAnsi="Times New Roman" w:cs="Times New Roman"/>
          <w:b/>
          <w:bCs/>
          <w:sz w:val="22"/>
          <w:szCs w:val="22"/>
        </w:rPr>
        <w:t>灵活轮动</w:t>
      </w:r>
      <w:r w:rsidRPr="00832CE4">
        <w:rPr>
          <w:rFonts w:ascii="Times New Roman" w:eastAsia="微软雅黑" w:hAnsi="Times New Roman" w:cs="Times New Roman"/>
          <w:sz w:val="22"/>
          <w:szCs w:val="22"/>
        </w:rPr>
        <w:t>：初期偏防御，后期逢低布局成长。</w:t>
      </w:r>
      <w:r w:rsidRPr="00832CE4">
        <w:rPr>
          <w:rFonts w:ascii="Times New Roman" w:eastAsia="微软雅黑" w:hAnsi="Times New Roman" w:cs="Times New Roman"/>
          <w:b/>
          <w:bCs/>
          <w:sz w:val="22"/>
          <w:szCs w:val="22"/>
        </w:rPr>
        <w:t>科技和人工智能</w:t>
      </w:r>
      <w:r w:rsidRPr="00832CE4">
        <w:rPr>
          <w:rFonts w:ascii="Times New Roman" w:eastAsia="微软雅黑" w:hAnsi="Times New Roman" w:cs="Times New Roman"/>
          <w:sz w:val="22"/>
          <w:szCs w:val="22"/>
        </w:rPr>
        <w:t>板块在二季度有望重拾升势。经历一季度的调整后，科技巨头估值略有消化，而且二季度将公布的第一季度财报可能显示出这些公司的盈利韧性和</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业务进展。如果财报季中科技企业的业绩和指引好于预期，投资者信心将回升。此外，</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主题在经过短暂降温后，长期前景依旧光明。各行业应用</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以提升生产率的趋势方兴未艾，</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概念</w:t>
      </w:r>
      <w:r w:rsidRPr="00832CE4">
        <w:rPr>
          <w:rFonts w:ascii="Times New Roman" w:eastAsia="微软雅黑" w:hAnsi="Times New Roman" w:cs="Times New Roman"/>
          <w:sz w:val="22"/>
          <w:szCs w:val="22"/>
        </w:rPr>
        <w:t>将从科技扩散到金融、医疗、制造等传统领域</w:t>
      </w:r>
      <w:r w:rsidRPr="00832CE4">
        <w:rPr>
          <w:rFonts w:ascii="Times New Roman" w:eastAsia="微软雅黑" w:hAnsi="Times New Roman" w:cs="Times New Roman"/>
          <w:sz w:val="22"/>
          <w:szCs w:val="22"/>
        </w:rPr>
        <w:t xml:space="preserve"> (</w:t>
      </w:r>
      <w:hyperlink r:id="rId175" w:anchor=":~:text=,dividend%20payers%20and%20small%20cap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。一些</w:t>
      </w:r>
      <w:r w:rsidRPr="00832CE4">
        <w:rPr>
          <w:rFonts w:ascii="Times New Roman" w:eastAsia="微软雅黑" w:hAnsi="Times New Roman" w:cs="Times New Roman"/>
          <w:b/>
          <w:bCs/>
          <w:sz w:val="22"/>
          <w:szCs w:val="22"/>
        </w:rPr>
        <w:t>AI</w:t>
      </w:r>
      <w:r w:rsidRPr="00832CE4">
        <w:rPr>
          <w:rFonts w:ascii="Times New Roman" w:eastAsia="微软雅黑" w:hAnsi="Times New Roman" w:cs="Times New Roman"/>
          <w:b/>
          <w:bCs/>
          <w:sz w:val="22"/>
          <w:szCs w:val="22"/>
        </w:rPr>
        <w:t>基础设施</w:t>
      </w:r>
      <w:r w:rsidRPr="00832CE4">
        <w:rPr>
          <w:rFonts w:ascii="Times New Roman" w:eastAsia="微软雅黑" w:hAnsi="Times New Roman" w:cs="Times New Roman"/>
          <w:sz w:val="22"/>
          <w:szCs w:val="22"/>
        </w:rPr>
        <w:t>相关公司（如芯片、云计算提供商）在二季度可能率先受益于企业资本开支的释放。据统计，全球五大</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云服务商预计在</w:t>
      </w:r>
      <w:r w:rsidRPr="00832CE4">
        <w:rPr>
          <w:rFonts w:ascii="Times New Roman" w:eastAsia="微软雅黑" w:hAnsi="Times New Roman" w:cs="Times New Roman"/>
          <w:sz w:val="22"/>
          <w:szCs w:val="22"/>
        </w:rPr>
        <w:t>2024-2027</w:t>
      </w:r>
      <w:r w:rsidRPr="00832CE4">
        <w:rPr>
          <w:rFonts w:ascii="Times New Roman" w:eastAsia="微软雅黑" w:hAnsi="Times New Roman" w:cs="Times New Roman"/>
          <w:sz w:val="22"/>
          <w:szCs w:val="22"/>
        </w:rPr>
        <w:t>年投入超过</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万亿美元资本支出，用于数据中心和芯片</w:t>
      </w:r>
      <w:r w:rsidRPr="00832CE4">
        <w:rPr>
          <w:rFonts w:ascii="Times New Roman" w:eastAsia="微软雅黑" w:hAnsi="Times New Roman" w:cs="Times New Roman"/>
          <w:sz w:val="22"/>
          <w:szCs w:val="22"/>
        </w:rPr>
        <w:t xml:space="preserve"> (</w:t>
      </w:r>
      <w:hyperlink r:id="rId176" w:anchor=":~:text=Management%20am,from%202024%20to%202027%2C" w:history="1">
        <w:r w:rsidRPr="00832CE4">
          <w:rPr>
            <w:rStyle w:val="af0"/>
            <w:rFonts w:ascii="Times New Roman" w:eastAsia="微软雅黑" w:hAnsi="Times New Roman" w:cs="Times New Roman"/>
            <w:sz w:val="22"/>
            <w:szCs w:val="22"/>
          </w:rPr>
          <w:t>AI investment trends 2025: Beyond the bubble - Asset Management</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这预示着相关供应链公司的订单和业绩将持续增长。</w:t>
      </w:r>
      <w:r w:rsidRPr="00832CE4">
        <w:rPr>
          <w:rFonts w:ascii="Times New Roman" w:eastAsia="微软雅黑" w:hAnsi="Times New Roman" w:cs="Times New Roman"/>
          <w:b/>
          <w:bCs/>
          <w:sz w:val="22"/>
          <w:szCs w:val="22"/>
        </w:rPr>
        <w:t>生物医药和创新药</w:t>
      </w:r>
      <w:r w:rsidRPr="00832CE4">
        <w:rPr>
          <w:rFonts w:ascii="Times New Roman" w:eastAsia="微软雅黑" w:hAnsi="Times New Roman" w:cs="Times New Roman"/>
          <w:sz w:val="22"/>
          <w:szCs w:val="22"/>
        </w:rPr>
        <w:t>领域在二季度有催化剂，包括重磅新药的临床试验结果和监管审批。药企并购预计在二季度持续活跃，大型制药可能继续收购有潜力的生物技术公司</w:t>
      </w:r>
      <w:r w:rsidRPr="00832CE4">
        <w:rPr>
          <w:rFonts w:ascii="Times New Roman" w:eastAsia="微软雅黑" w:hAnsi="Times New Roman" w:cs="Times New Roman"/>
          <w:sz w:val="22"/>
          <w:szCs w:val="22"/>
        </w:rPr>
        <w:t xml:space="preserve"> (</w:t>
      </w:r>
      <w:hyperlink r:id="rId177" w:anchor=":~:text=Following%20a%20period%20of%20market,looming%20US%24300%20billion%20patent%20cliff"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 (</w:t>
      </w:r>
      <w:hyperlink r:id="rId178" w:anchor=":~:text=2025,looming%20US%24300%20billion%20patent%20cliff"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。投资者可关注那些手握突破性技术（如基因编辑、</w:t>
      </w:r>
      <w:r w:rsidRPr="00832CE4">
        <w:rPr>
          <w:rFonts w:ascii="Times New Roman" w:eastAsia="微软雅黑" w:hAnsi="Times New Roman" w:cs="Times New Roman"/>
          <w:sz w:val="22"/>
          <w:szCs w:val="22"/>
        </w:rPr>
        <w:t>mRNA</w:t>
      </w:r>
      <w:r w:rsidRPr="00832CE4">
        <w:rPr>
          <w:rFonts w:ascii="Times New Roman" w:eastAsia="微软雅黑" w:hAnsi="Times New Roman" w:cs="Times New Roman"/>
          <w:sz w:val="22"/>
          <w:szCs w:val="22"/>
        </w:rPr>
        <w:t>疫苗、细胞治疗）的标的，以及有潜在收购价值的小市值生物科技股。</w:t>
      </w:r>
      <w:r w:rsidRPr="00832CE4">
        <w:rPr>
          <w:rFonts w:ascii="Times New Roman" w:eastAsia="微软雅黑" w:hAnsi="Times New Roman" w:cs="Times New Roman"/>
          <w:b/>
          <w:bCs/>
          <w:sz w:val="22"/>
          <w:szCs w:val="22"/>
        </w:rPr>
        <w:t>能源板块</w:t>
      </w:r>
      <w:r w:rsidRPr="00832CE4">
        <w:rPr>
          <w:rFonts w:ascii="Times New Roman" w:eastAsia="微软雅黑" w:hAnsi="Times New Roman" w:cs="Times New Roman"/>
          <w:sz w:val="22"/>
          <w:szCs w:val="22"/>
        </w:rPr>
        <w:t>方面，需要紧密追踪国际油价和地缘动态。如果二季度全球需求稳健、供应端受地缘影响（例如</w:t>
      </w:r>
      <w:r w:rsidRPr="00832CE4">
        <w:rPr>
          <w:rFonts w:ascii="Times New Roman" w:eastAsia="微软雅黑" w:hAnsi="Times New Roman" w:cs="Times New Roman"/>
          <w:sz w:val="22"/>
          <w:szCs w:val="22"/>
        </w:rPr>
        <w:t>OPEC</w:t>
      </w:r>
      <w:r w:rsidRPr="00832CE4">
        <w:rPr>
          <w:rFonts w:ascii="Times New Roman" w:eastAsia="微软雅黑" w:hAnsi="Times New Roman" w:cs="Times New Roman"/>
          <w:sz w:val="22"/>
          <w:szCs w:val="22"/>
        </w:rPr>
        <w:t>政策或俄油受限），油价可能保持坚挺甚至上涨，那么一季度领跑的能源股将继续受益；但若经济放缓超预期导致油价回落，能源股可能冲高回落。</w:t>
      </w:r>
      <w:r w:rsidRPr="00832CE4">
        <w:rPr>
          <w:rFonts w:ascii="Times New Roman" w:eastAsia="微软雅黑" w:hAnsi="Times New Roman" w:cs="Times New Roman"/>
          <w:b/>
          <w:bCs/>
          <w:sz w:val="22"/>
          <w:szCs w:val="22"/>
        </w:rPr>
        <w:t>金融板块</w:t>
      </w:r>
      <w:r w:rsidRPr="00832CE4">
        <w:rPr>
          <w:rFonts w:ascii="Times New Roman" w:eastAsia="微软雅黑" w:hAnsi="Times New Roman" w:cs="Times New Roman"/>
          <w:sz w:val="22"/>
          <w:szCs w:val="22"/>
        </w:rPr>
        <w:t>则取决于利率曲线和信贷环境。美联储按兵不动期间，利率维持高位可能使银行净息差保持稳健，但经济走弱可能引发信用风险上升，因此二季度金融股可能区间震荡，优质的大型银行和保险公司相对更稳健。总的来说，二季度可重点挖掘</w:t>
      </w:r>
      <w:r w:rsidRPr="00832CE4">
        <w:rPr>
          <w:rFonts w:ascii="Times New Roman" w:eastAsia="微软雅黑" w:hAnsi="Times New Roman" w:cs="Times New Roman"/>
          <w:b/>
          <w:bCs/>
          <w:sz w:val="22"/>
          <w:szCs w:val="22"/>
        </w:rPr>
        <w:t>政策驱动和价值修复</w:t>
      </w:r>
      <w:r w:rsidRPr="00832CE4">
        <w:rPr>
          <w:rFonts w:ascii="Times New Roman" w:eastAsia="微软雅黑" w:hAnsi="Times New Roman" w:cs="Times New Roman"/>
          <w:sz w:val="22"/>
          <w:szCs w:val="22"/>
        </w:rPr>
        <w:t>两条主线：上半季度守住防御价值，下半季度逐步加码成长科技和周期板块，以便在市场企稳时占据有利位置。</w:t>
      </w:r>
    </w:p>
    <w:p w14:paraId="3A01A0BB"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lastRenderedPageBreak/>
        <w:t>风格轮动预期：二季度的市场风格可能延续一季度开始的均衡化趋势，中小盘及价值股有机会进一步赶上。首先，在市值层面</w:t>
      </w:r>
      <w:r w:rsidRPr="00832CE4">
        <w:rPr>
          <w:rFonts w:ascii="Times New Roman" w:eastAsia="微软雅黑" w:hAnsi="Times New Roman" w:cs="Times New Roman"/>
          <w:sz w:val="22"/>
          <w:szCs w:val="22"/>
        </w:rPr>
        <w:t>，如果经济前景仍不明朗，大盘蓝筹股由于盈利稳定，仍将吸引避险资金，从而限制其下行空间；但一旦降息预期明确，</w:t>
      </w:r>
      <w:r w:rsidRPr="00832CE4">
        <w:rPr>
          <w:rFonts w:ascii="Times New Roman" w:eastAsia="微软雅黑" w:hAnsi="Times New Roman" w:cs="Times New Roman"/>
          <w:b/>
          <w:bCs/>
          <w:sz w:val="22"/>
          <w:szCs w:val="22"/>
        </w:rPr>
        <w:t>小盘股</w:t>
      </w:r>
      <w:r w:rsidRPr="00832CE4">
        <w:rPr>
          <w:rFonts w:ascii="Times New Roman" w:eastAsia="微软雅黑" w:hAnsi="Times New Roman" w:cs="Times New Roman"/>
          <w:sz w:val="22"/>
          <w:szCs w:val="22"/>
        </w:rPr>
        <w:t>有望接力领涨。这是因为降息周期中，小型企业融资环境改善、利息负担降低，更能释放利润弹性</w:t>
      </w:r>
      <w:r w:rsidRPr="00832CE4">
        <w:rPr>
          <w:rFonts w:ascii="Times New Roman" w:eastAsia="微软雅黑" w:hAnsi="Times New Roman" w:cs="Times New Roman"/>
          <w:sz w:val="22"/>
          <w:szCs w:val="22"/>
        </w:rPr>
        <w:t xml:space="preserve"> (</w:t>
      </w:r>
      <w:hyperlink r:id="rId179" w:anchor=":~:text=Small%20caps%20have%20historically%20outperformed,at%20a%20more%20measured%20pac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180" w:anchor=":~:text=Lower%20interest%20rates%20reduce%20companies%E2%80%99,power%20and%20higher%20labor%20intensity"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Janus Henderson</w:t>
      </w:r>
      <w:r w:rsidRPr="00832CE4">
        <w:rPr>
          <w:rFonts w:ascii="Times New Roman" w:eastAsia="微软雅黑" w:hAnsi="Times New Roman" w:cs="Times New Roman"/>
          <w:sz w:val="22"/>
          <w:szCs w:val="22"/>
        </w:rPr>
        <w:t>的研究指出，在通胀温和和政策转松的环境下，小盘股</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年盈利增速可能超越大盘，预计可达</w:t>
      </w:r>
      <w:r w:rsidRPr="00832CE4">
        <w:rPr>
          <w:rFonts w:ascii="Times New Roman" w:eastAsia="微软雅黑" w:hAnsi="Times New Roman" w:cs="Times New Roman"/>
          <w:sz w:val="22"/>
          <w:szCs w:val="22"/>
        </w:rPr>
        <w:t>18%</w:t>
      </w:r>
      <w:r w:rsidRPr="00832CE4">
        <w:rPr>
          <w:rFonts w:ascii="Times New Roman" w:eastAsia="微软雅黑" w:hAnsi="Times New Roman" w:cs="Times New Roman"/>
          <w:sz w:val="22"/>
          <w:szCs w:val="22"/>
        </w:rPr>
        <w:t>以上，中小企业将从国内经济政策（如关税保护、本土采购）中获得相对优势</w:t>
      </w:r>
      <w:r w:rsidRPr="00832CE4">
        <w:rPr>
          <w:rFonts w:ascii="Times New Roman" w:eastAsia="微软雅黑" w:hAnsi="Times New Roman" w:cs="Times New Roman"/>
          <w:sz w:val="22"/>
          <w:szCs w:val="22"/>
        </w:rPr>
        <w:t xml:space="preserve"> (</w:t>
      </w:r>
      <w:hyperlink r:id="rId181" w:anchor=":~:text=U.S.%20small,could%20further%20enhance%20their%20attractivenes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182" w:anchor=":~:text=creates%20opportunities%20for%20companies%20with,could%20further%20enhance%20their%20attractivenes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。因此二季度后期可逐步提高对小盘成长股的配置比例。与此同时，</w:t>
      </w:r>
      <w:r w:rsidRPr="00832CE4">
        <w:rPr>
          <w:rFonts w:ascii="Times New Roman" w:eastAsia="微软雅黑" w:hAnsi="Times New Roman" w:cs="Times New Roman"/>
          <w:b/>
          <w:bCs/>
          <w:sz w:val="22"/>
          <w:szCs w:val="22"/>
        </w:rPr>
        <w:t>价值与成长风格</w:t>
      </w:r>
      <w:r w:rsidRPr="00832CE4">
        <w:rPr>
          <w:rFonts w:ascii="Times New Roman" w:eastAsia="微软雅黑" w:hAnsi="Times New Roman" w:cs="Times New Roman"/>
          <w:sz w:val="22"/>
          <w:szCs w:val="22"/>
        </w:rPr>
        <w:t>的轮动将取决于利率路径：若美债收益率在二季度见顶回落，成长股的估值压力减轻，成长风格可能卷土重来；但如果通胀迟迟不下，利率维持高位，则价值股将继续跑赢成长股</w:t>
      </w:r>
      <w:r w:rsidRPr="00832CE4">
        <w:rPr>
          <w:rFonts w:ascii="Times New Roman" w:eastAsia="微软雅黑" w:hAnsi="Times New Roman" w:cs="Times New Roman"/>
          <w:sz w:val="22"/>
          <w:szCs w:val="22"/>
        </w:rPr>
        <w:t xml:space="preserve"> (</w:t>
      </w:r>
      <w:hyperlink r:id="rId183" w:anchor=":~:text=%2A%20Indeed%2C%20US%20large,fractionally%20positive%20year%20to%20date"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184" w:anchor=":~:text=,the%20final%20quarter%20of%202022"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。我们倾向于认为二季度中后段随着降息前景渐近，成长风格相对表现将改善，但全年来看成长和价值的差距将缩小，不会再现过去几年那种极端分化。对于</w:t>
      </w:r>
      <w:r w:rsidRPr="00832CE4">
        <w:rPr>
          <w:rFonts w:ascii="Times New Roman" w:eastAsia="微软雅黑" w:hAnsi="Times New Roman" w:cs="Times New Roman"/>
          <w:b/>
          <w:bCs/>
          <w:sz w:val="22"/>
          <w:szCs w:val="22"/>
        </w:rPr>
        <w:t>超大盘科技股</w:t>
      </w:r>
      <w:r w:rsidRPr="00832CE4">
        <w:rPr>
          <w:rFonts w:ascii="Times New Roman" w:eastAsia="微软雅黑" w:hAnsi="Times New Roman" w:cs="Times New Roman"/>
          <w:sz w:val="22"/>
          <w:szCs w:val="22"/>
        </w:rPr>
        <w:t>，在经历回调后二季度或企稳，但鉴于监管和贸易风险，它们对指数的主导作用减弱，投资者可能更加关注</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标普</w:t>
      </w:r>
      <w:r w:rsidRPr="00832CE4">
        <w:rPr>
          <w:rFonts w:ascii="Times New Roman" w:eastAsia="微软雅黑" w:hAnsi="Times New Roman" w:cs="Times New Roman"/>
          <w:sz w:val="22"/>
          <w:szCs w:val="22"/>
        </w:rPr>
        <w:t>493”</w:t>
      </w:r>
      <w:r w:rsidRPr="00832CE4">
        <w:rPr>
          <w:rFonts w:ascii="Times New Roman" w:eastAsia="微软雅黑" w:hAnsi="Times New Roman" w:cs="Times New Roman"/>
          <w:sz w:val="22"/>
          <w:szCs w:val="22"/>
        </w:rPr>
        <w:t>的其余部分机会</w:t>
      </w:r>
      <w:r w:rsidRPr="00832CE4">
        <w:rPr>
          <w:rFonts w:ascii="Times New Roman" w:eastAsia="微软雅黑" w:hAnsi="Times New Roman" w:cs="Times New Roman"/>
          <w:sz w:val="22"/>
          <w:szCs w:val="22"/>
        </w:rPr>
        <w:t xml:space="preserve"> (</w:t>
      </w:r>
      <w:hyperlink r:id="rId185"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186" w:anchor=":~:text=,the%20brokerage%20said"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。高盛的预测认为</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年科技巨头仍将略微跑赢其余公司约</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个百分点，但这是七年来最小的优势，</w:t>
      </w:r>
      <w:r w:rsidRPr="00832CE4">
        <w:rPr>
          <w:rFonts w:ascii="Times New Roman" w:eastAsia="微软雅黑" w:hAnsi="Times New Roman" w:cs="Times New Roman"/>
          <w:b/>
          <w:bCs/>
          <w:sz w:val="22"/>
          <w:szCs w:val="22"/>
        </w:rPr>
        <w:t>宏观环境的变化（如增速和贸易政策）正使得其它股票获得相对更好的机遇</w:t>
      </w:r>
      <w:r w:rsidRPr="00832CE4">
        <w:rPr>
          <w:rFonts w:ascii="Times New Roman" w:eastAsia="微软雅黑" w:hAnsi="Times New Roman" w:cs="Times New Roman"/>
          <w:sz w:val="22"/>
          <w:szCs w:val="22"/>
        </w:rPr>
        <w:t xml:space="preserve"> (</w:t>
      </w:r>
      <w:hyperlink r:id="rId187"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188" w:anchor=":~:text=,the%20brokerage%20said"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。因此在风格配置上，建议投资者二季度保持</w:t>
      </w:r>
      <w:r w:rsidRPr="00832CE4">
        <w:rPr>
          <w:rFonts w:ascii="Times New Roman" w:eastAsia="微软雅黑" w:hAnsi="Times New Roman" w:cs="Times New Roman"/>
          <w:b/>
          <w:bCs/>
          <w:sz w:val="22"/>
          <w:szCs w:val="22"/>
        </w:rPr>
        <w:t>均衡</w:t>
      </w:r>
      <w:r w:rsidRPr="00832CE4">
        <w:rPr>
          <w:rFonts w:ascii="Times New Roman" w:eastAsia="微软雅黑" w:hAnsi="Times New Roman" w:cs="Times New Roman"/>
          <w:sz w:val="22"/>
          <w:szCs w:val="22"/>
        </w:rPr>
        <w:t>：既保留大型龙头仓位以获取稳健收益，也增加中小盘和价值板块的比重来博取相对收益和估值修复。</w:t>
      </w:r>
    </w:p>
    <w:p w14:paraId="6B7FE698"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第三季度展望：政策拐点与市场拂晓</w:t>
      </w:r>
    </w:p>
    <w:p w14:paraId="24BE4C0F"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宏观与政策展望：</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年第三季度可能成为宏观环境的关键拐点期</w:t>
      </w:r>
      <w:r w:rsidRPr="00832CE4">
        <w:rPr>
          <w:rFonts w:ascii="Times New Roman" w:eastAsia="微软雅黑" w:hAnsi="Times New Roman" w:cs="Times New Roman"/>
          <w:sz w:val="22"/>
          <w:szCs w:val="22"/>
        </w:rPr>
        <w:t>。如果上半年经济如预期放缓、通胀逐步回落，美联储很可能在第三季度</w:t>
      </w:r>
      <w:r w:rsidRPr="00832CE4">
        <w:rPr>
          <w:rFonts w:ascii="Times New Roman" w:eastAsia="微软雅黑" w:hAnsi="Times New Roman" w:cs="Times New Roman"/>
          <w:b/>
          <w:bCs/>
          <w:sz w:val="22"/>
          <w:szCs w:val="22"/>
        </w:rPr>
        <w:t>正式启动降息周期</w:t>
      </w:r>
      <w:r w:rsidRPr="00832CE4">
        <w:rPr>
          <w:rFonts w:ascii="Times New Roman" w:eastAsia="微软雅黑" w:hAnsi="Times New Roman" w:cs="Times New Roman"/>
          <w:sz w:val="22"/>
          <w:szCs w:val="22"/>
        </w:rPr>
        <w:t>。根据联邦基金利率路径预测，</w:t>
      </w:r>
      <w:r w:rsidRPr="00832CE4">
        <w:rPr>
          <w:rFonts w:ascii="Times New Roman" w:eastAsia="微软雅黑" w:hAnsi="Times New Roman" w:cs="Times New Roman"/>
          <w:sz w:val="22"/>
          <w:szCs w:val="22"/>
        </w:rPr>
        <w:t>9</w:t>
      </w:r>
      <w:r w:rsidRPr="00832CE4">
        <w:rPr>
          <w:rFonts w:ascii="Times New Roman" w:eastAsia="微软雅黑" w:hAnsi="Times New Roman" w:cs="Times New Roman"/>
          <w:sz w:val="22"/>
          <w:szCs w:val="22"/>
        </w:rPr>
        <w:t>月前后有望迎来年内首次</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个基点的降息，以应对累积的增长压力和缓解贸易摩擦带来的不利影响</w:t>
      </w:r>
      <w:r w:rsidRPr="00832CE4">
        <w:rPr>
          <w:rFonts w:ascii="Times New Roman" w:eastAsia="微软雅黑" w:hAnsi="Times New Roman" w:cs="Times New Roman"/>
          <w:sz w:val="22"/>
          <w:szCs w:val="22"/>
        </w:rPr>
        <w:t xml:space="preserve"> (</w:t>
      </w:r>
      <w:hyperlink r:id="rId189" w:anchor=":~:text=While%20Fed%20policymakers%20still%20expect,do%20given%20the%20muddled%20outlook"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。这将是</w:t>
      </w:r>
      <w:r w:rsidRPr="00832CE4">
        <w:rPr>
          <w:rFonts w:ascii="Times New Roman" w:eastAsia="微软雅黑" w:hAnsi="Times New Roman" w:cs="Times New Roman"/>
          <w:sz w:val="22"/>
          <w:szCs w:val="22"/>
        </w:rPr>
        <w:t>2019</w:t>
      </w:r>
      <w:r w:rsidRPr="00832CE4">
        <w:rPr>
          <w:rFonts w:ascii="Times New Roman" w:eastAsia="微软雅黑" w:hAnsi="Times New Roman" w:cs="Times New Roman"/>
          <w:sz w:val="22"/>
          <w:szCs w:val="22"/>
        </w:rPr>
        <w:t>年以来的首次降息转向，政</w:t>
      </w:r>
      <w:r w:rsidRPr="00832CE4">
        <w:rPr>
          <w:rFonts w:ascii="Times New Roman" w:eastAsia="微软雅黑" w:hAnsi="Times New Roman" w:cs="Times New Roman"/>
          <w:sz w:val="22"/>
          <w:szCs w:val="22"/>
        </w:rPr>
        <w:lastRenderedPageBreak/>
        <w:t>策环境由紧转松有望提振市场风险偏好。此外，随着大选后的新政府政策逐步落地，其经济效果会在下半年开始显现。减税法案若于夏季通过，将从三季度起提升企业盈利预期和居民可支配收入，形成</w:t>
      </w:r>
      <w:r w:rsidRPr="00832CE4">
        <w:rPr>
          <w:rFonts w:ascii="Times New Roman" w:eastAsia="微软雅黑" w:hAnsi="Times New Roman" w:cs="Times New Roman"/>
          <w:b/>
          <w:bCs/>
          <w:sz w:val="22"/>
          <w:szCs w:val="22"/>
        </w:rPr>
        <w:t>财政刺激</w:t>
      </w:r>
      <w:r w:rsidRPr="00832CE4">
        <w:rPr>
          <w:rFonts w:ascii="Times New Roman" w:eastAsia="微软雅黑" w:hAnsi="Times New Roman" w:cs="Times New Roman"/>
          <w:sz w:val="22"/>
          <w:szCs w:val="22"/>
        </w:rPr>
        <w:t>。另一方面，贸易保护政策的影响也将在下半年更明显地反映：进口关税可能推高部分消费品和原材料价格，三季度通胀或有暂时性上行压力，但总体幅度有限（全年通胀仍预计在</w:t>
      </w:r>
      <w:r w:rsidRPr="00832CE4">
        <w:rPr>
          <w:rFonts w:ascii="Times New Roman" w:eastAsia="微软雅黑" w:hAnsi="Times New Roman" w:cs="Times New Roman"/>
          <w:sz w:val="22"/>
          <w:szCs w:val="22"/>
        </w:rPr>
        <w:t>2.7%</w:t>
      </w:r>
      <w:r w:rsidRPr="00832CE4">
        <w:rPr>
          <w:rFonts w:ascii="Times New Roman" w:eastAsia="微软雅黑" w:hAnsi="Times New Roman" w:cs="Times New Roman"/>
          <w:sz w:val="22"/>
          <w:szCs w:val="22"/>
        </w:rPr>
        <w:t>左右）</w:t>
      </w:r>
      <w:r w:rsidRPr="00832CE4">
        <w:rPr>
          <w:rFonts w:ascii="Times New Roman" w:eastAsia="微软雅黑" w:hAnsi="Times New Roman" w:cs="Times New Roman"/>
          <w:sz w:val="22"/>
          <w:szCs w:val="22"/>
        </w:rPr>
        <w:t xml:space="preserve"> (</w:t>
      </w:r>
      <w:hyperlink r:id="rId190"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191"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地缘政治层面，如果二季度未出现大的冲击，那么三季度相对平静的可能性增加。不过需防范秋季国际上潜在的不稳定因素（例如欧洲经济放缓、某些新兴市场风险）对美国的溢出影响。总体来看，三季度宏观环境将是</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宽松起步，信心修复</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GDP</w:t>
      </w:r>
      <w:r w:rsidRPr="00832CE4">
        <w:rPr>
          <w:rFonts w:ascii="Times New Roman" w:eastAsia="微软雅黑" w:hAnsi="Times New Roman" w:cs="Times New Roman"/>
          <w:sz w:val="22"/>
          <w:szCs w:val="22"/>
        </w:rPr>
        <w:t>增速在经历二季度的低谷后，有望在三季度末触底回升；失业率可能略升至接近</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，但在可控范围；核心通胀预计回落到接近</w:t>
      </w:r>
      <w:r w:rsidRPr="00832CE4">
        <w:rPr>
          <w:rFonts w:ascii="Times New Roman" w:eastAsia="微软雅黑" w:hAnsi="Times New Roman" w:cs="Times New Roman"/>
          <w:sz w:val="22"/>
          <w:szCs w:val="22"/>
        </w:rPr>
        <w:t>2.5-2.7%</w:t>
      </w:r>
      <w:r w:rsidRPr="00832CE4">
        <w:rPr>
          <w:rFonts w:ascii="Times New Roman" w:eastAsia="微软雅黑" w:hAnsi="Times New Roman" w:cs="Times New Roman"/>
          <w:sz w:val="22"/>
          <w:szCs w:val="22"/>
        </w:rPr>
        <w:t>区间。美联储的态度将转向支持增长，政策不确定性的下降有助于重建市场信心</w:t>
      </w:r>
      <w:r w:rsidRPr="00832CE4">
        <w:rPr>
          <w:rFonts w:ascii="Times New Roman" w:eastAsia="微软雅黑" w:hAnsi="Times New Roman" w:cs="Times New Roman"/>
          <w:sz w:val="22"/>
          <w:szCs w:val="22"/>
        </w:rPr>
        <w:t xml:space="preserve"> (</w:t>
      </w:r>
      <w:hyperlink r:id="rId192" w:anchor=":~:text=Earlier%2C%20in%20explaining%20why%20rates,unusually%20elevated"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193" w:anchor=":~:text=rise%20faster%20than%20previously%20expected,4.50%25%20range"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w:t>
      </w:r>
    </w:p>
    <w:p w14:paraId="3378923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市场整体趋势：第三季度对美股来说有望迎来曙光初现</w:t>
      </w:r>
      <w:r w:rsidRPr="00832CE4">
        <w:rPr>
          <w:rFonts w:ascii="Times New Roman" w:eastAsia="微软雅黑" w:hAnsi="Times New Roman" w:cs="Times New Roman"/>
          <w:sz w:val="22"/>
          <w:szCs w:val="22"/>
        </w:rPr>
        <w:t>的局面。在上半年震荡筑底后，下半年一旦降息启动，历史上股市往往会迎来一波可观的涨势</w:t>
      </w:r>
      <w:r w:rsidRPr="00832CE4">
        <w:rPr>
          <w:rFonts w:ascii="Times New Roman" w:eastAsia="微软雅黑" w:hAnsi="Times New Roman" w:cs="Times New Roman"/>
          <w:sz w:val="22"/>
          <w:szCs w:val="22"/>
        </w:rPr>
        <w:t xml:space="preserve"> (</w:t>
      </w:r>
      <w:hyperlink r:id="rId194" w:anchor=":~:text=cuts%20in%202025"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。尽管在降息初期市场表现有时喜忧参半，但随着宽松力度加大和经济预期改善，股指大概率走出低谷。我们预计标普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指数在三季度可能重拾升势，并有望挑战并突破上一轮回调的高点区域。如果二季度末标普运行在</w:t>
      </w:r>
      <w:r w:rsidRPr="00832CE4">
        <w:rPr>
          <w:rFonts w:ascii="Times New Roman" w:eastAsia="微软雅黑" w:hAnsi="Times New Roman" w:cs="Times New Roman"/>
          <w:sz w:val="22"/>
          <w:szCs w:val="22"/>
        </w:rPr>
        <w:t>5800</w:t>
      </w:r>
      <w:r w:rsidRPr="00832CE4">
        <w:rPr>
          <w:rFonts w:ascii="Times New Roman" w:eastAsia="微软雅黑" w:hAnsi="Times New Roman" w:cs="Times New Roman"/>
          <w:sz w:val="22"/>
          <w:szCs w:val="22"/>
        </w:rPr>
        <w:t>点附近，那么三季度有潜力向</w:t>
      </w:r>
      <w:r w:rsidRPr="00832CE4">
        <w:rPr>
          <w:rFonts w:ascii="Times New Roman" w:eastAsia="微软雅黑" w:hAnsi="Times New Roman" w:cs="Times New Roman"/>
          <w:sz w:val="22"/>
          <w:szCs w:val="22"/>
        </w:rPr>
        <w:t>6000</w:t>
      </w:r>
      <w:r w:rsidRPr="00832CE4">
        <w:rPr>
          <w:rFonts w:ascii="Times New Roman" w:eastAsia="微软雅黑" w:hAnsi="Times New Roman" w:cs="Times New Roman"/>
          <w:sz w:val="22"/>
          <w:szCs w:val="22"/>
        </w:rPr>
        <w:t>点上方推进。在</w:t>
      </w:r>
      <w:r w:rsidRPr="00832CE4">
        <w:rPr>
          <w:rFonts w:ascii="Times New Roman" w:eastAsia="微软雅黑" w:hAnsi="Times New Roman" w:cs="Times New Roman"/>
          <w:b/>
          <w:bCs/>
          <w:sz w:val="22"/>
          <w:szCs w:val="22"/>
        </w:rPr>
        <w:t>技术面</w:t>
      </w:r>
      <w:r w:rsidRPr="00832CE4">
        <w:rPr>
          <w:rFonts w:ascii="Times New Roman" w:eastAsia="微软雅黑" w:hAnsi="Times New Roman" w:cs="Times New Roman"/>
          <w:sz w:val="22"/>
          <w:szCs w:val="22"/>
        </w:rPr>
        <w:t>上，三季度初若确认降息，投资者预期转多，主要指数很可能重回主要均线上方并形成向上的突破形态。成交量和资金流料将显著改善：场内资金重新活跃，场外观望资金也会在确认转势后大举入场。特别值得注意的是，经历上半年的调整后，股票回购和并购等企业行动可能在三季度增多，对股价形成支撑。许多公司在股价较低时更愿意实施回购，而私募股权和大型企业也会把握下半年窗口收购优质资产，这将为市场提供额外动力。投资者情绪方面，随着宏观不确定性下降和资产价格反弹，</w:t>
      </w:r>
      <w:r w:rsidRPr="00832CE4">
        <w:rPr>
          <w:rFonts w:ascii="Times New Roman" w:eastAsia="微软雅黑" w:hAnsi="Times New Roman" w:cs="Times New Roman"/>
          <w:b/>
          <w:bCs/>
          <w:sz w:val="22"/>
          <w:szCs w:val="22"/>
        </w:rPr>
        <w:t>贪婪</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恐惧指数</w:t>
      </w:r>
      <w:r w:rsidRPr="00832CE4">
        <w:rPr>
          <w:rFonts w:ascii="Times New Roman" w:eastAsia="微软雅黑" w:hAnsi="Times New Roman" w:cs="Times New Roman"/>
          <w:sz w:val="22"/>
          <w:szCs w:val="22"/>
        </w:rPr>
        <w:t>等情绪指标会从悲观区域回升，市场由</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极度恐惧</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逐步走向</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中性偏乐观</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。当然，需要警惕的是三季度初期的盈利报告期。如果二季度企业盈利未如预期改善，股市可能在</w:t>
      </w:r>
      <w:r w:rsidRPr="00832CE4">
        <w:rPr>
          <w:rFonts w:ascii="Times New Roman" w:eastAsia="微软雅黑" w:hAnsi="Times New Roman" w:cs="Times New Roman"/>
          <w:sz w:val="22"/>
          <w:szCs w:val="22"/>
        </w:rPr>
        <w:t>7</w:t>
      </w:r>
      <w:r w:rsidRPr="00832CE4">
        <w:rPr>
          <w:rFonts w:ascii="Times New Roman" w:eastAsia="微软雅黑" w:hAnsi="Times New Roman" w:cs="Times New Roman"/>
          <w:sz w:val="22"/>
          <w:szCs w:val="22"/>
        </w:rPr>
        <w:t>月出现短暂波折。然而展望三季度后半段，随着政策托底和经济预期的转好，美股有望进入</w:t>
      </w:r>
      <w:r w:rsidRPr="00832CE4">
        <w:rPr>
          <w:rFonts w:ascii="Times New Roman" w:eastAsia="微软雅黑" w:hAnsi="Times New Roman" w:cs="Times New Roman"/>
          <w:b/>
          <w:bCs/>
          <w:sz w:val="22"/>
          <w:szCs w:val="22"/>
        </w:rPr>
        <w:t>趋势性上涨</w:t>
      </w:r>
      <w:r w:rsidRPr="00832CE4">
        <w:rPr>
          <w:rFonts w:ascii="Times New Roman" w:eastAsia="微软雅黑" w:hAnsi="Times New Roman" w:cs="Times New Roman"/>
          <w:sz w:val="22"/>
          <w:szCs w:val="22"/>
        </w:rPr>
        <w:t>阶段。预期第三季度标普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累计涨幅有望达到高个位数甚至双位数</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，为全年目标的实现打下基础。</w:t>
      </w:r>
    </w:p>
    <w:p w14:paraId="338E661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行业与板块展望：在第三季度，宏观和政策环境对大部分风险资产</w:t>
      </w:r>
      <w:r w:rsidRPr="00832CE4">
        <w:rPr>
          <w:rFonts w:ascii="Times New Roman" w:eastAsia="微软雅黑" w:hAnsi="Times New Roman" w:cs="Times New Roman"/>
          <w:sz w:val="22"/>
          <w:szCs w:val="22"/>
        </w:rPr>
        <w:t>都有利，多数板块预期上涨。但相对表现上，</w:t>
      </w:r>
      <w:r w:rsidRPr="00832CE4">
        <w:rPr>
          <w:rFonts w:ascii="Times New Roman" w:eastAsia="微软雅黑" w:hAnsi="Times New Roman" w:cs="Times New Roman"/>
          <w:b/>
          <w:bCs/>
          <w:sz w:val="22"/>
          <w:szCs w:val="22"/>
        </w:rPr>
        <w:t>高弹性、高成长</w:t>
      </w:r>
      <w:r w:rsidRPr="00832CE4">
        <w:rPr>
          <w:rFonts w:ascii="Times New Roman" w:eastAsia="微软雅黑" w:hAnsi="Times New Roman" w:cs="Times New Roman"/>
          <w:sz w:val="22"/>
          <w:szCs w:val="22"/>
        </w:rPr>
        <w:t>行业有望领跑。首先，</w:t>
      </w:r>
      <w:r w:rsidRPr="00832CE4">
        <w:rPr>
          <w:rFonts w:ascii="Times New Roman" w:eastAsia="微软雅黑" w:hAnsi="Times New Roman" w:cs="Times New Roman"/>
          <w:b/>
          <w:bCs/>
          <w:sz w:val="22"/>
          <w:szCs w:val="22"/>
        </w:rPr>
        <w:t>科技板块</w:t>
      </w:r>
      <w:r w:rsidRPr="00832CE4">
        <w:rPr>
          <w:rFonts w:ascii="Times New Roman" w:eastAsia="微软雅黑" w:hAnsi="Times New Roman" w:cs="Times New Roman"/>
          <w:sz w:val="22"/>
          <w:szCs w:val="22"/>
        </w:rPr>
        <w:t>有可能重新扮演领头羊角色。降</w:t>
      </w:r>
      <w:r w:rsidRPr="00832CE4">
        <w:rPr>
          <w:rFonts w:ascii="Times New Roman" w:eastAsia="微软雅黑" w:hAnsi="Times New Roman" w:cs="Times New Roman"/>
          <w:sz w:val="22"/>
          <w:szCs w:val="22"/>
        </w:rPr>
        <w:lastRenderedPageBreak/>
        <w:t>息环境降低了成长股的折现率压力，科技巨头的盈利增长若持续，投资者会给予更高估值溢价。另外，经历上半年的调整后，很多二线科技成长股价格处于较低水平，三季度可能吸引资金涌入，出现估值修复行情。</w:t>
      </w:r>
      <w:r w:rsidRPr="00832CE4">
        <w:rPr>
          <w:rFonts w:ascii="Times New Roman" w:eastAsia="微软雅黑" w:hAnsi="Times New Roman" w:cs="Times New Roman"/>
          <w:b/>
          <w:bCs/>
          <w:sz w:val="22"/>
          <w:szCs w:val="22"/>
        </w:rPr>
        <w:t>人工智能相关</w:t>
      </w:r>
      <w:r w:rsidRPr="00832CE4">
        <w:rPr>
          <w:rFonts w:ascii="Times New Roman" w:eastAsia="微软雅黑" w:hAnsi="Times New Roman" w:cs="Times New Roman"/>
          <w:sz w:val="22"/>
          <w:szCs w:val="22"/>
        </w:rPr>
        <w:t>行业将继续成为市场焦点：三季度可能看到更多</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新品和应用落地（例如自动驾驶的新进展、企业</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软件的大规模部署），这将强化投资者对</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长期价值的信心。一些</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芯片公司和软件平台公司的业绩在下半年有望出现爆发式增长，从而带动股价攀升。</w:t>
      </w:r>
      <w:r w:rsidRPr="00832CE4">
        <w:rPr>
          <w:rFonts w:ascii="Times New Roman" w:eastAsia="微软雅黑" w:hAnsi="Times New Roman" w:cs="Times New Roman"/>
          <w:b/>
          <w:bCs/>
          <w:sz w:val="22"/>
          <w:szCs w:val="22"/>
        </w:rPr>
        <w:t>消费相关</w:t>
      </w:r>
      <w:r w:rsidRPr="00832CE4">
        <w:rPr>
          <w:rFonts w:ascii="Times New Roman" w:eastAsia="微软雅黑" w:hAnsi="Times New Roman" w:cs="Times New Roman"/>
          <w:sz w:val="22"/>
          <w:szCs w:val="22"/>
        </w:rPr>
        <w:t>板块也值得关注。若减税政策实施，三季度美国消费者支出有望增加，</w:t>
      </w:r>
      <w:r w:rsidRPr="00832CE4">
        <w:rPr>
          <w:rFonts w:ascii="Times New Roman" w:eastAsia="微软雅黑" w:hAnsi="Times New Roman" w:cs="Times New Roman"/>
          <w:b/>
          <w:bCs/>
          <w:sz w:val="22"/>
          <w:szCs w:val="22"/>
        </w:rPr>
        <w:t>可选消费品</w:t>
      </w:r>
      <w:r w:rsidRPr="00832CE4">
        <w:rPr>
          <w:rFonts w:ascii="Times New Roman" w:eastAsia="微软雅黑" w:hAnsi="Times New Roman" w:cs="Times New Roman"/>
          <w:sz w:val="22"/>
          <w:szCs w:val="22"/>
        </w:rPr>
        <w:t>和</w:t>
      </w:r>
      <w:r w:rsidRPr="00832CE4">
        <w:rPr>
          <w:rFonts w:ascii="Times New Roman" w:eastAsia="微软雅黑" w:hAnsi="Times New Roman" w:cs="Times New Roman"/>
          <w:b/>
          <w:bCs/>
          <w:sz w:val="22"/>
          <w:szCs w:val="22"/>
        </w:rPr>
        <w:t>零售</w:t>
      </w:r>
      <w:r w:rsidRPr="00832CE4">
        <w:rPr>
          <w:rFonts w:ascii="Times New Roman" w:eastAsia="微软雅黑" w:hAnsi="Times New Roman" w:cs="Times New Roman"/>
          <w:sz w:val="22"/>
          <w:szCs w:val="22"/>
        </w:rPr>
        <w:t>行业将直接受益。此外，劳动力市场虽略有放松但工资依然稳定增长，消费者信心在宽松和股市上涨的背景下将改善，汽车、家电、高端消费等领域可能出现销售旺季。</w:t>
      </w:r>
      <w:r w:rsidRPr="00832CE4">
        <w:rPr>
          <w:rFonts w:ascii="Times New Roman" w:eastAsia="微软雅黑" w:hAnsi="Times New Roman" w:cs="Times New Roman"/>
          <w:b/>
          <w:bCs/>
          <w:sz w:val="22"/>
          <w:szCs w:val="22"/>
        </w:rPr>
        <w:t>工业和制造业</w:t>
      </w:r>
      <w:r w:rsidRPr="00832CE4">
        <w:rPr>
          <w:rFonts w:ascii="Times New Roman" w:eastAsia="微软雅黑" w:hAnsi="Times New Roman" w:cs="Times New Roman"/>
          <w:sz w:val="22"/>
          <w:szCs w:val="22"/>
        </w:rPr>
        <w:t>板块在下半年可能受到两股力量推动：一是政府基建项目开工和制造业投资回升，二是贸易政策导致部分供应链从海外转回国内，小型工业企业订单上升。这种再工业化趋势对本土制造业中小公司是利好。</w:t>
      </w:r>
      <w:r w:rsidRPr="00832CE4">
        <w:rPr>
          <w:rFonts w:ascii="Times New Roman" w:eastAsia="微软雅黑" w:hAnsi="Times New Roman" w:cs="Times New Roman"/>
          <w:b/>
          <w:bCs/>
          <w:sz w:val="22"/>
          <w:szCs w:val="22"/>
        </w:rPr>
        <w:t>能源和材料</w:t>
      </w:r>
      <w:r w:rsidRPr="00832CE4">
        <w:rPr>
          <w:rFonts w:ascii="Times New Roman" w:eastAsia="微软雅黑" w:hAnsi="Times New Roman" w:cs="Times New Roman"/>
          <w:sz w:val="22"/>
          <w:szCs w:val="22"/>
        </w:rPr>
        <w:t>等周期性板块在三季度可能相对表现稍逊，因为如果经济还在低谷，原材料需求未完全恢复，其价格和股票表现可能落后于科技和可选消费等板块。不过，如果经济复苏迹象明确，这些板块也会后来居上。</w:t>
      </w:r>
      <w:r w:rsidRPr="00832CE4">
        <w:rPr>
          <w:rFonts w:ascii="Times New Roman" w:eastAsia="微软雅黑" w:hAnsi="Times New Roman" w:cs="Times New Roman"/>
          <w:b/>
          <w:bCs/>
          <w:sz w:val="22"/>
          <w:szCs w:val="22"/>
        </w:rPr>
        <w:t>金融板块</w:t>
      </w:r>
      <w:r w:rsidRPr="00832CE4">
        <w:rPr>
          <w:rFonts w:ascii="Times New Roman" w:eastAsia="微软雅黑" w:hAnsi="Times New Roman" w:cs="Times New Roman"/>
          <w:sz w:val="22"/>
          <w:szCs w:val="22"/>
        </w:rPr>
        <w:t>在降息初期可能承压（因为净息差缩窄预期），但整体冲击有限，银行资产质量若保持平稳，金融股仍可随大盘上行。</w:t>
      </w:r>
      <w:r w:rsidRPr="00832CE4">
        <w:rPr>
          <w:rFonts w:ascii="Times New Roman" w:eastAsia="微软雅黑" w:hAnsi="Times New Roman" w:cs="Times New Roman"/>
          <w:b/>
          <w:bCs/>
          <w:sz w:val="22"/>
          <w:szCs w:val="22"/>
        </w:rPr>
        <w:t>房地产板块</w:t>
      </w:r>
      <w:r w:rsidRPr="00832CE4">
        <w:rPr>
          <w:rFonts w:ascii="Times New Roman" w:eastAsia="微软雅黑" w:hAnsi="Times New Roman" w:cs="Times New Roman"/>
          <w:sz w:val="22"/>
          <w:szCs w:val="22"/>
        </w:rPr>
        <w:t>则可能继续受益于利率回落，融资成本降低将改善房地产投资信托（</w:t>
      </w:r>
      <w:r w:rsidRPr="00832CE4">
        <w:rPr>
          <w:rFonts w:ascii="Times New Roman" w:eastAsia="微软雅黑" w:hAnsi="Times New Roman" w:cs="Times New Roman"/>
          <w:sz w:val="22"/>
          <w:szCs w:val="22"/>
        </w:rPr>
        <w:t>REITs</w:t>
      </w:r>
      <w:r w:rsidRPr="00832CE4">
        <w:rPr>
          <w:rFonts w:ascii="Times New Roman" w:eastAsia="微软雅黑" w:hAnsi="Times New Roman" w:cs="Times New Roman"/>
          <w:sz w:val="22"/>
          <w:szCs w:val="22"/>
        </w:rPr>
        <w:t>）的前景。综上，第三季度板块配置宜</w:t>
      </w:r>
      <w:r w:rsidRPr="00832CE4">
        <w:rPr>
          <w:rFonts w:ascii="Times New Roman" w:eastAsia="微软雅黑" w:hAnsi="Times New Roman" w:cs="Times New Roman"/>
          <w:b/>
          <w:bCs/>
          <w:sz w:val="22"/>
          <w:szCs w:val="22"/>
        </w:rPr>
        <w:t>进攻为主</w:t>
      </w:r>
      <w:r w:rsidRPr="00832CE4">
        <w:rPr>
          <w:rFonts w:ascii="Times New Roman" w:eastAsia="微软雅黑" w:hAnsi="Times New Roman" w:cs="Times New Roman"/>
          <w:sz w:val="22"/>
          <w:szCs w:val="22"/>
        </w:rPr>
        <w:t>：增持科技、可选消费等高</w:t>
      </w:r>
      <w:r w:rsidRPr="00832CE4">
        <w:rPr>
          <w:rFonts w:ascii="Times New Roman" w:eastAsia="微软雅黑" w:hAnsi="Times New Roman" w:cs="Times New Roman"/>
          <w:sz w:val="22"/>
          <w:szCs w:val="22"/>
        </w:rPr>
        <w:t>β</w:t>
      </w:r>
      <w:r w:rsidRPr="00832CE4">
        <w:rPr>
          <w:rFonts w:ascii="Times New Roman" w:eastAsia="微软雅黑" w:hAnsi="Times New Roman" w:cs="Times New Roman"/>
          <w:sz w:val="22"/>
          <w:szCs w:val="22"/>
        </w:rPr>
        <w:t>板块，同时保留一定能源和金融等价值板块敞口以分散风险。</w:t>
      </w:r>
    </w:p>
    <w:p w14:paraId="78EEF124"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风格与市值轮动：第三季度很可能看到市场风格进一步朝有利于小盘和广泛股票的方向发展，即市场</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扩散</w:t>
      </w:r>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行情。随着市场广度</w:t>
      </w:r>
      <w:r w:rsidRPr="00832CE4">
        <w:rPr>
          <w:rFonts w:ascii="Times New Roman" w:eastAsia="微软雅黑" w:hAnsi="Times New Roman" w:cs="Times New Roman"/>
          <w:sz w:val="22"/>
          <w:szCs w:val="22"/>
        </w:rPr>
        <w:t>提升，中小市值股票有机会实现绝对和相对收益双丰收。小盘股在经历上半年相对抗跌后，下半年有望迎来资金大规模回流。据统计，小盘股相对大盘每股收益增速在</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年预计将明显领先，大企业利润率见顶放缓之际，小企业盈利则因基数低和经营改善而高增长</w:t>
      </w:r>
      <w:r w:rsidRPr="00832CE4">
        <w:rPr>
          <w:rFonts w:ascii="Times New Roman" w:eastAsia="微软雅黑" w:hAnsi="Times New Roman" w:cs="Times New Roman"/>
          <w:sz w:val="22"/>
          <w:szCs w:val="22"/>
        </w:rPr>
        <w:t xml:space="preserve"> (</w:t>
      </w:r>
      <w:hyperlink r:id="rId195" w:anchor=":~:text=The%20incoming%20administration%20is%20likely,aided%20by%20easier%20earnings%20comparison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196" w:anchor=":~:text=approaches%20could%20provide%20support%20for,aided%20by%20easier%20earnings%20comparison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。如果三季度降息落地，</w:t>
      </w:r>
      <w:r w:rsidRPr="00832CE4">
        <w:rPr>
          <w:rFonts w:ascii="Times New Roman" w:eastAsia="微软雅黑" w:hAnsi="Times New Roman" w:cs="Times New Roman"/>
          <w:b/>
          <w:bCs/>
          <w:sz w:val="22"/>
          <w:szCs w:val="22"/>
        </w:rPr>
        <w:t>小盘成长股</w:t>
      </w:r>
      <w:r w:rsidRPr="00832CE4">
        <w:rPr>
          <w:rFonts w:ascii="Times New Roman" w:eastAsia="微软雅黑" w:hAnsi="Times New Roman" w:cs="Times New Roman"/>
          <w:sz w:val="22"/>
          <w:szCs w:val="22"/>
        </w:rPr>
        <w:t>可能出现类似过去周期中</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小盘领涨的第一年</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那样的强劲表现。一些被低估的微小市值公司股价可能翻倍，带动罗素</w:t>
      </w:r>
      <w:r w:rsidRPr="00832CE4">
        <w:rPr>
          <w:rFonts w:ascii="Times New Roman" w:eastAsia="微软雅黑" w:hAnsi="Times New Roman" w:cs="Times New Roman"/>
          <w:sz w:val="22"/>
          <w:szCs w:val="22"/>
        </w:rPr>
        <w:t>2000</w:t>
      </w:r>
      <w:r w:rsidRPr="00832CE4">
        <w:rPr>
          <w:rFonts w:ascii="Times New Roman" w:eastAsia="微软雅黑" w:hAnsi="Times New Roman" w:cs="Times New Roman"/>
          <w:sz w:val="22"/>
          <w:szCs w:val="22"/>
        </w:rPr>
        <w:t>指数跑赢标普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。投资者可重点关注具备</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高质量高增长</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特征的小盘公司（业务模式成熟、财务健康，但市值不大），这些公司最有希望在环境改善时脱颖而出</w:t>
      </w:r>
      <w:r w:rsidRPr="00832CE4">
        <w:rPr>
          <w:rFonts w:ascii="Times New Roman" w:eastAsia="微软雅黑" w:hAnsi="Times New Roman" w:cs="Times New Roman"/>
          <w:sz w:val="22"/>
          <w:szCs w:val="22"/>
        </w:rPr>
        <w:t xml:space="preserve"> (</w:t>
      </w:r>
      <w:hyperlink r:id="rId197" w:anchor=":~:text=%2A%20U.S.%20small,valuations%20across%20the%20investable%20univers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198" w:anchor=":~:text=,strong%20growth%20potential%20given%20th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。与此同时，</w:t>
      </w:r>
      <w:r w:rsidRPr="00832CE4">
        <w:rPr>
          <w:rFonts w:ascii="Times New Roman" w:eastAsia="微软雅黑" w:hAnsi="Times New Roman" w:cs="Times New Roman"/>
          <w:b/>
          <w:bCs/>
          <w:sz w:val="22"/>
          <w:szCs w:val="22"/>
        </w:rPr>
        <w:t>价值</w:t>
      </w:r>
      <w:r w:rsidRPr="00832CE4">
        <w:rPr>
          <w:rFonts w:ascii="Times New Roman" w:eastAsia="微软雅黑" w:hAnsi="Times New Roman" w:cs="Times New Roman"/>
          <w:b/>
          <w:bCs/>
          <w:sz w:val="22"/>
          <w:szCs w:val="22"/>
        </w:rPr>
        <w:t xml:space="preserve"> vs </w:t>
      </w:r>
      <w:r w:rsidRPr="00832CE4">
        <w:rPr>
          <w:rFonts w:ascii="Times New Roman" w:eastAsia="微软雅黑" w:hAnsi="Times New Roman" w:cs="Times New Roman"/>
          <w:b/>
          <w:bCs/>
          <w:sz w:val="22"/>
          <w:szCs w:val="22"/>
        </w:rPr>
        <w:t>成长</w:t>
      </w:r>
      <w:r w:rsidRPr="00832CE4">
        <w:rPr>
          <w:rFonts w:ascii="Times New Roman" w:eastAsia="微软雅黑" w:hAnsi="Times New Roman" w:cs="Times New Roman"/>
          <w:sz w:val="22"/>
          <w:szCs w:val="22"/>
        </w:rPr>
        <w:t>方面，随着利率下行，成长风格将在三季度占据优势。因此我们预期三季度</w:t>
      </w:r>
      <w:r w:rsidRPr="00832CE4">
        <w:rPr>
          <w:rFonts w:ascii="Times New Roman" w:eastAsia="微软雅黑" w:hAnsi="Times New Roman" w:cs="Times New Roman"/>
          <w:b/>
          <w:bCs/>
          <w:sz w:val="22"/>
          <w:szCs w:val="22"/>
        </w:rPr>
        <w:t>成长股</w:t>
      </w:r>
      <w:r w:rsidRPr="00832CE4">
        <w:rPr>
          <w:rFonts w:ascii="Times New Roman" w:eastAsia="微软雅黑" w:hAnsi="Times New Roman" w:cs="Times New Roman"/>
          <w:sz w:val="22"/>
          <w:szCs w:val="22"/>
        </w:rPr>
        <w:t>整体跑</w:t>
      </w:r>
      <w:r w:rsidRPr="00832CE4">
        <w:rPr>
          <w:rFonts w:ascii="Times New Roman" w:eastAsia="微软雅黑" w:hAnsi="Times New Roman" w:cs="Times New Roman"/>
          <w:sz w:val="22"/>
          <w:szCs w:val="22"/>
        </w:rPr>
        <w:lastRenderedPageBreak/>
        <w:t>赢</w:t>
      </w:r>
      <w:r w:rsidRPr="00832CE4">
        <w:rPr>
          <w:rFonts w:ascii="Times New Roman" w:eastAsia="微软雅黑" w:hAnsi="Times New Roman" w:cs="Times New Roman"/>
          <w:b/>
          <w:bCs/>
          <w:sz w:val="22"/>
          <w:szCs w:val="22"/>
        </w:rPr>
        <w:t>价值股</w:t>
      </w:r>
      <w:r w:rsidRPr="00832CE4">
        <w:rPr>
          <w:rFonts w:ascii="Times New Roman" w:eastAsia="微软雅黑" w:hAnsi="Times New Roman" w:cs="Times New Roman"/>
          <w:sz w:val="22"/>
          <w:szCs w:val="22"/>
        </w:rPr>
        <w:t>，尤其是在科技和消费领域。不过考虑到贸易摩擦和监管等因素，一些传统价值领域（如军工、能源）也可能表现不俗。总体而言，三季度的风格切换会更倾向于</w:t>
      </w:r>
      <w:r w:rsidRPr="00832CE4">
        <w:rPr>
          <w:rFonts w:ascii="Times New Roman" w:eastAsia="微软雅黑" w:hAnsi="Times New Roman" w:cs="Times New Roman"/>
          <w:b/>
          <w:bCs/>
          <w:sz w:val="22"/>
          <w:szCs w:val="22"/>
        </w:rPr>
        <w:t>全面开花</w:t>
      </w:r>
      <w:r w:rsidRPr="00832CE4">
        <w:rPr>
          <w:rFonts w:ascii="Times New Roman" w:eastAsia="微软雅黑" w:hAnsi="Times New Roman" w:cs="Times New Roman"/>
          <w:sz w:val="22"/>
          <w:szCs w:val="22"/>
        </w:rPr>
        <w:t>而非单一领涨：大型蓝筹稳步上涨、小盘股加速追赶，各板块轮动上行。这种健康的市场结构将有利于投资组合多元化收益的获取。</w:t>
      </w:r>
    </w:p>
    <w:p w14:paraId="01A5F728"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第四季度展望：决胜全年与风险防范</w:t>
      </w:r>
    </w:p>
    <w:p w14:paraId="57075D6C"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宏观与政策展望：到</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年第四季度，宏观大势可能从年初的阴霾彻底转为明朗。若如预期，美联储已在三季度开始降息，那么四季度将继续逐步下调利率</w:t>
      </w:r>
      <w:r w:rsidRPr="00832CE4">
        <w:rPr>
          <w:rFonts w:ascii="Times New Roman" w:eastAsia="微软雅黑" w:hAnsi="Times New Roman" w:cs="Times New Roman"/>
          <w:sz w:val="22"/>
          <w:szCs w:val="22"/>
        </w:rPr>
        <w:t>（可能在</w:t>
      </w:r>
      <w:r w:rsidRPr="00832CE4">
        <w:rPr>
          <w:rFonts w:ascii="Times New Roman" w:eastAsia="微软雅黑" w:hAnsi="Times New Roman" w:cs="Times New Roman"/>
          <w:sz w:val="22"/>
          <w:szCs w:val="22"/>
        </w:rPr>
        <w:t>12</w:t>
      </w:r>
      <w:r w:rsidRPr="00832CE4">
        <w:rPr>
          <w:rFonts w:ascii="Times New Roman" w:eastAsia="微软雅黑" w:hAnsi="Times New Roman" w:cs="Times New Roman"/>
          <w:sz w:val="22"/>
          <w:szCs w:val="22"/>
        </w:rPr>
        <w:t>月再降息</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个基点），把联邦基金利率引导至接近</w:t>
      </w:r>
      <w:r w:rsidRPr="00832CE4">
        <w:rPr>
          <w:rFonts w:ascii="Times New Roman" w:eastAsia="微软雅黑" w:hAnsi="Times New Roman" w:cs="Times New Roman"/>
          <w:sz w:val="22"/>
          <w:szCs w:val="22"/>
        </w:rPr>
        <w:t>3.5%-3.75%</w:t>
      </w:r>
      <w:r w:rsidRPr="00832CE4">
        <w:rPr>
          <w:rFonts w:ascii="Times New Roman" w:eastAsia="微软雅黑" w:hAnsi="Times New Roman" w:cs="Times New Roman"/>
          <w:sz w:val="22"/>
          <w:szCs w:val="22"/>
        </w:rPr>
        <w:t>的水平，为经济提供更多支持</w:t>
      </w:r>
      <w:r w:rsidRPr="00832CE4">
        <w:rPr>
          <w:rFonts w:ascii="Times New Roman" w:eastAsia="微软雅黑" w:hAnsi="Times New Roman" w:cs="Times New Roman"/>
          <w:sz w:val="22"/>
          <w:szCs w:val="22"/>
        </w:rPr>
        <w:t xml:space="preserve"> (</w:t>
      </w:r>
      <w:hyperlink r:id="rId199" w:anchor=":~:text=While%20Fed%20policymakers%20still%20expect,do%20given%20the%20muddled%20outlook"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货币环境的宽松将与财政政策形成合力：减税政策若在此时正式实施，企业现金流和消费者支出将同步增强。政府在年底前还可能考虑推出针对制造业和科技创新的定向激励措施（比如税收抵免、研发补贴），进一步夯实增长基础。由此，第四季度美国</w:t>
      </w:r>
      <w:r w:rsidRPr="00832CE4">
        <w:rPr>
          <w:rFonts w:ascii="Times New Roman" w:eastAsia="微软雅黑" w:hAnsi="Times New Roman" w:cs="Times New Roman"/>
          <w:sz w:val="22"/>
          <w:szCs w:val="22"/>
        </w:rPr>
        <w:t>GDP</w:t>
      </w:r>
      <w:r w:rsidRPr="00832CE4">
        <w:rPr>
          <w:rFonts w:ascii="Times New Roman" w:eastAsia="微软雅黑" w:hAnsi="Times New Roman" w:cs="Times New Roman"/>
          <w:sz w:val="22"/>
          <w:szCs w:val="22"/>
        </w:rPr>
        <w:t>增速有望重新回升至</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以上的年化水平，经济摆脱衰退风险转向温和扩张。通胀方面，虽然关税措施带来的影响尚存，但总体供需环境改善将抵消其影响，核心</w:t>
      </w:r>
      <w:r w:rsidRPr="00832CE4">
        <w:rPr>
          <w:rFonts w:ascii="Times New Roman" w:eastAsia="微软雅黑" w:hAnsi="Times New Roman" w:cs="Times New Roman"/>
          <w:sz w:val="22"/>
          <w:szCs w:val="22"/>
        </w:rPr>
        <w:t>PCE</w:t>
      </w:r>
      <w:r w:rsidRPr="00832CE4">
        <w:rPr>
          <w:rFonts w:ascii="Times New Roman" w:eastAsia="微软雅黑" w:hAnsi="Times New Roman" w:cs="Times New Roman"/>
          <w:sz w:val="22"/>
          <w:szCs w:val="22"/>
        </w:rPr>
        <w:t>通胀预计回落至接近</w:t>
      </w:r>
      <w:r w:rsidRPr="00832CE4">
        <w:rPr>
          <w:rFonts w:ascii="Times New Roman" w:eastAsia="微软雅黑" w:hAnsi="Times New Roman" w:cs="Times New Roman"/>
          <w:sz w:val="22"/>
          <w:szCs w:val="22"/>
        </w:rPr>
        <w:t>2.5%</w:t>
      </w:r>
      <w:r w:rsidRPr="00832CE4">
        <w:rPr>
          <w:rFonts w:ascii="Times New Roman" w:eastAsia="微软雅黑" w:hAnsi="Times New Roman" w:cs="Times New Roman"/>
          <w:sz w:val="22"/>
          <w:szCs w:val="22"/>
        </w:rPr>
        <w:t>或以下，为全年划上相对温和的句号</w:t>
      </w:r>
      <w:r w:rsidRPr="00832CE4">
        <w:rPr>
          <w:rFonts w:ascii="Times New Roman" w:eastAsia="微软雅黑" w:hAnsi="Times New Roman" w:cs="Times New Roman"/>
          <w:sz w:val="22"/>
          <w:szCs w:val="22"/>
        </w:rPr>
        <w:t xml:space="preserve"> (</w:t>
      </w:r>
      <w:hyperlink r:id="rId200"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201"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第四季度通常也是假日消费季和企业财年冲刺季，财政刺激和就业收入稳定将推动消费在年底旺季进一步走强。需要关注的风险在于国际市场：若全球主要央行同步宽松，美元可能走弱，美债收益率曲线趋陡，这对新兴市场资本流动、汇率可能产生波动。另外，中美贸易谈判在年底前是否有所进展值得留意，如果僵持，关税可能继续延续甚至扩大范围，企业需应对相关成本。总体来说，四季度宏观背景对股市是</w:t>
      </w:r>
      <w:r w:rsidRPr="00832CE4">
        <w:rPr>
          <w:rFonts w:ascii="Times New Roman" w:eastAsia="微软雅黑" w:hAnsi="Times New Roman" w:cs="Times New Roman"/>
          <w:b/>
          <w:bCs/>
          <w:sz w:val="22"/>
          <w:szCs w:val="22"/>
        </w:rPr>
        <w:t>非常友好</w:t>
      </w:r>
      <w:r w:rsidRPr="00832CE4">
        <w:rPr>
          <w:rFonts w:ascii="Times New Roman" w:eastAsia="微软雅黑" w:hAnsi="Times New Roman" w:cs="Times New Roman"/>
          <w:sz w:val="22"/>
          <w:szCs w:val="22"/>
        </w:rPr>
        <w:t>的：低利率</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增长回暖的</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黄金组合</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有望出现，这也是我们制定激进投资策略、力争全年收益翻倍的信心所在。</w:t>
      </w:r>
    </w:p>
    <w:p w14:paraId="5097D24C"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市场趋势展望：</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年收官季度，美股有望延续并加强三季度以来的上升动能，实现年度收获</w:t>
      </w:r>
      <w:r w:rsidRPr="00832CE4">
        <w:rPr>
          <w:rFonts w:ascii="Times New Roman" w:eastAsia="微软雅黑" w:hAnsi="Times New Roman" w:cs="Times New Roman"/>
          <w:sz w:val="22"/>
          <w:szCs w:val="22"/>
        </w:rPr>
        <w:t>。历史上，四季度往往是股市表现较好的时期之一，加上本年度独特的政策转向和潜在的财政利好，年底</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圣诞行情</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b/>
          <w:bCs/>
          <w:sz w:val="22"/>
          <w:szCs w:val="22"/>
        </w:rPr>
        <w:t>值得期待。多数机构对于</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年底标普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指数目标在</w:t>
      </w:r>
      <w:r w:rsidRPr="00832CE4">
        <w:rPr>
          <w:rFonts w:ascii="Times New Roman" w:eastAsia="微软雅黑" w:hAnsi="Times New Roman" w:cs="Times New Roman"/>
          <w:b/>
          <w:bCs/>
          <w:sz w:val="22"/>
          <w:szCs w:val="22"/>
        </w:rPr>
        <w:t>6400-6500</w:t>
      </w:r>
      <w:r w:rsidRPr="00832CE4">
        <w:rPr>
          <w:rFonts w:ascii="Times New Roman" w:eastAsia="微软雅黑" w:hAnsi="Times New Roman" w:cs="Times New Roman"/>
          <w:b/>
          <w:bCs/>
          <w:sz w:val="22"/>
          <w:szCs w:val="22"/>
        </w:rPr>
        <w:t>点左右，这意味着相比年初约</w:t>
      </w:r>
      <w:r w:rsidRPr="00832CE4">
        <w:rPr>
          <w:rFonts w:ascii="Times New Roman" w:eastAsia="微软雅黑" w:hAnsi="Times New Roman" w:cs="Times New Roman"/>
          <w:b/>
          <w:bCs/>
          <w:sz w:val="22"/>
          <w:szCs w:val="22"/>
        </w:rPr>
        <w:t>6000</w:t>
      </w:r>
      <w:r w:rsidRPr="00832CE4">
        <w:rPr>
          <w:rFonts w:ascii="Times New Roman" w:eastAsia="微软雅黑" w:hAnsi="Times New Roman" w:cs="Times New Roman"/>
          <w:b/>
          <w:bCs/>
          <w:sz w:val="22"/>
          <w:szCs w:val="22"/>
        </w:rPr>
        <w:t>点有接近</w:t>
      </w:r>
      <w:r w:rsidRPr="00832CE4">
        <w:rPr>
          <w:rFonts w:ascii="Times New Roman" w:eastAsia="微软雅黑" w:hAnsi="Times New Roman" w:cs="Times New Roman"/>
          <w:b/>
          <w:bCs/>
          <w:sz w:val="22"/>
          <w:szCs w:val="22"/>
        </w:rPr>
        <w:t>10%</w:t>
      </w:r>
      <w:r w:rsidRPr="00832CE4">
        <w:rPr>
          <w:rFonts w:ascii="Times New Roman" w:eastAsia="微软雅黑" w:hAnsi="Times New Roman" w:cs="Times New Roman"/>
          <w:b/>
          <w:bCs/>
          <w:sz w:val="22"/>
          <w:szCs w:val="22"/>
        </w:rPr>
        <w:t>的年涨幅空间</w:t>
      </w:r>
      <w:r w:rsidRPr="00832CE4">
        <w:rPr>
          <w:rFonts w:ascii="Times New Roman" w:eastAsia="微软雅黑" w:hAnsi="Times New Roman" w:cs="Times New Roman"/>
          <w:b/>
          <w:bCs/>
          <w:sz w:val="22"/>
          <w:szCs w:val="22"/>
        </w:rPr>
        <w:t xml:space="preserve"> (</w:t>
      </w:r>
      <w:hyperlink r:id="rId202" w:anchor=":~:text=Nov%2019%20%28Reuters%29%20,economy%20and%20corporate%20earnings" w:history="1">
        <w:r w:rsidRPr="00832CE4">
          <w:rPr>
            <w:rStyle w:val="af0"/>
            <w:rFonts w:ascii="Times New Roman" w:eastAsia="微软雅黑" w:hAnsi="Times New Roman" w:cs="Times New Roman"/>
            <w:b/>
            <w:bCs/>
            <w:sz w:val="22"/>
            <w:szCs w:val="22"/>
          </w:rPr>
          <w:t>Goldman Sachs forecasts S&amp;P 500 target of 6500 for 2025-end, joins Morgan Stanley | Reuters</w:t>
        </w:r>
      </w:hyperlink>
      <w:r w:rsidRPr="00832CE4">
        <w:rPr>
          <w:rFonts w:ascii="Times New Roman" w:eastAsia="微软雅黑" w:hAnsi="Times New Roman" w:cs="Times New Roman"/>
          <w:b/>
          <w:bCs/>
          <w:sz w:val="22"/>
          <w:szCs w:val="22"/>
        </w:rPr>
        <w:t>) (</w:t>
      </w:r>
      <w:hyperlink r:id="rId203" w:anchor=":~:text=On%20Monday%2C%20Morgan%20Stanley%20also,business%20cycle%20indicators%20improve%20further" w:history="1">
        <w:r w:rsidRPr="00832CE4">
          <w:rPr>
            <w:rStyle w:val="af0"/>
            <w:rFonts w:ascii="Times New Roman" w:eastAsia="微软雅黑" w:hAnsi="Times New Roman" w:cs="Times New Roman"/>
            <w:b/>
            <w:bCs/>
            <w:sz w:val="22"/>
            <w:szCs w:val="22"/>
          </w:rPr>
          <w:t>Goldman Sachs forecasts S&amp;P 500 target of 6500 for 2025-end, joins Morgan Stanley | Reuters</w:t>
        </w:r>
      </w:hyperlink>
      <w:r w:rsidRPr="00832CE4">
        <w:rPr>
          <w:rFonts w:ascii="Times New Roman" w:eastAsia="微软雅黑" w:hAnsi="Times New Roman" w:cs="Times New Roman"/>
          <w:b/>
          <w:bCs/>
          <w:sz w:val="22"/>
          <w:szCs w:val="22"/>
        </w:rPr>
        <w:t>)</w:t>
      </w:r>
      <w:r w:rsidRPr="00832CE4">
        <w:rPr>
          <w:rFonts w:ascii="Times New Roman" w:eastAsia="微软雅黑" w:hAnsi="Times New Roman" w:cs="Times New Roman"/>
          <w:b/>
          <w:bCs/>
          <w:sz w:val="22"/>
          <w:szCs w:val="22"/>
        </w:rPr>
        <w:t>。如果前三季度走势符合预期，指数在四季度冲击这些目标位的概率较大。我们预测标普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在年底前可能再上涨</w:t>
      </w:r>
      <w:r w:rsidRPr="00832CE4">
        <w:rPr>
          <w:rFonts w:ascii="Times New Roman" w:eastAsia="微软雅黑" w:hAnsi="Times New Roman" w:cs="Times New Roman"/>
          <w:b/>
          <w:bCs/>
          <w:sz w:val="22"/>
          <w:szCs w:val="22"/>
        </w:rPr>
        <w:t>5-8%</w:t>
      </w:r>
      <w:r w:rsidRPr="00832CE4">
        <w:rPr>
          <w:rFonts w:ascii="Times New Roman" w:eastAsia="微软雅黑" w:hAnsi="Times New Roman" w:cs="Times New Roman"/>
          <w:b/>
          <w:bCs/>
          <w:sz w:val="22"/>
          <w:szCs w:val="22"/>
        </w:rPr>
        <w:t>，全年累积涨幅或达</w:t>
      </w:r>
      <w:r w:rsidRPr="00832CE4">
        <w:rPr>
          <w:rFonts w:ascii="Times New Roman" w:eastAsia="微软雅黑" w:hAnsi="Times New Roman" w:cs="Times New Roman"/>
          <w:b/>
          <w:bCs/>
          <w:sz w:val="22"/>
          <w:szCs w:val="22"/>
        </w:rPr>
        <w:t>15-20%</w:t>
      </w:r>
      <w:r w:rsidRPr="00832CE4">
        <w:rPr>
          <w:rFonts w:ascii="Times New Roman" w:eastAsia="微软雅黑" w:hAnsi="Times New Roman" w:cs="Times New Roman"/>
          <w:b/>
          <w:bCs/>
          <w:sz w:val="22"/>
          <w:szCs w:val="22"/>
        </w:rPr>
        <w:t>。对于寻求翻倍收益的积极投资者而言，四季度将是决胜阶段：经过前期布</w:t>
      </w:r>
      <w:r w:rsidRPr="00832CE4">
        <w:rPr>
          <w:rFonts w:ascii="Times New Roman" w:eastAsia="微软雅黑" w:hAnsi="Times New Roman" w:cs="Times New Roman"/>
          <w:b/>
          <w:bCs/>
          <w:sz w:val="22"/>
          <w:szCs w:val="22"/>
        </w:rPr>
        <w:lastRenderedPageBreak/>
        <w:t>局，此时应在顺风行情中充分利用杠杆和选股策略放大收益。当然，市场不可能单边上扬，中途仍会有波动和板块轮动。但随着投资者对经济软着陆和企业盈利增长的信念增强，逢低买盘会明显增多，显著的深度回调在四季度出现的概率降低。技术面看，如无意外，四季度标普</w:t>
      </w:r>
      <w:r w:rsidRPr="00832CE4">
        <w:rPr>
          <w:rFonts w:ascii="Times New Roman" w:eastAsia="微软雅黑" w:hAnsi="Times New Roman" w:cs="Times New Roman"/>
          <w:b/>
          <w:bCs/>
          <w:sz w:val="22"/>
          <w:szCs w:val="22"/>
        </w:rPr>
        <w:t>500</w:t>
      </w:r>
      <w:r w:rsidRPr="00832CE4">
        <w:rPr>
          <w:rFonts w:ascii="Times New Roman" w:eastAsia="微软雅黑" w:hAnsi="Times New Roman" w:cs="Times New Roman"/>
          <w:b/>
          <w:bCs/>
          <w:sz w:val="22"/>
          <w:szCs w:val="22"/>
        </w:rPr>
        <w:t>指数、纳斯达克指数都将刷新历史新高。市场广度改善意味着多数股票都会随之受益，因此</w:t>
      </w:r>
      <w:r w:rsidRPr="00832CE4">
        <w:rPr>
          <w:rFonts w:ascii="Times New Roman" w:eastAsia="微软雅黑" w:hAnsi="Times New Roman" w:cs="Times New Roman"/>
          <w:sz w:val="22"/>
          <w:szCs w:val="22"/>
        </w:rPr>
        <w:t>持股胜于持币</w:t>
      </w:r>
      <w:r w:rsidRPr="00832CE4">
        <w:rPr>
          <w:rFonts w:ascii="Times New Roman" w:eastAsia="微软雅黑" w:hAnsi="Times New Roman" w:cs="Times New Roman"/>
          <w:b/>
          <w:bCs/>
          <w:sz w:val="22"/>
          <w:szCs w:val="22"/>
        </w:rPr>
        <w:t>是四季度的基本原则。资金流向上，之前潜伏在债券和货币市场的巨额资金可能部分回流股市寻求更高回报，年底前股票型基金有望重新实现净流入。企业方面，假期消费旺季将使许多公司业绩喜人，年终奖和红利派发预期也会提振股票回购和特别股息等股东友好行为。投资者情绪预计达到全年高点，然而也需警惕</w:t>
      </w:r>
      <w:r w:rsidRPr="00832CE4">
        <w:rPr>
          <w:rFonts w:ascii="Times New Roman" w:eastAsia="微软雅黑" w:hAnsi="Times New Roman" w:cs="Times New Roman"/>
          <w:sz w:val="22"/>
          <w:szCs w:val="22"/>
        </w:rPr>
        <w:t>过度乐观</w:t>
      </w:r>
      <w:r w:rsidRPr="00832CE4">
        <w:rPr>
          <w:rFonts w:ascii="Times New Roman" w:eastAsia="微软雅黑" w:hAnsi="Times New Roman" w:cs="Times New Roman"/>
          <w:b/>
          <w:bCs/>
          <w:sz w:val="22"/>
          <w:szCs w:val="22"/>
        </w:rPr>
        <w:t>导致的短期波动。例如，若市场对</w:t>
      </w:r>
      <w:r w:rsidRPr="00832CE4">
        <w:rPr>
          <w:rFonts w:ascii="Times New Roman" w:eastAsia="微软雅黑" w:hAnsi="Times New Roman" w:cs="Times New Roman"/>
          <w:b/>
          <w:bCs/>
          <w:sz w:val="22"/>
          <w:szCs w:val="22"/>
        </w:rPr>
        <w:t>2026</w:t>
      </w:r>
      <w:r w:rsidRPr="00832CE4">
        <w:rPr>
          <w:rFonts w:ascii="Times New Roman" w:eastAsia="微软雅黑" w:hAnsi="Times New Roman" w:cs="Times New Roman"/>
          <w:b/>
          <w:bCs/>
          <w:sz w:val="22"/>
          <w:szCs w:val="22"/>
        </w:rPr>
        <w:t>年预期过高或忽视潜在风险，任何风吹草动都可能引发快速的获利了结。但总体而言，我们对</w:t>
      </w:r>
      <w:r w:rsidRPr="00832CE4">
        <w:rPr>
          <w:rFonts w:ascii="Times New Roman" w:eastAsia="微软雅黑" w:hAnsi="Times New Roman" w:cs="Times New Roman"/>
          <w:b/>
          <w:bCs/>
          <w:sz w:val="22"/>
          <w:szCs w:val="22"/>
        </w:rPr>
        <w:t>2025</w:t>
      </w:r>
      <w:r w:rsidRPr="00832CE4">
        <w:rPr>
          <w:rFonts w:ascii="Times New Roman" w:eastAsia="微软雅黑" w:hAnsi="Times New Roman" w:cs="Times New Roman"/>
          <w:b/>
          <w:bCs/>
          <w:sz w:val="22"/>
          <w:szCs w:val="22"/>
        </w:rPr>
        <w:t>年四季度行情持</w:t>
      </w:r>
      <w:r w:rsidRPr="00832CE4">
        <w:rPr>
          <w:rFonts w:ascii="Times New Roman" w:eastAsia="微软雅黑" w:hAnsi="Times New Roman" w:cs="Times New Roman"/>
          <w:sz w:val="22"/>
          <w:szCs w:val="22"/>
        </w:rPr>
        <w:t>乐观</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态度，认为将为全年划上圆满句号。</w:t>
      </w:r>
    </w:p>
    <w:p w14:paraId="6B6B9FA6"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行业与板块机会：在普涨的大环境下，四季度各板块都有望录得正收益，但为了超额收益</w:t>
      </w:r>
      <w:r w:rsidRPr="00832CE4">
        <w:rPr>
          <w:rFonts w:ascii="Times New Roman" w:eastAsia="微软雅黑" w:hAnsi="Times New Roman" w:cs="Times New Roman"/>
          <w:sz w:val="22"/>
          <w:szCs w:val="22"/>
        </w:rPr>
        <w:t>，应重点把握那些顺风更劲的领域。首先，</w:t>
      </w:r>
      <w:r w:rsidRPr="00832CE4">
        <w:rPr>
          <w:rFonts w:ascii="Times New Roman" w:eastAsia="微软雅黑" w:hAnsi="Times New Roman" w:cs="Times New Roman"/>
          <w:b/>
          <w:bCs/>
          <w:sz w:val="22"/>
          <w:szCs w:val="22"/>
        </w:rPr>
        <w:t>消费板块</w:t>
      </w:r>
      <w:r w:rsidRPr="00832CE4">
        <w:rPr>
          <w:rFonts w:ascii="Times New Roman" w:eastAsia="微软雅黑" w:hAnsi="Times New Roman" w:cs="Times New Roman"/>
          <w:sz w:val="22"/>
          <w:szCs w:val="22"/>
        </w:rPr>
        <w:t>（尤其是可选消费品）往往在节假日季大放异彩。零售、电子商务、娱乐旅游等行业将在假日需求推动下业绩飙升，相关龙头股和</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预计强劲跑赢大盘。此外，如果减税到位，中产阶级税后收入提高，将直接转化为消费增长，这对汽车、住房装修、高端商品都是利好。</w:t>
      </w:r>
      <w:r w:rsidRPr="00832CE4">
        <w:rPr>
          <w:rFonts w:ascii="Times New Roman" w:eastAsia="微软雅黑" w:hAnsi="Times New Roman" w:cs="Times New Roman"/>
          <w:b/>
          <w:bCs/>
          <w:sz w:val="22"/>
          <w:szCs w:val="22"/>
        </w:rPr>
        <w:t>科技和互联网</w:t>
      </w:r>
      <w:r w:rsidRPr="00832CE4">
        <w:rPr>
          <w:rFonts w:ascii="Times New Roman" w:eastAsia="微软雅黑" w:hAnsi="Times New Roman" w:cs="Times New Roman"/>
          <w:sz w:val="22"/>
          <w:szCs w:val="22"/>
        </w:rPr>
        <w:t>板块在四季度也可能再现辉煌。一方面，企业往往在年底加大</w:t>
      </w:r>
      <w:r w:rsidRPr="00832CE4">
        <w:rPr>
          <w:rFonts w:ascii="Times New Roman" w:eastAsia="微软雅黑" w:hAnsi="Times New Roman" w:cs="Times New Roman"/>
          <w:sz w:val="22"/>
          <w:szCs w:val="22"/>
        </w:rPr>
        <w:t>IT</w:t>
      </w:r>
      <w:r w:rsidRPr="00832CE4">
        <w:rPr>
          <w:rFonts w:ascii="Times New Roman" w:eastAsia="微软雅黑" w:hAnsi="Times New Roman" w:cs="Times New Roman"/>
          <w:sz w:val="22"/>
          <w:szCs w:val="22"/>
        </w:rPr>
        <w:t>支出以用完年度预算，推动云服务、企业软件等需求上升；另一方面，消费者在假期购置电子产品，智能手机、新游戏设备等销售旺盛，大型科技公司第四季营收常创新高。因此</w:t>
      </w:r>
      <w:r w:rsidRPr="00832CE4">
        <w:rPr>
          <w:rFonts w:ascii="Times New Roman" w:eastAsia="微软雅黑" w:hAnsi="Times New Roman" w:cs="Times New Roman"/>
          <w:sz w:val="22"/>
          <w:szCs w:val="22"/>
        </w:rPr>
        <w:t>FAANG</w:t>
      </w:r>
      <w:r w:rsidRPr="00832CE4">
        <w:rPr>
          <w:rFonts w:ascii="Times New Roman" w:eastAsia="微软雅黑" w:hAnsi="Times New Roman" w:cs="Times New Roman"/>
          <w:sz w:val="22"/>
          <w:szCs w:val="22"/>
        </w:rPr>
        <w:t>等科技巨头股价在年底可能再创新高。</w:t>
      </w:r>
      <w:r w:rsidRPr="00832CE4">
        <w:rPr>
          <w:rFonts w:ascii="Times New Roman" w:eastAsia="微软雅黑" w:hAnsi="Times New Roman" w:cs="Times New Roman"/>
          <w:b/>
          <w:bCs/>
          <w:sz w:val="22"/>
          <w:szCs w:val="22"/>
        </w:rPr>
        <w:t>人工智能相关</w:t>
      </w:r>
      <w:r w:rsidRPr="00832CE4">
        <w:rPr>
          <w:rFonts w:ascii="Times New Roman" w:eastAsia="微软雅黑" w:hAnsi="Times New Roman" w:cs="Times New Roman"/>
          <w:sz w:val="22"/>
          <w:szCs w:val="22"/>
        </w:rPr>
        <w:t>公司如果在下半年推出新产品或服务（例如更成熟的</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助手、</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芯片新品发布），年底有望迎来订单和收入的大爆发，投资者将提前交易这种预期。</w:t>
      </w:r>
      <w:r w:rsidRPr="00832CE4">
        <w:rPr>
          <w:rFonts w:ascii="Times New Roman" w:eastAsia="微软雅黑" w:hAnsi="Times New Roman" w:cs="Times New Roman"/>
          <w:b/>
          <w:bCs/>
          <w:sz w:val="22"/>
          <w:szCs w:val="22"/>
        </w:rPr>
        <w:t>小型成长股</w:t>
      </w:r>
      <w:r w:rsidRPr="00832CE4">
        <w:rPr>
          <w:rFonts w:ascii="Times New Roman" w:eastAsia="微软雅黑" w:hAnsi="Times New Roman" w:cs="Times New Roman"/>
          <w:sz w:val="22"/>
          <w:szCs w:val="22"/>
        </w:rPr>
        <w:t>中，一些创新领域（如新能源、新材料、航天科技等）的公司四季度也值得关注</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经过前三季度的资金累积，这些题材有可能成为年末的</w:t>
      </w:r>
      <w:r w:rsidRPr="00832CE4">
        <w:rPr>
          <w:rFonts w:ascii="Times New Roman" w:eastAsia="微软雅黑" w:hAnsi="Times New Roman" w:cs="Times New Roman"/>
          <w:b/>
          <w:bCs/>
          <w:sz w:val="22"/>
          <w:szCs w:val="22"/>
        </w:rPr>
        <w:t>主攻方向</w:t>
      </w:r>
      <w:r w:rsidRPr="00832CE4">
        <w:rPr>
          <w:rFonts w:ascii="Times New Roman" w:eastAsia="微软雅黑" w:hAnsi="Times New Roman" w:cs="Times New Roman"/>
          <w:sz w:val="22"/>
          <w:szCs w:val="22"/>
        </w:rPr>
        <w:t>之一，出现主题投资热潮。与此同时，</w:t>
      </w:r>
      <w:r w:rsidRPr="00832CE4">
        <w:rPr>
          <w:rFonts w:ascii="Times New Roman" w:eastAsia="微软雅黑" w:hAnsi="Times New Roman" w:cs="Times New Roman"/>
          <w:b/>
          <w:bCs/>
          <w:sz w:val="22"/>
          <w:szCs w:val="22"/>
        </w:rPr>
        <w:t>周期性板块</w:t>
      </w:r>
      <w:r w:rsidRPr="00832CE4">
        <w:rPr>
          <w:rFonts w:ascii="Times New Roman" w:eastAsia="微软雅黑" w:hAnsi="Times New Roman" w:cs="Times New Roman"/>
          <w:sz w:val="22"/>
          <w:szCs w:val="22"/>
        </w:rPr>
        <w:t>（能源、材料、工业）如果全球经济同步回暖，四季度也将水涨船高。油价在全球需求恢复时可能走强，能源股在年底可能再次领涨市场。基础材料（钢铁、有色等）在制造业和建筑回升时同样获益。</w:t>
      </w:r>
      <w:r w:rsidRPr="00832CE4">
        <w:rPr>
          <w:rFonts w:ascii="Times New Roman" w:eastAsia="微软雅黑" w:hAnsi="Times New Roman" w:cs="Times New Roman"/>
          <w:b/>
          <w:bCs/>
          <w:sz w:val="22"/>
          <w:szCs w:val="22"/>
        </w:rPr>
        <w:t>金融板块</w:t>
      </w:r>
      <w:r w:rsidRPr="00832CE4">
        <w:rPr>
          <w:rFonts w:ascii="Times New Roman" w:eastAsia="微软雅黑" w:hAnsi="Times New Roman" w:cs="Times New Roman"/>
          <w:sz w:val="22"/>
          <w:szCs w:val="22"/>
        </w:rPr>
        <w:t>在降息环境下虽然利差缩窄，但证券经纪、财富管理等业务在牛市后期繁荣，券商和资产管理公司的股价有望攀升。</w:t>
      </w:r>
      <w:r w:rsidRPr="00832CE4">
        <w:rPr>
          <w:rFonts w:ascii="Times New Roman" w:eastAsia="微软雅黑" w:hAnsi="Times New Roman" w:cs="Times New Roman"/>
          <w:b/>
          <w:bCs/>
          <w:sz w:val="22"/>
          <w:szCs w:val="22"/>
        </w:rPr>
        <w:t>防御性板块</w:t>
      </w:r>
      <w:r w:rsidRPr="00832CE4">
        <w:rPr>
          <w:rFonts w:ascii="Times New Roman" w:eastAsia="微软雅黑" w:hAnsi="Times New Roman" w:cs="Times New Roman"/>
          <w:sz w:val="22"/>
          <w:szCs w:val="22"/>
        </w:rPr>
        <w:t>（公用事业、必需消费等）相对涨幅或落后，但仍会录得正收益，只是力度不如进攻型板块。鉴于四季度行情往往</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一拥而上</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，投资者可以适度降低板块间的差异博弈，更多采用</w:t>
      </w:r>
      <w:r w:rsidRPr="00832CE4">
        <w:rPr>
          <w:rFonts w:ascii="Times New Roman" w:eastAsia="微软雅黑" w:hAnsi="Times New Roman" w:cs="Times New Roman"/>
          <w:b/>
          <w:bCs/>
          <w:sz w:val="22"/>
          <w:szCs w:val="22"/>
        </w:rPr>
        <w:t>顺势持仓</w:t>
      </w:r>
      <w:r w:rsidRPr="00832CE4">
        <w:rPr>
          <w:rFonts w:ascii="Times New Roman" w:eastAsia="微软雅黑" w:hAnsi="Times New Roman" w:cs="Times New Roman"/>
          <w:sz w:val="22"/>
          <w:szCs w:val="22"/>
        </w:rPr>
        <w:t>：让盈利奔跑，而非过早调仓离场。但也应当对估值泡沫迹象保持警觉，年底适时逐步兑现部分利润，特别是对涨幅过大的小盘股和概念炒作股，谨防年初可能出现的回调。</w:t>
      </w:r>
    </w:p>
    <w:p w14:paraId="1AD88EAE"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lastRenderedPageBreak/>
        <w:t>风格与市值展望：在牛市尾声阶段，市场风格可能再次出现一些微妙变化。通常大盘蓝筹</w:t>
      </w:r>
      <w:r w:rsidRPr="00832CE4">
        <w:rPr>
          <w:rFonts w:ascii="Times New Roman" w:eastAsia="微软雅黑" w:hAnsi="Times New Roman" w:cs="Times New Roman"/>
          <w:sz w:val="22"/>
          <w:szCs w:val="22"/>
        </w:rPr>
        <w:t>在年底具备资金虹吸效应（机构为了年底账面好看，偏好持有绩优权重股），因此超大市值公司在四季度末可能再度跑赢一些。不过鉴于今年的小盘股行情已经启动，我们预计小盘股全年将明显强于大盘指数。到四季度，小盘股指数可能累积涨幅远超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，这也意味着积极投资者在全年配置中显著受益于小盘暴露。不过年底如果估值过高，部分资金可能从小盘股逐步转回防御或大盘股，以确保年度收益落袋。</w:t>
      </w:r>
      <w:r w:rsidRPr="00832CE4">
        <w:rPr>
          <w:rFonts w:ascii="Times New Roman" w:eastAsia="微软雅黑" w:hAnsi="Times New Roman" w:cs="Times New Roman"/>
          <w:b/>
          <w:bCs/>
          <w:sz w:val="22"/>
          <w:szCs w:val="22"/>
        </w:rPr>
        <w:t>成长与价值</w:t>
      </w:r>
      <w:r w:rsidRPr="00832CE4">
        <w:rPr>
          <w:rFonts w:ascii="Times New Roman" w:eastAsia="微软雅黑" w:hAnsi="Times New Roman" w:cs="Times New Roman"/>
          <w:sz w:val="22"/>
          <w:szCs w:val="22"/>
        </w:rPr>
        <w:t>方面，随着利率进一步下行和经济复苏确立，成长股在全年胜出应无悬念。但价值股也不会惨淡，尤其那些低估值高股息的股票在年底可能吸引投资者进行组合再平衡。我们预计全年看，成长风格相对于价值风格取得适度超额收益。值得注意的是，经历</w:t>
      </w:r>
      <w:r w:rsidRPr="00832CE4">
        <w:rPr>
          <w:rFonts w:ascii="Times New Roman" w:eastAsia="微软雅黑" w:hAnsi="Times New Roman" w:cs="Times New Roman"/>
          <w:sz w:val="22"/>
          <w:szCs w:val="22"/>
        </w:rPr>
        <w:t>2022-2023</w:t>
      </w:r>
      <w:r w:rsidRPr="00832CE4">
        <w:rPr>
          <w:rFonts w:ascii="Times New Roman" w:eastAsia="微软雅黑" w:hAnsi="Times New Roman" w:cs="Times New Roman"/>
          <w:sz w:val="22"/>
          <w:szCs w:val="22"/>
        </w:rPr>
        <w:t>年的大幅风格轮动后，</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年的风格差异将没有之前几年那么极端，投资组合需要同时拥抱多元风格才能获得最优收益。投资者在年底需评估手中持股是否过于集中于某一风格，并考虑在高位进行再均衡，以防范</w:t>
      </w:r>
      <w:r w:rsidRPr="00832CE4">
        <w:rPr>
          <w:rFonts w:ascii="Times New Roman" w:eastAsia="微软雅黑" w:hAnsi="Times New Roman" w:cs="Times New Roman"/>
          <w:sz w:val="22"/>
          <w:szCs w:val="22"/>
        </w:rPr>
        <w:t>2026</w:t>
      </w:r>
      <w:r w:rsidRPr="00832CE4">
        <w:rPr>
          <w:rFonts w:ascii="Times New Roman" w:eastAsia="微软雅黑" w:hAnsi="Times New Roman" w:cs="Times New Roman"/>
          <w:sz w:val="22"/>
          <w:szCs w:val="22"/>
        </w:rPr>
        <w:t>年可能的风格切换风险。总的来说，四季度的风格配置策略应从激进逐步转向稳健，为下一年度做好准备：在享受成长小盘飙涨带来的超额利润同时，逐步增配一些防御性资产作为对冲。</w:t>
      </w:r>
    </w:p>
    <w:p w14:paraId="00E667EE"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激进投资策略与风险管理建议</w:t>
      </w:r>
    </w:p>
    <w:p w14:paraId="222DCA36"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进取投资策略：</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为了实现全年投资收益翻倍的目标，仅仅被动跟随指数上涨是不够的，必须采取积极的策略博取超额回报。以下是可行的激进型投资策略：</w:t>
      </w:r>
    </w:p>
    <w:p w14:paraId="51B34EA9"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个股布局：</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高贝塔值股票通常在牛市中涨幅远超大盘。投资者可精选那些业绩弹性大、行业景气向上的股票予以重点配置。例如，中型科技成长股、周期性消费股、新兴产业龙头等往往</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系数较高。一旦行情向好，这些股票有潜力实现数倍于指数的涨幅。当然高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也意味着波动巨大，因此建仓时机很关键。建议在市场调整末期逐步买入高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股，然后在上涨后期分批止盈。通过波段操作放大收益，同时严格设置止损以控制下行风险。</w:t>
      </w:r>
    </w:p>
    <w:p w14:paraId="66DD94F4"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主题型</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b/>
          <w:bCs/>
          <w:sz w:val="22"/>
          <w:szCs w:val="22"/>
        </w:rPr>
        <w:t>把握趋势：如果个人选股难度大，利用主题</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sz w:val="22"/>
          <w:szCs w:val="22"/>
        </w:rPr>
        <w:t>是参与热点行情的有效方式。近年来出现了许多跟踪高成长主题的</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，例如人工智能、云计算、生物科技、清洁能源、机器人、半导体等主题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。二季度可逢低布局这些</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，一旦相关主题升温，</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往往录得可观涨幅。主题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能够涵盖一篮子相关股票，分散个股风险，又能集中捕捉主题机会。例如，</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人工智能</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在</w:t>
      </w:r>
      <w:r w:rsidRPr="00832CE4">
        <w:rPr>
          <w:rFonts w:ascii="Times New Roman" w:eastAsia="微软雅黑" w:hAnsi="Times New Roman" w:cs="Times New Roman"/>
          <w:sz w:val="22"/>
          <w:szCs w:val="22"/>
        </w:rPr>
        <w:t>2023</w:t>
      </w:r>
      <w:r w:rsidRPr="00832CE4">
        <w:rPr>
          <w:rFonts w:ascii="Times New Roman" w:eastAsia="微软雅黑" w:hAnsi="Times New Roman" w:cs="Times New Roman"/>
          <w:sz w:val="22"/>
          <w:szCs w:val="22"/>
        </w:rPr>
        <w:t>年大涨的基础上，展望</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年随着</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进一步商业化仍有上涨空间。投资者也可关注</w:t>
      </w:r>
      <w:r w:rsidRPr="00832CE4">
        <w:rPr>
          <w:rFonts w:ascii="Times New Roman" w:eastAsia="微软雅黑" w:hAnsi="Times New Roman" w:cs="Times New Roman"/>
          <w:b/>
          <w:bCs/>
          <w:sz w:val="22"/>
          <w:szCs w:val="22"/>
        </w:rPr>
        <w:t>杠杆型行业</w:t>
      </w:r>
      <w:r w:rsidRPr="00832CE4">
        <w:rPr>
          <w:rFonts w:ascii="Times New Roman" w:eastAsia="微软雅黑" w:hAnsi="Times New Roman" w:cs="Times New Roman"/>
          <w:b/>
          <w:bCs/>
          <w:sz w:val="22"/>
          <w:szCs w:val="22"/>
        </w:rPr>
        <w:t>ETF</w:t>
      </w:r>
      <w:r w:rsidRPr="00832CE4">
        <w:rPr>
          <w:rFonts w:ascii="Times New Roman" w:eastAsia="微软雅黑" w:hAnsi="Times New Roman" w:cs="Times New Roman"/>
          <w:sz w:val="22"/>
          <w:szCs w:val="22"/>
        </w:rPr>
        <w:t>，如看好纳斯达克指数则可以考</w:t>
      </w:r>
      <w:r w:rsidRPr="00832CE4">
        <w:rPr>
          <w:rFonts w:ascii="Times New Roman" w:eastAsia="微软雅黑" w:hAnsi="Times New Roman" w:cs="Times New Roman"/>
          <w:sz w:val="22"/>
          <w:szCs w:val="22"/>
        </w:rPr>
        <w:lastRenderedPageBreak/>
        <w:t>虑</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倍做多纳指的</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（例如</w:t>
      </w:r>
      <w:r w:rsidRPr="00832CE4">
        <w:rPr>
          <w:rFonts w:ascii="Times New Roman" w:eastAsia="微软雅黑" w:hAnsi="Times New Roman" w:cs="Times New Roman"/>
          <w:sz w:val="22"/>
          <w:szCs w:val="22"/>
        </w:rPr>
        <w:t>ProShares</w:t>
      </w:r>
      <w:r w:rsidRPr="00832CE4">
        <w:rPr>
          <w:rFonts w:ascii="Times New Roman" w:eastAsia="微软雅黑" w:hAnsi="Times New Roman" w:cs="Times New Roman"/>
          <w:sz w:val="22"/>
          <w:szCs w:val="22"/>
        </w:rPr>
        <w:t>的</w:t>
      </w:r>
      <w:r w:rsidRPr="00832CE4">
        <w:rPr>
          <w:rFonts w:ascii="Times New Roman" w:eastAsia="微软雅黑" w:hAnsi="Times New Roman" w:cs="Times New Roman"/>
          <w:sz w:val="22"/>
          <w:szCs w:val="22"/>
        </w:rPr>
        <w:t>TQQQ</w:t>
      </w:r>
      <w:r w:rsidRPr="00832CE4">
        <w:rPr>
          <w:rFonts w:ascii="Times New Roman" w:eastAsia="微软雅黑" w:hAnsi="Times New Roman" w:cs="Times New Roman"/>
          <w:sz w:val="22"/>
          <w:szCs w:val="22"/>
        </w:rPr>
        <w:t>等），看好半导体则有</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倍做多半导体</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等。这些杠杆</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在行情判断正确时能大幅放大收益，但务必注意其日常波动和衰减效应，只适合短期波段操作，不宜长线持有。</w:t>
      </w:r>
    </w:p>
    <w:p w14:paraId="5DA837D8"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金融衍生品策略：运用期权等衍生工具是进一步提升收益的利器。激进投资者可以采用看涨期权</w:t>
      </w:r>
      <w:r w:rsidRPr="00832CE4">
        <w:rPr>
          <w:rFonts w:ascii="Times New Roman" w:eastAsia="微软雅黑" w:hAnsi="Times New Roman" w:cs="Times New Roman"/>
          <w:sz w:val="22"/>
          <w:szCs w:val="22"/>
        </w:rPr>
        <w:t>策略，在对某只股票或指数强烈看涨时买入适当数量的虚值看涨期权，以小博大获取杠杆收益。例如，针对预期三季度科技股行情，可在二季度末买入到期日在四季度的纳斯达克指数看涨期权。若行情如期上涨，期权价值将成倍增加，从而放大本金回报。亦可采用</w:t>
      </w:r>
      <w:r w:rsidRPr="00832CE4">
        <w:rPr>
          <w:rFonts w:ascii="Times New Roman" w:eastAsia="微软雅黑" w:hAnsi="Times New Roman" w:cs="Times New Roman"/>
          <w:b/>
          <w:bCs/>
          <w:sz w:val="22"/>
          <w:szCs w:val="22"/>
        </w:rPr>
        <w:t>牛市价差策略</w:t>
      </w:r>
      <w:r w:rsidRPr="00832CE4">
        <w:rPr>
          <w:rFonts w:ascii="Times New Roman" w:eastAsia="微软雅黑" w:hAnsi="Times New Roman" w:cs="Times New Roman"/>
          <w:sz w:val="22"/>
          <w:szCs w:val="22"/>
        </w:rPr>
        <w:t>（买入看涨期权的同时卖出较高执行价的看涨期权），以降低权利金成本，提高资金利用效率。此外，投资者还可以利用期权进行</w:t>
      </w:r>
      <w:r w:rsidRPr="00832CE4">
        <w:rPr>
          <w:rFonts w:ascii="Times New Roman" w:eastAsia="微软雅黑" w:hAnsi="Times New Roman" w:cs="Times New Roman"/>
          <w:b/>
          <w:bCs/>
          <w:sz w:val="22"/>
          <w:szCs w:val="22"/>
        </w:rPr>
        <w:t>增强收益</w:t>
      </w:r>
      <w:r w:rsidRPr="00832CE4">
        <w:rPr>
          <w:rFonts w:ascii="Times New Roman" w:eastAsia="微软雅黑" w:hAnsi="Times New Roman" w:cs="Times New Roman"/>
          <w:sz w:val="22"/>
          <w:szCs w:val="22"/>
        </w:rPr>
        <w:t>：在持有基础仓位的同时，卖出部分虚值看涨期权获取权利金收益（</w:t>
      </w:r>
      <w:r w:rsidRPr="00832CE4">
        <w:rPr>
          <w:rFonts w:ascii="Times New Roman" w:eastAsia="微软雅黑" w:hAnsi="Times New Roman" w:cs="Times New Roman"/>
          <w:sz w:val="22"/>
          <w:szCs w:val="22"/>
        </w:rPr>
        <w:t xml:space="preserve">Covered Call </w:t>
      </w:r>
      <w:r w:rsidRPr="00832CE4">
        <w:rPr>
          <w:rFonts w:ascii="Times New Roman" w:eastAsia="微软雅黑" w:hAnsi="Times New Roman" w:cs="Times New Roman"/>
          <w:sz w:val="22"/>
          <w:szCs w:val="22"/>
        </w:rPr>
        <w:t>策略），在震荡市或小幅上涨市况下增加回报。不过需警惕期权策略的风险，如市场剧烈波动可能导致期权头寸损失，务必投入自己熟悉并能承受损失的资金。</w:t>
      </w:r>
    </w:p>
    <w:p w14:paraId="19734631"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杠杆资金运用：</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如果风险承受能力足够，适度运用保证金借贷放大仓位也是实现收益翻倍的途径之一。在明确上行趋势时，投资者可以通过券商融资融券提高仓位，比如在重要支撑位布局时使用</w:t>
      </w:r>
      <w:r w:rsidRPr="00832CE4">
        <w:rPr>
          <w:rFonts w:ascii="Times New Roman" w:eastAsia="微软雅黑" w:hAnsi="Times New Roman" w:cs="Times New Roman"/>
          <w:sz w:val="22"/>
          <w:szCs w:val="22"/>
        </w:rPr>
        <w:t>1.5</w:t>
      </w:r>
      <w:r w:rsidRPr="00832CE4">
        <w:rPr>
          <w:rFonts w:ascii="Times New Roman" w:eastAsia="微软雅黑" w:hAnsi="Times New Roman" w:cs="Times New Roman"/>
          <w:sz w:val="22"/>
          <w:szCs w:val="22"/>
        </w:rPr>
        <w:t>倍至</w:t>
      </w:r>
      <w:r w:rsidRPr="00832CE4">
        <w:rPr>
          <w:rFonts w:ascii="Times New Roman" w:eastAsia="微软雅黑" w:hAnsi="Times New Roman" w:cs="Times New Roman"/>
          <w:sz w:val="22"/>
          <w:szCs w:val="22"/>
        </w:rPr>
        <w:t>2</w:t>
      </w:r>
      <w:r w:rsidRPr="00832CE4">
        <w:rPr>
          <w:rFonts w:ascii="Times New Roman" w:eastAsia="微软雅黑" w:hAnsi="Times New Roman" w:cs="Times New Roman"/>
          <w:sz w:val="22"/>
          <w:szCs w:val="22"/>
        </w:rPr>
        <w:t>倍的杠杆买入优质股。当标的上涨</w:t>
      </w:r>
      <w:r w:rsidRPr="00832CE4">
        <w:rPr>
          <w:rFonts w:ascii="Times New Roman" w:eastAsia="微软雅黑" w:hAnsi="Times New Roman" w:cs="Times New Roman"/>
          <w:sz w:val="22"/>
          <w:szCs w:val="22"/>
        </w:rPr>
        <w:t>20-30%</w:t>
      </w:r>
      <w:r w:rsidRPr="00832CE4">
        <w:rPr>
          <w:rFonts w:ascii="Times New Roman" w:eastAsia="微软雅黑" w:hAnsi="Times New Roman" w:cs="Times New Roman"/>
          <w:sz w:val="22"/>
          <w:szCs w:val="22"/>
        </w:rPr>
        <w:t>时，由于杠杆作用，自有资金收益将达到</w:t>
      </w:r>
      <w:r w:rsidRPr="00832CE4">
        <w:rPr>
          <w:rFonts w:ascii="Times New Roman" w:eastAsia="微软雅黑" w:hAnsi="Times New Roman" w:cs="Times New Roman"/>
          <w:sz w:val="22"/>
          <w:szCs w:val="22"/>
        </w:rPr>
        <w:t>40-60%</w:t>
      </w:r>
      <w:r w:rsidRPr="00832CE4">
        <w:rPr>
          <w:rFonts w:ascii="Times New Roman" w:eastAsia="微软雅黑" w:hAnsi="Times New Roman" w:cs="Times New Roman"/>
          <w:sz w:val="22"/>
          <w:szCs w:val="22"/>
        </w:rPr>
        <w:t>。当然，杠杆是一把双刃剑，如果判断失误下跌，同样放大损失。建议将杠杆比例控制在合理范围，并在杠杆仓位上设立更严格的止损线。一旦行情不利应迅速降低杠杆，以免亏损扩大被动斩仓。总之，杠杆策略需要与对市场拐点的把握相结合，在胜率高的时机果断出击，平时则保持谨慎。</w:t>
      </w:r>
    </w:p>
    <w:p w14:paraId="76588EC7" w14:textId="77777777" w:rsidR="00832CE4" w:rsidRPr="00832CE4" w:rsidRDefault="00832CE4">
      <w:pPr>
        <w:numPr>
          <w:ilvl w:val="0"/>
          <w:numId w:val="207"/>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动态波段交易：</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激进策略还包括对市场节奏的把握，进行动态仓位调整。在预判某一季度（如二季度初）可能先跌后涨的情况下，敢于在市场恐慌时大举加仓，待反弹高位时适时减仓甚至短线做空对冲，然后在下一波行情启动前再度加码做多。这种波段操作要求对宏观和技术有深入研究，但如果执行到位，可以在同一波整体涨幅中获取远超指数的收益。举例来说，假设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二季度末相比季初上涨</w:t>
      </w:r>
      <w:r w:rsidRPr="00832CE4">
        <w:rPr>
          <w:rFonts w:ascii="Times New Roman" w:eastAsia="微软雅黑" w:hAnsi="Times New Roman" w:cs="Times New Roman"/>
          <w:sz w:val="22"/>
          <w:szCs w:val="22"/>
        </w:rPr>
        <w:t>5%</w:t>
      </w:r>
      <w:r w:rsidRPr="00832CE4">
        <w:rPr>
          <w:rFonts w:ascii="Times New Roman" w:eastAsia="微软雅黑" w:hAnsi="Times New Roman" w:cs="Times New Roman"/>
          <w:sz w:val="22"/>
          <w:szCs w:val="22"/>
        </w:rPr>
        <w:t>，而通过高抛低吸的两次波段操作，投资者有机会获取接近两倍的累计涨幅。在全年几次大的波动中反复运用波段策略，能够使总收益成倍增长。当然波段操作存在踏空或判断错误的风险，一旦踏错节奏可能错失行情或遭受损失。因此此策略适合有经验且能密切跟踪市场的投资者。</w:t>
      </w:r>
    </w:p>
    <w:p w14:paraId="3E6A6559"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lastRenderedPageBreak/>
        <w:t>**</w:t>
      </w:r>
      <w:r w:rsidRPr="00832CE4">
        <w:rPr>
          <w:rFonts w:ascii="Times New Roman" w:eastAsia="微软雅黑" w:hAnsi="Times New Roman" w:cs="Times New Roman"/>
          <w:sz w:val="22"/>
          <w:szCs w:val="22"/>
        </w:rPr>
        <w:t>风险管理与风控机制：</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激进策略固然带来高回报潜力，但相应的风险也显著增加。要想在追求收益翻倍的同时确保账户生存，必须有周全的风险管理措施：</w:t>
      </w:r>
    </w:p>
    <w:p w14:paraId="12BEE751"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仓位控制与分散：</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首先要控制总体仓位水平，即使看好行情也不能满仓梭哈加杠杆。建议将核心底仓与战术仓位相结合，核心仓位（例如</w:t>
      </w:r>
      <w:r w:rsidRPr="00832CE4">
        <w:rPr>
          <w:rFonts w:ascii="Times New Roman" w:eastAsia="微软雅黑" w:hAnsi="Times New Roman" w:cs="Times New Roman"/>
          <w:sz w:val="22"/>
          <w:szCs w:val="22"/>
        </w:rPr>
        <w:t>50-60%</w:t>
      </w:r>
      <w:r w:rsidRPr="00832CE4">
        <w:rPr>
          <w:rFonts w:ascii="Times New Roman" w:eastAsia="微软雅黑" w:hAnsi="Times New Roman" w:cs="Times New Roman"/>
          <w:sz w:val="22"/>
          <w:szCs w:val="22"/>
        </w:rPr>
        <w:t>资金）投资于相对稳健的指数基金或蓝筹股，确保长期向上的基础；战术仓位（</w:t>
      </w:r>
      <w:r w:rsidRPr="00832CE4">
        <w:rPr>
          <w:rFonts w:ascii="Times New Roman" w:eastAsia="微软雅黑" w:hAnsi="Times New Roman" w:cs="Times New Roman"/>
          <w:sz w:val="22"/>
          <w:szCs w:val="22"/>
        </w:rPr>
        <w:t>40-50%</w:t>
      </w:r>
      <w:r w:rsidRPr="00832CE4">
        <w:rPr>
          <w:rFonts w:ascii="Times New Roman" w:eastAsia="微软雅黑" w:hAnsi="Times New Roman" w:cs="Times New Roman"/>
          <w:sz w:val="22"/>
          <w:szCs w:val="22"/>
        </w:rPr>
        <w:t>）用于上述激进策略以博取超额收益。这样即使战术操作出现失误，核心仓位仍能保证资产不致大幅回撤。同时注意分散投资，不要把所有鸡蛋放在一个篮子里。在高</w:t>
      </w:r>
      <w:r w:rsidRPr="00832CE4">
        <w:rPr>
          <w:rFonts w:ascii="Times New Roman" w:eastAsia="微软雅黑" w:hAnsi="Times New Roman" w:cs="Times New Roman"/>
          <w:sz w:val="22"/>
          <w:szCs w:val="22"/>
        </w:rPr>
        <w:t>β</w:t>
      </w:r>
      <w:r w:rsidRPr="00832CE4">
        <w:rPr>
          <w:rFonts w:ascii="Times New Roman" w:eastAsia="微软雅黑" w:hAnsi="Times New Roman" w:cs="Times New Roman"/>
          <w:sz w:val="22"/>
          <w:szCs w:val="22"/>
        </w:rPr>
        <w:t>个股和主题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中也要做到行业和主题分散，避免单一事件对整个资产造成重创。</w:t>
      </w:r>
    </w:p>
    <w:p w14:paraId="40BCDC0D"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止损与止盈纪律：</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制定明确的止损线是风险管理的生命线。对于高杠杆和衍生品头寸，建议设置严格的止损，如亏损达到本金的</w:t>
      </w:r>
      <w:r w:rsidRPr="00832CE4">
        <w:rPr>
          <w:rFonts w:ascii="Times New Roman" w:eastAsia="微软雅黑" w:hAnsi="Times New Roman" w:cs="Times New Roman"/>
          <w:sz w:val="22"/>
          <w:szCs w:val="22"/>
        </w:rPr>
        <w:t>10%-15%</w:t>
      </w:r>
      <w:r w:rsidRPr="00832CE4">
        <w:rPr>
          <w:rFonts w:ascii="Times New Roman" w:eastAsia="微软雅黑" w:hAnsi="Times New Roman" w:cs="Times New Roman"/>
          <w:sz w:val="22"/>
          <w:szCs w:val="22"/>
        </w:rPr>
        <w:t>时必须无条件止损离场，防止小亏变巨亏。同样重要的是止盈策略，在激进投资中贪婪往往导致本可以兑现的利润回吐殆尽。可以根据目标收益率分批止盈，如某高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股票预期上涨</w:t>
      </w:r>
      <w:r w:rsidRPr="00832CE4">
        <w:rPr>
          <w:rFonts w:ascii="Times New Roman" w:eastAsia="微软雅黑" w:hAnsi="Times New Roman" w:cs="Times New Roman"/>
          <w:sz w:val="22"/>
          <w:szCs w:val="22"/>
        </w:rPr>
        <w:t>50%</w:t>
      </w:r>
      <w:r w:rsidRPr="00832CE4">
        <w:rPr>
          <w:rFonts w:ascii="Times New Roman" w:eastAsia="微软雅黑" w:hAnsi="Times New Roman" w:cs="Times New Roman"/>
          <w:sz w:val="22"/>
          <w:szCs w:val="22"/>
        </w:rPr>
        <w:t>，当达到</w:t>
      </w:r>
      <w:r w:rsidRPr="00832CE4">
        <w:rPr>
          <w:rFonts w:ascii="Times New Roman" w:eastAsia="微软雅黑" w:hAnsi="Times New Roman" w:cs="Times New Roman"/>
          <w:sz w:val="22"/>
          <w:szCs w:val="22"/>
        </w:rPr>
        <w:t>30%</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40%</w:t>
      </w:r>
      <w:r w:rsidRPr="00832CE4">
        <w:rPr>
          <w:rFonts w:ascii="Times New Roman" w:eastAsia="微软雅黑" w:hAnsi="Times New Roman" w:cs="Times New Roman"/>
          <w:sz w:val="22"/>
          <w:szCs w:val="22"/>
        </w:rPr>
        <w:t>时分批卖出部分，锁定收益。严格执行预先设定的止损止盈纪律，避免情绪化交易，这是控制回撤、保证收益最终落袋的关键。</w:t>
      </w:r>
    </w:p>
    <w:p w14:paraId="2852BF75"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对冲和避险工具：在市场不确定性高的时候，运用对冲策略可以降低组合风险。投资者可以购买一些与股票负相关或波动率相关的资产作为保险。例如，买入适度的看跌期权</w:t>
      </w:r>
      <w:r w:rsidRPr="00832CE4">
        <w:rPr>
          <w:rFonts w:ascii="Times New Roman" w:eastAsia="微软雅黑" w:hAnsi="Times New Roman" w:cs="Times New Roman"/>
          <w:sz w:val="22"/>
          <w:szCs w:val="22"/>
        </w:rPr>
        <w:t>或看跌期权价差来保护股票组合，一旦市场突然大跌，期权获利可部分对冲股票损失。另外，配置一定比例的</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黄金或波动率指数</w:t>
      </w:r>
      <w:r w:rsidRPr="00832CE4">
        <w:rPr>
          <w:rFonts w:ascii="Times New Roman" w:eastAsia="微软雅黑" w:hAnsi="Times New Roman" w:cs="Times New Roman"/>
          <w:sz w:val="22"/>
          <w:szCs w:val="22"/>
        </w:rPr>
        <w:t>ETF(VIX ETF)**</w:t>
      </w:r>
      <w:r w:rsidRPr="00832CE4">
        <w:rPr>
          <w:rFonts w:ascii="Times New Roman" w:eastAsia="微软雅黑" w:hAnsi="Times New Roman" w:cs="Times New Roman"/>
          <w:sz w:val="22"/>
          <w:szCs w:val="22"/>
        </w:rPr>
        <w:t>也能在风险事件中提供缓冲。这类尾部风险对冲策略通常成本不高（年化成本约占组合</w:t>
      </w:r>
      <w:r w:rsidRPr="00832CE4">
        <w:rPr>
          <w:rFonts w:ascii="Times New Roman" w:eastAsia="微软雅黑" w:hAnsi="Times New Roman" w:cs="Times New Roman"/>
          <w:sz w:val="22"/>
          <w:szCs w:val="22"/>
        </w:rPr>
        <w:t>1%</w:t>
      </w:r>
      <w:r w:rsidRPr="00832CE4">
        <w:rPr>
          <w:rFonts w:ascii="Times New Roman" w:eastAsia="微软雅黑" w:hAnsi="Times New Roman" w:cs="Times New Roman"/>
          <w:sz w:val="22"/>
          <w:szCs w:val="22"/>
        </w:rPr>
        <w:t>以内）却能在股市急跌</w:t>
      </w:r>
      <w:r w:rsidRPr="00832CE4">
        <w:rPr>
          <w:rFonts w:ascii="Times New Roman" w:eastAsia="微软雅黑" w:hAnsi="Times New Roman" w:cs="Times New Roman"/>
          <w:sz w:val="22"/>
          <w:szCs w:val="22"/>
        </w:rPr>
        <w:t>10-15%</w:t>
      </w:r>
      <w:r w:rsidRPr="00832CE4">
        <w:rPr>
          <w:rFonts w:ascii="Times New Roman" w:eastAsia="微软雅黑" w:hAnsi="Times New Roman" w:cs="Times New Roman"/>
          <w:sz w:val="22"/>
          <w:szCs w:val="22"/>
        </w:rPr>
        <w:t>时获得可观收益，从而为投资者提供流动性并防止被迫斩仓</w:t>
      </w:r>
      <w:r w:rsidRPr="00832CE4">
        <w:rPr>
          <w:rFonts w:ascii="Times New Roman" w:eastAsia="微软雅黑" w:hAnsi="Times New Roman" w:cs="Times New Roman"/>
          <w:sz w:val="22"/>
          <w:szCs w:val="22"/>
        </w:rPr>
        <w:t xml:space="preserve"> (</w:t>
      </w:r>
      <w:hyperlink r:id="rId204" w:anchor=":~:text=portfolio%20decline%2015,the%20gains%20accelerating%20if%20losses" w:history="1">
        <w:r w:rsidRPr="00832CE4">
          <w:rPr>
            <w:rStyle w:val="af0"/>
            <w:rFonts w:ascii="Times New Roman" w:eastAsia="微软雅黑" w:hAnsi="Times New Roman" w:cs="Times New Roman"/>
            <w:sz w:val="22"/>
            <w:szCs w:val="22"/>
          </w:rPr>
          <w:t>2025 Equity and Volatility Outlook</w:t>
        </w:r>
      </w:hyperlink>
      <w:r w:rsidRPr="00832CE4">
        <w:rPr>
          <w:rFonts w:ascii="Times New Roman" w:eastAsia="微软雅黑" w:hAnsi="Times New Roman" w:cs="Times New Roman"/>
          <w:sz w:val="22"/>
          <w:szCs w:val="22"/>
        </w:rPr>
        <w:t>) (</w:t>
      </w:r>
      <w:hyperlink r:id="rId205" w:anchor=":~:text=increase%20beyond%2015,from%20becoming%20a%20forced%20seller" w:history="1">
        <w:r w:rsidRPr="00832CE4">
          <w:rPr>
            <w:rStyle w:val="af0"/>
            <w:rFonts w:ascii="Times New Roman" w:eastAsia="微软雅黑" w:hAnsi="Times New Roman" w:cs="Times New Roman"/>
            <w:sz w:val="22"/>
            <w:szCs w:val="22"/>
          </w:rPr>
          <w:t>2025 Equity and Volatility Outlook</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。当然，对冲工具也会侵蚀部分上涨收益，因此需要权衡成本与收益，在行情平稳时可适当减少对冲，在不确定性高企时增加对冲比重。</w:t>
      </w:r>
    </w:p>
    <w:p w14:paraId="0987B217"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警惕杠杆风险与流动性风险：激进策略往往涉及杠杆，一定要注意融资融券的风险</w:t>
      </w:r>
      <w:r w:rsidRPr="00832CE4">
        <w:rPr>
          <w:rFonts w:ascii="Times New Roman" w:eastAsia="微软雅黑" w:hAnsi="Times New Roman" w:cs="Times New Roman"/>
          <w:sz w:val="22"/>
          <w:szCs w:val="22"/>
        </w:rPr>
        <w:t>。当市场剧烈波动时，杠杆交易可能面临追加保证金的压力，甚至在极端情况下券商强制平仓。为避免这种情况，务必保持杠杆账户有足够的保证金冗余，不要用尽最大杠杆。流动性风险方面，小盘股和期权等市场在极端行情下可能流动性骤降，买卖价差拉大，投资者应避</w:t>
      </w:r>
      <w:r w:rsidRPr="00832CE4">
        <w:rPr>
          <w:rFonts w:ascii="Times New Roman" w:eastAsia="微软雅黑" w:hAnsi="Times New Roman" w:cs="Times New Roman"/>
          <w:sz w:val="22"/>
          <w:szCs w:val="22"/>
        </w:rPr>
        <w:lastRenderedPageBreak/>
        <w:t>免在流动性差的时刻被迫交易。同时，提前规划好紧急情况下的现金储备或高流动性资产，以防市场休市、交易限制等黑天鹅情景下仍有应对之策。</w:t>
      </w:r>
    </w:p>
    <w:p w14:paraId="35C7D3E1" w14:textId="77777777" w:rsidR="00832CE4" w:rsidRPr="00832CE4" w:rsidRDefault="00832CE4">
      <w:pPr>
        <w:numPr>
          <w:ilvl w:val="0"/>
          <w:numId w:val="208"/>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情景规划与心理控制：</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风险管理还包括对各种可能情景的预判和应对预案。投资者应定期进行情景分析：假设最坏情况（如地缘政治冲突升级导致市场暴跌</w:t>
      </w:r>
      <w:r w:rsidRPr="00832CE4">
        <w:rPr>
          <w:rFonts w:ascii="Times New Roman" w:eastAsia="微软雅黑" w:hAnsi="Times New Roman" w:cs="Times New Roman"/>
          <w:sz w:val="22"/>
          <w:szCs w:val="22"/>
        </w:rPr>
        <w:t>20%</w:t>
      </w:r>
      <w:r w:rsidRPr="00832CE4">
        <w:rPr>
          <w:rFonts w:ascii="Times New Roman" w:eastAsia="微软雅黑" w:hAnsi="Times New Roman" w:cs="Times New Roman"/>
          <w:sz w:val="22"/>
          <w:szCs w:val="22"/>
        </w:rPr>
        <w:t>）出现，自己的组合损失会如何，是否在可承受范围，有何补救措施。提前想好这些问题，在风暴来临时才能从容应对。另外，心理素质的管理也属于风控范畴。激进投资期间，市场波动会引起情绪的大幅波动，投资者必须保持冷静，不被贪婪或恐惧左右。遵守既定的交易计划，比在恐慌或亢奋中追涨杀跌要明智得多。培养纪律性和执行力，将有助于长期生存并最终实现收益目标。</w:t>
      </w:r>
    </w:p>
    <w:p w14:paraId="4E182911" w14:textId="77777777" w:rsidR="00832CE4" w:rsidRPr="00832CE4" w:rsidRDefault="00832CE4" w:rsidP="00832CE4">
      <w:pPr>
        <w:rPr>
          <w:rFonts w:ascii="Times New Roman" w:eastAsia="微软雅黑" w:hAnsi="Times New Roman" w:cs="Times New Roman"/>
          <w:b/>
          <w:bCs/>
          <w:sz w:val="22"/>
          <w:szCs w:val="22"/>
        </w:rPr>
      </w:pPr>
      <w:r w:rsidRPr="00832CE4">
        <w:rPr>
          <w:rFonts w:ascii="Times New Roman" w:eastAsia="微软雅黑" w:hAnsi="Times New Roman" w:cs="Times New Roman"/>
          <w:b/>
          <w:bCs/>
          <w:sz w:val="22"/>
          <w:szCs w:val="22"/>
        </w:rPr>
        <w:t>小结与建议</w:t>
      </w:r>
    </w:p>
    <w:p w14:paraId="0FEC5236"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年美股市场有望走出先抑后扬的</w:t>
      </w:r>
      <w:r w:rsidRPr="00832CE4">
        <w:rPr>
          <w:rFonts w:ascii="Times New Roman" w:eastAsia="微软雅黑" w:hAnsi="Times New Roman" w:cs="Times New Roman"/>
          <w:b/>
          <w:bCs/>
          <w:sz w:val="22"/>
          <w:szCs w:val="22"/>
        </w:rPr>
        <w:t>波浪式上升</w:t>
      </w:r>
      <w:r w:rsidRPr="00832CE4">
        <w:rPr>
          <w:rFonts w:ascii="Times New Roman" w:eastAsia="微软雅黑" w:hAnsi="Times New Roman" w:cs="Times New Roman"/>
          <w:sz w:val="22"/>
          <w:szCs w:val="22"/>
        </w:rPr>
        <w:t>行情。第一季度在高通胀余波和政策不确定下经历调整，但随后随着宏观环境改善、政策转向宽松，市场趋势将由熊转牛。我们按照季度详尽分析了宏观、市场、行业和风格的变化轨迹，发现在下半年利率下降和企业盈利增长的双重推动下，美股有望迎来全面上涨的局面。</w:t>
      </w:r>
    </w:p>
    <w:p w14:paraId="781A9DB5"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对于立志全年投资收益翻倍的激进型投资者来说，</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年提供了一个大展身手的舞台。但成功的关键在于</w:t>
      </w:r>
      <w:r w:rsidRPr="00832CE4">
        <w:rPr>
          <w:rFonts w:ascii="Times New Roman" w:eastAsia="微软雅黑" w:hAnsi="Times New Roman" w:cs="Times New Roman"/>
          <w:b/>
          <w:bCs/>
          <w:sz w:val="22"/>
          <w:szCs w:val="22"/>
        </w:rPr>
        <w:t>研判趋势、把握节奏、胆大心细</w:t>
      </w:r>
      <w:r w:rsidRPr="00832CE4">
        <w:rPr>
          <w:rFonts w:ascii="Times New Roman" w:eastAsia="微软雅黑" w:hAnsi="Times New Roman" w:cs="Times New Roman"/>
          <w:sz w:val="22"/>
          <w:szCs w:val="22"/>
        </w:rPr>
        <w:t>。基于本报告分析，我们提出以下建议供参考：</w:t>
      </w:r>
    </w:p>
    <w:p w14:paraId="30211C85"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把握大势，逐季布局：</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一季度末到二季度初市场低迷时大胆逢低布局，重点配置受益政策的新兴产业和优质小盘成长股，为下半年行情做好仓位准备。三季度确认转势后顺势加仓高</w:t>
      </w:r>
      <w:r w:rsidRPr="00832CE4">
        <w:rPr>
          <w:rFonts w:ascii="Times New Roman" w:eastAsia="微软雅黑" w:hAnsi="Times New Roman" w:cs="Times New Roman"/>
          <w:sz w:val="22"/>
          <w:szCs w:val="22"/>
        </w:rPr>
        <w:t>Beta</w:t>
      </w:r>
      <w:r w:rsidRPr="00832CE4">
        <w:rPr>
          <w:rFonts w:ascii="Times New Roman" w:eastAsia="微软雅黑" w:hAnsi="Times New Roman" w:cs="Times New Roman"/>
          <w:sz w:val="22"/>
          <w:szCs w:val="22"/>
        </w:rPr>
        <w:t>品种，充分享受上涨行情。四季度行情火热时逐步锁定收益、优化组合，以防范潜在回调。</w:t>
      </w:r>
    </w:p>
    <w:p w14:paraId="014FE639"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聚焦成长与创新主题：全年投资主线应围绕科技创新和高成长领域，尤其是人工智能、生物科技、云计算等赛道。这些行业具备长期向上动能，可望产生众多黑马</w:t>
      </w:r>
      <w:r w:rsidRPr="00832CE4">
        <w:rPr>
          <w:rFonts w:ascii="Times New Roman" w:eastAsia="微软雅黑" w:hAnsi="Times New Roman" w:cs="Times New Roman"/>
          <w:sz w:val="22"/>
          <w:szCs w:val="22"/>
        </w:rPr>
        <w:t>股票和高弹性机会。同时辅以消费复苏和制造业回流等主题投资，分享经济结构变化红利。</w:t>
      </w:r>
    </w:p>
    <w:p w14:paraId="713FCC41"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灵活运用工具放大收益：</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根据自身熟悉程度，运用主题</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、杠杆</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、期权等工具来提高投资组合的进攻性。例如通过</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倍做多纳指</w:t>
      </w:r>
      <w:r w:rsidRPr="00832CE4">
        <w:rPr>
          <w:rFonts w:ascii="Times New Roman" w:eastAsia="微软雅黑" w:hAnsi="Times New Roman" w:cs="Times New Roman"/>
          <w:sz w:val="22"/>
          <w:szCs w:val="22"/>
        </w:rPr>
        <w:t>ETF</w:t>
      </w:r>
      <w:r w:rsidRPr="00832CE4">
        <w:rPr>
          <w:rFonts w:ascii="Times New Roman" w:eastAsia="微软雅黑" w:hAnsi="Times New Roman" w:cs="Times New Roman"/>
          <w:sz w:val="22"/>
          <w:szCs w:val="22"/>
        </w:rPr>
        <w:t>捕捉科技股上涨，通过买入看涨期权博取板块轮动行情。但务必控制仓位比例，避免过度依赖单一工具。</w:t>
      </w:r>
    </w:p>
    <w:p w14:paraId="378BD89E"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lastRenderedPageBreak/>
        <w:t>**</w:t>
      </w:r>
      <w:r w:rsidRPr="00832CE4">
        <w:rPr>
          <w:rFonts w:ascii="Times New Roman" w:eastAsia="微软雅黑" w:hAnsi="Times New Roman" w:cs="Times New Roman"/>
          <w:sz w:val="22"/>
          <w:szCs w:val="22"/>
        </w:rPr>
        <w:t>严格风险控制，守住胜利果实：</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在追求高收益的同时，将风险管理放在首位。设置止损线、防范黑天鹅、保持适度对冲都是必不可少的措施。一旦投资策略验证失败，要果断认亏退出观望；当策略成功收益扩大时，也应适时降低杠杆、防止过山车行情导致收益回撤。始终做到进可攻、退可守。</w:t>
      </w:r>
    </w:p>
    <w:p w14:paraId="0B020649" w14:textId="77777777" w:rsidR="00832CE4" w:rsidRPr="00832CE4" w:rsidRDefault="00832CE4">
      <w:pPr>
        <w:numPr>
          <w:ilvl w:val="0"/>
          <w:numId w:val="209"/>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定期复盘和展望：</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激进投资者需密切跟踪宏观数据和市场风向，定期检视并调整策略。每季度结束时，对照本报告分析与市场实际表现，找出偏差并修正下一季度的操作计划。只有不断学习和适应变化，才能在瞬息万变的市场中立于不败之地。</w:t>
      </w:r>
    </w:p>
    <w:p w14:paraId="67B7CCAC"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展望</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全年，如果策略执行到位，利用行情起伏中的多重机会，实现投资组合净值翻倍并非天方夜谭。在稳健的宏观趋势和政策顺风下，美股依然是充满机会的投资乐园。愿各位投资者在做好风险管理的前提下，勇于把握机遇，收获理想的回报！</w:t>
      </w:r>
      <w:r w:rsidRPr="00832CE4">
        <w:rPr>
          <w:rFonts w:ascii="Times New Roman" w:eastAsia="微软雅黑" w:hAnsi="Times New Roman" w:cs="Times New Roman"/>
          <w:sz w:val="22"/>
          <w:szCs w:val="22"/>
        </w:rPr>
        <w:t xml:space="preserve"> (</w:t>
      </w:r>
      <w:hyperlink r:id="rId206" w:anchor=":~:text=On%20Monday%2C%20Morgan%20Stanley%20also,business%20cycle%20indicators%20improve%20furthe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207"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p>
    <w:p w14:paraId="1133DE7E" w14:textId="77777777" w:rsidR="00832CE4" w:rsidRPr="00832CE4" w:rsidRDefault="00832CE4" w:rsidP="00832CE4">
      <w:pPr>
        <w:rPr>
          <w:rFonts w:ascii="Times New Roman" w:eastAsia="微软雅黑" w:hAnsi="Times New Roman" w:cs="Times New Roman"/>
          <w:sz w:val="22"/>
          <w:szCs w:val="22"/>
        </w:rPr>
      </w:pPr>
      <w:r w:rsidRPr="00832CE4">
        <w:rPr>
          <w:rFonts w:ascii="Times New Roman" w:eastAsia="微软雅黑" w:hAnsi="Times New Roman" w:cs="Times New Roman"/>
          <w:b/>
          <w:bCs/>
          <w:sz w:val="22"/>
          <w:szCs w:val="22"/>
        </w:rPr>
        <w:t>参考来源：</w:t>
      </w:r>
    </w:p>
    <w:p w14:paraId="0DEB52DB"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Allio</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w:t>
      </w:r>
      <w:r w:rsidRPr="00832CE4">
        <w:rPr>
          <w:rFonts w:ascii="Times New Roman" w:eastAsia="微软雅黑" w:hAnsi="Times New Roman" w:cs="Times New Roman"/>
          <w:sz w:val="22"/>
          <w:szCs w:val="22"/>
        </w:rPr>
        <w:t>3</w:t>
      </w:r>
      <w:r w:rsidRPr="00832CE4">
        <w:rPr>
          <w:rFonts w:ascii="Times New Roman" w:eastAsia="微软雅黑" w:hAnsi="Times New Roman" w:cs="Times New Roman"/>
          <w:sz w:val="22"/>
          <w:szCs w:val="22"/>
        </w:rPr>
        <w:t>月最后一周宏观周报》</w:t>
      </w:r>
      <w:r w:rsidRPr="00832CE4">
        <w:rPr>
          <w:rFonts w:ascii="Times New Roman" w:eastAsia="微软雅黑" w:hAnsi="Times New Roman" w:cs="Times New Roman"/>
          <w:sz w:val="22"/>
          <w:szCs w:val="22"/>
        </w:rPr>
        <w:t xml:space="preserve"> (</w:t>
      </w:r>
      <w:hyperlink r:id="rId208" w:anchor=":~:text=Stocks%20sold%20off%20hard%20over,back%20half%20of%20last%20week"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209" w:anchor=":~:text=%2A%20The%20s,made%20the%20media%20rounds"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210" w:anchor=":~:text=The%20VIX%20settled%20the%20week,high%20notched%20on%20February%2019"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 (</w:t>
      </w:r>
      <w:hyperlink r:id="rId211" w:anchor=":~:text=,thanks%20to%20the%20Mag%207" w:history="1">
        <w:r w:rsidRPr="00832CE4">
          <w:rPr>
            <w:rStyle w:val="af0"/>
            <w:rFonts w:ascii="Times New Roman" w:eastAsia="微软雅黑" w:hAnsi="Times New Roman" w:cs="Times New Roman"/>
            <w:sz w:val="22"/>
            <w:szCs w:val="22"/>
          </w:rPr>
          <w:t>Week of March 31, 2025 - Allio | Personalized Macro Investing for Evolving Markets</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等</w:t>
      </w:r>
    </w:p>
    <w:p w14:paraId="17D64F30"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Fidelity</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年第一季度经济展望》</w:t>
      </w:r>
      <w:r w:rsidRPr="00832CE4">
        <w:rPr>
          <w:rFonts w:ascii="Times New Roman" w:eastAsia="微软雅黑" w:hAnsi="Times New Roman" w:cs="Times New Roman"/>
          <w:sz w:val="22"/>
          <w:szCs w:val="22"/>
        </w:rPr>
        <w:t xml:space="preserve"> (</w:t>
      </w:r>
      <w:hyperlink r:id="rId212" w:anchor=":~:text=The%20Fed%20may%20be%20close,2%20more%20cuts%20in%202025"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 (</w:t>
      </w:r>
      <w:hyperlink r:id="rId213" w:anchor=":~:text=cuts%20in%202025" w:history="1">
        <w:r w:rsidRPr="00832CE4">
          <w:rPr>
            <w:rStyle w:val="af0"/>
            <w:rFonts w:ascii="Times New Roman" w:eastAsia="微软雅黑" w:hAnsi="Times New Roman" w:cs="Times New Roman"/>
            <w:sz w:val="22"/>
            <w:szCs w:val="22"/>
          </w:rPr>
          <w:t>Economic outlook: First quarter 2025</w:t>
        </w:r>
      </w:hyperlink>
      <w:r w:rsidRPr="00832CE4">
        <w:rPr>
          <w:rFonts w:ascii="Times New Roman" w:eastAsia="微软雅黑" w:hAnsi="Times New Roman" w:cs="Times New Roman"/>
          <w:sz w:val="22"/>
          <w:szCs w:val="22"/>
        </w:rPr>
        <w:t>)</w:t>
      </w:r>
    </w:p>
    <w:p w14:paraId="13A89DB0"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Reuters</w:t>
      </w:r>
      <w:r w:rsidRPr="00832CE4">
        <w:rPr>
          <w:rFonts w:ascii="Times New Roman" w:eastAsia="微软雅黑" w:hAnsi="Times New Roman" w:cs="Times New Roman"/>
          <w:sz w:val="22"/>
          <w:szCs w:val="22"/>
        </w:rPr>
        <w:t>《美联储维持利率不变，特朗普敦促降息》</w:t>
      </w:r>
      <w:r w:rsidRPr="00832CE4">
        <w:rPr>
          <w:rFonts w:ascii="Times New Roman" w:eastAsia="微软雅黑" w:hAnsi="Times New Roman" w:cs="Times New Roman"/>
          <w:sz w:val="22"/>
          <w:szCs w:val="22"/>
        </w:rPr>
        <w:t xml:space="preserve"> (</w:t>
      </w:r>
      <w:hyperlink r:id="rId214" w:anchor=":~:text=,7"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 (</w:t>
      </w:r>
      <w:hyperlink r:id="rId215" w:anchor=":~:text=Earlier%2C%20in%20explaining%20why%20rates,unusually%20elevated" w:history="1">
        <w:r w:rsidRPr="00832CE4">
          <w:rPr>
            <w:rStyle w:val="af0"/>
            <w:rFonts w:ascii="Times New Roman" w:eastAsia="微软雅黑" w:hAnsi="Times New Roman" w:cs="Times New Roman"/>
            <w:sz w:val="22"/>
            <w:szCs w:val="22"/>
          </w:rPr>
          <w:t>Fed in no rush to cut rates; Trump disagrees | Reuters</w:t>
        </w:r>
      </w:hyperlink>
      <w:r w:rsidRPr="00832CE4">
        <w:rPr>
          <w:rFonts w:ascii="Times New Roman" w:eastAsia="微软雅黑" w:hAnsi="Times New Roman" w:cs="Times New Roman"/>
          <w:sz w:val="22"/>
          <w:szCs w:val="22"/>
        </w:rPr>
        <w:t>)</w:t>
      </w:r>
    </w:p>
    <w:p w14:paraId="46B613B9"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Janus Henderson</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年小盘股展望》</w:t>
      </w:r>
      <w:r w:rsidRPr="00832CE4">
        <w:rPr>
          <w:rFonts w:ascii="Times New Roman" w:eastAsia="微软雅黑" w:hAnsi="Times New Roman" w:cs="Times New Roman"/>
          <w:sz w:val="22"/>
          <w:szCs w:val="22"/>
        </w:rPr>
        <w:t xml:space="preserve"> (</w:t>
      </w:r>
      <w:hyperlink r:id="rId216" w:anchor=":~:text=Small%20caps%20have%20historically%20outperformed,at%20a%20more%20measured%20pace"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 (</w:t>
      </w:r>
      <w:hyperlink r:id="rId217" w:anchor=":~:text=U.S.%20small,could%20further%20enhance%20their%20attractiveness" w:history="1">
        <w:r w:rsidRPr="00832CE4">
          <w:rPr>
            <w:rStyle w:val="af0"/>
            <w:rFonts w:ascii="Times New Roman" w:eastAsia="微软雅黑" w:hAnsi="Times New Roman" w:cs="Times New Roman"/>
            <w:sz w:val="22"/>
            <w:szCs w:val="22"/>
          </w:rPr>
          <w:t>A US small-cap awakening: Positive momentum for 2025 - Janus Henderson Investors</w:t>
        </w:r>
      </w:hyperlink>
      <w:r w:rsidRPr="00832CE4">
        <w:rPr>
          <w:rFonts w:ascii="Times New Roman" w:eastAsia="微软雅黑" w:hAnsi="Times New Roman" w:cs="Times New Roman"/>
          <w:sz w:val="22"/>
          <w:szCs w:val="22"/>
        </w:rPr>
        <w:t>)</w:t>
      </w:r>
    </w:p>
    <w:p w14:paraId="521F6F2E"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Nasdaq</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年生物科技市场趋势》</w:t>
      </w:r>
      <w:r w:rsidRPr="00832CE4">
        <w:rPr>
          <w:rFonts w:ascii="Times New Roman" w:eastAsia="微软雅黑" w:hAnsi="Times New Roman" w:cs="Times New Roman"/>
          <w:sz w:val="22"/>
          <w:szCs w:val="22"/>
        </w:rPr>
        <w:t xml:space="preserve"> (</w:t>
      </w:r>
      <w:hyperlink r:id="rId218" w:anchor=":~:text=Following%20a%20period%20of%20market,looming%20US%24300%20billion%20patent%20cliff"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 (</w:t>
      </w:r>
      <w:hyperlink r:id="rId219" w:anchor=":~:text=Acquisitions%20announced%20this%20week%20at,Leo%20Pharma%27s%20preclinical%20inflammation%20drugs" w:history="1">
        <w:r w:rsidRPr="00832CE4">
          <w:rPr>
            <w:rStyle w:val="af0"/>
            <w:rFonts w:ascii="Times New Roman" w:eastAsia="微软雅黑" w:hAnsi="Times New Roman" w:cs="Times New Roman"/>
            <w:sz w:val="22"/>
            <w:szCs w:val="22"/>
          </w:rPr>
          <w:t>Biotech Market Forecast: Top Trends for Biotech in 2025 | Nasdaq</w:t>
        </w:r>
      </w:hyperlink>
      <w:r w:rsidRPr="00832CE4">
        <w:rPr>
          <w:rFonts w:ascii="Times New Roman" w:eastAsia="微软雅黑" w:hAnsi="Times New Roman" w:cs="Times New Roman"/>
          <w:sz w:val="22"/>
          <w:szCs w:val="22"/>
        </w:rPr>
        <w:t>)</w:t>
      </w:r>
    </w:p>
    <w:p w14:paraId="1AF922C9"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Reuters</w:t>
      </w:r>
      <w:r w:rsidRPr="00832CE4">
        <w:rPr>
          <w:rFonts w:ascii="Times New Roman" w:eastAsia="微软雅黑" w:hAnsi="Times New Roman" w:cs="Times New Roman"/>
          <w:sz w:val="22"/>
          <w:szCs w:val="22"/>
        </w:rPr>
        <w:t>《高盛上调标普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目标至</w:t>
      </w:r>
      <w:r w:rsidRPr="00832CE4">
        <w:rPr>
          <w:rFonts w:ascii="Times New Roman" w:eastAsia="微软雅黑" w:hAnsi="Times New Roman" w:cs="Times New Roman"/>
          <w:sz w:val="22"/>
          <w:szCs w:val="22"/>
        </w:rPr>
        <w:t>6500</w:t>
      </w:r>
      <w:r w:rsidRPr="00832CE4">
        <w:rPr>
          <w:rFonts w:ascii="Times New Roman" w:eastAsia="微软雅黑" w:hAnsi="Times New Roman" w:cs="Times New Roman"/>
          <w:sz w:val="22"/>
          <w:szCs w:val="22"/>
        </w:rPr>
        <w:t>点》</w:t>
      </w:r>
      <w:r w:rsidRPr="00832CE4">
        <w:rPr>
          <w:rFonts w:ascii="Times New Roman" w:eastAsia="微软雅黑" w:hAnsi="Times New Roman" w:cs="Times New Roman"/>
          <w:sz w:val="22"/>
          <w:szCs w:val="22"/>
        </w:rPr>
        <w:t xml:space="preserve"> (</w:t>
      </w:r>
      <w:hyperlink r:id="rId220" w:anchor=":~:text=Nov%2019%20%28Reuters%29%20,economy%20and%20corporate%20earnings"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 (</w:t>
      </w:r>
      <w:hyperlink r:id="rId221" w:anchor=":~:text=Goldman%20said%20the%20so,the%20benchmark%20index%20next%20year" w:history="1">
        <w:r w:rsidRPr="00832CE4">
          <w:rPr>
            <w:rStyle w:val="af0"/>
            <w:rFonts w:ascii="Times New Roman" w:eastAsia="微软雅黑" w:hAnsi="Times New Roman" w:cs="Times New Roman"/>
            <w:sz w:val="22"/>
            <w:szCs w:val="22"/>
          </w:rPr>
          <w:t>Goldman Sachs forecasts S&amp;P 500 target of 6500 for 2025-end, joins Morgan Stanley | Reuters</w:t>
        </w:r>
      </w:hyperlink>
      <w:r w:rsidRPr="00832CE4">
        <w:rPr>
          <w:rFonts w:ascii="Times New Roman" w:eastAsia="微软雅黑" w:hAnsi="Times New Roman" w:cs="Times New Roman"/>
          <w:sz w:val="22"/>
          <w:szCs w:val="22"/>
        </w:rPr>
        <w:t>)</w:t>
      </w:r>
    </w:p>
    <w:p w14:paraId="62B84226"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lastRenderedPageBreak/>
        <w:t>Business Insider</w:t>
      </w:r>
      <w:r w:rsidRPr="00832CE4">
        <w:rPr>
          <w:rFonts w:ascii="Times New Roman" w:eastAsia="微软雅黑" w:hAnsi="Times New Roman" w:cs="Times New Roman"/>
          <w:sz w:val="22"/>
          <w:szCs w:val="22"/>
        </w:rPr>
        <w:t>《标普</w:t>
      </w:r>
      <w:r w:rsidRPr="00832CE4">
        <w:rPr>
          <w:rFonts w:ascii="Times New Roman" w:eastAsia="微软雅黑" w:hAnsi="Times New Roman" w:cs="Times New Roman"/>
          <w:sz w:val="22"/>
          <w:szCs w:val="22"/>
        </w:rPr>
        <w:t>500</w:t>
      </w:r>
      <w:r w:rsidRPr="00832CE4">
        <w:rPr>
          <w:rFonts w:ascii="Times New Roman" w:eastAsia="微软雅黑" w:hAnsi="Times New Roman" w:cs="Times New Roman"/>
          <w:sz w:val="22"/>
          <w:szCs w:val="22"/>
        </w:rPr>
        <w:t>技术面转弱分析》</w:t>
      </w:r>
      <w:r w:rsidRPr="00832CE4">
        <w:rPr>
          <w:rFonts w:ascii="Times New Roman" w:eastAsia="微软雅黑" w:hAnsi="Times New Roman" w:cs="Times New Roman"/>
          <w:sz w:val="22"/>
          <w:szCs w:val="22"/>
        </w:rPr>
        <w:t xml:space="preserve"> (</w:t>
      </w:r>
      <w:hyperlink r:id="rId222" w:anchor=":~:text=The%20S%26P%20500%20and%20the,term%20direction%20of%20a%20trend"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 (</w:t>
      </w:r>
      <w:hyperlink r:id="rId223" w:anchor=":~:text=The%20recent%20trading%20behavior%20solidifies,a%20resistance%20level%20for%20stocks" w:history="1">
        <w:r w:rsidRPr="00832CE4">
          <w:rPr>
            <w:rStyle w:val="af0"/>
            <w:rFonts w:ascii="Times New Roman" w:eastAsia="微软雅黑" w:hAnsi="Times New Roman" w:cs="Times New Roman"/>
            <w:sz w:val="22"/>
            <w:szCs w:val="22"/>
          </w:rPr>
          <w:t>Stock Market Outlook: Bearish Signal Flashes for the S&amp;P 500, Nasdaq 100 - Business Insider</w:t>
        </w:r>
      </w:hyperlink>
      <w:r w:rsidRPr="00832CE4">
        <w:rPr>
          <w:rFonts w:ascii="Times New Roman" w:eastAsia="微软雅黑" w:hAnsi="Times New Roman" w:cs="Times New Roman"/>
          <w:sz w:val="22"/>
          <w:szCs w:val="22"/>
        </w:rPr>
        <w:t>)</w:t>
      </w:r>
    </w:p>
    <w:p w14:paraId="51CE906F" w14:textId="77777777" w:rsidR="00832CE4" w:rsidRPr="00832CE4" w:rsidRDefault="00832CE4">
      <w:pPr>
        <w:numPr>
          <w:ilvl w:val="0"/>
          <w:numId w:val="210"/>
        </w:numPr>
        <w:rPr>
          <w:rFonts w:ascii="Times New Roman" w:eastAsia="微软雅黑" w:hAnsi="Times New Roman" w:cs="Times New Roman"/>
          <w:sz w:val="22"/>
          <w:szCs w:val="22"/>
        </w:rPr>
      </w:pPr>
      <w:r w:rsidRPr="00832CE4">
        <w:rPr>
          <w:rFonts w:ascii="Times New Roman" w:eastAsia="微软雅黑" w:hAnsi="Times New Roman" w:cs="Times New Roman"/>
          <w:sz w:val="22"/>
          <w:szCs w:val="22"/>
        </w:rPr>
        <w:t>Capital Group</w:t>
      </w:r>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t>2025</w:t>
      </w:r>
      <w:r w:rsidRPr="00832CE4">
        <w:rPr>
          <w:rFonts w:ascii="Times New Roman" w:eastAsia="微软雅黑" w:hAnsi="Times New Roman" w:cs="Times New Roman"/>
          <w:sz w:val="22"/>
          <w:szCs w:val="22"/>
        </w:rPr>
        <w:t>年股市展望：</w:t>
      </w:r>
      <w:r w:rsidRPr="00832CE4">
        <w:rPr>
          <w:rFonts w:ascii="Times New Roman" w:eastAsia="微软雅黑" w:hAnsi="Times New Roman" w:cs="Times New Roman"/>
          <w:sz w:val="22"/>
          <w:szCs w:val="22"/>
        </w:rPr>
        <w:t>AI</w:t>
      </w:r>
      <w:r w:rsidRPr="00832CE4">
        <w:rPr>
          <w:rFonts w:ascii="Times New Roman" w:eastAsia="微软雅黑" w:hAnsi="Times New Roman" w:cs="Times New Roman"/>
          <w:sz w:val="22"/>
          <w:szCs w:val="22"/>
        </w:rPr>
        <w:t>引领市场扩散》</w:t>
      </w:r>
      <w:r w:rsidRPr="00832CE4">
        <w:rPr>
          <w:rFonts w:ascii="Times New Roman" w:eastAsia="微软雅黑" w:hAnsi="Times New Roman" w:cs="Times New Roman"/>
          <w:sz w:val="22"/>
          <w:szCs w:val="22"/>
        </w:rPr>
        <w:t xml:space="preserve"> (</w:t>
      </w:r>
      <w:hyperlink r:id="rId224" w:anchor=":~:text=,dividend%20payers%20and%20small%20caps"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 (</w:t>
      </w:r>
      <w:hyperlink r:id="rId225" w:anchor=":~:text=Other%20Trump%20policies%20present%20challenges,for%20renewable%20energy%20and%20electric" w:history="1">
        <w:r w:rsidRPr="00832CE4">
          <w:rPr>
            <w:rStyle w:val="af0"/>
            <w:rFonts w:ascii="Times New Roman" w:eastAsia="微软雅黑" w:hAnsi="Times New Roman" w:cs="Times New Roman"/>
            <w:sz w:val="22"/>
            <w:szCs w:val="22"/>
          </w:rPr>
          <w:t>Stock market outlook: AI leads a broadening market | Capital Group</w:t>
        </w:r>
      </w:hyperlink>
      <w:r w:rsidRPr="00832CE4">
        <w:rPr>
          <w:rFonts w:ascii="Times New Roman" w:eastAsia="微软雅黑" w:hAnsi="Times New Roman" w:cs="Times New Roman"/>
          <w:sz w:val="22"/>
          <w:szCs w:val="22"/>
        </w:rPr>
        <w:t>)</w:t>
      </w:r>
      <w:r w:rsidRPr="00832CE4">
        <w:rPr>
          <w:rFonts w:ascii="Times New Roman" w:eastAsia="微软雅黑" w:hAnsi="Times New Roman" w:cs="Times New Roman"/>
          <w:sz w:val="22"/>
          <w:szCs w:val="22"/>
        </w:rPr>
        <w:br/>
      </w:r>
      <w:r w:rsidRPr="00832CE4">
        <w:rPr>
          <w:rFonts w:ascii="Times New Roman" w:eastAsia="微软雅黑" w:hAnsi="Times New Roman" w:cs="Times New Roman"/>
          <w:i/>
          <w:iCs/>
          <w:sz w:val="22"/>
          <w:szCs w:val="22"/>
        </w:rPr>
        <w:t>(</w:t>
      </w:r>
      <w:r w:rsidRPr="00832CE4">
        <w:rPr>
          <w:rFonts w:ascii="Times New Roman" w:eastAsia="微软雅黑" w:hAnsi="Times New Roman" w:cs="Times New Roman"/>
          <w:i/>
          <w:iCs/>
          <w:sz w:val="22"/>
          <w:szCs w:val="22"/>
        </w:rPr>
        <w:t>报告中引用的资料均来自权威机构发布的市场报告和新闻资讯，以确保分析的准确性和前瞻性。</w:t>
      </w:r>
      <w:r w:rsidRPr="00832CE4">
        <w:rPr>
          <w:rFonts w:ascii="Times New Roman" w:eastAsia="微软雅黑" w:hAnsi="Times New Roman" w:cs="Times New Roman"/>
          <w:i/>
          <w:iCs/>
          <w:sz w:val="22"/>
          <w:szCs w:val="22"/>
        </w:rPr>
        <w:t>)</w:t>
      </w:r>
    </w:p>
    <w:p w14:paraId="33188299" w14:textId="77777777" w:rsidR="00832CE4" w:rsidRPr="00832CE4" w:rsidRDefault="00832CE4" w:rsidP="00134146">
      <w:pPr>
        <w:rPr>
          <w:rFonts w:ascii="Times New Roman" w:eastAsia="微软雅黑" w:hAnsi="Times New Roman" w:cs="Times New Roman"/>
          <w:sz w:val="22"/>
          <w:szCs w:val="22"/>
        </w:rPr>
      </w:pPr>
    </w:p>
    <w:p w14:paraId="530B6CBA" w14:textId="574CD561" w:rsidR="00BE748B" w:rsidRPr="00414082" w:rsidRDefault="00BE748B" w:rsidP="00BE748B">
      <w:pPr>
        <w:pStyle w:val="1"/>
        <w:rPr>
          <w:rFonts w:ascii="Times New Roman" w:eastAsia="微软雅黑" w:hAnsi="Times New Roman" w:cs="Times New Roman"/>
          <w:b/>
          <w:bCs/>
          <w:sz w:val="22"/>
          <w:szCs w:val="22"/>
        </w:rPr>
      </w:pPr>
      <w:bookmarkStart w:id="8" w:name="_Toc197077216"/>
      <w:r w:rsidRPr="00414082">
        <w:rPr>
          <w:rFonts w:ascii="Times New Roman" w:eastAsia="微软雅黑" w:hAnsi="Times New Roman" w:cs="Times New Roman"/>
          <w:b/>
          <w:bCs/>
          <w:sz w:val="22"/>
          <w:szCs w:val="22"/>
        </w:rPr>
        <w:t>第</w:t>
      </w:r>
      <w:r w:rsidR="00BD54E7">
        <w:rPr>
          <w:rFonts w:ascii="Times New Roman" w:eastAsia="微软雅黑" w:hAnsi="Times New Roman" w:cs="Times New Roman" w:hint="eastAsia"/>
          <w:b/>
          <w:bCs/>
          <w:sz w:val="22"/>
          <w:szCs w:val="22"/>
        </w:rPr>
        <w:t>二</w:t>
      </w:r>
      <w:r w:rsidRPr="00414082">
        <w:rPr>
          <w:rFonts w:ascii="Times New Roman" w:eastAsia="微软雅黑" w:hAnsi="Times New Roman" w:cs="Times New Roman"/>
          <w:b/>
          <w:bCs/>
          <w:sz w:val="22"/>
          <w:szCs w:val="22"/>
        </w:rPr>
        <w:t>章：</w:t>
      </w:r>
      <w:r w:rsidR="001C6432" w:rsidRPr="001C6432">
        <w:rPr>
          <w:rFonts w:ascii="Times New Roman" w:eastAsia="微软雅黑" w:hAnsi="Times New Roman" w:cs="Times New Roman" w:hint="eastAsia"/>
          <w:b/>
          <w:bCs/>
          <w:sz w:val="22"/>
          <w:szCs w:val="22"/>
        </w:rPr>
        <w:t>2024</w:t>
      </w:r>
      <w:r w:rsidR="001C6432" w:rsidRPr="001C6432">
        <w:rPr>
          <w:rFonts w:ascii="Times New Roman" w:eastAsia="微软雅黑" w:hAnsi="Times New Roman" w:cs="Times New Roman" w:hint="eastAsia"/>
          <w:b/>
          <w:bCs/>
          <w:sz w:val="22"/>
          <w:szCs w:val="22"/>
        </w:rPr>
        <w:t>年</w:t>
      </w:r>
      <w:r w:rsidR="001C6432" w:rsidRPr="001C6432">
        <w:rPr>
          <w:rFonts w:ascii="Times New Roman" w:eastAsia="微软雅黑" w:hAnsi="Times New Roman" w:cs="Times New Roman" w:hint="eastAsia"/>
          <w:b/>
          <w:bCs/>
          <w:sz w:val="22"/>
          <w:szCs w:val="22"/>
        </w:rPr>
        <w:t>A</w:t>
      </w:r>
      <w:r w:rsidR="001C6432" w:rsidRPr="001C6432">
        <w:rPr>
          <w:rFonts w:ascii="Times New Roman" w:eastAsia="微软雅黑" w:hAnsi="Times New Roman" w:cs="Times New Roman" w:hint="eastAsia"/>
          <w:b/>
          <w:bCs/>
          <w:sz w:val="22"/>
          <w:szCs w:val="22"/>
        </w:rPr>
        <w:t>股市场复盘与</w:t>
      </w:r>
      <w:r w:rsidR="001C6432" w:rsidRPr="001C6432">
        <w:rPr>
          <w:rFonts w:ascii="Times New Roman" w:eastAsia="微软雅黑" w:hAnsi="Times New Roman" w:cs="Times New Roman" w:hint="eastAsia"/>
          <w:b/>
          <w:bCs/>
          <w:sz w:val="22"/>
          <w:szCs w:val="22"/>
        </w:rPr>
        <w:t>2025</w:t>
      </w:r>
      <w:r w:rsidR="001C6432" w:rsidRPr="001C6432">
        <w:rPr>
          <w:rFonts w:ascii="Times New Roman" w:eastAsia="微软雅黑" w:hAnsi="Times New Roman" w:cs="Times New Roman" w:hint="eastAsia"/>
          <w:b/>
          <w:bCs/>
          <w:sz w:val="22"/>
          <w:szCs w:val="22"/>
        </w:rPr>
        <w:t>年一季度分析</w:t>
      </w:r>
      <w:bookmarkEnd w:id="8"/>
    </w:p>
    <w:p w14:paraId="13C544FC" w14:textId="263B4D09" w:rsidR="001C6432" w:rsidRPr="001C6432" w:rsidRDefault="00BE748B" w:rsidP="001C6432">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001C6432" w:rsidRPr="001C6432">
        <w:rPr>
          <w:rFonts w:ascii="Times New Roman" w:eastAsia="微软雅黑" w:hAnsi="Times New Roman" w:cs="Times New Roman"/>
          <w:sz w:val="22"/>
          <w:szCs w:val="22"/>
        </w:rPr>
        <w:t>全面总结</w:t>
      </w:r>
      <w:r w:rsidR="001C6432" w:rsidRPr="001C6432">
        <w:rPr>
          <w:rFonts w:ascii="Times New Roman" w:eastAsia="微软雅黑" w:hAnsi="Times New Roman" w:cs="Times New Roman"/>
          <w:sz w:val="22"/>
          <w:szCs w:val="22"/>
        </w:rPr>
        <w:t>2024</w:t>
      </w:r>
      <w:r w:rsidR="001C6432" w:rsidRPr="001C6432">
        <w:rPr>
          <w:rFonts w:ascii="Times New Roman" w:eastAsia="微软雅黑" w:hAnsi="Times New Roman" w:cs="Times New Roman"/>
          <w:sz w:val="22"/>
          <w:szCs w:val="22"/>
        </w:rPr>
        <w:t>年</w:t>
      </w:r>
      <w:r w:rsidR="001C6432" w:rsidRPr="001C6432">
        <w:rPr>
          <w:rFonts w:ascii="Times New Roman" w:eastAsia="微软雅黑" w:hAnsi="Times New Roman" w:cs="Times New Roman"/>
          <w:sz w:val="22"/>
          <w:szCs w:val="22"/>
        </w:rPr>
        <w:t>A</w:t>
      </w:r>
      <w:r w:rsidR="001C6432" w:rsidRPr="001C6432">
        <w:rPr>
          <w:rFonts w:ascii="Times New Roman" w:eastAsia="微软雅黑" w:hAnsi="Times New Roman" w:cs="Times New Roman"/>
          <w:sz w:val="22"/>
          <w:szCs w:val="22"/>
        </w:rPr>
        <w:t>股市场走势、重点分析</w:t>
      </w:r>
      <w:r w:rsidR="001C6432" w:rsidRPr="001C6432">
        <w:rPr>
          <w:rFonts w:ascii="Times New Roman" w:eastAsia="微软雅黑" w:hAnsi="Times New Roman" w:cs="Times New Roman"/>
          <w:sz w:val="22"/>
          <w:szCs w:val="22"/>
        </w:rPr>
        <w:t>2025</w:t>
      </w:r>
      <w:r w:rsidR="001C6432" w:rsidRPr="001C6432">
        <w:rPr>
          <w:rFonts w:ascii="Times New Roman" w:eastAsia="微软雅黑" w:hAnsi="Times New Roman" w:cs="Times New Roman"/>
          <w:sz w:val="22"/>
          <w:szCs w:val="22"/>
        </w:rPr>
        <w:t>年第一季度市场表现，并结合最新新闻与数据，展望后续轮动趋势与投资机会。分析将涵盖全部市场（沪深主板、创业板、科创板），聚焦高增长板块与热门龙头个股，结合北向资金流向、机构持仓变化、估值轮动等因素，形成结构清晰、数据支持的综合性报告。</w:t>
      </w:r>
    </w:p>
    <w:p w14:paraId="6322A8CF"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年市场整体走势：峰回路转，风格转换</w:t>
      </w:r>
    </w:p>
    <w:p w14:paraId="43B303A9" w14:textId="4226382D"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全年表现突出，后程领涨全球：</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股可谓</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一波三折</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，上半年在震荡中小幅上行，下半年一路下探，直至</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24</w:t>
      </w:r>
      <w:r w:rsidRPr="001C6432">
        <w:rPr>
          <w:rFonts w:ascii="Times New Roman" w:eastAsia="微软雅黑" w:hAnsi="Times New Roman" w:cs="Times New Roman"/>
          <w:sz w:val="22"/>
          <w:szCs w:val="22"/>
        </w:rPr>
        <w:t>日一揽子政策出台后风险偏好明显回升，市场在短暂大涨后转入震荡，全年仍累计上涨约</w:t>
      </w:r>
      <w:r w:rsidRPr="001C6432">
        <w:rPr>
          <w:rFonts w:ascii="Times New Roman" w:eastAsia="微软雅黑" w:hAnsi="Times New Roman" w:cs="Times New Roman"/>
          <w:sz w:val="22"/>
          <w:szCs w:val="22"/>
        </w:rPr>
        <w:t>12.7%</w:t>
      </w:r>
      <w:r w:rsidRPr="001C6432">
        <w:rPr>
          <w:rFonts w:ascii="Times New Roman" w:eastAsia="微软雅黑" w:hAnsi="Times New Roman" w:cs="Times New Roman"/>
          <w:sz w:val="22"/>
          <w:szCs w:val="22"/>
        </w:rPr>
        <w:t>。沪深主板表现优于中小创指数：科创</w:t>
      </w:r>
      <w:r w:rsidRPr="001C6432">
        <w:rPr>
          <w:rFonts w:ascii="Times New Roman" w:eastAsia="微软雅黑" w:hAnsi="Times New Roman" w:cs="Times New Roman"/>
          <w:sz w:val="22"/>
          <w:szCs w:val="22"/>
        </w:rPr>
        <w:t>50</w:t>
      </w:r>
      <w:r w:rsidRPr="001C6432">
        <w:rPr>
          <w:rFonts w:ascii="Times New Roman" w:eastAsia="微软雅黑" w:hAnsi="Times New Roman" w:cs="Times New Roman"/>
          <w:sz w:val="22"/>
          <w:szCs w:val="22"/>
        </w:rPr>
        <w:t>指数全年上涨约</w:t>
      </w:r>
      <w:r w:rsidRPr="001C6432">
        <w:rPr>
          <w:rFonts w:ascii="Times New Roman" w:eastAsia="微软雅黑" w:hAnsi="Times New Roman" w:cs="Times New Roman"/>
          <w:sz w:val="22"/>
          <w:szCs w:val="22"/>
        </w:rPr>
        <w:t>16.1%</w:t>
      </w:r>
      <w:r w:rsidRPr="001C6432">
        <w:rPr>
          <w:rFonts w:ascii="Times New Roman" w:eastAsia="微软雅黑" w:hAnsi="Times New Roman" w:cs="Times New Roman"/>
          <w:sz w:val="22"/>
          <w:szCs w:val="22"/>
        </w:rPr>
        <w:t>，沪深</w:t>
      </w:r>
      <w:r w:rsidRPr="001C6432">
        <w:rPr>
          <w:rFonts w:ascii="Times New Roman" w:eastAsia="微软雅黑" w:hAnsi="Times New Roman" w:cs="Times New Roman"/>
          <w:sz w:val="22"/>
          <w:szCs w:val="22"/>
        </w:rPr>
        <w:t>300</w:t>
      </w:r>
      <w:r w:rsidRPr="001C6432">
        <w:rPr>
          <w:rFonts w:ascii="Times New Roman" w:eastAsia="微软雅黑" w:hAnsi="Times New Roman" w:cs="Times New Roman"/>
          <w:sz w:val="22"/>
          <w:szCs w:val="22"/>
        </w:rPr>
        <w:t>指数涨</w:t>
      </w:r>
      <w:r w:rsidRPr="001C6432">
        <w:rPr>
          <w:rFonts w:ascii="Times New Roman" w:eastAsia="微软雅黑" w:hAnsi="Times New Roman" w:cs="Times New Roman"/>
          <w:sz w:val="22"/>
          <w:szCs w:val="22"/>
        </w:rPr>
        <w:t>14.7%</w:t>
      </w:r>
      <w:r w:rsidRPr="001C6432">
        <w:rPr>
          <w:rFonts w:ascii="Times New Roman" w:eastAsia="微软雅黑" w:hAnsi="Times New Roman" w:cs="Times New Roman"/>
          <w:sz w:val="22"/>
          <w:szCs w:val="22"/>
        </w:rPr>
        <w:t>，上证指数涨</w:t>
      </w:r>
      <w:r w:rsidRPr="001C6432">
        <w:rPr>
          <w:rFonts w:ascii="Times New Roman" w:eastAsia="微软雅黑" w:hAnsi="Times New Roman" w:cs="Times New Roman"/>
          <w:sz w:val="22"/>
          <w:szCs w:val="22"/>
        </w:rPr>
        <w:t>12.7%</w:t>
      </w:r>
      <w:r w:rsidRPr="001C6432">
        <w:rPr>
          <w:rFonts w:ascii="Times New Roman" w:eastAsia="微软雅黑" w:hAnsi="Times New Roman" w:cs="Times New Roman"/>
          <w:sz w:val="22"/>
          <w:szCs w:val="22"/>
        </w:rPr>
        <w:t>，创业板指涨约</w:t>
      </w:r>
      <w:r w:rsidRPr="001C6432">
        <w:rPr>
          <w:rFonts w:ascii="Times New Roman" w:eastAsia="微软雅黑" w:hAnsi="Times New Roman" w:cs="Times New Roman"/>
          <w:sz w:val="22"/>
          <w:szCs w:val="22"/>
        </w:rPr>
        <w:t>13.2%</w:t>
      </w:r>
      <w:r w:rsidRPr="001C6432">
        <w:rPr>
          <w:rFonts w:ascii="Times New Roman" w:eastAsia="微软雅黑" w:hAnsi="Times New Roman" w:cs="Times New Roman"/>
          <w:sz w:val="22"/>
          <w:szCs w:val="22"/>
        </w:rPr>
        <w:t>。从全球横向比较，</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股主要指数年涨幅处于中上游水平，下半年更是一度领涨全球主要市场。</w:t>
      </w:r>
    </w:p>
    <w:p w14:paraId="45A04AE7" w14:textId="6E98E7AB"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剧烈波动中的风格切换：</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年市场运行节奏跌宕起伏，呈现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跌速快、涨速快、跌幅大、涨幅大</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的特征。年初受流动性事件影响，</w:t>
      </w:r>
      <w:r w:rsidRPr="001C6432">
        <w:rPr>
          <w:rFonts w:ascii="Times New Roman" w:eastAsia="微软雅黑" w:hAnsi="Times New Roman" w:cs="Times New Roman"/>
          <w:sz w:val="22"/>
          <w:szCs w:val="22"/>
        </w:rPr>
        <w:t>1</w:t>
      </w:r>
      <w:r w:rsidRPr="001C6432">
        <w:rPr>
          <w:rFonts w:ascii="Times New Roman" w:eastAsia="微软雅黑" w:hAnsi="Times New Roman" w:cs="Times New Roman"/>
          <w:sz w:val="22"/>
          <w:szCs w:val="22"/>
        </w:rPr>
        <w:t>月全</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等权指数一度</w:t>
      </w:r>
      <w:r w:rsidRPr="001C6432">
        <w:rPr>
          <w:rFonts w:ascii="Times New Roman" w:eastAsia="微软雅黑" w:hAnsi="Times New Roman" w:cs="Times New Roman"/>
          <w:sz w:val="22"/>
          <w:szCs w:val="22"/>
        </w:rPr>
        <w:t>25</w:t>
      </w:r>
      <w:r w:rsidRPr="001C6432">
        <w:rPr>
          <w:rFonts w:ascii="Times New Roman" w:eastAsia="微软雅黑" w:hAnsi="Times New Roman" w:cs="Times New Roman"/>
          <w:sz w:val="22"/>
          <w:szCs w:val="22"/>
        </w:rPr>
        <w:t>个交易日跌去近</w:t>
      </w:r>
      <w:r w:rsidRPr="001C6432">
        <w:rPr>
          <w:rFonts w:ascii="Times New Roman" w:eastAsia="微软雅黑" w:hAnsi="Times New Roman" w:cs="Times New Roman"/>
          <w:sz w:val="22"/>
          <w:szCs w:val="22"/>
        </w:rPr>
        <w:t>30%</w:t>
      </w:r>
      <w:r w:rsidRPr="001C6432">
        <w:rPr>
          <w:rFonts w:ascii="Times New Roman" w:eastAsia="微软雅黑" w:hAnsi="Times New Roman" w:cs="Times New Roman"/>
          <w:sz w:val="22"/>
          <w:szCs w:val="22"/>
        </w:rPr>
        <w:t>。此后</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两会</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前后政策预期带来春季反弹，但二季度在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国九条</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发布和地产</w:t>
      </w:r>
      <w:r w:rsidRPr="001C6432">
        <w:rPr>
          <w:rFonts w:ascii="Times New Roman" w:eastAsia="微软雅黑" w:hAnsi="Times New Roman" w:cs="Times New Roman"/>
          <w:sz w:val="22"/>
          <w:szCs w:val="22"/>
        </w:rPr>
        <w:t>“5·17</w:t>
      </w:r>
      <w:r w:rsidRPr="001C6432">
        <w:rPr>
          <w:rFonts w:ascii="Times New Roman" w:eastAsia="微软雅黑" w:hAnsi="Times New Roman" w:cs="Times New Roman"/>
          <w:sz w:val="22"/>
          <w:szCs w:val="22"/>
        </w:rPr>
        <w:t>新政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落地后进入震荡观望。</w:t>
      </w:r>
      <w:r w:rsidRPr="001C6432">
        <w:rPr>
          <w:rFonts w:ascii="Times New Roman" w:eastAsia="微软雅黑" w:hAnsi="Times New Roman" w:cs="Times New Roman"/>
          <w:sz w:val="22"/>
          <w:szCs w:val="22"/>
        </w:rPr>
        <w:t>5</w:t>
      </w:r>
      <w:r w:rsidRPr="001C6432">
        <w:rPr>
          <w:rFonts w:ascii="Times New Roman" w:eastAsia="微软雅黑" w:hAnsi="Times New Roman" w:cs="Times New Roman"/>
          <w:sz w:val="22"/>
          <w:szCs w:val="22"/>
        </w:rPr>
        <w:t>月下旬起基本面失速，下行行情漫长延续至</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月中。直至</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月下旬监管层密集出台稳增长、活跃资本市场政策（如降低印花税、鼓励回购增持等），市场情绪</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大逆转</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24</w:t>
      </w:r>
      <w:r w:rsidRPr="001C6432">
        <w:rPr>
          <w:rFonts w:ascii="Times New Roman" w:eastAsia="微软雅黑" w:hAnsi="Times New Roman" w:cs="Times New Roman"/>
          <w:sz w:val="22"/>
          <w:szCs w:val="22"/>
        </w:rPr>
        <w:t>日至</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8</w:t>
      </w:r>
      <w:r w:rsidRPr="001C6432">
        <w:rPr>
          <w:rFonts w:ascii="Times New Roman" w:eastAsia="微软雅黑" w:hAnsi="Times New Roman" w:cs="Times New Roman"/>
          <w:sz w:val="22"/>
          <w:szCs w:val="22"/>
        </w:rPr>
        <w:t>日短短</w:t>
      </w:r>
      <w:r w:rsidRPr="001C6432">
        <w:rPr>
          <w:rFonts w:ascii="Times New Roman" w:eastAsia="微软雅黑" w:hAnsi="Times New Roman" w:cs="Times New Roman"/>
          <w:sz w:val="22"/>
          <w:szCs w:val="22"/>
        </w:rPr>
        <w:t>6</w:t>
      </w:r>
      <w:r w:rsidRPr="001C6432">
        <w:rPr>
          <w:rFonts w:ascii="Times New Roman" w:eastAsia="微软雅黑" w:hAnsi="Times New Roman" w:cs="Times New Roman"/>
          <w:sz w:val="22"/>
          <w:szCs w:val="22"/>
        </w:rPr>
        <w:t>个交易日全</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指数飙升</w:t>
      </w:r>
      <w:r w:rsidRPr="001C6432">
        <w:rPr>
          <w:rFonts w:ascii="Times New Roman" w:eastAsia="微软雅黑" w:hAnsi="Times New Roman" w:cs="Times New Roman"/>
          <w:sz w:val="22"/>
          <w:szCs w:val="22"/>
        </w:rPr>
        <w:t>35%</w:t>
      </w:r>
      <w:r w:rsidRPr="001C6432">
        <w:rPr>
          <w:rFonts w:ascii="Times New Roman" w:eastAsia="微软雅黑" w:hAnsi="Times New Roman" w:cs="Times New Roman"/>
          <w:sz w:val="22"/>
          <w:szCs w:val="22"/>
        </w:rPr>
        <w:t>，创下史上最快涨幅，创业板指、科创</w:t>
      </w:r>
      <w:r w:rsidRPr="001C6432">
        <w:rPr>
          <w:rFonts w:ascii="Times New Roman" w:eastAsia="微软雅黑" w:hAnsi="Times New Roman" w:cs="Times New Roman"/>
          <w:sz w:val="22"/>
          <w:szCs w:val="22"/>
        </w:rPr>
        <w:t>50</w:t>
      </w:r>
      <w:r w:rsidRPr="001C6432">
        <w:rPr>
          <w:rFonts w:ascii="Times New Roman" w:eastAsia="微软雅黑" w:hAnsi="Times New Roman" w:cs="Times New Roman"/>
          <w:sz w:val="22"/>
          <w:szCs w:val="22"/>
        </w:rPr>
        <w:t>等单日涨幅屡创新高，</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8</w:t>
      </w:r>
      <w:r w:rsidRPr="001C6432">
        <w:rPr>
          <w:rFonts w:ascii="Times New Roman" w:eastAsia="微软雅黑" w:hAnsi="Times New Roman" w:cs="Times New Roman"/>
          <w:sz w:val="22"/>
          <w:szCs w:val="22"/>
        </w:rPr>
        <w:t>日全市场成交额达</w:t>
      </w:r>
      <w:r w:rsidRPr="001C6432">
        <w:rPr>
          <w:rFonts w:ascii="Times New Roman" w:eastAsia="微软雅黑" w:hAnsi="Times New Roman" w:cs="Times New Roman"/>
          <w:sz w:val="22"/>
          <w:szCs w:val="22"/>
        </w:rPr>
        <w:t>3.48</w:t>
      </w:r>
      <w:r w:rsidRPr="001C6432">
        <w:rPr>
          <w:rFonts w:ascii="Times New Roman" w:eastAsia="微软雅黑" w:hAnsi="Times New Roman" w:cs="Times New Roman"/>
          <w:sz w:val="22"/>
          <w:szCs w:val="22"/>
        </w:rPr>
        <w:t>万亿元历史峰值。此后年末行情进入高位震荡整理阶段，指数涨势趋缓但赚钱效应总体保持。</w:t>
      </w:r>
    </w:p>
    <w:p w14:paraId="316657F6"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lastRenderedPageBreak/>
        <w:t>大盘权重引领反弹，成长小盘相对滞后：全年结构上呈现</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权重强、小盘弱</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的分化格局</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万得全</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指数全年涨幅</w:t>
      </w:r>
      <w:r w:rsidRPr="001C6432">
        <w:rPr>
          <w:rFonts w:ascii="Times New Roman" w:eastAsia="微软雅黑" w:hAnsi="Times New Roman" w:cs="Times New Roman"/>
          <w:b/>
          <w:bCs/>
          <w:sz w:val="22"/>
          <w:szCs w:val="22"/>
        </w:rPr>
        <w:t>10.0%</w:t>
      </w:r>
      <w:r w:rsidRPr="001C6432">
        <w:rPr>
          <w:rFonts w:ascii="Times New Roman" w:eastAsia="微软雅黑" w:hAnsi="Times New Roman" w:cs="Times New Roman"/>
          <w:b/>
          <w:bCs/>
          <w:sz w:val="22"/>
          <w:szCs w:val="22"/>
        </w:rPr>
        <w:t>，而等权重计算的全</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指数仅涨</w:t>
      </w:r>
      <w:r w:rsidRPr="001C6432">
        <w:rPr>
          <w:rFonts w:ascii="Times New Roman" w:eastAsia="微软雅黑" w:hAnsi="Times New Roman" w:cs="Times New Roman"/>
          <w:b/>
          <w:bCs/>
          <w:sz w:val="22"/>
          <w:szCs w:val="22"/>
        </w:rPr>
        <w:t>3.4%</w:t>
      </w:r>
      <w:r w:rsidRPr="001C6432">
        <w:rPr>
          <w:rFonts w:ascii="Times New Roman" w:eastAsia="微软雅黑" w:hAnsi="Times New Roman" w:cs="Times New Roman"/>
          <w:b/>
          <w:bCs/>
          <w:sz w:val="22"/>
          <w:szCs w:val="22"/>
        </w:rPr>
        <w:t>，显示大市值股票跑赢小市值股票。高股息的大盘蓝筹股强势领涨，银行、非银金融等价值板块年内涨幅均在</w:t>
      </w:r>
      <w:r w:rsidRPr="001C6432">
        <w:rPr>
          <w:rFonts w:ascii="Times New Roman" w:eastAsia="微软雅黑" w:hAnsi="Times New Roman" w:cs="Times New Roman"/>
          <w:b/>
          <w:bCs/>
          <w:sz w:val="22"/>
          <w:szCs w:val="22"/>
        </w:rPr>
        <w:t>30%</w:t>
      </w:r>
      <w:r w:rsidRPr="001C6432">
        <w:rPr>
          <w:rFonts w:ascii="Times New Roman" w:eastAsia="微软雅黑" w:hAnsi="Times New Roman" w:cs="Times New Roman"/>
          <w:b/>
          <w:bCs/>
          <w:sz w:val="22"/>
          <w:szCs w:val="22"/>
        </w:rPr>
        <w:t>以上，通信、家用电器、电子等权重板块涨幅也位居前列。相形之下，中小市值成长股表现落后，科创板虽然龙头集中的科创</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指数上涨近</w:t>
      </w:r>
      <w:r w:rsidRPr="001C6432">
        <w:rPr>
          <w:rFonts w:ascii="Times New Roman" w:eastAsia="微软雅黑" w:hAnsi="Times New Roman" w:cs="Times New Roman"/>
          <w:b/>
          <w:bCs/>
          <w:sz w:val="22"/>
          <w:szCs w:val="22"/>
        </w:rPr>
        <w:t>20%</w:t>
      </w:r>
      <w:r w:rsidRPr="001C6432">
        <w:rPr>
          <w:rFonts w:ascii="Times New Roman" w:eastAsia="微软雅黑" w:hAnsi="Times New Roman" w:cs="Times New Roman"/>
          <w:b/>
          <w:bCs/>
          <w:sz w:val="22"/>
          <w:szCs w:val="22"/>
        </w:rPr>
        <w:t>，但覆盖更广的科创</w:t>
      </w:r>
      <w:r w:rsidRPr="001C6432">
        <w:rPr>
          <w:rFonts w:ascii="Times New Roman" w:eastAsia="微软雅黑" w:hAnsi="Times New Roman" w:cs="Times New Roman"/>
          <w:b/>
          <w:bCs/>
          <w:sz w:val="22"/>
          <w:szCs w:val="22"/>
        </w:rPr>
        <w:t>100</w:t>
      </w:r>
      <w:r w:rsidRPr="001C6432">
        <w:rPr>
          <w:rFonts w:ascii="Times New Roman" w:eastAsia="微软雅黑" w:hAnsi="Times New Roman" w:cs="Times New Roman"/>
          <w:b/>
          <w:bCs/>
          <w:sz w:val="22"/>
          <w:szCs w:val="22"/>
        </w:rPr>
        <w:t>指数下跌</w:t>
      </w:r>
      <w:r w:rsidRPr="001C6432">
        <w:rPr>
          <w:rFonts w:ascii="Times New Roman" w:eastAsia="微软雅黑" w:hAnsi="Times New Roman" w:cs="Times New Roman"/>
          <w:sz w:val="22"/>
          <w:szCs w:val="22"/>
        </w:rPr>
        <w:t>5.48%</w:t>
      </w:r>
      <w:r w:rsidRPr="001C6432">
        <w:rPr>
          <w:rFonts w:ascii="Times New Roman" w:eastAsia="微软雅黑" w:hAnsi="Times New Roman" w:cs="Times New Roman"/>
          <w:sz w:val="22"/>
          <w:szCs w:val="22"/>
        </w:rPr>
        <w:t>，中证</w:t>
      </w:r>
      <w:r w:rsidRPr="001C6432">
        <w:rPr>
          <w:rFonts w:ascii="Times New Roman" w:eastAsia="微软雅黑" w:hAnsi="Times New Roman" w:cs="Times New Roman"/>
          <w:sz w:val="22"/>
          <w:szCs w:val="22"/>
        </w:rPr>
        <w:t>1000</w:t>
      </w:r>
      <w:r w:rsidRPr="001C6432">
        <w:rPr>
          <w:rFonts w:ascii="Times New Roman" w:eastAsia="微软雅黑" w:hAnsi="Times New Roman" w:cs="Times New Roman"/>
          <w:sz w:val="22"/>
          <w:szCs w:val="22"/>
        </w:rPr>
        <w:t>等小盘指数全年仅录得中个位数涨幅。部分前期热门成长行业承压下行，例如医药生物指数全年下跌约</w:t>
      </w:r>
      <w:r w:rsidRPr="001C6432">
        <w:rPr>
          <w:rFonts w:ascii="Times New Roman" w:eastAsia="微软雅黑" w:hAnsi="Times New Roman" w:cs="Times New Roman"/>
          <w:sz w:val="22"/>
          <w:szCs w:val="22"/>
        </w:rPr>
        <w:t>12.7%</w:t>
      </w:r>
      <w:r w:rsidRPr="001C6432">
        <w:rPr>
          <w:rFonts w:ascii="Times New Roman" w:eastAsia="微软雅黑" w:hAnsi="Times New Roman" w:cs="Times New Roman"/>
          <w:sz w:val="22"/>
          <w:szCs w:val="22"/>
        </w:rPr>
        <w:t>，农业、美容护理等板块亦录得负收益。这种风格分化反映出机构资金偏好在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年发生明显切换：价值蓝筹估值修复明显，而小盘成长板块估值持续消化，市场估值结构朝</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大盘价值相对偏贵、小盘成长相对便宜</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的方向演变。</w:t>
      </w:r>
    </w:p>
    <w:p w14:paraId="3E493C41"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高增长板块表现：新能源、半导体、人工智能、生物医药</w:t>
      </w:r>
    </w:p>
    <w:p w14:paraId="1A9952D2"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新能源：行业高景气，股价涨幅温和。</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年我国新能源汽车继续高速增长，全年国内新能源乘用车零售销量</w:t>
      </w:r>
      <w:r w:rsidRPr="001C6432">
        <w:rPr>
          <w:rFonts w:ascii="Times New Roman" w:eastAsia="微软雅黑" w:hAnsi="Times New Roman" w:cs="Times New Roman"/>
          <w:b/>
          <w:bCs/>
          <w:sz w:val="22"/>
          <w:szCs w:val="22"/>
        </w:rPr>
        <w:t>1089.9</w:t>
      </w:r>
      <w:r w:rsidRPr="001C6432">
        <w:rPr>
          <w:rFonts w:ascii="Times New Roman" w:eastAsia="微软雅黑" w:hAnsi="Times New Roman" w:cs="Times New Roman"/>
          <w:b/>
          <w:bCs/>
          <w:sz w:val="22"/>
          <w:szCs w:val="22"/>
        </w:rPr>
        <w:t>万辆，同比增长</w:t>
      </w:r>
      <w:r w:rsidRPr="001C6432">
        <w:rPr>
          <w:rFonts w:ascii="Times New Roman" w:eastAsia="微软雅黑" w:hAnsi="Times New Roman" w:cs="Times New Roman"/>
          <w:b/>
          <w:bCs/>
          <w:sz w:val="22"/>
          <w:szCs w:val="22"/>
        </w:rPr>
        <w:t>41%</w:t>
      </w:r>
      <w:r w:rsidRPr="001C6432">
        <w:rPr>
          <w:rFonts w:ascii="Times New Roman" w:eastAsia="微软雅黑" w:hAnsi="Times New Roman" w:cs="Times New Roman"/>
          <w:b/>
          <w:bCs/>
          <w:sz w:val="22"/>
          <w:szCs w:val="22"/>
        </w:rPr>
        <w:t>，渗透率达到</w:t>
      </w:r>
      <w:r w:rsidRPr="001C6432">
        <w:rPr>
          <w:rFonts w:ascii="Times New Roman" w:eastAsia="微软雅黑" w:hAnsi="Times New Roman" w:cs="Times New Roman"/>
          <w:b/>
          <w:bCs/>
          <w:sz w:val="22"/>
          <w:szCs w:val="22"/>
        </w:rPr>
        <w:t>47.6%</w:t>
      </w:r>
      <w:r w:rsidRPr="001C6432">
        <w:rPr>
          <w:rFonts w:ascii="Times New Roman" w:eastAsia="微软雅黑" w:hAnsi="Times New Roman" w:cs="Times New Roman"/>
          <w:b/>
          <w:bCs/>
          <w:sz w:val="22"/>
          <w:szCs w:val="22"/>
        </w:rPr>
        <w:t>，较上年提升</w:t>
      </w:r>
      <w:r w:rsidRPr="001C6432">
        <w:rPr>
          <w:rFonts w:ascii="Times New Roman" w:eastAsia="微软雅黑" w:hAnsi="Times New Roman" w:cs="Times New Roman"/>
          <w:b/>
          <w:bCs/>
          <w:sz w:val="22"/>
          <w:szCs w:val="22"/>
        </w:rPr>
        <w:t>12</w:t>
      </w:r>
      <w:r w:rsidRPr="001C6432">
        <w:rPr>
          <w:rFonts w:ascii="Times New Roman" w:eastAsia="微软雅黑" w:hAnsi="Times New Roman" w:cs="Times New Roman"/>
          <w:b/>
          <w:bCs/>
          <w:sz w:val="22"/>
          <w:szCs w:val="22"/>
        </w:rPr>
        <w:t>个百分点，下半年更是连续</w:t>
      </w:r>
      <w:r w:rsidRPr="001C6432">
        <w:rPr>
          <w:rFonts w:ascii="Times New Roman" w:eastAsia="微软雅黑" w:hAnsi="Times New Roman" w:cs="Times New Roman"/>
          <w:b/>
          <w:bCs/>
          <w:sz w:val="22"/>
          <w:szCs w:val="22"/>
        </w:rPr>
        <w:t>5</w:t>
      </w:r>
      <w:r w:rsidRPr="001C6432">
        <w:rPr>
          <w:rFonts w:ascii="Times New Roman" w:eastAsia="微软雅黑" w:hAnsi="Times New Roman" w:cs="Times New Roman"/>
          <w:b/>
          <w:bCs/>
          <w:sz w:val="22"/>
          <w:szCs w:val="22"/>
        </w:rPr>
        <w:t>个月渗透率突破</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。然而资本市场上新能源板块股价表现相对温和：申万汽车板块全年仅涨约</w:t>
      </w:r>
      <w:r w:rsidRPr="001C6432">
        <w:rPr>
          <w:rFonts w:ascii="Times New Roman" w:eastAsia="微软雅黑" w:hAnsi="Times New Roman" w:cs="Times New Roman"/>
          <w:b/>
          <w:bCs/>
          <w:sz w:val="22"/>
          <w:szCs w:val="22"/>
        </w:rPr>
        <w:t>4-5%</w:t>
      </w:r>
      <w:r w:rsidRPr="001C6432">
        <w:rPr>
          <w:rFonts w:ascii="Times New Roman" w:eastAsia="微软雅黑" w:hAnsi="Times New Roman" w:cs="Times New Roman"/>
          <w:b/>
          <w:bCs/>
          <w:sz w:val="22"/>
          <w:szCs w:val="22"/>
        </w:rPr>
        <w:t>，中证智能电动汽车指数全年基本持平（</w:t>
      </w:r>
      <w:r w:rsidRPr="001C6432">
        <w:rPr>
          <w:rFonts w:ascii="Times New Roman" w:eastAsia="微软雅黑" w:hAnsi="Times New Roman" w:cs="Times New Roman"/>
          <w:b/>
          <w:bCs/>
          <w:sz w:val="22"/>
          <w:szCs w:val="22"/>
        </w:rPr>
        <w:t>-0.1%</w:t>
      </w:r>
      <w:r w:rsidRPr="001C6432">
        <w:rPr>
          <w:rFonts w:ascii="Times New Roman" w:eastAsia="微软雅黑" w:hAnsi="Times New Roman" w:cs="Times New Roman"/>
          <w:b/>
          <w:bCs/>
          <w:sz w:val="22"/>
          <w:szCs w:val="22"/>
        </w:rPr>
        <w:t>）。新能源产业链内部出现分化：受益于销量放量</w:t>
      </w:r>
      <w:r w:rsidRPr="001C6432">
        <w:rPr>
          <w:rFonts w:ascii="Times New Roman" w:eastAsia="微软雅黑" w:hAnsi="Times New Roman" w:cs="Times New Roman"/>
          <w:sz w:val="22"/>
          <w:szCs w:val="22"/>
        </w:rPr>
        <w:t>和成本下降，新能源车整车及电池龙头业绩大增，但激烈的价格战令利润率承压；光伏、风电等可再生能源装机创新高，部分组件龙头订单饱满，但由于前期估值偏高，股价全年涨幅有限。政策方面，国家延续对新能源汽车购置税减免等支持政策，新能源板块基本面持续向好，但经过前几年的大涨后，</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年板块整体估值进入消化期，股价更多反映业绩兑现情况。</w:t>
      </w:r>
    </w:p>
    <w:p w14:paraId="070B0787"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半导体：政策托底反转，国产芯片股年末走强。上半年全球半导体市场处于下行周期，</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股半导体板块一度随业绩回落而震荡走低。但在国产替代和</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算力需求驱动下，下半年板块景气度回升。特别是三季度末</w:t>
      </w:r>
      <w:r w:rsidRPr="001C6432">
        <w:rPr>
          <w:rFonts w:ascii="Times New Roman" w:eastAsia="微软雅黑" w:hAnsi="Times New Roman" w:cs="Times New Roman"/>
          <w:sz w:val="22"/>
          <w:szCs w:val="22"/>
        </w:rPr>
        <w:t>华为发布先进制程国产手机芯片引发市场振奋，叠加政策层面加大对集成电路产业支持（如国家集成电路基金二期投资重启等），国产半导体公司股价大幅反弹。科创板芯片龙头市值屡创新高，例如</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芯片企业寒武纪一度站上</w:t>
      </w:r>
      <w:r w:rsidRPr="001C6432">
        <w:rPr>
          <w:rFonts w:ascii="Times New Roman" w:eastAsia="微软雅黑" w:hAnsi="Times New Roman" w:cs="Times New Roman"/>
          <w:sz w:val="22"/>
          <w:szCs w:val="22"/>
        </w:rPr>
        <w:t>3000</w:t>
      </w:r>
      <w:r w:rsidRPr="001C6432">
        <w:rPr>
          <w:rFonts w:ascii="Times New Roman" w:eastAsia="微软雅黑" w:hAnsi="Times New Roman" w:cs="Times New Roman"/>
          <w:sz w:val="22"/>
          <w:szCs w:val="22"/>
        </w:rPr>
        <w:t>亿元市值，引发市场热议（财新网）。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电子元件</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半导体</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板块全年涨幅位居前列。板块估值方面，经历前两年调整后半导体龙头估值在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年初处于历史偏低水平，随着年内股价反转，板块市盈率有所回升但仍低于前期高点。在</w:t>
      </w:r>
      <w:r w:rsidRPr="001C6432">
        <w:rPr>
          <w:rFonts w:ascii="Times New Roman" w:eastAsia="微软雅黑" w:hAnsi="Times New Roman" w:cs="Times New Roman"/>
          <w:b/>
          <w:bCs/>
          <w:sz w:val="22"/>
          <w:szCs w:val="22"/>
        </w:rPr>
        <w:t>政策强力扶持</w:t>
      </w:r>
      <w:r w:rsidRPr="001C6432">
        <w:rPr>
          <w:rFonts w:ascii="Times New Roman" w:eastAsia="微软雅黑" w:hAnsi="Times New Roman" w:cs="Times New Roman"/>
          <w:sz w:val="22"/>
          <w:szCs w:val="22"/>
        </w:rPr>
        <w:t>（减税、补贴和研发支持）下，国内半导体产业链投资热度高企，为板块走出低谷提供了有力支撑。</w:t>
      </w:r>
    </w:p>
    <w:p w14:paraId="4D2C7339"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lastRenderedPageBreak/>
        <w:t>人工智能：炒作热潮消退，价值兑现成为关键。受</w:t>
      </w:r>
      <w:r w:rsidRPr="001C6432">
        <w:rPr>
          <w:rFonts w:ascii="Times New Roman" w:eastAsia="微软雅黑" w:hAnsi="Times New Roman" w:cs="Times New Roman"/>
          <w:b/>
          <w:bCs/>
          <w:sz w:val="22"/>
          <w:szCs w:val="22"/>
        </w:rPr>
        <w:t>2023</w:t>
      </w:r>
      <w:r w:rsidRPr="001C6432">
        <w:rPr>
          <w:rFonts w:ascii="Times New Roman" w:eastAsia="微软雅黑" w:hAnsi="Times New Roman" w:cs="Times New Roman"/>
          <w:b/>
          <w:bCs/>
          <w:sz w:val="22"/>
          <w:szCs w:val="22"/>
        </w:rPr>
        <w:t>年大模型爆发带来的热情影响，</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年初</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主题继续受到追捧，算力硬件、模型算法等相关概念股一度延续涨势。不過随着全年推进，</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板块出现明显分化：有业绩支撑的算力设备和软件龙头保持强势，部分公司订单饱满、盈利提升；但缺乏实际业绩支撑的概念炒作股在经历暴涨后高位震荡，投资者情绪趋于理性。以语音识别龙头科大讯飞为例，股价在</w:t>
      </w:r>
      <w:r w:rsidRPr="001C6432">
        <w:rPr>
          <w:rFonts w:ascii="Times New Roman" w:eastAsia="微软雅黑" w:hAnsi="Times New Roman" w:cs="Times New Roman"/>
          <w:b/>
          <w:bCs/>
          <w:sz w:val="22"/>
          <w:szCs w:val="22"/>
        </w:rPr>
        <w:t>2023</w:t>
      </w:r>
      <w:r w:rsidRPr="001C6432">
        <w:rPr>
          <w:rFonts w:ascii="Times New Roman" w:eastAsia="微软雅黑" w:hAnsi="Times New Roman" w:cs="Times New Roman"/>
          <w:b/>
          <w:bCs/>
          <w:sz w:val="22"/>
          <w:szCs w:val="22"/>
        </w:rPr>
        <w:t>年翻倍后，</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年围绕</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元一线宽幅震荡（年内最高约</w:t>
      </w:r>
      <w:r w:rsidRPr="001C6432">
        <w:rPr>
          <w:rFonts w:ascii="Times New Roman" w:eastAsia="微软雅黑" w:hAnsi="Times New Roman" w:cs="Times New Roman"/>
          <w:b/>
          <w:bCs/>
          <w:sz w:val="22"/>
          <w:szCs w:val="22"/>
        </w:rPr>
        <w:t>60</w:t>
      </w:r>
      <w:r w:rsidRPr="001C6432">
        <w:rPr>
          <w:rFonts w:ascii="Times New Roman" w:eastAsia="微软雅黑" w:hAnsi="Times New Roman" w:cs="Times New Roman"/>
          <w:b/>
          <w:bCs/>
          <w:sz w:val="22"/>
          <w:szCs w:val="22"/>
        </w:rPr>
        <w:t>元，最低约</w:t>
      </w:r>
      <w:r w:rsidRPr="001C6432">
        <w:rPr>
          <w:rFonts w:ascii="Times New Roman" w:eastAsia="微软雅黑" w:hAnsi="Times New Roman" w:cs="Times New Roman"/>
          <w:b/>
          <w:bCs/>
          <w:sz w:val="22"/>
          <w:szCs w:val="22"/>
        </w:rPr>
        <w:t>45</w:t>
      </w:r>
      <w:r w:rsidRPr="001C6432">
        <w:rPr>
          <w:rFonts w:ascii="Times New Roman" w:eastAsia="微软雅黑" w:hAnsi="Times New Roman" w:cs="Times New Roman"/>
          <w:b/>
          <w:bCs/>
          <w:sz w:val="22"/>
          <w:szCs w:val="22"/>
        </w:rPr>
        <w:t>元）</w:t>
      </w:r>
      <w:r w:rsidRPr="001C6432">
        <w:rPr>
          <w:rFonts w:ascii="Segoe UI Emoji" w:eastAsia="微软雅黑" w:hAnsi="Segoe UI Emoji" w:cs="Segoe UI Emoji"/>
          <w:b/>
          <w:bCs/>
          <w:sz w:val="22"/>
          <w:szCs w:val="22"/>
        </w:rPr>
        <w:t>📌</w:t>
      </w:r>
      <w:r w:rsidRPr="001C6432">
        <w:rPr>
          <w:rFonts w:ascii="Times New Roman" w:eastAsia="微软雅黑" w:hAnsi="Times New Roman" w:cs="Times New Roman"/>
          <w:b/>
          <w:bCs/>
          <w:sz w:val="22"/>
          <w:szCs w:val="22"/>
        </w:rPr>
        <w:t>，显示市场对其</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业绩落地仍持观望态度。监管层面，国家于</w:t>
      </w:r>
      <w:r w:rsidRPr="001C6432">
        <w:rPr>
          <w:rFonts w:ascii="Times New Roman" w:eastAsia="微软雅黑" w:hAnsi="Times New Roman" w:cs="Times New Roman"/>
          <w:b/>
          <w:bCs/>
          <w:sz w:val="22"/>
          <w:szCs w:val="22"/>
        </w:rPr>
        <w:t>2023</w:t>
      </w:r>
      <w:r w:rsidRPr="001C6432">
        <w:rPr>
          <w:rFonts w:ascii="Times New Roman" w:eastAsia="微软雅黑" w:hAnsi="Times New Roman" w:cs="Times New Roman"/>
          <w:b/>
          <w:bCs/>
          <w:sz w:val="22"/>
          <w:szCs w:val="22"/>
        </w:rPr>
        <w:t>年中出台《生成式人工智能服务管理办法》等法规，鼓励创新的同时规范</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应用，这为</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产业健康发展奠定基础。总体而言，人工智能板块在</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年经历了炒作热退潮</w:t>
      </w:r>
      <w:r w:rsidRPr="001C6432">
        <w:rPr>
          <w:rFonts w:ascii="Times New Roman" w:eastAsia="微软雅黑" w:hAnsi="Times New Roman" w:cs="Times New Roman"/>
          <w:sz w:val="22"/>
          <w:szCs w:val="22"/>
        </w:rPr>
        <w:t>和</w:t>
      </w:r>
      <w:r w:rsidRPr="001C6432">
        <w:rPr>
          <w:rFonts w:ascii="Times New Roman" w:eastAsia="微软雅黑" w:hAnsi="Times New Roman" w:cs="Times New Roman"/>
          <w:b/>
          <w:bCs/>
          <w:sz w:val="22"/>
          <w:szCs w:val="22"/>
        </w:rPr>
        <w:t>基本面检验</w:t>
      </w:r>
      <w:r w:rsidRPr="001C6432">
        <w:rPr>
          <w:rFonts w:ascii="Times New Roman" w:eastAsia="微软雅黑" w:hAnsi="Times New Roman" w:cs="Times New Roman"/>
          <w:sz w:val="22"/>
          <w:szCs w:val="22"/>
        </w:rPr>
        <w:t>的过程，板块估值从高位回落，投资主线逐步转向</w:t>
      </w:r>
      <w:r w:rsidRPr="001C6432">
        <w:rPr>
          <w:rFonts w:ascii="Times New Roman" w:eastAsia="微软雅黑" w:hAnsi="Times New Roman" w:cs="Times New Roman"/>
          <w:b/>
          <w:bCs/>
          <w:sz w:val="22"/>
          <w:szCs w:val="22"/>
        </w:rPr>
        <w:t>业绩和应用落地</w:t>
      </w:r>
      <w:r w:rsidRPr="001C6432">
        <w:rPr>
          <w:rFonts w:ascii="Times New Roman" w:eastAsia="微软雅黑" w:hAnsi="Times New Roman" w:cs="Times New Roman"/>
          <w:sz w:val="22"/>
          <w:szCs w:val="22"/>
        </w:rPr>
        <w:t>。那些真正受益于</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大模型落地的计算机、通信细分领域龙头获得资金青睐，而纯概念炒作逐渐退温。</w:t>
      </w:r>
    </w:p>
    <w:p w14:paraId="3D4D3FDA"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生物医药：承压调整，政策引导创新转型。</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年生物医药板块表现低迷，医药生物指数全年下跌约</w:t>
      </w:r>
      <w:r w:rsidRPr="001C6432">
        <w:rPr>
          <w:rFonts w:ascii="Times New Roman" w:eastAsia="微软雅黑" w:hAnsi="Times New Roman" w:cs="Times New Roman"/>
          <w:b/>
          <w:bCs/>
          <w:sz w:val="22"/>
          <w:szCs w:val="22"/>
        </w:rPr>
        <w:t>12.7%</w:t>
      </w:r>
      <w:r w:rsidRPr="001C6432">
        <w:rPr>
          <w:rFonts w:ascii="Times New Roman" w:eastAsia="微软雅黑" w:hAnsi="Times New Roman" w:cs="Times New Roman"/>
          <w:b/>
          <w:bCs/>
          <w:sz w:val="22"/>
          <w:szCs w:val="22"/>
        </w:rPr>
        <w:t>，是少数录得负收益的主要行业之一。医药板块低迷主要受两方面因素拖累：一是医保控费常态化</w:t>
      </w:r>
      <w:r w:rsidRPr="001C6432">
        <w:rPr>
          <w:rFonts w:ascii="Times New Roman" w:eastAsia="微软雅黑" w:hAnsi="Times New Roman" w:cs="Times New Roman"/>
          <w:sz w:val="22"/>
          <w:szCs w:val="22"/>
        </w:rPr>
        <w:t>（如集采扩围等）压缩了传统仿制药企业利润空间，市场对行业增速预期下调；二是前期估值较高的创新药和医疗器械公司在临床进展不及预期时遭到估值杀跌。不过板块内部也出现分化：</w:t>
      </w:r>
      <w:r w:rsidRPr="001C6432">
        <w:rPr>
          <w:rFonts w:ascii="Times New Roman" w:eastAsia="微软雅黑" w:hAnsi="Times New Roman" w:cs="Times New Roman"/>
          <w:b/>
          <w:bCs/>
          <w:sz w:val="22"/>
          <w:szCs w:val="22"/>
        </w:rPr>
        <w:t>医疗服务、消费医疗</w:t>
      </w:r>
      <w:r w:rsidRPr="001C6432">
        <w:rPr>
          <w:rFonts w:ascii="Times New Roman" w:eastAsia="微软雅黑" w:hAnsi="Times New Roman" w:cs="Times New Roman"/>
          <w:sz w:val="22"/>
          <w:szCs w:val="22"/>
        </w:rPr>
        <w:t>等领域在疫情后需求复苏下表现相对稳健；部分创新药龙头公司凭借丰富的研发管线和国际化进展，股价在下半年显现企稳迹象。政策方面，监管部门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年鼓励创新转型，推动医药企业走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创新驱动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道路，例如加快新药审评审批、支持创新医疗器械发展等。这些举措提振了市场对生物医药</w:t>
      </w:r>
      <w:r w:rsidRPr="001C6432">
        <w:rPr>
          <w:rFonts w:ascii="Times New Roman" w:eastAsia="微软雅黑" w:hAnsi="Times New Roman" w:cs="Times New Roman"/>
          <w:b/>
          <w:bCs/>
          <w:sz w:val="22"/>
          <w:szCs w:val="22"/>
        </w:rPr>
        <w:t>长期前景</w:t>
      </w:r>
      <w:r w:rsidRPr="001C6432">
        <w:rPr>
          <w:rFonts w:ascii="Times New Roman" w:eastAsia="微软雅黑" w:hAnsi="Times New Roman" w:cs="Times New Roman"/>
          <w:sz w:val="22"/>
          <w:szCs w:val="22"/>
        </w:rPr>
        <w:t>的信心。展望后市，经过一年多调整，医药板块估值已回落到历史较低区间，部分业绩稳健、研发领先的龙头公司具有中长期配置价值，政策友好的</w:t>
      </w:r>
      <w:r w:rsidRPr="001C6432">
        <w:rPr>
          <w:rFonts w:ascii="Times New Roman" w:eastAsia="微软雅黑" w:hAnsi="Times New Roman" w:cs="Times New Roman"/>
          <w:b/>
          <w:bCs/>
          <w:sz w:val="22"/>
          <w:szCs w:val="22"/>
        </w:rPr>
        <w:t>创新药和高端医疗器械</w:t>
      </w:r>
      <w:r w:rsidRPr="001C6432">
        <w:rPr>
          <w:rFonts w:ascii="Times New Roman" w:eastAsia="微软雅黑" w:hAnsi="Times New Roman" w:cs="Times New Roman"/>
          <w:sz w:val="22"/>
          <w:szCs w:val="22"/>
        </w:rPr>
        <w:t>领域有望率先走出低谷。</w:t>
      </w:r>
    </w:p>
    <w:p w14:paraId="5797687C"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i/>
          <w:iCs/>
          <w:sz w:val="22"/>
          <w:szCs w:val="22"/>
        </w:rPr>
        <w:t>(</w:t>
      </w:r>
      <w:r w:rsidRPr="001C6432">
        <w:rPr>
          <w:rFonts w:ascii="Times New Roman" w:eastAsia="微软雅黑" w:hAnsi="Times New Roman" w:cs="Times New Roman"/>
          <w:i/>
          <w:iCs/>
          <w:sz w:val="22"/>
          <w:szCs w:val="22"/>
        </w:rPr>
        <w:t>上述板块数据来源：</w:t>
      </w:r>
      <w:r w:rsidRPr="001C6432">
        <w:rPr>
          <w:rFonts w:ascii="Times New Roman" w:eastAsia="微软雅黑" w:hAnsi="Times New Roman" w:cs="Times New Roman"/>
          <w:i/>
          <w:iCs/>
          <w:sz w:val="22"/>
          <w:szCs w:val="22"/>
        </w:rPr>
        <w:t>Wind</w:t>
      </w:r>
      <w:r w:rsidRPr="001C6432">
        <w:rPr>
          <w:rFonts w:ascii="Times New Roman" w:eastAsia="微软雅黑" w:hAnsi="Times New Roman" w:cs="Times New Roman"/>
          <w:i/>
          <w:iCs/>
          <w:sz w:val="22"/>
          <w:szCs w:val="22"/>
        </w:rPr>
        <w:t>资讯、券商研报等，行业表现以申万一级行业或中证主题指数计</w:t>
      </w:r>
      <w:r w:rsidRPr="001C6432">
        <w:rPr>
          <w:rFonts w:ascii="Times New Roman" w:eastAsia="微软雅黑" w:hAnsi="Times New Roman" w:cs="Times New Roman"/>
          <w:i/>
          <w:iCs/>
          <w:sz w:val="22"/>
          <w:szCs w:val="22"/>
        </w:rPr>
        <w:t>)</w:t>
      </w:r>
    </w:p>
    <w:p w14:paraId="6690322A"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热门龙头个股：表现分化与资金动向</w:t>
      </w:r>
    </w:p>
    <w:p w14:paraId="44E15C49"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核心资产稳健上涨，北向资金青睐龙头。在市场结构分化背景下，一批行业龙头股仍表现稳健，获得增量资金持续加仓。例如，白酒龙头贵州茅台全年股价稳步攀升，作为</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压舱石</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的价值属性凸显；据统计，</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年北向资金净买入茅台股金额超过</w:t>
      </w:r>
      <w:r w:rsidRPr="001C6432">
        <w:rPr>
          <w:rFonts w:ascii="Times New Roman" w:eastAsia="微软雅黑" w:hAnsi="Times New Roman" w:cs="Times New Roman"/>
          <w:b/>
          <w:bCs/>
          <w:sz w:val="22"/>
          <w:szCs w:val="22"/>
        </w:rPr>
        <w:t>400</w:t>
      </w:r>
      <w:r w:rsidRPr="001C6432">
        <w:rPr>
          <w:rFonts w:ascii="Times New Roman" w:eastAsia="微软雅黑" w:hAnsi="Times New Roman" w:cs="Times New Roman"/>
          <w:b/>
          <w:bCs/>
          <w:sz w:val="22"/>
          <w:szCs w:val="22"/>
        </w:rPr>
        <w:t>亿元，在所有个股中位居首位。新能源电池龙头宁德时代股价全年窄幅波动、小幅收高，市值维持在万亿元上方。尽管市场对其盈利增速放缓有所担忧，但海外资金逢低增持明显</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截至</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年末，北向资金持有宁德时代</w:t>
      </w:r>
      <w:r w:rsidRPr="001C6432">
        <w:rPr>
          <w:rFonts w:ascii="Times New Roman" w:eastAsia="微软雅黑" w:hAnsi="Times New Roman" w:cs="Times New Roman"/>
          <w:b/>
          <w:bCs/>
          <w:sz w:val="22"/>
          <w:szCs w:val="22"/>
        </w:rPr>
        <w:t>5.42</w:t>
      </w:r>
      <w:r w:rsidRPr="001C6432">
        <w:rPr>
          <w:rFonts w:ascii="Times New Roman" w:eastAsia="微软雅黑" w:hAnsi="Times New Roman" w:cs="Times New Roman"/>
          <w:b/>
          <w:bCs/>
          <w:sz w:val="22"/>
          <w:szCs w:val="22"/>
        </w:rPr>
        <w:t>亿股，较三季度末增加</w:t>
      </w:r>
      <w:r w:rsidRPr="001C6432">
        <w:rPr>
          <w:rFonts w:ascii="Times New Roman" w:eastAsia="微软雅黑" w:hAnsi="Times New Roman" w:cs="Times New Roman"/>
          <w:b/>
          <w:bCs/>
          <w:sz w:val="22"/>
          <w:szCs w:val="22"/>
        </w:rPr>
        <w:t>7.47%</w:t>
      </w:r>
      <w:r w:rsidRPr="001C6432">
        <w:rPr>
          <w:rFonts w:ascii="Times New Roman" w:eastAsia="微软雅黑" w:hAnsi="Times New Roman" w:cs="Times New Roman"/>
          <w:b/>
          <w:bCs/>
          <w:sz w:val="22"/>
          <w:szCs w:val="22"/>
        </w:rPr>
        <w:t>。这表明外资仍看好中国新能源龙头的长期价值。银行和保险</w:t>
      </w:r>
      <w:r w:rsidRPr="001C6432">
        <w:rPr>
          <w:rFonts w:ascii="Times New Roman" w:eastAsia="微软雅黑" w:hAnsi="Times New Roman" w:cs="Times New Roman"/>
          <w:b/>
          <w:bCs/>
          <w:sz w:val="22"/>
          <w:szCs w:val="22"/>
        </w:rPr>
        <w:lastRenderedPageBreak/>
        <w:t>等金融股方面，招商银行、中国平安等大金融龙头在估值低位获得各路资金布局：据披露，</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年北向资金净买入招商银行、平安银行等金融股的规模也均超过数百亿元。这些资金流向反映出机构投资者在</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年偏好业绩稳健、估值合理</w:t>
      </w:r>
      <w:r w:rsidRPr="001C6432">
        <w:rPr>
          <w:rFonts w:ascii="Times New Roman" w:eastAsia="微软雅黑" w:hAnsi="Times New Roman" w:cs="Times New Roman"/>
          <w:sz w:val="22"/>
          <w:szCs w:val="22"/>
        </w:rPr>
        <w:t>的核心资产，龙头白马股成为资金避风港。</w:t>
      </w:r>
    </w:p>
    <w:p w14:paraId="149E2CFF"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科技成长龙头波动较大，交易热度高企。相比之下，科技成长领域的明星股在</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年经历大幅波动。</w:t>
      </w:r>
      <w:r w:rsidRPr="001C6432">
        <w:rPr>
          <w:rFonts w:ascii="Times New Roman" w:eastAsia="微软雅黑" w:hAnsi="Times New Roman" w:cs="Times New Roman"/>
          <w:b/>
          <w:bCs/>
          <w:sz w:val="22"/>
          <w:szCs w:val="22"/>
        </w:rPr>
        <w:t>AI</w:t>
      </w:r>
      <w:r w:rsidRPr="001C6432">
        <w:rPr>
          <w:rFonts w:ascii="Times New Roman" w:eastAsia="微软雅黑" w:hAnsi="Times New Roman" w:cs="Times New Roman"/>
          <w:b/>
          <w:bCs/>
          <w:sz w:val="22"/>
          <w:szCs w:val="22"/>
        </w:rPr>
        <w:t>板块龙头科大讯飞年内股价冲高回落，高位震荡反映市场分歧；芯片设计龙头韦尔股份等在年初业绩低迷时一度走弱，但凭借国产替代主题下半年强劲反弹。值得注意的是，游资和杠杆资金对科技题材炒作热情高涨：例如</w:t>
      </w:r>
      <w:r w:rsidRPr="001C6432">
        <w:rPr>
          <w:rFonts w:ascii="Times New Roman" w:eastAsia="微软雅黑" w:hAnsi="Times New Roman" w:cs="Times New Roman"/>
          <w:b/>
          <w:bCs/>
          <w:sz w:val="22"/>
          <w:szCs w:val="22"/>
        </w:rPr>
        <w:t>9</w:t>
      </w:r>
      <w:r w:rsidRPr="001C6432">
        <w:rPr>
          <w:rFonts w:ascii="Times New Roman" w:eastAsia="微软雅黑" w:hAnsi="Times New Roman" w:cs="Times New Roman"/>
          <w:b/>
          <w:bCs/>
          <w:sz w:val="22"/>
          <w:szCs w:val="22"/>
        </w:rPr>
        <w:t>月下旬行情启动后，两市融资余额</w:t>
      </w:r>
      <w:r w:rsidRPr="001C6432">
        <w:rPr>
          <w:rFonts w:ascii="Times New Roman" w:eastAsia="微软雅黑" w:hAnsi="Times New Roman" w:cs="Times New Roman"/>
          <w:sz w:val="22"/>
          <w:szCs w:val="22"/>
        </w:rPr>
        <w:t>快速攀升，并在</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月后创下年内新高，杠杆资金主要涌入了半导体、</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等热点板块。不过，机构资金在参与热点炒作的同时更注重龙头公司基本面。以</w:t>
      </w:r>
      <w:r w:rsidRPr="001C6432">
        <w:rPr>
          <w:rFonts w:ascii="Times New Roman" w:eastAsia="微软雅黑" w:hAnsi="Times New Roman" w:cs="Times New Roman"/>
          <w:b/>
          <w:bCs/>
          <w:sz w:val="22"/>
          <w:szCs w:val="22"/>
        </w:rPr>
        <w:t>券商龙头</w:t>
      </w:r>
      <w:r w:rsidRPr="001C6432">
        <w:rPr>
          <w:rFonts w:ascii="Times New Roman" w:eastAsia="微软雅黑" w:hAnsi="Times New Roman" w:cs="Times New Roman"/>
          <w:sz w:val="22"/>
          <w:szCs w:val="22"/>
        </w:rPr>
        <w:t>中信证券为例，受益资本市场回暖，公司股价第四季度累计上涨逾</w:t>
      </w:r>
      <w:r w:rsidRPr="001C6432">
        <w:rPr>
          <w:rFonts w:ascii="Times New Roman" w:eastAsia="微软雅黑" w:hAnsi="Times New Roman" w:cs="Times New Roman"/>
          <w:sz w:val="22"/>
          <w:szCs w:val="22"/>
        </w:rPr>
        <w:t>20%</w:t>
      </w:r>
      <w:r w:rsidRPr="001C6432">
        <w:rPr>
          <w:rFonts w:ascii="Times New Roman" w:eastAsia="微软雅黑" w:hAnsi="Times New Roman" w:cs="Times New Roman"/>
          <w:sz w:val="22"/>
          <w:szCs w:val="22"/>
        </w:rPr>
        <w:t>，期间公募基金和北向资金同步增持，显示对券商业绩弹性的乐观预期</w:t>
      </w:r>
      <w:r w:rsidRPr="001C6432">
        <w:rPr>
          <w:rFonts w:ascii="Segoe UI Emoji" w:eastAsia="微软雅黑" w:hAnsi="Segoe UI Emoji" w:cs="Segoe UI Emoji"/>
          <w:sz w:val="22"/>
          <w:szCs w:val="22"/>
        </w:rPr>
        <w:t>📌</w:t>
      </w:r>
      <w:r w:rsidRPr="001C6432">
        <w:rPr>
          <w:rFonts w:ascii="Times New Roman" w:eastAsia="微软雅黑" w:hAnsi="Times New Roman" w:cs="Times New Roman"/>
          <w:sz w:val="22"/>
          <w:szCs w:val="22"/>
        </w:rPr>
        <w:t>。总体来看，</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年热门龙头股呈现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基本面为锚、资金面扰动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的特征：资金追逐下，龙头股短期波动加剧，但全年涨幅最终取决于公司盈利表现和行业景气度。投资者需警惕纯题材炒作的高位回调风险，关注有真业绩支撑的细分龙头。</w:t>
      </w:r>
    </w:p>
    <w:p w14:paraId="1330E943"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资金面分析：机构配置偏好重塑市场风格。从全年资金流向看，被动指数资金和保险资金是</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股市场主要增量资金来源。被动型指数基金以权重龙头股为主配置，险资偏爱高股息资产，这在相当程度上主导了全年市场风格。数据显示，截至</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年底股票指数基金份额增至约</w:t>
      </w:r>
      <w:r w:rsidRPr="001C6432">
        <w:rPr>
          <w:rFonts w:ascii="Times New Roman" w:eastAsia="微软雅黑" w:hAnsi="Times New Roman" w:cs="Times New Roman"/>
          <w:b/>
          <w:bCs/>
          <w:sz w:val="22"/>
          <w:szCs w:val="22"/>
        </w:rPr>
        <w:t>2.99</w:t>
      </w:r>
      <w:r w:rsidRPr="001C6432">
        <w:rPr>
          <w:rFonts w:ascii="Times New Roman" w:eastAsia="微软雅黑" w:hAnsi="Times New Roman" w:cs="Times New Roman"/>
          <w:b/>
          <w:bCs/>
          <w:sz w:val="22"/>
          <w:szCs w:val="22"/>
        </w:rPr>
        <w:t>万亿份，年内增长</w:t>
      </w:r>
      <w:r w:rsidRPr="001C6432">
        <w:rPr>
          <w:rFonts w:ascii="Times New Roman" w:eastAsia="微软雅黑" w:hAnsi="Times New Roman" w:cs="Times New Roman"/>
          <w:b/>
          <w:bCs/>
          <w:sz w:val="22"/>
          <w:szCs w:val="22"/>
        </w:rPr>
        <w:t>7860</w:t>
      </w:r>
      <w:r w:rsidRPr="001C6432">
        <w:rPr>
          <w:rFonts w:ascii="Times New Roman" w:eastAsia="微软雅黑" w:hAnsi="Times New Roman" w:cs="Times New Roman"/>
          <w:b/>
          <w:bCs/>
          <w:sz w:val="22"/>
          <w:szCs w:val="22"/>
        </w:rPr>
        <w:t>亿份；同期保险资金权益投资估算新增近</w:t>
      </w:r>
      <w:r w:rsidRPr="001C6432">
        <w:rPr>
          <w:rFonts w:ascii="Times New Roman" w:eastAsia="微软雅黑" w:hAnsi="Times New Roman" w:cs="Times New Roman"/>
          <w:b/>
          <w:bCs/>
          <w:sz w:val="22"/>
          <w:szCs w:val="22"/>
        </w:rPr>
        <w:t>7000</w:t>
      </w:r>
      <w:r w:rsidRPr="001C6432">
        <w:rPr>
          <w:rFonts w:ascii="Times New Roman" w:eastAsia="微软雅黑" w:hAnsi="Times New Roman" w:cs="Times New Roman"/>
          <w:b/>
          <w:bCs/>
          <w:sz w:val="22"/>
          <w:szCs w:val="22"/>
        </w:rPr>
        <w:t>亿元。这两类长期资金的大规模入市，推动银行、石油石化、电信等低估值蓝筹股估值修复，价值股走强。而北向外资</w:t>
      </w:r>
      <w:r w:rsidRPr="001C6432">
        <w:rPr>
          <w:rFonts w:ascii="Times New Roman" w:eastAsia="微软雅黑" w:hAnsi="Times New Roman" w:cs="Times New Roman"/>
          <w:sz w:val="22"/>
          <w:szCs w:val="22"/>
        </w:rPr>
        <w:t>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年亦呈现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先抑后扬</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态势：年初受到美债利率走高等外部因素影响阶段性流出，</w:t>
      </w:r>
      <w:r w:rsidRPr="001C6432">
        <w:rPr>
          <w:rFonts w:ascii="Times New Roman" w:eastAsia="微软雅黑" w:hAnsi="Times New Roman" w:cs="Times New Roman"/>
          <w:sz w:val="22"/>
          <w:szCs w:val="22"/>
        </w:rPr>
        <w:t>2</w:t>
      </w:r>
      <w:r w:rsidRPr="001C6432">
        <w:rPr>
          <w:rFonts w:ascii="Times New Roman" w:eastAsia="微软雅黑" w:hAnsi="Times New Roman" w:cs="Times New Roman"/>
          <w:sz w:val="22"/>
          <w:szCs w:val="22"/>
        </w:rPr>
        <w:t>月起随着</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股预期转暖又大举回流，</w:t>
      </w:r>
      <w:r w:rsidRPr="001C6432">
        <w:rPr>
          <w:rFonts w:ascii="Times New Roman" w:eastAsia="微软雅黑" w:hAnsi="Times New Roman" w:cs="Times New Roman"/>
          <w:sz w:val="22"/>
          <w:szCs w:val="22"/>
        </w:rPr>
        <w:t>2</w:t>
      </w:r>
      <w:r w:rsidRPr="001C6432">
        <w:rPr>
          <w:rFonts w:ascii="Times New Roman" w:eastAsia="微软雅黑" w:hAnsi="Times New Roman" w:cs="Times New Roman"/>
          <w:sz w:val="22"/>
          <w:szCs w:val="22"/>
        </w:rPr>
        <w:t>月</w:t>
      </w:r>
      <w:r w:rsidRPr="001C6432">
        <w:rPr>
          <w:rFonts w:ascii="Times New Roman" w:eastAsia="微软雅黑" w:hAnsi="Times New Roman" w:cs="Times New Roman"/>
          <w:sz w:val="22"/>
          <w:szCs w:val="22"/>
        </w:rPr>
        <w:t>21</w:t>
      </w:r>
      <w:r w:rsidRPr="001C6432">
        <w:rPr>
          <w:rFonts w:ascii="Times New Roman" w:eastAsia="微软雅黑" w:hAnsi="Times New Roman" w:cs="Times New Roman"/>
          <w:sz w:val="22"/>
          <w:szCs w:val="22"/>
        </w:rPr>
        <w:t>日单日净买入额达</w:t>
      </w:r>
      <w:r w:rsidRPr="001C6432">
        <w:rPr>
          <w:rFonts w:ascii="Times New Roman" w:eastAsia="微软雅黑" w:hAnsi="Times New Roman" w:cs="Times New Roman"/>
          <w:sz w:val="22"/>
          <w:szCs w:val="22"/>
        </w:rPr>
        <w:t>135.95</w:t>
      </w:r>
      <w:r w:rsidRPr="001C6432">
        <w:rPr>
          <w:rFonts w:ascii="Times New Roman" w:eastAsia="微软雅黑" w:hAnsi="Times New Roman" w:cs="Times New Roman"/>
          <w:sz w:val="22"/>
          <w:szCs w:val="22"/>
        </w:rPr>
        <w:t>亿元，创近半年新高。全年北向资金累计净流入规模可观，并集中流向消费、金融和新能源等行业龙头。</w:t>
      </w:r>
      <w:r w:rsidRPr="001C6432">
        <w:rPr>
          <w:rFonts w:ascii="Times New Roman" w:eastAsia="微软雅黑" w:hAnsi="Times New Roman" w:cs="Times New Roman"/>
          <w:b/>
          <w:bCs/>
          <w:sz w:val="22"/>
          <w:szCs w:val="22"/>
        </w:rPr>
        <w:t>公募基金</w:t>
      </w:r>
      <w:r w:rsidRPr="001C6432">
        <w:rPr>
          <w:rFonts w:ascii="Times New Roman" w:eastAsia="微软雅黑" w:hAnsi="Times New Roman" w:cs="Times New Roman"/>
          <w:sz w:val="22"/>
          <w:szCs w:val="22"/>
        </w:rPr>
        <w:t>方面，年内偏股型基金发行回暖，公募整体仓位维持高位且结构调整明显：上半年增配消费、金融等价值板块，下半年随着行情反转又逐步加仓科技成长。总体而言，各路机构资金的配置偏好在</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年发生转变，使得</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股市场出现</w:t>
      </w:r>
      <w:r w:rsidRPr="001C6432">
        <w:rPr>
          <w:rFonts w:ascii="Times New Roman" w:eastAsia="微软雅黑" w:hAnsi="Times New Roman" w:cs="Times New Roman"/>
          <w:b/>
          <w:bCs/>
          <w:sz w:val="22"/>
          <w:szCs w:val="22"/>
        </w:rPr>
        <w:t>估值重心上移、风格偏向价值</w:t>
      </w:r>
      <w:r w:rsidRPr="001C6432">
        <w:rPr>
          <w:rFonts w:ascii="Times New Roman" w:eastAsia="微软雅黑" w:hAnsi="Times New Roman" w:cs="Times New Roman"/>
          <w:sz w:val="22"/>
          <w:szCs w:val="22"/>
        </w:rPr>
        <w:t>的特征。这种资金格局的变化为后续行情埋下伏笔</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若未来宏观环境和盈利预期改变，机构资金的再平衡将可能引发新一轮风格切换。</w:t>
      </w:r>
    </w:p>
    <w:p w14:paraId="567172C6"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板块轮动复盘与市场结构展望</w:t>
      </w:r>
    </w:p>
    <w:p w14:paraId="594D020D"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年板块轮动回顾：</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在宏观环境和政策预期的驱动下，</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年板块轮动节奏鲜明。</w:t>
      </w:r>
      <w:r w:rsidRPr="001C6432">
        <w:rPr>
          <w:rFonts w:ascii="Times New Roman" w:eastAsia="微软雅黑" w:hAnsi="Times New Roman" w:cs="Times New Roman"/>
          <w:b/>
          <w:bCs/>
          <w:sz w:val="22"/>
          <w:szCs w:val="22"/>
        </w:rPr>
        <w:t>上半年</w:t>
      </w:r>
      <w:r w:rsidRPr="001C6432">
        <w:rPr>
          <w:rFonts w:ascii="Times New Roman" w:eastAsia="微软雅黑" w:hAnsi="Times New Roman" w:cs="Times New Roman"/>
          <w:sz w:val="22"/>
          <w:szCs w:val="22"/>
        </w:rPr>
        <w:t>市场处于磨底阶段，资金偏好</w:t>
      </w:r>
      <w:r w:rsidRPr="001C6432">
        <w:rPr>
          <w:rFonts w:ascii="Times New Roman" w:eastAsia="微软雅黑" w:hAnsi="Times New Roman" w:cs="Times New Roman"/>
          <w:sz w:val="22"/>
          <w:szCs w:val="22"/>
        </w:rPr>
        <w:t xml:space="preserve"> defensives </w:t>
      </w:r>
      <w:r w:rsidRPr="001C6432">
        <w:rPr>
          <w:rFonts w:ascii="Times New Roman" w:eastAsia="微软雅黑" w:hAnsi="Times New Roman" w:cs="Times New Roman"/>
          <w:sz w:val="22"/>
          <w:szCs w:val="22"/>
        </w:rPr>
        <w:t>和确定性：消费、金融等权重板块在</w:t>
      </w:r>
      <w:r w:rsidRPr="001C6432">
        <w:rPr>
          <w:rFonts w:ascii="Times New Roman" w:eastAsia="微软雅黑" w:hAnsi="Times New Roman" w:cs="Times New Roman"/>
          <w:sz w:val="22"/>
          <w:szCs w:val="22"/>
        </w:rPr>
        <w:t>1-4</w:t>
      </w:r>
      <w:r w:rsidRPr="001C6432">
        <w:rPr>
          <w:rFonts w:ascii="Times New Roman" w:eastAsia="微软雅黑" w:hAnsi="Times New Roman" w:cs="Times New Roman"/>
          <w:sz w:val="22"/>
          <w:szCs w:val="22"/>
        </w:rPr>
        <w:t>月超跌反弹中表</w:t>
      </w:r>
      <w:r w:rsidRPr="001C6432">
        <w:rPr>
          <w:rFonts w:ascii="Times New Roman" w:eastAsia="微软雅黑" w:hAnsi="Times New Roman" w:cs="Times New Roman"/>
          <w:sz w:val="22"/>
          <w:szCs w:val="22"/>
        </w:rPr>
        <w:lastRenderedPageBreak/>
        <w:t>现相对突出，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中特估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（中国特色估值体系，即低估值央企国企板块）成为一季度亮点，相关指数取得约</w:t>
      </w:r>
      <w:r w:rsidRPr="001C6432">
        <w:rPr>
          <w:rFonts w:ascii="Times New Roman" w:eastAsia="微软雅黑" w:hAnsi="Times New Roman" w:cs="Times New Roman"/>
          <w:sz w:val="22"/>
          <w:szCs w:val="22"/>
        </w:rPr>
        <w:t>25%</w:t>
      </w:r>
      <w:r w:rsidRPr="001C6432">
        <w:rPr>
          <w:rFonts w:ascii="Times New Roman" w:eastAsia="微软雅黑" w:hAnsi="Times New Roman" w:cs="Times New Roman"/>
          <w:sz w:val="22"/>
          <w:szCs w:val="22"/>
        </w:rPr>
        <w:t>的超额收益。</w:t>
      </w:r>
      <w:r w:rsidRPr="001C6432">
        <w:rPr>
          <w:rFonts w:ascii="Times New Roman" w:eastAsia="微软雅黑" w:hAnsi="Times New Roman" w:cs="Times New Roman"/>
          <w:b/>
          <w:bCs/>
          <w:sz w:val="22"/>
          <w:szCs w:val="22"/>
        </w:rPr>
        <w:t>二季度</w:t>
      </w:r>
      <w:r w:rsidRPr="001C6432">
        <w:rPr>
          <w:rFonts w:ascii="Times New Roman" w:eastAsia="微软雅黑" w:hAnsi="Times New Roman" w:cs="Times New Roman"/>
          <w:sz w:val="22"/>
          <w:szCs w:val="22"/>
        </w:rPr>
        <w:t>宏观数据不及预期，市场进入观望，周期和成长板块均回调。</w:t>
      </w:r>
      <w:r w:rsidRPr="001C6432">
        <w:rPr>
          <w:rFonts w:ascii="Times New Roman" w:eastAsia="微软雅黑" w:hAnsi="Times New Roman" w:cs="Times New Roman"/>
          <w:b/>
          <w:bCs/>
          <w:sz w:val="22"/>
          <w:szCs w:val="22"/>
        </w:rPr>
        <w:t>下半年</w:t>
      </w:r>
      <w:r w:rsidRPr="001C6432">
        <w:rPr>
          <w:rFonts w:ascii="Times New Roman" w:eastAsia="微软雅黑" w:hAnsi="Times New Roman" w:cs="Times New Roman"/>
          <w:sz w:val="22"/>
          <w:szCs w:val="22"/>
        </w:rPr>
        <w:t>风格出现显著转换：</w:t>
      </w:r>
      <w:r w:rsidRPr="001C6432">
        <w:rPr>
          <w:rFonts w:ascii="Times New Roman" w:eastAsia="微软雅黑" w:hAnsi="Times New Roman" w:cs="Times New Roman"/>
          <w:sz w:val="22"/>
          <w:szCs w:val="22"/>
        </w:rPr>
        <w:t>7-8</w:t>
      </w:r>
      <w:r w:rsidRPr="001C6432">
        <w:rPr>
          <w:rFonts w:ascii="Times New Roman" w:eastAsia="微软雅黑" w:hAnsi="Times New Roman" w:cs="Times New Roman"/>
          <w:sz w:val="22"/>
          <w:szCs w:val="22"/>
        </w:rPr>
        <w:t>月经济低迷时，资金涌向银行、石油石化等超跌价值股避险；</w:t>
      </w:r>
      <w:r w:rsidRPr="001C6432">
        <w:rPr>
          <w:rFonts w:ascii="Times New Roman" w:eastAsia="微软雅黑" w:hAnsi="Times New Roman" w:cs="Times New Roman"/>
          <w:sz w:val="22"/>
          <w:szCs w:val="22"/>
        </w:rPr>
        <w:t>9</w:t>
      </w:r>
      <w:r w:rsidRPr="001C6432">
        <w:rPr>
          <w:rFonts w:ascii="Times New Roman" w:eastAsia="微软雅黑" w:hAnsi="Times New Roman" w:cs="Times New Roman"/>
          <w:sz w:val="22"/>
          <w:szCs w:val="22"/>
        </w:rPr>
        <w:t>月底政策底出现后，市场迅速从价值切换到成长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此前跌幅较大的科技股在第四季度重新领涨，大盘价值和小盘成长一度齐飞，形成难得的普涨格局。不过进入</w:t>
      </w:r>
      <w:r w:rsidRPr="001C6432">
        <w:rPr>
          <w:rFonts w:ascii="Times New Roman" w:eastAsia="微软雅黑" w:hAnsi="Times New Roman" w:cs="Times New Roman"/>
          <w:sz w:val="22"/>
          <w:szCs w:val="22"/>
        </w:rPr>
        <w:t>12</w:t>
      </w:r>
      <w:r w:rsidRPr="001C6432">
        <w:rPr>
          <w:rFonts w:ascii="Times New Roman" w:eastAsia="微软雅黑" w:hAnsi="Times New Roman" w:cs="Times New Roman"/>
          <w:sz w:val="22"/>
          <w:szCs w:val="22"/>
        </w:rPr>
        <w:t>月后，部分前期暴涨的中小盘题材股明显回调，高低切换再度上演。可以说，</w:t>
      </w:r>
      <w:r w:rsidRPr="001C6432">
        <w:rPr>
          <w:rFonts w:ascii="Times New Roman" w:eastAsia="微软雅黑" w:hAnsi="Times New Roman" w:cs="Times New Roman"/>
          <w:sz w:val="22"/>
          <w:szCs w:val="22"/>
        </w:rPr>
        <w:t>2024</w:t>
      </w:r>
      <w:r w:rsidRPr="001C6432">
        <w:rPr>
          <w:rFonts w:ascii="Times New Roman" w:eastAsia="微软雅黑" w:hAnsi="Times New Roman" w:cs="Times New Roman"/>
          <w:sz w:val="22"/>
          <w:szCs w:val="22"/>
        </w:rPr>
        <w:t>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股板块轮动体现为：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春季躁动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炒作成长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夏季避险</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青睐价值</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秋季爆发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全面普涨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年末分化</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高低切换。投资者若顺应这种节奏灵活调整仓位，可获取超额收益。</w:t>
      </w:r>
    </w:p>
    <w:p w14:paraId="7A548AAE" w14:textId="6240BB31"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年一季度轮动特征：跨入</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股延续震荡分化格局，市场风格正处于新一轮切换的酝酿期。</w:t>
      </w:r>
      <w:r w:rsidRPr="001C6432">
        <w:rPr>
          <w:rFonts w:ascii="Times New Roman" w:eastAsia="微软雅黑" w:hAnsi="Times New Roman" w:cs="Times New Roman"/>
          <w:b/>
          <w:bCs/>
          <w:sz w:val="22"/>
          <w:szCs w:val="22"/>
        </w:rPr>
        <w:t>1</w:t>
      </w:r>
      <w:r w:rsidRPr="001C6432">
        <w:rPr>
          <w:rFonts w:ascii="Times New Roman" w:eastAsia="微软雅黑" w:hAnsi="Times New Roman" w:cs="Times New Roman"/>
          <w:b/>
          <w:bCs/>
          <w:sz w:val="22"/>
          <w:szCs w:val="22"/>
        </w:rPr>
        <w:t>月初受前年末获利盘了结影响，大盘出现一波快速回调：元旦后首周上证指数周跌</w:t>
      </w:r>
      <w:r w:rsidRPr="001C6432">
        <w:rPr>
          <w:rFonts w:ascii="Times New Roman" w:eastAsia="微软雅黑" w:hAnsi="Times New Roman" w:cs="Times New Roman"/>
          <w:b/>
          <w:bCs/>
          <w:sz w:val="22"/>
          <w:szCs w:val="22"/>
        </w:rPr>
        <w:t>5.55%</w:t>
      </w:r>
      <w:r w:rsidRPr="001C6432">
        <w:rPr>
          <w:rFonts w:ascii="Times New Roman" w:eastAsia="微软雅黑" w:hAnsi="Times New Roman" w:cs="Times New Roman"/>
          <w:b/>
          <w:bCs/>
          <w:sz w:val="22"/>
          <w:szCs w:val="22"/>
        </w:rPr>
        <w:t>失守</w:t>
      </w:r>
      <w:r w:rsidRPr="001C6432">
        <w:rPr>
          <w:rFonts w:ascii="Times New Roman" w:eastAsia="微软雅黑" w:hAnsi="Times New Roman" w:cs="Times New Roman"/>
          <w:b/>
          <w:bCs/>
          <w:sz w:val="22"/>
          <w:szCs w:val="22"/>
        </w:rPr>
        <w:t>3200</w:t>
      </w:r>
      <w:r w:rsidRPr="001C6432">
        <w:rPr>
          <w:rFonts w:ascii="Times New Roman" w:eastAsia="微软雅黑" w:hAnsi="Times New Roman" w:cs="Times New Roman"/>
          <w:b/>
          <w:bCs/>
          <w:sz w:val="22"/>
          <w:szCs w:val="22"/>
        </w:rPr>
        <w:t>点，深成指跌</w:t>
      </w:r>
      <w:r w:rsidRPr="001C6432">
        <w:rPr>
          <w:rFonts w:ascii="Times New Roman" w:eastAsia="微软雅黑" w:hAnsi="Times New Roman" w:cs="Times New Roman"/>
          <w:b/>
          <w:bCs/>
          <w:sz w:val="22"/>
          <w:szCs w:val="22"/>
        </w:rPr>
        <w:t>7.16%</w:t>
      </w:r>
      <w:r w:rsidRPr="001C6432">
        <w:rPr>
          <w:rFonts w:ascii="Times New Roman" w:eastAsia="微软雅黑" w:hAnsi="Times New Roman" w:cs="Times New Roman"/>
          <w:b/>
          <w:bCs/>
          <w:sz w:val="22"/>
          <w:szCs w:val="22"/>
        </w:rPr>
        <w:t>，创业板指大跌</w:t>
      </w:r>
      <w:r w:rsidRPr="001C6432">
        <w:rPr>
          <w:rFonts w:ascii="Times New Roman" w:eastAsia="微软雅黑" w:hAnsi="Times New Roman" w:cs="Times New Roman"/>
          <w:b/>
          <w:bCs/>
          <w:sz w:val="22"/>
          <w:szCs w:val="22"/>
        </w:rPr>
        <w:t>8.57%</w:t>
      </w:r>
      <w:r w:rsidRPr="001C6432">
        <w:rPr>
          <w:rFonts w:ascii="Times New Roman" w:eastAsia="微软雅黑" w:hAnsi="Times New Roman" w:cs="Times New Roman"/>
          <w:b/>
          <w:bCs/>
          <w:sz w:val="22"/>
          <w:szCs w:val="22"/>
        </w:rPr>
        <w:t>创下三个月新低，小盘股跌幅更甚，高股息蓝筹则相对抗跌。这一阶段防御风格占优</w:t>
      </w:r>
      <w:r w:rsidRPr="001C6432">
        <w:rPr>
          <w:rFonts w:ascii="Times New Roman" w:eastAsia="微软雅黑" w:hAnsi="Times New Roman" w:cs="Times New Roman"/>
          <w:sz w:val="22"/>
          <w:szCs w:val="22"/>
        </w:rPr>
        <w:t>，价值股抗住了抛压。然而随着市场情绪逐步企稳，春节前后增量资金入场，板块轮动开始出现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高低切换</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b/>
          <w:bCs/>
          <w:sz w:val="22"/>
          <w:szCs w:val="22"/>
        </w:rPr>
        <w:t>苗头：去年涨幅巨大的银行等权重板块步入休整，而此前调整较深的科技成长板块逐渐走强。进入</w:t>
      </w:r>
      <w:r w:rsidRPr="001C6432">
        <w:rPr>
          <w:rFonts w:ascii="Times New Roman" w:eastAsia="微软雅黑" w:hAnsi="Times New Roman" w:cs="Times New Roman"/>
          <w:b/>
          <w:bCs/>
          <w:sz w:val="22"/>
          <w:szCs w:val="22"/>
        </w:rPr>
        <w:t>3</w:t>
      </w:r>
      <w:r w:rsidRPr="001C6432">
        <w:rPr>
          <w:rFonts w:ascii="Times New Roman" w:eastAsia="微软雅黑" w:hAnsi="Times New Roman" w:cs="Times New Roman"/>
          <w:b/>
          <w:bCs/>
          <w:sz w:val="22"/>
          <w:szCs w:val="22"/>
        </w:rPr>
        <w:t>月，科技股有重新扛旗之势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据盘面观察，资金正从防御性板块加速转向科技成长方向。例如</w:t>
      </w:r>
      <w:r w:rsidRPr="001C6432">
        <w:rPr>
          <w:rFonts w:ascii="Times New Roman" w:eastAsia="微软雅黑" w:hAnsi="Times New Roman" w:cs="Times New Roman"/>
          <w:b/>
          <w:bCs/>
          <w:sz w:val="22"/>
          <w:szCs w:val="22"/>
        </w:rPr>
        <w:t>3</w:t>
      </w:r>
      <w:r w:rsidRPr="001C6432">
        <w:rPr>
          <w:rFonts w:ascii="Times New Roman" w:eastAsia="微软雅黑" w:hAnsi="Times New Roman" w:cs="Times New Roman"/>
          <w:b/>
          <w:bCs/>
          <w:sz w:val="22"/>
          <w:szCs w:val="22"/>
        </w:rPr>
        <w:t>月中旬，在政策催化下算力租赁、智能驾驶等科技题材接连活跃涨停，而银行、食品饮料等前期强势板块相对沉寂。这一轮一季度行情体现出：小盘成长在流动性充裕环境下开始占优，而</w:t>
      </w:r>
      <w:r w:rsidRPr="001C6432">
        <w:rPr>
          <w:rFonts w:ascii="Times New Roman" w:eastAsia="微软雅黑" w:hAnsi="Times New Roman" w:cs="Times New Roman"/>
          <w:sz w:val="22"/>
          <w:szCs w:val="22"/>
        </w:rPr>
        <w:t>大盘价值</w:t>
      </w:r>
      <w:r w:rsidRPr="001C6432">
        <w:rPr>
          <w:rFonts w:ascii="Times New Roman" w:eastAsia="微软雅黑" w:hAnsi="Times New Roman" w:cs="Times New Roman"/>
          <w:b/>
          <w:bCs/>
          <w:sz w:val="22"/>
          <w:szCs w:val="22"/>
        </w:rPr>
        <w:t>在累积涨幅较大后出现休整。市场估值结构也因此发生微调</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经历去年底的上涨，大盘蓝筹估值已从历史低位修复至接近均值水平，高股息板块吸引力相对下降；相反，不少小盘成长股估值仍处于历史低位区间，一旦有基本面改善契机，可能迎来估值修复机会。机构投资者也在顺势调仓：公募基金一季度适度提高了成长板块配置比例，部分去年末超配价值的资金开始重新关注科技赛道。展望后市，如果宏观流动性继续宽松且政策出现新的产业利好，板块轮动有望进一步朝着</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小盘成长占优</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的方向演进。</w:t>
      </w:r>
    </w:p>
    <w:p w14:paraId="18592CE0"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市场参与者行为与估值结构动态：目前</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股整体估值中枢有所上移但仍合理，结构分化明显。截至</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年一季度末，全部</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股估值约处于过去十年中位偏下水平</w:t>
      </w:r>
      <w:r w:rsidRPr="001C6432">
        <w:rPr>
          <w:rFonts w:ascii="Segoe UI Emoji" w:eastAsia="微软雅黑" w:hAnsi="Segoe UI Emoji" w:cs="Segoe UI Emoji"/>
          <w:b/>
          <w:bCs/>
          <w:sz w:val="22"/>
          <w:szCs w:val="22"/>
        </w:rPr>
        <w:t>📌</w:t>
      </w:r>
      <w:r w:rsidRPr="001C6432">
        <w:rPr>
          <w:rFonts w:ascii="Times New Roman" w:eastAsia="微软雅黑" w:hAnsi="Times New Roman" w:cs="Times New Roman"/>
          <w:b/>
          <w:bCs/>
          <w:sz w:val="22"/>
          <w:szCs w:val="22"/>
        </w:rPr>
        <w:t>，其中权重价值股估值修复</w:t>
      </w:r>
      <w:r w:rsidRPr="001C6432">
        <w:rPr>
          <w:rFonts w:ascii="Times New Roman" w:eastAsia="微软雅黑" w:hAnsi="Times New Roman" w:cs="Times New Roman"/>
          <w:sz w:val="22"/>
          <w:szCs w:val="22"/>
        </w:rPr>
        <w:t>较充分（如银行板块市净率上升至</w:t>
      </w:r>
      <w:r w:rsidRPr="001C6432">
        <w:rPr>
          <w:rFonts w:ascii="Times New Roman" w:eastAsia="微软雅黑" w:hAnsi="Times New Roman" w:cs="Times New Roman"/>
          <w:sz w:val="22"/>
          <w:szCs w:val="22"/>
        </w:rPr>
        <w:t>0.8</w:t>
      </w:r>
      <w:r w:rsidRPr="001C6432">
        <w:rPr>
          <w:rFonts w:ascii="Times New Roman" w:eastAsia="微软雅黑" w:hAnsi="Times New Roman" w:cs="Times New Roman"/>
          <w:sz w:val="22"/>
          <w:szCs w:val="22"/>
        </w:rPr>
        <w:t>倍左右，部分央企龙头动态</w:t>
      </w:r>
      <w:r w:rsidRPr="001C6432">
        <w:rPr>
          <w:rFonts w:ascii="Times New Roman" w:eastAsia="微软雅黑" w:hAnsi="Times New Roman" w:cs="Times New Roman"/>
          <w:sz w:val="22"/>
          <w:szCs w:val="22"/>
        </w:rPr>
        <w:t>PE</w:t>
      </w:r>
      <w:r w:rsidRPr="001C6432">
        <w:rPr>
          <w:rFonts w:ascii="Times New Roman" w:eastAsia="微软雅黑" w:hAnsi="Times New Roman" w:cs="Times New Roman"/>
          <w:sz w:val="22"/>
          <w:szCs w:val="22"/>
        </w:rPr>
        <w:t>由个位数回升到两位数），而</w:t>
      </w:r>
      <w:r w:rsidRPr="001C6432">
        <w:rPr>
          <w:rFonts w:ascii="Times New Roman" w:eastAsia="微软雅黑" w:hAnsi="Times New Roman" w:cs="Times New Roman"/>
          <w:b/>
          <w:bCs/>
          <w:sz w:val="22"/>
          <w:szCs w:val="22"/>
        </w:rPr>
        <w:t>中小成长股估值下移</w:t>
      </w:r>
      <w:r w:rsidRPr="001C6432">
        <w:rPr>
          <w:rFonts w:ascii="Times New Roman" w:eastAsia="微软雅黑" w:hAnsi="Times New Roman" w:cs="Times New Roman"/>
          <w:sz w:val="22"/>
          <w:szCs w:val="22"/>
        </w:rPr>
        <w:t>到历史较低区间（创业板指</w:t>
      </w:r>
      <w:r w:rsidRPr="001C6432">
        <w:rPr>
          <w:rFonts w:ascii="Times New Roman" w:eastAsia="微软雅黑" w:hAnsi="Times New Roman" w:cs="Times New Roman"/>
          <w:sz w:val="22"/>
          <w:szCs w:val="22"/>
        </w:rPr>
        <w:t>PE</w:t>
      </w:r>
      <w:r w:rsidRPr="001C6432">
        <w:rPr>
          <w:rFonts w:ascii="Times New Roman" w:eastAsia="微软雅黑" w:hAnsi="Times New Roman" w:cs="Times New Roman"/>
          <w:sz w:val="22"/>
          <w:szCs w:val="22"/>
        </w:rPr>
        <w:t>降至</w:t>
      </w:r>
      <w:r w:rsidRPr="001C6432">
        <w:rPr>
          <w:rFonts w:ascii="Times New Roman" w:eastAsia="微软雅黑" w:hAnsi="Times New Roman" w:cs="Times New Roman"/>
          <w:sz w:val="22"/>
          <w:szCs w:val="22"/>
        </w:rPr>
        <w:t>30</w:t>
      </w:r>
      <w:r w:rsidRPr="001C6432">
        <w:rPr>
          <w:rFonts w:ascii="Times New Roman" w:eastAsia="微软雅黑" w:hAnsi="Times New Roman" w:cs="Times New Roman"/>
          <w:sz w:val="22"/>
          <w:szCs w:val="22"/>
        </w:rPr>
        <w:t>倍出头，不少科创、小盘股估值接近估值底部）。这一结构是过去一年资金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用脚投票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的结果：长期资金青睐确定性收益，推高了价值权重的估值；避险情绪令高估值成长股遭抛售，压低了相对估值水平。随着</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年宏观环境和</w:t>
      </w:r>
      <w:r w:rsidRPr="001C6432">
        <w:rPr>
          <w:rFonts w:ascii="Times New Roman" w:eastAsia="微软雅黑" w:hAnsi="Times New Roman" w:cs="Times New Roman"/>
          <w:sz w:val="22"/>
          <w:szCs w:val="22"/>
        </w:rPr>
        <w:lastRenderedPageBreak/>
        <w:t>企业盈利预期出现变化，这种估值剪刀差有望逐步收敛。若经济基本面企稳回升，盈利增长预期改善，将有助于提升成长股的相对吸引力，促使资金从低增长的防御板块流向高增长的进攻板块，市场估值结构将向均衡方向调整。相反，若基本面复苏不及预期，价值股经过一轮上涨后可能进入估值瓶颈区，成长股虽然便宜但缺乏催化剂，市场可能再次转向防御。总体来看，当前</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股估值结构分化蕴含着未来</w:t>
      </w:r>
      <w:r w:rsidRPr="001C6432">
        <w:rPr>
          <w:rFonts w:ascii="Times New Roman" w:eastAsia="微软雅黑" w:hAnsi="Times New Roman" w:cs="Times New Roman"/>
          <w:b/>
          <w:bCs/>
          <w:sz w:val="22"/>
          <w:szCs w:val="22"/>
        </w:rPr>
        <w:t>风格再平衡</w:t>
      </w:r>
      <w:r w:rsidRPr="001C6432">
        <w:rPr>
          <w:rFonts w:ascii="Times New Roman" w:eastAsia="微软雅黑" w:hAnsi="Times New Roman" w:cs="Times New Roman"/>
          <w:sz w:val="22"/>
          <w:szCs w:val="22"/>
        </w:rPr>
        <w:t>的潜能，投资者应密切关注宏观和资金两方面信号来判断板块轮动的下一步走向。</w:t>
      </w:r>
    </w:p>
    <w:p w14:paraId="301B4400" w14:textId="77777777" w:rsidR="001C6432" w:rsidRPr="001C6432" w:rsidRDefault="001C6432" w:rsidP="001C6432">
      <w:pPr>
        <w:rPr>
          <w:rFonts w:ascii="Times New Roman" w:eastAsia="微软雅黑" w:hAnsi="Times New Roman" w:cs="Times New Roman"/>
          <w:b/>
          <w:bCs/>
          <w:sz w:val="22"/>
          <w:szCs w:val="22"/>
        </w:rPr>
      </w:pPr>
      <w:r w:rsidRPr="001C6432">
        <w:rPr>
          <w:rFonts w:ascii="Times New Roman" w:eastAsia="微软雅黑" w:hAnsi="Times New Roman" w:cs="Times New Roman"/>
          <w:b/>
          <w:bCs/>
          <w:sz w:val="22"/>
          <w:szCs w:val="22"/>
        </w:rPr>
        <w:t>政策、基本面与未来展望：把握结构性机会</w:t>
      </w:r>
    </w:p>
    <w:p w14:paraId="210C7770"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宏观政策环境：宽松加码，托底经济。进入</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年，中国宏观政策基调更趋积极，超常规逆周期调节有望持续加码。货币政策方面，一季度已有降准降息</w:t>
      </w:r>
      <w:r w:rsidRPr="001C6432">
        <w:rPr>
          <w:rFonts w:ascii="Times New Roman" w:eastAsia="微软雅黑" w:hAnsi="Times New Roman" w:cs="Times New Roman"/>
          <w:sz w:val="22"/>
          <w:szCs w:val="22"/>
        </w:rPr>
        <w:t>的预期，多位策略师预计年初将适时下调存款准备金率和政策利率，以降低实体融资成本。在低通胀背景下，无风险利率下降将提升股票估值吸引力，增量流动性有望推动</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股估值中枢进一步上移。财政政策也将继续发力扩大内需，预计</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年赤字率上调、专项债额度增加，用于社会保障、以旧换新、生育补贴等领域。中央经济工作会议已明确提出实施更加积极的财政和适度宽松的货币政策，打好政策组合拳。这些政策动向表明，</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年官方稳增长的决心强烈，流动性和政策面将对股市形成有力托底。需要关注的外部变量是欧美经济和地缘政治风险，例如有分析指出</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年美国新政府的不确定性可能带来挑战。但总体而言，只要国内政策保持主动作为，完全有能力对冲外部冲击，确保经济运行在合理区间。</w:t>
      </w:r>
    </w:p>
    <w:p w14:paraId="764EC971" w14:textId="77FBF6CD"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经济基本面展望：企稳回升酝酿盈利拐点。</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年中国经济经历了探底过程，展望</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年，市场普遍预期经济增速有望实现周期性企稳回升。在地产拖累减弱、出口改善和内需政策发力的背景下，企业盈利增速有望在</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年年中前后出现改善拐点</w:t>
      </w:r>
      <w:r w:rsidRPr="001C6432">
        <w:rPr>
          <w:rFonts w:ascii="Times New Roman" w:eastAsia="微软雅黑" w:hAnsi="Times New Roman" w:cs="Times New Roman"/>
          <w:sz w:val="22"/>
          <w:szCs w:val="22"/>
        </w:rPr>
        <w:t>。多家券商预计，经历连续三年下滑后</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股盈利增速将在</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年触底回升至</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以上。尤其是中游周期和可选消费行业，随着宏观需求回暖，其盈利弹性可能在二三季度释放。机构人士判断，</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股市场节奏或呈现</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先交易情绪预期、后交易基本面修复</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的特征，可能分为三个阶段：年初流动性充裕驱动估值提升的风险偏好行情；年中基本面逐步改善带来盈利驱动行情；下半年在经济预期上修和市场正循环下，迎来</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业绩</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估值</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双提升的行情。国泰君安等认为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转型牛</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的条件正在形成</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经过长时间调整，</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股悲观预期已充分出清，政策转向积极有望扭转低通胀、低增长困局，</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年下半年有望出现经济预期上修，推动股指中期走出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Ｎ型</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上行走势。当然，乐观中也需保持一份审慎。长期投资机构重阳投资提醒，虽然当前股市价值底部坚实，但中国经济深层次问题不会因政策刺激而立刻解</w:t>
      </w:r>
      <w:r w:rsidRPr="001C6432">
        <w:rPr>
          <w:rFonts w:ascii="Times New Roman" w:eastAsia="微软雅黑" w:hAnsi="Times New Roman" w:cs="Times New Roman"/>
          <w:sz w:val="22"/>
          <w:szCs w:val="22"/>
        </w:rPr>
        <w:lastRenderedPageBreak/>
        <w:t>决，企业盈利走出低谷仍需时间。因此对于</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年的基本面前景，应持</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乐观但不盲目</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的态度，在期待盈利回升的同时，也要防范过程中可能出现的波折。</w:t>
      </w:r>
    </w:p>
    <w:p w14:paraId="4792F860"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市场风格与结构性机会：综合政策与基本面研判，</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股有望延续震荡上行态势，结构性机会增多。在风格演变上，预计</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年成长风格相对占优</w:t>
      </w:r>
      <w:r w:rsidRPr="001C6432">
        <w:rPr>
          <w:rFonts w:ascii="Times New Roman" w:eastAsia="微软雅黑" w:hAnsi="Times New Roman" w:cs="Times New Roman"/>
          <w:sz w:val="22"/>
          <w:szCs w:val="22"/>
        </w:rPr>
        <w:t>的概率提升。中金公司指出，从历史经验看，每当市场见底反弹后，此前弱势的成长股往往取得更大弹性，当前宏观环境预示经济拐点将至，有利于成长板块盈利改善，卖方分析师对成长板块盈利预期也在上调。随着投资者情绪回暖，去年表现欠佳的中小盘成长股有望迎来估值修复契机。同时，去年大放异彩的高股息价值板块在风险偏好提升阶段相对偏弱。尤其考虑到去年指数基金和险资大量配置红利股，使该板块仓位趋于饱和，一旦资金转向，价值股相对优势可能收敛。不过这并不意味着价值股就此失去机会</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在无风险利率下行趋势下，高股息资产仍具有</w:t>
      </w:r>
      <w:r w:rsidRPr="001C6432">
        <w:rPr>
          <w:rFonts w:ascii="Times New Roman" w:eastAsia="微软雅黑" w:hAnsi="Times New Roman" w:cs="Times New Roman"/>
          <w:b/>
          <w:bCs/>
          <w:sz w:val="22"/>
          <w:szCs w:val="22"/>
        </w:rPr>
        <w:t>底部支撑</w:t>
      </w:r>
      <w:r w:rsidRPr="001C6432">
        <w:rPr>
          <w:rFonts w:ascii="Times New Roman" w:eastAsia="微软雅黑" w:hAnsi="Times New Roman" w:cs="Times New Roman"/>
          <w:sz w:val="22"/>
          <w:szCs w:val="22"/>
        </w:rPr>
        <w:t>，预计仍会不时获得资金青睐。重阳投资即强调目前高股息股股息率相对</w:t>
      </w:r>
      <w:r w:rsidRPr="001C6432">
        <w:rPr>
          <w:rFonts w:ascii="Times New Roman" w:eastAsia="微软雅黑" w:hAnsi="Times New Roman" w:cs="Times New Roman"/>
          <w:sz w:val="22"/>
          <w:szCs w:val="22"/>
        </w:rPr>
        <w:t>10</w:t>
      </w:r>
      <w:r w:rsidRPr="001C6432">
        <w:rPr>
          <w:rFonts w:ascii="Times New Roman" w:eastAsia="微软雅黑" w:hAnsi="Times New Roman" w:cs="Times New Roman"/>
          <w:sz w:val="22"/>
          <w:szCs w:val="22"/>
        </w:rPr>
        <w:t>年国债利率的利差已回到合理区间，在利率下行背景下高息板块吸引力上升。因此，更可能的情景是价值和成长</w:t>
      </w:r>
      <w:r w:rsidRPr="001C6432">
        <w:rPr>
          <w:rFonts w:ascii="Times New Roman" w:eastAsia="微软雅黑" w:hAnsi="Times New Roman" w:cs="Times New Roman"/>
          <w:b/>
          <w:bCs/>
          <w:sz w:val="22"/>
          <w:szCs w:val="22"/>
        </w:rPr>
        <w:t>交替领跑</w:t>
      </w:r>
      <w:r w:rsidRPr="001C6432">
        <w:rPr>
          <w:rFonts w:ascii="Times New Roman" w:eastAsia="微软雅黑" w:hAnsi="Times New Roman" w:cs="Times New Roman"/>
          <w:sz w:val="22"/>
          <w:szCs w:val="22"/>
        </w:rPr>
        <w:t>：阶段性地，流动性充裕时成长占优，市场波动加大时价值托底，形成你追我赶的轮动格局。</w:t>
      </w:r>
    </w:p>
    <w:p w14:paraId="6C4F4C52"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sz w:val="22"/>
          <w:szCs w:val="22"/>
        </w:rPr>
        <w:t>基于上述判断，我们认为</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年接下来</w:t>
      </w:r>
      <w:r w:rsidRPr="001C6432">
        <w:rPr>
          <w:rFonts w:ascii="Times New Roman" w:eastAsia="微软雅黑" w:hAnsi="Times New Roman" w:cs="Times New Roman"/>
          <w:b/>
          <w:bCs/>
          <w:sz w:val="22"/>
          <w:szCs w:val="22"/>
        </w:rPr>
        <w:t>一至两个季度</w:t>
      </w:r>
      <w:r w:rsidRPr="001C6432">
        <w:rPr>
          <w:rFonts w:ascii="Times New Roman" w:eastAsia="微软雅黑" w:hAnsi="Times New Roman" w:cs="Times New Roman"/>
          <w:sz w:val="22"/>
          <w:szCs w:val="22"/>
        </w:rPr>
        <w:t>应重点关注以下结构性机会：</w:t>
      </w:r>
    </w:p>
    <w:p w14:paraId="392FD0A3"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科技创新主线：</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科技强国</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将是资本市场长期主题，预计半导体、人工智能、新能源高端制造等板块在政策和产业趋势共振下有望持续活跃。国泰君安指出，产能周期触底的科技成长股迎来布局良机。建议投资者关注</w:t>
      </w:r>
      <w:r w:rsidRPr="001C6432">
        <w:rPr>
          <w:rFonts w:ascii="Times New Roman" w:eastAsia="微软雅黑" w:hAnsi="Times New Roman" w:cs="Times New Roman"/>
          <w:b/>
          <w:bCs/>
          <w:sz w:val="22"/>
          <w:szCs w:val="22"/>
        </w:rPr>
        <w:t>数字经济</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AI</w:t>
      </w:r>
      <w:r w:rsidRPr="001C6432">
        <w:rPr>
          <w:rFonts w:ascii="Times New Roman" w:eastAsia="微软雅黑" w:hAnsi="Times New Roman" w:cs="Times New Roman"/>
          <w:sz w:val="22"/>
          <w:szCs w:val="22"/>
        </w:rPr>
        <w:t>应用、算力基础设施、通信设备）、</w:t>
      </w:r>
      <w:r w:rsidRPr="001C6432">
        <w:rPr>
          <w:rFonts w:ascii="Times New Roman" w:eastAsia="微软雅黑" w:hAnsi="Times New Roman" w:cs="Times New Roman"/>
          <w:b/>
          <w:bCs/>
          <w:sz w:val="22"/>
          <w:szCs w:val="22"/>
        </w:rPr>
        <w:t>先进制造</w:t>
      </w:r>
      <w:r w:rsidRPr="001C6432">
        <w:rPr>
          <w:rFonts w:ascii="Times New Roman" w:eastAsia="微软雅黑" w:hAnsi="Times New Roman" w:cs="Times New Roman"/>
          <w:sz w:val="22"/>
          <w:szCs w:val="22"/>
        </w:rPr>
        <w:t>（半导体设备材料、智能制造）、</w:t>
      </w:r>
      <w:r w:rsidRPr="001C6432">
        <w:rPr>
          <w:rFonts w:ascii="Times New Roman" w:eastAsia="微软雅黑" w:hAnsi="Times New Roman" w:cs="Times New Roman"/>
          <w:b/>
          <w:bCs/>
          <w:sz w:val="22"/>
          <w:szCs w:val="22"/>
        </w:rPr>
        <w:t>新能源产业链</w:t>
      </w:r>
      <w:r w:rsidRPr="001C6432">
        <w:rPr>
          <w:rFonts w:ascii="Times New Roman" w:eastAsia="微软雅黑" w:hAnsi="Times New Roman" w:cs="Times New Roman"/>
          <w:sz w:val="22"/>
          <w:szCs w:val="22"/>
        </w:rPr>
        <w:t>（储能、新能源车高端零部件）等领域中具备技术壁垒和业绩高增长的龙头标的。</w:t>
      </w:r>
    </w:p>
    <w:p w14:paraId="7A63D7F3"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内需消费复苏：随着经济转型步入深化阶段，居民收入和信心有望改善，消费有望成为</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年另一条投资主线。预计可选消费</w:t>
      </w:r>
      <w:r w:rsidRPr="001C6432">
        <w:rPr>
          <w:rFonts w:ascii="Times New Roman" w:eastAsia="微软雅黑" w:hAnsi="Times New Roman" w:cs="Times New Roman"/>
          <w:sz w:val="22"/>
          <w:szCs w:val="22"/>
        </w:rPr>
        <w:t>领域弹性最大，如旅游酒店、影视娱乐、家电家居、汽车及高端酒类等，有望在需求回补中迎来业绩反弹。与此同时，</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悦己经济</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等新兴消费趋势兴起，以及</w:t>
      </w:r>
      <w:r w:rsidRPr="001C6432">
        <w:rPr>
          <w:rFonts w:ascii="Times New Roman" w:eastAsia="微软雅黑" w:hAnsi="Times New Roman" w:cs="Times New Roman"/>
          <w:b/>
          <w:bCs/>
          <w:sz w:val="22"/>
          <w:szCs w:val="22"/>
        </w:rPr>
        <w:t>文化出海</w:t>
      </w:r>
      <w:r w:rsidRPr="001C6432">
        <w:rPr>
          <w:rFonts w:ascii="Times New Roman" w:eastAsia="微软雅黑" w:hAnsi="Times New Roman" w:cs="Times New Roman"/>
          <w:sz w:val="22"/>
          <w:szCs w:val="22"/>
        </w:rPr>
        <w:t>政策支持下，国产美妆、游戏动漫等细分行业值得中期关注。在大消费板块中，建议优选</w:t>
      </w:r>
      <w:r w:rsidRPr="001C6432">
        <w:rPr>
          <w:rFonts w:ascii="Times New Roman" w:eastAsia="微软雅黑" w:hAnsi="Times New Roman" w:cs="Times New Roman"/>
          <w:b/>
          <w:bCs/>
          <w:sz w:val="22"/>
          <w:szCs w:val="22"/>
        </w:rPr>
        <w:t>品牌力强、定价权高</w:t>
      </w:r>
      <w:r w:rsidRPr="001C6432">
        <w:rPr>
          <w:rFonts w:ascii="Times New Roman" w:eastAsia="微软雅黑" w:hAnsi="Times New Roman" w:cs="Times New Roman"/>
          <w:sz w:val="22"/>
          <w:szCs w:val="22"/>
        </w:rPr>
        <w:t>的行业龙头，并关注国企改革背景下零售企业焕发活力的机会。</w:t>
      </w:r>
    </w:p>
    <w:p w14:paraId="63608434"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金融及地产链机会：低利率环境对金融板块形成利好，券商、保险作为高</w:t>
      </w:r>
      <w:r w:rsidRPr="001C6432">
        <w:rPr>
          <w:rFonts w:ascii="Times New Roman" w:eastAsia="微软雅黑" w:hAnsi="Times New Roman" w:cs="Times New Roman"/>
          <w:b/>
          <w:bCs/>
          <w:sz w:val="22"/>
          <w:szCs w:val="22"/>
        </w:rPr>
        <w:t>Beta</w:t>
      </w:r>
      <w:r w:rsidRPr="001C6432">
        <w:rPr>
          <w:rFonts w:ascii="Times New Roman" w:eastAsia="微软雅黑" w:hAnsi="Times New Roman" w:cs="Times New Roman"/>
          <w:b/>
          <w:bCs/>
          <w:sz w:val="22"/>
          <w:szCs w:val="22"/>
        </w:rPr>
        <w:t>品种，将直接受益于居民财富入市和交易回暖。头部券商资本实力强、业务布局全，业绩有望弹性</w:t>
      </w:r>
      <w:r w:rsidRPr="001C6432">
        <w:rPr>
          <w:rFonts w:ascii="Times New Roman" w:eastAsia="微软雅黑" w:hAnsi="Times New Roman" w:cs="Times New Roman"/>
          <w:b/>
          <w:bCs/>
          <w:sz w:val="22"/>
          <w:szCs w:val="22"/>
        </w:rPr>
        <w:lastRenderedPageBreak/>
        <w:t>释放，保险板块则受益于权益投资回暖和寿险改革见效。此外，在</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核心城市房价企稳</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政策目标下，房地产及产业链有望走出谷底。预计</w:t>
      </w:r>
      <w:r w:rsidRPr="001C6432">
        <w:rPr>
          <w:rFonts w:ascii="Times New Roman" w:eastAsia="微软雅黑" w:hAnsi="Times New Roman" w:cs="Times New Roman"/>
          <w:b/>
          <w:bCs/>
          <w:sz w:val="22"/>
          <w:szCs w:val="22"/>
        </w:rPr>
        <w:t>2025</w:t>
      </w:r>
      <w:r w:rsidRPr="001C6432">
        <w:rPr>
          <w:rFonts w:ascii="Times New Roman" w:eastAsia="微软雅黑" w:hAnsi="Times New Roman" w:cs="Times New Roman"/>
          <w:b/>
          <w:bCs/>
          <w:sz w:val="22"/>
          <w:szCs w:val="22"/>
        </w:rPr>
        <w:t>年地产销售有望止跌企稳，竣工链条（家居建材、装修等）和优质房企债股将迎来修复行情。需强调的是，对于地产链应持政策市思维</w:t>
      </w:r>
      <w:r w:rsidRPr="001C6432">
        <w:rPr>
          <w:rFonts w:ascii="Times New Roman" w:eastAsia="微软雅黑" w:hAnsi="Times New Roman" w:cs="Times New Roman"/>
          <w:sz w:val="22"/>
          <w:szCs w:val="22"/>
        </w:rPr>
        <w:t>，紧跟政策节奏波段操作。</w:t>
      </w:r>
    </w:p>
    <w:p w14:paraId="08BCB3B5" w14:textId="77777777" w:rsidR="001C6432" w:rsidRPr="001C6432" w:rsidRDefault="001C6432">
      <w:pPr>
        <w:numPr>
          <w:ilvl w:val="0"/>
          <w:numId w:val="211"/>
        </w:num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并购重组题材：监管层</w:t>
      </w:r>
      <w:r w:rsidRPr="001C6432">
        <w:rPr>
          <w:rFonts w:ascii="Times New Roman" w:eastAsia="微软雅黑" w:hAnsi="Times New Roman" w:cs="Times New Roman"/>
          <w:b/>
          <w:bCs/>
          <w:sz w:val="22"/>
          <w:szCs w:val="22"/>
        </w:rPr>
        <w:t>2024</w:t>
      </w:r>
      <w:r w:rsidRPr="001C6432">
        <w:rPr>
          <w:rFonts w:ascii="Times New Roman" w:eastAsia="微软雅黑" w:hAnsi="Times New Roman" w:cs="Times New Roman"/>
          <w:b/>
          <w:bCs/>
          <w:sz w:val="22"/>
          <w:szCs w:val="22"/>
        </w:rPr>
        <w:t>年提出支持上市公司通过并购重组做优做强，新一轮并购浪潮</w:t>
      </w:r>
      <w:r w:rsidRPr="001C6432">
        <w:rPr>
          <w:rFonts w:ascii="Times New Roman" w:eastAsia="微软雅黑" w:hAnsi="Times New Roman" w:cs="Times New Roman"/>
          <w:sz w:val="22"/>
          <w:szCs w:val="22"/>
        </w:rPr>
        <w:t>可能开启。历史经验表明，并购活动活跃时期小盘股整体表现较好。因此</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年可关注具有产业整合预期的中小市值公司，特别是那些符合产业转型方向（</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新质生产力</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相关行业）的标的。并购预期有望提升公司估值，中小创板块中蕴含的此类机会值得深入挖掘。</w:t>
      </w:r>
    </w:p>
    <w:p w14:paraId="4A46E10C"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小结与投资建议：总体而言，展望未来</w:t>
      </w:r>
      <w:r w:rsidRPr="001C6432">
        <w:rPr>
          <w:rFonts w:ascii="Times New Roman" w:eastAsia="微软雅黑" w:hAnsi="Times New Roman" w:cs="Times New Roman"/>
          <w:b/>
          <w:bCs/>
          <w:sz w:val="22"/>
          <w:szCs w:val="22"/>
        </w:rPr>
        <w:t>1-2</w:t>
      </w:r>
      <w:r w:rsidRPr="001C6432">
        <w:rPr>
          <w:rFonts w:ascii="Times New Roman" w:eastAsia="微软雅黑" w:hAnsi="Times New Roman" w:cs="Times New Roman"/>
          <w:b/>
          <w:bCs/>
          <w:sz w:val="22"/>
          <w:szCs w:val="22"/>
        </w:rPr>
        <w:t>个季度，</w:t>
      </w:r>
      <w:r w:rsidRPr="001C6432">
        <w:rPr>
          <w:rFonts w:ascii="Times New Roman" w:eastAsia="微软雅黑" w:hAnsi="Times New Roman" w:cs="Times New Roman"/>
          <w:b/>
          <w:bCs/>
          <w:sz w:val="22"/>
          <w:szCs w:val="22"/>
        </w:rPr>
        <w:t>A</w:t>
      </w:r>
      <w:r w:rsidRPr="001C6432">
        <w:rPr>
          <w:rFonts w:ascii="Times New Roman" w:eastAsia="微软雅黑" w:hAnsi="Times New Roman" w:cs="Times New Roman"/>
          <w:b/>
          <w:bCs/>
          <w:sz w:val="22"/>
          <w:szCs w:val="22"/>
        </w:rPr>
        <w:t>股有望在基本面企稳和政策托底的助力下延续震荡向上行情，但内部结构分化仍将持续演变。我们建议投资者采取均衡偏成长</w:t>
      </w:r>
      <w:r w:rsidRPr="001C6432">
        <w:rPr>
          <w:rFonts w:ascii="Times New Roman" w:eastAsia="微软雅黑" w:hAnsi="Times New Roman" w:cs="Times New Roman"/>
          <w:sz w:val="22"/>
          <w:szCs w:val="22"/>
        </w:rPr>
        <w:t>的配置思路：在保持高股息价值股底仓以获取稳定收益的同时，适度提高对科技、先进制造和新消费等成长领域的配置比重，抓住新兴产业趋势性机会。对于去年涨幅较大的板块，可逢高逐步兑现收益，把握风格轮动节奏。在操作上，</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保持乐观，但不冲动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既要相信政策与周期共振带来的机遇，也要警惕外部环境和企业盈利的不确定性。密切跟踪</w:t>
      </w:r>
      <w:r w:rsidRPr="001C6432">
        <w:rPr>
          <w:rFonts w:ascii="Times New Roman" w:eastAsia="微软雅黑" w:hAnsi="Times New Roman" w:cs="Times New Roman"/>
          <w:b/>
          <w:bCs/>
          <w:sz w:val="22"/>
          <w:szCs w:val="22"/>
        </w:rPr>
        <w:t>北向资金流向</w:t>
      </w:r>
      <w:r w:rsidRPr="001C6432">
        <w:rPr>
          <w:rFonts w:ascii="Times New Roman" w:eastAsia="微软雅黑" w:hAnsi="Times New Roman" w:cs="Times New Roman"/>
          <w:sz w:val="22"/>
          <w:szCs w:val="22"/>
        </w:rPr>
        <w:t>和</w:t>
      </w:r>
      <w:r w:rsidRPr="001C6432">
        <w:rPr>
          <w:rFonts w:ascii="Times New Roman" w:eastAsia="微软雅黑" w:hAnsi="Times New Roman" w:cs="Times New Roman"/>
          <w:b/>
          <w:bCs/>
          <w:sz w:val="22"/>
          <w:szCs w:val="22"/>
        </w:rPr>
        <w:t>国内机构调仓</w:t>
      </w:r>
      <w:r w:rsidRPr="001C6432">
        <w:rPr>
          <w:rFonts w:ascii="Times New Roman" w:eastAsia="微软雅黑" w:hAnsi="Times New Roman" w:cs="Times New Roman"/>
          <w:sz w:val="22"/>
          <w:szCs w:val="22"/>
        </w:rPr>
        <w:t>动向，它们往往领先反映市场风格变化。当前，中国股市正站在新一轮上行周期的起点。在政策呵护、估值合理、资金增配的大背景下，</w:t>
      </w:r>
      <w:r w:rsidRPr="001C6432">
        <w:rPr>
          <w:rFonts w:ascii="Times New Roman" w:eastAsia="微软雅黑" w:hAnsi="Times New Roman" w:cs="Times New Roman"/>
          <w:sz w:val="22"/>
          <w:szCs w:val="22"/>
        </w:rPr>
        <w:t>2025</w:t>
      </w:r>
      <w:r w:rsidRPr="001C6432">
        <w:rPr>
          <w:rFonts w:ascii="Times New Roman" w:eastAsia="微软雅黑" w:hAnsi="Times New Roman" w:cs="Times New Roman"/>
          <w:sz w:val="22"/>
          <w:szCs w:val="22"/>
        </w:rPr>
        <w:t>年的</w:t>
      </w:r>
      <w:r w:rsidRPr="001C6432">
        <w:rPr>
          <w:rFonts w:ascii="Times New Roman" w:eastAsia="微软雅黑" w:hAnsi="Times New Roman" w:cs="Times New Roman"/>
          <w:sz w:val="22"/>
          <w:szCs w:val="22"/>
        </w:rPr>
        <w:t>A</w:t>
      </w:r>
      <w:r w:rsidRPr="001C6432">
        <w:rPr>
          <w:rFonts w:ascii="Times New Roman" w:eastAsia="微软雅黑" w:hAnsi="Times New Roman" w:cs="Times New Roman"/>
          <w:sz w:val="22"/>
          <w:szCs w:val="22"/>
        </w:rPr>
        <w:t>股有望告别过去几年单边下行的</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投票器</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市场，走向以基本面和长期价值为锚的</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称重机</w:t>
      </w:r>
      <w:r w:rsidRPr="001C6432">
        <w:rPr>
          <w:rFonts w:ascii="Times New Roman" w:eastAsia="微软雅黑" w:hAnsi="Times New Roman" w:cs="Times New Roman"/>
          <w:sz w:val="22"/>
          <w:szCs w:val="22"/>
        </w:rPr>
        <w:t>”</w:t>
      </w:r>
      <w:r w:rsidRPr="001C6432">
        <w:rPr>
          <w:rFonts w:ascii="Times New Roman" w:eastAsia="微软雅黑" w:hAnsi="Times New Roman" w:cs="Times New Roman"/>
          <w:sz w:val="22"/>
          <w:szCs w:val="22"/>
        </w:rPr>
        <w:t>市场。投资者应立足长远，在控制风险的前提下把握结构性行情带来的机遇，为实现资产稳健增值做好布局。</w:t>
      </w:r>
    </w:p>
    <w:p w14:paraId="1C346F57" w14:textId="77777777" w:rsidR="001C6432" w:rsidRPr="001C6432" w:rsidRDefault="001C6432" w:rsidP="001C6432">
      <w:pPr>
        <w:rPr>
          <w:rFonts w:ascii="Times New Roman" w:eastAsia="微软雅黑" w:hAnsi="Times New Roman" w:cs="Times New Roman"/>
          <w:sz w:val="22"/>
          <w:szCs w:val="22"/>
        </w:rPr>
      </w:pPr>
      <w:r w:rsidRPr="001C6432">
        <w:rPr>
          <w:rFonts w:ascii="Times New Roman" w:eastAsia="微软雅黑" w:hAnsi="Times New Roman" w:cs="Times New Roman"/>
          <w:b/>
          <w:bCs/>
          <w:sz w:val="22"/>
          <w:szCs w:val="22"/>
        </w:rPr>
        <w:t>（小标题：沪深主板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沪深两市主板综指表现；创业板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创业板指数表现；科创板</w:t>
      </w:r>
      <w:r w:rsidRPr="001C6432">
        <w:rPr>
          <w:rFonts w:ascii="Times New Roman" w:eastAsia="微软雅黑" w:hAnsi="Times New Roman" w:cs="Times New Roman"/>
          <w:b/>
          <w:bCs/>
          <w:sz w:val="22"/>
          <w:szCs w:val="22"/>
        </w:rPr>
        <w:t>=</w:t>
      </w:r>
      <w:r w:rsidRPr="001C6432">
        <w:rPr>
          <w:rFonts w:ascii="Times New Roman" w:eastAsia="微软雅黑" w:hAnsi="Times New Roman" w:cs="Times New Roman"/>
          <w:b/>
          <w:bCs/>
          <w:sz w:val="22"/>
          <w:szCs w:val="22"/>
        </w:rPr>
        <w:t>科创</w:t>
      </w:r>
      <w:r w:rsidRPr="001C6432">
        <w:rPr>
          <w:rFonts w:ascii="Times New Roman" w:eastAsia="微软雅黑" w:hAnsi="Times New Roman" w:cs="Times New Roman"/>
          <w:b/>
          <w:bCs/>
          <w:sz w:val="22"/>
          <w:szCs w:val="22"/>
        </w:rPr>
        <w:t>50</w:t>
      </w:r>
      <w:r w:rsidRPr="001C6432">
        <w:rPr>
          <w:rFonts w:ascii="Times New Roman" w:eastAsia="微软雅黑" w:hAnsi="Times New Roman" w:cs="Times New Roman"/>
          <w:b/>
          <w:bCs/>
          <w:sz w:val="22"/>
          <w:szCs w:val="22"/>
        </w:rPr>
        <w:t>指数表现。以上数据及结论综合来源：</w:t>
      </w:r>
      <w:r w:rsidRPr="001C6432">
        <w:rPr>
          <w:rFonts w:ascii="Times New Roman" w:eastAsia="微软雅黑" w:hAnsi="Times New Roman" w:cs="Times New Roman"/>
          <w:b/>
          <w:bCs/>
          <w:sz w:val="22"/>
          <w:szCs w:val="22"/>
        </w:rPr>
        <w:t>Wind</w:t>
      </w:r>
      <w:r w:rsidRPr="001C6432">
        <w:rPr>
          <w:rFonts w:ascii="Times New Roman" w:eastAsia="微软雅黑" w:hAnsi="Times New Roman" w:cs="Times New Roman"/>
          <w:b/>
          <w:bCs/>
          <w:sz w:val="22"/>
          <w:szCs w:val="22"/>
        </w:rPr>
        <w:t>、中信证券研究部、第一财经、财新网等权威渠道。）</w:t>
      </w:r>
    </w:p>
    <w:p w14:paraId="4CCAD8DC" w14:textId="77777777" w:rsidR="001C6432" w:rsidRDefault="001C6432" w:rsidP="00BE748B">
      <w:pPr>
        <w:rPr>
          <w:rFonts w:ascii="Times New Roman" w:eastAsia="微软雅黑" w:hAnsi="Times New Roman" w:cs="Times New Roman"/>
          <w:sz w:val="22"/>
          <w:szCs w:val="22"/>
        </w:rPr>
      </w:pPr>
    </w:p>
    <w:p w14:paraId="7AC2E449" w14:textId="77777777" w:rsidR="001C6432" w:rsidRDefault="001C6432" w:rsidP="00BE748B">
      <w:pPr>
        <w:rPr>
          <w:rFonts w:ascii="Times New Roman" w:eastAsia="微软雅黑" w:hAnsi="Times New Roman" w:cs="Times New Roman"/>
          <w:sz w:val="22"/>
          <w:szCs w:val="22"/>
        </w:rPr>
      </w:pPr>
    </w:p>
    <w:p w14:paraId="2A29DA93" w14:textId="097F757C" w:rsidR="00BD54E7" w:rsidRPr="00414082" w:rsidRDefault="00BD54E7" w:rsidP="00BD54E7">
      <w:pPr>
        <w:pStyle w:val="1"/>
        <w:rPr>
          <w:rFonts w:ascii="Times New Roman" w:eastAsia="微软雅黑" w:hAnsi="Times New Roman" w:cs="Times New Roman"/>
          <w:b/>
          <w:bCs/>
          <w:sz w:val="22"/>
          <w:szCs w:val="22"/>
        </w:rPr>
      </w:pPr>
      <w:bookmarkStart w:id="9" w:name="_Toc197077217"/>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三</w:t>
      </w:r>
      <w:r w:rsidRPr="00414082">
        <w:rPr>
          <w:rFonts w:ascii="Times New Roman" w:eastAsia="微软雅黑" w:hAnsi="Times New Roman" w:cs="Times New Roman"/>
          <w:b/>
          <w:bCs/>
          <w:sz w:val="22"/>
          <w:szCs w:val="22"/>
        </w:rPr>
        <w:t>章：</w:t>
      </w:r>
      <w:r w:rsidRPr="00BD54E7">
        <w:rPr>
          <w:rFonts w:ascii="Times New Roman" w:eastAsia="微软雅黑" w:hAnsi="Times New Roman" w:cs="Times New Roman" w:hint="eastAsia"/>
          <w:b/>
          <w:bCs/>
          <w:sz w:val="22"/>
          <w:szCs w:val="22"/>
        </w:rPr>
        <w:t xml:space="preserve"> 2025</w:t>
      </w:r>
      <w:r w:rsidRPr="00BD54E7">
        <w:rPr>
          <w:rFonts w:ascii="Times New Roman" w:eastAsia="微软雅黑" w:hAnsi="Times New Roman" w:cs="Times New Roman" w:hint="eastAsia"/>
          <w:b/>
          <w:bCs/>
          <w:sz w:val="22"/>
          <w:szCs w:val="22"/>
        </w:rPr>
        <w:t>年</w:t>
      </w:r>
      <w:r w:rsidRPr="00BD54E7">
        <w:rPr>
          <w:rFonts w:ascii="Times New Roman" w:eastAsia="微软雅黑" w:hAnsi="Times New Roman" w:cs="Times New Roman" w:hint="eastAsia"/>
          <w:b/>
          <w:bCs/>
          <w:sz w:val="22"/>
          <w:szCs w:val="22"/>
        </w:rPr>
        <w:t>4</w:t>
      </w:r>
      <w:r w:rsidRPr="00BD54E7">
        <w:rPr>
          <w:rFonts w:ascii="Times New Roman" w:eastAsia="微软雅黑" w:hAnsi="Times New Roman" w:cs="Times New Roman" w:hint="eastAsia"/>
          <w:b/>
          <w:bCs/>
          <w:sz w:val="22"/>
          <w:szCs w:val="22"/>
        </w:rPr>
        <w:t>月特朗普新关税政策影响分析及市场策略报告</w:t>
      </w:r>
      <w:bookmarkEnd w:id="9"/>
    </w:p>
    <w:p w14:paraId="22B31591" w14:textId="69056BD2" w:rsidR="00BD54E7" w:rsidRPr="00832CE4" w:rsidRDefault="00BD54E7" w:rsidP="00BD54E7">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Pr="00BD54E7">
        <w:rPr>
          <w:rFonts w:ascii="Times New Roman" w:eastAsia="微软雅黑" w:hAnsi="Times New Roman" w:cs="Times New Roman"/>
          <w:sz w:val="22"/>
          <w:szCs w:val="22"/>
        </w:rPr>
        <w:t>对</w:t>
      </w: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日特朗普政府发布的最新关税政策进行全面分析，包括政策内容、针对国家与行业、对全球主要市场（美股、</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股、港股）和关键板块（科技、新能源、制造业等）的潜在影响，并提供专业交易策略建议。</w:t>
      </w:r>
    </w:p>
    <w:p w14:paraId="6F927305"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lastRenderedPageBreak/>
        <w:t>政策概要：最新一轮关税措施内容</w:t>
      </w:r>
    </w:p>
    <w:p w14:paraId="60538BD0"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日，美国特朗普政府宣布了新一轮大规模关税举措，标志着贸易政策急剧转向</w:t>
      </w:r>
      <w:r w:rsidRPr="00BD54E7">
        <w:rPr>
          <w:rFonts w:ascii="Times New Roman" w:eastAsia="微软雅黑" w:hAnsi="Times New Roman" w:cs="Times New Roman"/>
          <w:sz w:val="22"/>
          <w:szCs w:val="22"/>
        </w:rPr>
        <w:t xml:space="preserve"> (</w:t>
      </w:r>
      <w:hyperlink r:id="rId226" w:anchor=":~:text=%E5%BD%93%E5%9C%B0%E6%97%B6%E9%97%B44%E6%9C%882%E6%97%A5%E4%B8%8B%E5%8D%88%EF%BC%8C%E7%BE%8E%E5%9B%BD%E7%89%B9%E6%9C%97%E6%99%AE%E6%94%BF%E5%BA%9C%E5%AE%A3%E5%B8%83%E4%BA%86%E9%85%9D%E9%85%BF%E5%B7%B2%E4%B9%85%E7%9A%84%E2%80%9C%E5%AF%B9%E7%AD%89%E5%85%B3%E7%A8%8E%E2%80%9D%E8%AE%A1%E5%88%92%EF%BC%8C%E6%A0%87%E5%BF%97%E7%9D%80%E7%BE%8E%E5%9B%BD%E8%B4%B8%E6%98%93%E6%94%BF%E7%AD%96%E5%8F%91%E7%94%9F%E4%BA%86%E6%A0%B9%E6%9C%AC%E6%80%A7%E8%BD%AC%E5%8F%98%EF%BC%8C%E4%B9%9F%E6%98%AF1947%E5%B9%B4%E7%8E%B0%E8%A1%8C%E5%A4%9A%E8%BE%B9%E8%B4%B8%E6%98%93%E4%BD%93%E7%B3%BB%E5%BB%BA%E7%AB%8B%E4%BB%A5%E6%9D%A5%E6%9C%80%E9%87%8D%E5%A4%A7%E7%9A%84%E6%94%BF%E7%AD%96%E5%8F%98%E9%9D%A9%20%E4%B9%8B%E4%B8%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。主要内容包括：</w:t>
      </w:r>
    </w:p>
    <w:p w14:paraId="0027944A"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关税范围与对象：</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对所有贸易伙伴全面征收</w:t>
      </w:r>
      <w:r w:rsidRPr="00BD54E7">
        <w:rPr>
          <w:rFonts w:ascii="Times New Roman" w:eastAsia="微软雅黑" w:hAnsi="Times New Roman" w:cs="Times New Roman"/>
          <w:b/>
          <w:bCs/>
          <w:sz w:val="22"/>
          <w:szCs w:val="22"/>
        </w:rPr>
        <w:t>10%“</w:t>
      </w:r>
      <w:r w:rsidRPr="00BD54E7">
        <w:rPr>
          <w:rFonts w:ascii="Times New Roman" w:eastAsia="微软雅黑" w:hAnsi="Times New Roman" w:cs="Times New Roman"/>
          <w:b/>
          <w:bCs/>
          <w:sz w:val="22"/>
          <w:szCs w:val="22"/>
        </w:rPr>
        <w:t>基准关税</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hyperlink r:id="rId227" w:anchor=":~:text=%2A%20%E5%85%A8%E9%9D%A2%E8%AE%BE%E7%BD%AE10,%E5%9F%BA%E7%A1%80%E5%85%B3%E7%A8%8E%E5%B0%86%E4%BA%8E2025%E5%B9%B44%E6%9C%885%E6%97%A5%E7%94%9F%E6%95%88%EF%BC%8C%E8%80%8C%E9%A2%9D%E5%A4%96%E7%9A%84%E5%AF%B9%E7%AD%89%E5%85%B3%E7%A8%8E%E5%B0%86%E4%BA%8E2025%E5%B9%B44%E6%9C%889%E6%97%A5%E7%94%9F%E6%95%88%EF%BC%9B"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。在此基础上，针对美国贸易逆差较大的数十个国家实施更高的</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对等关税</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。具体税率例如：对</w:t>
      </w:r>
      <w:r w:rsidRPr="00BD54E7">
        <w:rPr>
          <w:rFonts w:ascii="Times New Roman" w:eastAsia="微软雅黑" w:hAnsi="Times New Roman" w:cs="Times New Roman"/>
          <w:b/>
          <w:bCs/>
          <w:sz w:val="22"/>
          <w:szCs w:val="22"/>
        </w:rPr>
        <w:t>中国</w:t>
      </w:r>
      <w:r w:rsidRPr="00BD54E7">
        <w:rPr>
          <w:rFonts w:ascii="Times New Roman" w:eastAsia="微软雅黑" w:hAnsi="Times New Roman" w:cs="Times New Roman"/>
          <w:sz w:val="22"/>
          <w:szCs w:val="22"/>
        </w:rPr>
        <w:t>商品征收</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欧盟</w:t>
      </w:r>
      <w:r w:rsidRPr="00BD54E7">
        <w:rPr>
          <w:rFonts w:ascii="Times New Roman" w:eastAsia="微软雅黑" w:hAnsi="Times New Roman" w:cs="Times New Roman"/>
          <w:sz w:val="22"/>
          <w:szCs w:val="22"/>
        </w:rPr>
        <w:t>20%</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日本</w:t>
      </w:r>
      <w:r w:rsidRPr="00BD54E7">
        <w:rPr>
          <w:rFonts w:ascii="Times New Roman" w:eastAsia="微软雅黑" w:hAnsi="Times New Roman" w:cs="Times New Roman"/>
          <w:sz w:val="22"/>
          <w:szCs w:val="22"/>
        </w:rPr>
        <w:t>24%</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韩国</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印度</w:t>
      </w:r>
      <w:r w:rsidRPr="00BD54E7">
        <w:rPr>
          <w:rFonts w:ascii="Times New Roman" w:eastAsia="微软雅黑" w:hAnsi="Times New Roman" w:cs="Times New Roman"/>
          <w:sz w:val="22"/>
          <w:szCs w:val="22"/>
        </w:rPr>
        <w:t>26%</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泰国</w:t>
      </w:r>
      <w:r w:rsidRPr="00BD54E7">
        <w:rPr>
          <w:rFonts w:ascii="Times New Roman" w:eastAsia="微软雅黑" w:hAnsi="Times New Roman" w:cs="Times New Roman"/>
          <w:sz w:val="22"/>
          <w:szCs w:val="22"/>
        </w:rPr>
        <w:t>36%</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越南</w:t>
      </w:r>
      <w:r w:rsidRPr="00BD54E7">
        <w:rPr>
          <w:rFonts w:ascii="Times New Roman" w:eastAsia="微软雅黑" w:hAnsi="Times New Roman" w:cs="Times New Roman"/>
          <w:sz w:val="22"/>
          <w:szCs w:val="22"/>
        </w:rPr>
        <w:t>46%</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柬埔寨</w:t>
      </w:r>
      <w:r w:rsidRPr="00BD54E7">
        <w:rPr>
          <w:rFonts w:ascii="Times New Roman" w:eastAsia="微软雅黑" w:hAnsi="Times New Roman" w:cs="Times New Roman"/>
          <w:sz w:val="22"/>
          <w:szCs w:val="22"/>
        </w:rPr>
        <w:t>49%</w:t>
      </w:r>
      <w:r w:rsidRPr="00BD54E7">
        <w:rPr>
          <w:rFonts w:ascii="Times New Roman" w:eastAsia="微软雅黑" w:hAnsi="Times New Roman" w:cs="Times New Roman"/>
          <w:sz w:val="22"/>
          <w:szCs w:val="22"/>
        </w:rPr>
        <w:t>等</w:t>
      </w:r>
      <w:r w:rsidRPr="00BD54E7">
        <w:rPr>
          <w:rFonts w:ascii="Times New Roman" w:eastAsia="微软雅黑" w:hAnsi="Times New Roman" w:cs="Times New Roman"/>
          <w:sz w:val="22"/>
          <w:szCs w:val="22"/>
        </w:rPr>
        <w:t xml:space="preserve"> (</w:t>
      </w:r>
      <w:hyperlink r:id="rId228"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 (</w:t>
      </w:r>
      <w:hyperlink r:id="rId229"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。英国、巴西等少数贸易伙伴维持</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基准税率</w:t>
      </w:r>
      <w:r w:rsidRPr="00BD54E7">
        <w:rPr>
          <w:rFonts w:ascii="Times New Roman" w:eastAsia="微软雅黑" w:hAnsi="Times New Roman" w:cs="Times New Roman"/>
          <w:sz w:val="22"/>
          <w:szCs w:val="22"/>
        </w:rPr>
        <w:t xml:space="preserve"> (</w:t>
      </w:r>
      <w:hyperlink r:id="rId230"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。这意味着美国对主要贸易国的进口关税水平大幅上调至</w:t>
      </w:r>
      <w:r w:rsidRPr="00BD54E7">
        <w:rPr>
          <w:rFonts w:ascii="Times New Roman" w:eastAsia="微软雅黑" w:hAnsi="Times New Roman" w:cs="Times New Roman"/>
          <w:sz w:val="22"/>
          <w:szCs w:val="22"/>
        </w:rPr>
        <w:t>20%</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的区间，创下数十年来最高纪录</w:t>
      </w:r>
      <w:r w:rsidRPr="00BD54E7">
        <w:rPr>
          <w:rFonts w:ascii="Times New Roman" w:eastAsia="微软雅黑" w:hAnsi="Times New Roman" w:cs="Times New Roman"/>
          <w:sz w:val="22"/>
          <w:szCs w:val="22"/>
        </w:rPr>
        <w:t xml:space="preserve"> (</w:t>
      </w:r>
      <w:hyperlink r:id="rId231"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232" w:anchor=":~:text=%E5%9C%A8%E2%80%9C%E5%AF%B9%E7%AD%89%E5%85%B3%E7%A8%8E%E2%80%9D%E6%94%BF%E7%AD%96%E5%8F%91%E5%B8%83%E5%90%8E%EF%BC%8C%E6%83%A0%E8%AA%89%E5%88%86%E6%9E%90%E5%B8%88%20Olu%20Sonola%20%E9%A2%84%E8%AE%A1%EF%BC%8C%E7%BE%8E%E5%9B%BD%E5%AF%B9%E6%89%80%E6%9C%89%E8%BF%9B%E5%8F%A3%E5%95%86%E5%93%81%E7%9A%84%E7%A8%8E%E7%8E%87%E5%B0%86%E6%98%AF%E5%8E%BB%E5%B9%B4%E7%9A%84%2010,%E5%B7%A6%E5%8F%B3%EF%BC%8C%E5%88%9B%20100%20%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097099AD"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重点产业与产品：</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新关税覆盖面极广，涉及制造业、科技和能源等多个领域。如对</w:t>
      </w:r>
      <w:r w:rsidRPr="00BD54E7">
        <w:rPr>
          <w:rFonts w:ascii="Times New Roman" w:eastAsia="微软雅黑" w:hAnsi="Times New Roman" w:cs="Times New Roman"/>
          <w:b/>
          <w:bCs/>
          <w:sz w:val="22"/>
          <w:szCs w:val="22"/>
        </w:rPr>
        <w:t>汽车及零部件</w:t>
      </w:r>
      <w:r w:rsidRPr="00BD54E7">
        <w:rPr>
          <w:rFonts w:ascii="Times New Roman" w:eastAsia="微软雅黑" w:hAnsi="Times New Roman" w:cs="Times New Roman"/>
          <w:sz w:val="22"/>
          <w:szCs w:val="22"/>
        </w:rPr>
        <w:t>统一征收</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关税（包括传统燃油车和电动车）已于</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日生效</w:t>
      </w:r>
      <w:r w:rsidRPr="00BD54E7">
        <w:rPr>
          <w:rFonts w:ascii="Times New Roman" w:eastAsia="微软雅黑" w:hAnsi="Times New Roman" w:cs="Times New Roman"/>
          <w:sz w:val="22"/>
          <w:szCs w:val="22"/>
        </w:rPr>
        <w:t xml:space="preserve"> (</w:t>
      </w:r>
      <w:hyperlink r:id="rId233"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。美国此前还宣布对中国</w:t>
      </w:r>
      <w:r w:rsidRPr="00BD54E7">
        <w:rPr>
          <w:rFonts w:ascii="Times New Roman" w:eastAsia="微软雅黑" w:hAnsi="Times New Roman" w:cs="Times New Roman"/>
          <w:b/>
          <w:bCs/>
          <w:sz w:val="22"/>
          <w:szCs w:val="22"/>
        </w:rPr>
        <w:t>电动汽车</w:t>
      </w:r>
      <w:r w:rsidRPr="00BD54E7">
        <w:rPr>
          <w:rFonts w:ascii="Times New Roman" w:eastAsia="微软雅黑" w:hAnsi="Times New Roman" w:cs="Times New Roman"/>
          <w:sz w:val="22"/>
          <w:szCs w:val="22"/>
        </w:rPr>
        <w:t>加征高达</w:t>
      </w:r>
      <w:r w:rsidRPr="00BD54E7">
        <w:rPr>
          <w:rFonts w:ascii="Times New Roman" w:eastAsia="微软雅黑" w:hAnsi="Times New Roman" w:cs="Times New Roman"/>
          <w:sz w:val="22"/>
          <w:szCs w:val="22"/>
        </w:rPr>
        <w:t>100%</w:t>
      </w:r>
      <w:r w:rsidRPr="00BD54E7">
        <w:rPr>
          <w:rFonts w:ascii="Times New Roman" w:eastAsia="微软雅黑" w:hAnsi="Times New Roman" w:cs="Times New Roman"/>
          <w:sz w:val="22"/>
          <w:szCs w:val="22"/>
        </w:rPr>
        <w:t>的关税，以及对中国</w:t>
      </w:r>
      <w:r w:rsidRPr="00BD54E7">
        <w:rPr>
          <w:rFonts w:ascii="Times New Roman" w:eastAsia="微软雅黑" w:hAnsi="Times New Roman" w:cs="Times New Roman"/>
          <w:b/>
          <w:bCs/>
          <w:sz w:val="22"/>
          <w:szCs w:val="22"/>
        </w:rPr>
        <w:t>太阳能电池</w:t>
      </w:r>
      <w:r w:rsidRPr="00BD54E7">
        <w:rPr>
          <w:rFonts w:ascii="Times New Roman" w:eastAsia="微软雅黑" w:hAnsi="Times New Roman" w:cs="Times New Roman"/>
          <w:sz w:val="22"/>
          <w:szCs w:val="22"/>
        </w:rPr>
        <w:t>加征</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关税等措施</w:t>
      </w:r>
      <w:r w:rsidRPr="00BD54E7">
        <w:rPr>
          <w:rFonts w:ascii="Times New Roman" w:eastAsia="微软雅黑" w:hAnsi="Times New Roman" w:cs="Times New Roman"/>
          <w:sz w:val="22"/>
          <w:szCs w:val="22"/>
        </w:rPr>
        <w:t xml:space="preserve"> (</w:t>
      </w:r>
      <w:hyperlink r:id="rId234"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。高科技领域方面，美国将</w:t>
      </w:r>
      <w:r w:rsidRPr="00BD54E7">
        <w:rPr>
          <w:rFonts w:ascii="Times New Roman" w:eastAsia="微软雅黑" w:hAnsi="Times New Roman" w:cs="Times New Roman"/>
          <w:b/>
          <w:bCs/>
          <w:sz w:val="22"/>
          <w:szCs w:val="22"/>
        </w:rPr>
        <w:t>半导体、药品、铜、木材</w:t>
      </w:r>
      <w:r w:rsidRPr="00BD54E7">
        <w:rPr>
          <w:rFonts w:ascii="Times New Roman" w:eastAsia="微软雅黑" w:hAnsi="Times New Roman" w:cs="Times New Roman"/>
          <w:sz w:val="22"/>
          <w:szCs w:val="22"/>
        </w:rPr>
        <w:t>等关键产品暂时豁免出此次对等关税清单，以避免冲击自身产业</w:t>
      </w:r>
      <w:r w:rsidRPr="00BD54E7">
        <w:rPr>
          <w:rFonts w:ascii="Times New Roman" w:eastAsia="微软雅黑" w:hAnsi="Times New Roman" w:cs="Times New Roman"/>
          <w:sz w:val="22"/>
          <w:szCs w:val="22"/>
        </w:rPr>
        <w:t xml:space="preserve"> (</w:t>
      </w:r>
      <w:hyperlink r:id="rId235"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。然而，这些产品可能通过《贸易扩展法》</w:t>
      </w:r>
      <w:r w:rsidRPr="00BD54E7">
        <w:rPr>
          <w:rFonts w:ascii="Times New Roman" w:eastAsia="微软雅黑" w:hAnsi="Times New Roman" w:cs="Times New Roman"/>
          <w:sz w:val="22"/>
          <w:szCs w:val="22"/>
        </w:rPr>
        <w:t>232</w:t>
      </w:r>
      <w:r w:rsidRPr="00BD54E7">
        <w:rPr>
          <w:rFonts w:ascii="Times New Roman" w:eastAsia="微软雅黑" w:hAnsi="Times New Roman" w:cs="Times New Roman"/>
          <w:sz w:val="22"/>
          <w:szCs w:val="22"/>
        </w:rPr>
        <w:t>条款另行调查征税</w:t>
      </w:r>
      <w:r w:rsidRPr="00BD54E7">
        <w:rPr>
          <w:rFonts w:ascii="Times New Roman" w:eastAsia="微软雅黑" w:hAnsi="Times New Roman" w:cs="Times New Roman"/>
          <w:sz w:val="22"/>
          <w:szCs w:val="22"/>
        </w:rPr>
        <w:t xml:space="preserve"> (</w:t>
      </w:r>
      <w:hyperlink r:id="rId236" w:anchor=":~:text=%E7%89%B9%E6%9C%97%E6%99%AE%E9%87%8D%E7%94%B3%E6%B1%BD%E8%BD%A6%E5%85%B3%E7%A8%8E%EF%BC%8C%E7%A7%B0%E5%AF%B9%E5%A4%96%E5%9B%BD%E6%B1%BD%E8%BD%A6%E5%BE%81%E6%94%B625"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。总体来看，新政几乎囊括了美进口商品的各主要品类，对</w:t>
      </w:r>
      <w:r w:rsidRPr="00BD54E7">
        <w:rPr>
          <w:rFonts w:ascii="Times New Roman" w:eastAsia="微软雅黑" w:hAnsi="Times New Roman" w:cs="Times New Roman"/>
          <w:b/>
          <w:bCs/>
          <w:sz w:val="22"/>
          <w:szCs w:val="22"/>
        </w:rPr>
        <w:t>电动车、新能源（太阳能）、半导体</w:t>
      </w:r>
      <w:r w:rsidRPr="00BD54E7">
        <w:rPr>
          <w:rFonts w:ascii="Times New Roman" w:eastAsia="微软雅黑" w:hAnsi="Times New Roman" w:cs="Times New Roman"/>
          <w:sz w:val="22"/>
          <w:szCs w:val="22"/>
        </w:rPr>
        <w:t>等中美敏感产业链均产生影响。</w:t>
      </w:r>
    </w:p>
    <w:p w14:paraId="3FC43D91"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关税加征幅度与实施时间表：</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所有国家的</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基准关税于美国东部时间</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5</w:t>
      </w:r>
      <w:r w:rsidRPr="00BD54E7">
        <w:rPr>
          <w:rFonts w:ascii="Times New Roman" w:eastAsia="微软雅黑" w:hAnsi="Times New Roman" w:cs="Times New Roman"/>
          <w:sz w:val="22"/>
          <w:szCs w:val="22"/>
        </w:rPr>
        <w:t>日</w:t>
      </w:r>
      <w:r w:rsidRPr="00BD54E7">
        <w:rPr>
          <w:rFonts w:ascii="Times New Roman" w:eastAsia="微软雅黑" w:hAnsi="Times New Roman" w:cs="Times New Roman"/>
          <w:sz w:val="22"/>
          <w:szCs w:val="22"/>
        </w:rPr>
        <w:t>00:01</w:t>
      </w:r>
      <w:r w:rsidRPr="00BD54E7">
        <w:rPr>
          <w:rFonts w:ascii="Times New Roman" w:eastAsia="微软雅黑" w:hAnsi="Times New Roman" w:cs="Times New Roman"/>
          <w:sz w:val="22"/>
          <w:szCs w:val="22"/>
        </w:rPr>
        <w:t>正式生效，更高的对等关税于</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9</w:t>
      </w:r>
      <w:r w:rsidRPr="00BD54E7">
        <w:rPr>
          <w:rFonts w:ascii="Times New Roman" w:eastAsia="微软雅黑" w:hAnsi="Times New Roman" w:cs="Times New Roman"/>
          <w:sz w:val="22"/>
          <w:szCs w:val="22"/>
        </w:rPr>
        <w:t>日</w:t>
      </w:r>
      <w:r w:rsidRPr="00BD54E7">
        <w:rPr>
          <w:rFonts w:ascii="Times New Roman" w:eastAsia="微软雅黑" w:hAnsi="Times New Roman" w:cs="Times New Roman"/>
          <w:sz w:val="22"/>
          <w:szCs w:val="22"/>
        </w:rPr>
        <w:t>00:01</w:t>
      </w:r>
      <w:r w:rsidRPr="00BD54E7">
        <w:rPr>
          <w:rFonts w:ascii="Times New Roman" w:eastAsia="微软雅黑" w:hAnsi="Times New Roman" w:cs="Times New Roman"/>
          <w:sz w:val="22"/>
          <w:szCs w:val="22"/>
        </w:rPr>
        <w:t>开始执行</w:t>
      </w:r>
      <w:r w:rsidRPr="00BD54E7">
        <w:rPr>
          <w:rFonts w:ascii="Times New Roman" w:eastAsia="微软雅黑" w:hAnsi="Times New Roman" w:cs="Times New Roman"/>
          <w:sz w:val="22"/>
          <w:szCs w:val="22"/>
        </w:rPr>
        <w:t xml:space="preserve"> (</w:t>
      </w:r>
      <w:hyperlink r:id="rId237" w:anchor=":~:text=%2A%20%E5%85%A8%E9%9D%A2%E8%AE%BE%E7%BD%AE10,%E5%9F%BA%E7%A1%80%E5%85%B3%E7%A8%8E%E5%B0%86%E4%BA%8E2025%E5%B9%B44%E6%9C%885%E6%97%A5%E7%94%9F%E6%95%88%EF%BC%8C%E8%80%8C%E9%A2%9D%E5%A4%96%E7%9A%84%E5%AF%B9%E7%AD%89%E5%85%B3%E7%A8%8E%E5%B0%86%E4%BA%8E2025%E5%B9%B44%E6%9C%889%E6%97%A5%E7%94%9F%E6%95%88%EF%BC%9B"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。特朗普</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日在白宫玫瑰园发表讲话，称这一天是</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美国经济的</w:t>
      </w:r>
      <w:r w:rsidRPr="00BD54E7">
        <w:rPr>
          <w:rFonts w:ascii="Times New Roman" w:eastAsia="微软雅黑" w:hAnsi="Times New Roman" w:cs="Times New Roman"/>
          <w:b/>
          <w:bCs/>
          <w:sz w:val="22"/>
          <w:szCs w:val="22"/>
        </w:rPr>
        <w:t>解放日</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，并签署行政令启动上述关税计划</w:t>
      </w:r>
      <w:r w:rsidRPr="00BD54E7">
        <w:rPr>
          <w:rFonts w:ascii="Times New Roman" w:eastAsia="微软雅黑" w:hAnsi="Times New Roman" w:cs="Times New Roman"/>
          <w:sz w:val="22"/>
          <w:szCs w:val="22"/>
        </w:rPr>
        <w:t xml:space="preserve"> (</w:t>
      </w:r>
      <w:hyperlink r:id="rId238"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lastRenderedPageBreak/>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。他将此举宣称为美国的</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经济独立宣言</w:t>
      </w:r>
      <w:r w:rsidRPr="00BD54E7">
        <w:rPr>
          <w:rFonts w:ascii="Times New Roman" w:eastAsia="微软雅黑" w:hAnsi="Times New Roman" w:cs="Times New Roman"/>
          <w:sz w:val="22"/>
          <w:szCs w:val="22"/>
        </w:rPr>
        <w:t>” (</w:t>
      </w:r>
      <w:hyperlink r:id="rId239" w:anchor=":~:text=%E7%BE%8E%E5%9B%BD%E5%85%AC%E5%B8%83%E2%80%9C%E5%AF%B9%E7%AD%89%E5%85%B3%E7%A8%8E%E2%80%9D"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，声称关税收入将用于美国</w:t>
      </w:r>
      <w:r w:rsidRPr="00BD54E7">
        <w:rPr>
          <w:rFonts w:ascii="Times New Roman" w:eastAsia="微软雅黑" w:hAnsi="Times New Roman" w:cs="Times New Roman"/>
          <w:b/>
          <w:bCs/>
          <w:sz w:val="22"/>
          <w:szCs w:val="22"/>
        </w:rPr>
        <w:t>减税和偿债</w:t>
      </w:r>
      <w:r w:rsidRPr="00BD54E7">
        <w:rPr>
          <w:rFonts w:ascii="Times New Roman" w:eastAsia="微软雅黑" w:hAnsi="Times New Roman" w:cs="Times New Roman"/>
          <w:sz w:val="22"/>
          <w:szCs w:val="22"/>
        </w:rPr>
        <w:t xml:space="preserve"> (</w:t>
      </w:r>
      <w:hyperlink r:id="rId240"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。特朗普同时宣布</w:t>
      </w:r>
      <w:r w:rsidRPr="00BD54E7">
        <w:rPr>
          <w:rFonts w:ascii="Times New Roman" w:eastAsia="微软雅黑" w:hAnsi="Times New Roman" w:cs="Times New Roman"/>
          <w:b/>
          <w:bCs/>
          <w:sz w:val="22"/>
          <w:szCs w:val="22"/>
        </w:rPr>
        <w:t>国家紧急状态</w:t>
      </w:r>
      <w:r w:rsidRPr="00BD54E7">
        <w:rPr>
          <w:rFonts w:ascii="Times New Roman" w:eastAsia="微软雅黑" w:hAnsi="Times New Roman" w:cs="Times New Roman"/>
          <w:sz w:val="22"/>
          <w:szCs w:val="22"/>
        </w:rPr>
        <w:t>以赋予总统更大贸易权力，并强调若他国降低对美贸易壁垒，可调整关税税率</w:t>
      </w:r>
      <w:r w:rsidRPr="00BD54E7">
        <w:rPr>
          <w:rFonts w:ascii="Times New Roman" w:eastAsia="微软雅黑" w:hAnsi="Times New Roman" w:cs="Times New Roman"/>
          <w:sz w:val="22"/>
          <w:szCs w:val="22"/>
        </w:rPr>
        <w:t xml:space="preserve"> (</w:t>
      </w:r>
      <w:hyperlink r:id="rId241" w:anchor=":~:text=%E2%80%9C%E6%88%91%E4%BB%AC%E5%B0%86%E5%A2%9E%E5%BC%BA%E5%9B%BD%E5%86%85%E5%B7%A5%E4%B8%9A%E5%9F%BA%E7%A1%80%EF%BC%8C%E6%89%93%E5%BC%80%E5%9B%BD%E5%A4%96%E5%B8%82%E5%9C%BA%EF%BC%8C%E6%89%93%E7%A0%B4%E5%9B%BD%E5%A4%96%E8%B4%B8%E6%98%93%E5%A3%81%E5%9E%92%EF%BC%8C%E6%9C%80%E7%BB%88%E5%A2%9E%E5%8A%A0%E5%9B%BD%E5%86%85%E7%94%9F%E4%BA%A7%E5%B0%86%E6%84%8F%E5%91%B3%E7%9D%80%E6%9B%B4%E5%BC%BA%E7%9A%84%E7%AB%9E%E4%BA%89%E5%92%8C%E6%9B%B4%E4%BD%8E%E7%9A%84%E6%B6%88%E8%B4%B9%E8%80%85%E4%BB%B7%E6%A0%BC%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667AC2F9" w14:textId="77777777" w:rsidR="00BD54E7" w:rsidRPr="00BD54E7" w:rsidRDefault="00BD54E7">
      <w:pPr>
        <w:numPr>
          <w:ilvl w:val="0"/>
          <w:numId w:val="212"/>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豁免与特殊安排：</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b/>
          <w:bCs/>
          <w:sz w:val="22"/>
          <w:szCs w:val="22"/>
        </w:rPr>
        <w:t>加拿大和墨西哥</w:t>
      </w:r>
      <w:r w:rsidRPr="00BD54E7">
        <w:rPr>
          <w:rFonts w:ascii="Times New Roman" w:eastAsia="微软雅黑" w:hAnsi="Times New Roman" w:cs="Times New Roman"/>
          <w:sz w:val="22"/>
          <w:szCs w:val="22"/>
        </w:rPr>
        <w:t>暂时被排除在新对等关税名单之外</w:t>
      </w:r>
      <w:r w:rsidRPr="00BD54E7">
        <w:rPr>
          <w:rFonts w:ascii="Times New Roman" w:eastAsia="微软雅黑" w:hAnsi="Times New Roman" w:cs="Times New Roman"/>
          <w:sz w:val="22"/>
          <w:szCs w:val="22"/>
        </w:rPr>
        <w:t xml:space="preserve"> (</w:t>
      </w:r>
      <w:hyperlink r:id="rId242" w:anchor=":~:text=%2A%20%E5%9F%BA%E7%A1%80%E5%85%B3%E7%A8%8E%E5%B0%86%E4%BA%8E2025%E5%B9%B44%E6%9C%885%E6%97%A5%E7%94%9F%E6%95%88%EF%BC%8C%E8%80%8C%E9%A2%9D%E5%A4%96%E7%9A%84%E5%AF%B9%E7%AD%89%E5%85%B3%E7%A8%8E%E5%B0%86%E4%BA%8E2025%E5%B9%B44%E6%9C%889%E6%97%A5%E7%94%9F%E6%95%88%EF%BC%9B%20%2A%20%E6%B2%A1%E6%9C%89%E5%B0%86%E5%8A%A0%E6%8B%BF%E5%A4%A7%E5%92%8C%E5%A2%A8%E8%A5%BF%E5%93%A5%E5%88%97%E5%85%A5%E6%96%B0%E7%9A%84%E5%AF%B9%E7%AD%89%E5%85%B3%E7%A8%8E%E5%90%8D%E5%8D%95%EF%BC%8C%E4%BD%86%E6%AD%A4%E5%89%8D%E5%AE%A3%E5%B8%83%E7%9A%84%E9%92%88%E5%AF%B9%E7%89%B9%E5%AE%9A%E8%A1%8C%E4%B8%9A%E7%9A%84%E5%85%B3%E7%A8%8E%20%E4%BB%8D%E7%84%B6%E9%80%82%E7%94%A8%EF%BC%8C%E5%8C%85%E6%8B%AC%E5%AF%B9%E8%BF%9B%E5%8F%A3%E6%B1%BD%E8%BD%A6%E5%BE%81%E6%94%B625"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。基于《美墨加协定》（</w:t>
      </w:r>
      <w:r w:rsidRPr="00BD54E7">
        <w:rPr>
          <w:rFonts w:ascii="Times New Roman" w:eastAsia="微软雅黑" w:hAnsi="Times New Roman" w:cs="Times New Roman"/>
          <w:sz w:val="22"/>
          <w:szCs w:val="22"/>
        </w:rPr>
        <w:t>USMCA</w:t>
      </w:r>
      <w:r w:rsidRPr="00BD54E7">
        <w:rPr>
          <w:rFonts w:ascii="Times New Roman" w:eastAsia="微软雅黑" w:hAnsi="Times New Roman" w:cs="Times New Roman"/>
          <w:sz w:val="22"/>
          <w:szCs w:val="22"/>
        </w:rPr>
        <w:t>），这两国出口美国产品大部分继续享受关税豁免，不受</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基准税影响</w:t>
      </w:r>
      <w:r w:rsidRPr="00BD54E7">
        <w:rPr>
          <w:rFonts w:ascii="Times New Roman" w:eastAsia="微软雅黑" w:hAnsi="Times New Roman" w:cs="Times New Roman"/>
          <w:sz w:val="22"/>
          <w:szCs w:val="22"/>
        </w:rPr>
        <w:t xml:space="preserve"> (</w:t>
      </w:r>
      <w:hyperlink r:id="rId243"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。但对于不符合</w:t>
      </w:r>
      <w:r w:rsidRPr="00BD54E7">
        <w:rPr>
          <w:rFonts w:ascii="Times New Roman" w:eastAsia="微软雅黑" w:hAnsi="Times New Roman" w:cs="Times New Roman"/>
          <w:sz w:val="22"/>
          <w:szCs w:val="22"/>
        </w:rPr>
        <w:t>USMCA</w:t>
      </w:r>
      <w:r w:rsidRPr="00BD54E7">
        <w:rPr>
          <w:rFonts w:ascii="Times New Roman" w:eastAsia="微软雅黑" w:hAnsi="Times New Roman" w:cs="Times New Roman"/>
          <w:sz w:val="22"/>
          <w:szCs w:val="22"/>
        </w:rPr>
        <w:t>原产要求的个别商品，美国仍维持先前</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的关税措施</w:t>
      </w:r>
      <w:r w:rsidRPr="00BD54E7">
        <w:rPr>
          <w:rFonts w:ascii="Times New Roman" w:eastAsia="微软雅黑" w:hAnsi="Times New Roman" w:cs="Times New Roman"/>
          <w:sz w:val="22"/>
          <w:szCs w:val="22"/>
        </w:rPr>
        <w:t xml:space="preserve"> (</w:t>
      </w:r>
      <w:hyperlink r:id="rId244"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。另外，此前已实施钢铝关税和即将实施的汽车关税的商品，不再重复适用此次对等关税</w:t>
      </w:r>
      <w:r w:rsidRPr="00BD54E7">
        <w:rPr>
          <w:rFonts w:ascii="Times New Roman" w:eastAsia="微软雅黑" w:hAnsi="Times New Roman" w:cs="Times New Roman"/>
          <w:sz w:val="22"/>
          <w:szCs w:val="22"/>
        </w:rPr>
        <w:t xml:space="preserve"> (</w:t>
      </w:r>
      <w:hyperlink r:id="rId245" w:anchor=":~:text=%E5%AF%B9%E4%BA%8E%E5%8A%A0%E6%8B%BF%E5%A4%A7%E5%92%8C%E5%A2%A8%E8%A5%BF%E5%93%A5%EF%BC%8C%E7%BE%8E%E5%9B%BD%E5%B0%86%E5%85%8D%E9%99%A4%E5%9F%BA%E5%87%86%E7%9A%8410"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。例如，对进口</w:t>
      </w:r>
      <w:r w:rsidRPr="00BD54E7">
        <w:rPr>
          <w:rFonts w:ascii="Times New Roman" w:eastAsia="微软雅黑" w:hAnsi="Times New Roman" w:cs="Times New Roman"/>
          <w:b/>
          <w:bCs/>
          <w:sz w:val="22"/>
          <w:szCs w:val="22"/>
        </w:rPr>
        <w:t>钢铁和铝</w:t>
      </w:r>
      <w:r w:rsidRPr="00BD54E7">
        <w:rPr>
          <w:rFonts w:ascii="Times New Roman" w:eastAsia="微软雅黑" w:hAnsi="Times New Roman" w:cs="Times New Roman"/>
          <w:sz w:val="22"/>
          <w:szCs w:val="22"/>
        </w:rPr>
        <w:t>的</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关税自</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12</w:t>
      </w:r>
      <w:r w:rsidRPr="00BD54E7">
        <w:rPr>
          <w:rFonts w:ascii="Times New Roman" w:eastAsia="微软雅黑" w:hAnsi="Times New Roman" w:cs="Times New Roman"/>
          <w:sz w:val="22"/>
          <w:szCs w:val="22"/>
        </w:rPr>
        <w:t>日起生效</w:t>
      </w:r>
      <w:r w:rsidRPr="00BD54E7">
        <w:rPr>
          <w:rFonts w:ascii="Times New Roman" w:eastAsia="微软雅黑" w:hAnsi="Times New Roman" w:cs="Times New Roman"/>
          <w:sz w:val="22"/>
          <w:szCs w:val="22"/>
        </w:rPr>
        <w:t xml:space="preserve"> (</w:t>
      </w:r>
      <w:hyperlink r:id="rId246" w:anchor=":~:text=%E5%8E%86%E5%8F%B2%E4%B8%8A%EF%BC%8C%E7%BE%8E%E5%9B%BD%E7%BB%B4%E6%8C%81%E8%BE%83%E4%BD%8E%E7%9A%84%E5%85%B3%E7%A8%8E%E7%A8%8E%E7%8E%87%E6%9C%89%E5%85%B6%E5%90%88%E7%90%86%E6%80%A7%E3%80%82%E7%BE%8E%E5%9B%BD%E7%BB%8F%E6%B5%8E%E4%BB%A5%E6%9C%8D%E5%8A%A1%E4%B8%9A%E4%B8%BA%E4%B8%BB%EF%BC%8C%E6%9C%8D%E5%8A%A1%E4%B8%9A%E5%8D%A0GDP%E7%9A%84%E6%AF%94%E9%87%8D%E8%B6%85%E8%BF%8780"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进口汽车</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关税自</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日起生效，汽车零部件关税预计</w:t>
      </w:r>
      <w:r w:rsidRPr="00BD54E7">
        <w:rPr>
          <w:rFonts w:ascii="Times New Roman" w:eastAsia="微软雅黑" w:hAnsi="Times New Roman" w:cs="Times New Roman"/>
          <w:sz w:val="22"/>
          <w:szCs w:val="22"/>
        </w:rPr>
        <w:t>5</w:t>
      </w:r>
      <w:r w:rsidRPr="00BD54E7">
        <w:rPr>
          <w:rFonts w:ascii="Times New Roman" w:eastAsia="微软雅黑" w:hAnsi="Times New Roman" w:cs="Times New Roman"/>
          <w:sz w:val="22"/>
          <w:szCs w:val="22"/>
        </w:rPr>
        <w:t>月后执行</w:t>
      </w:r>
      <w:r w:rsidRPr="00BD54E7">
        <w:rPr>
          <w:rFonts w:ascii="Times New Roman" w:eastAsia="微软雅黑" w:hAnsi="Times New Roman" w:cs="Times New Roman"/>
          <w:sz w:val="22"/>
          <w:szCs w:val="22"/>
        </w:rPr>
        <w:t xml:space="preserve"> (</w:t>
      </w:r>
      <w:hyperlink r:id="rId247" w:anchor=":~:text=2025%E5%B9%B43%E6%9C%8812%E6%97%A5%EF%BC%9A"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。这些行业特定关税继续有效，但不叠加额外对等关税</w:t>
      </w:r>
      <w:r w:rsidRPr="00BD54E7">
        <w:rPr>
          <w:rFonts w:ascii="Times New Roman" w:eastAsia="微软雅黑" w:hAnsi="Times New Roman" w:cs="Times New Roman"/>
          <w:sz w:val="22"/>
          <w:szCs w:val="22"/>
        </w:rPr>
        <w:t xml:space="preserve"> (</w:t>
      </w:r>
      <w:hyperlink r:id="rId248" w:anchor=":~:text=%E7%89%B9%E6%9C%97%E6%99%AE%E9%87%8D%E7%94%B3%E6%B1%BD%E8%BD%A6%E5%85%B3%E7%A8%8E%EF%BC%8C%E7%A7%B0%E5%AF%B9%E5%A4%96%E5%9B%BD%E6%B1%BD%E8%BD%A6%E5%BE%81%E6%94%B625"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。此外，美国</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日起对</w:t>
      </w:r>
      <w:r w:rsidRPr="00BD54E7">
        <w:rPr>
          <w:rFonts w:ascii="Times New Roman" w:eastAsia="微软雅黑" w:hAnsi="Times New Roman" w:cs="Times New Roman"/>
          <w:b/>
          <w:bCs/>
          <w:sz w:val="22"/>
          <w:szCs w:val="22"/>
        </w:rPr>
        <w:t>所有进口啤酒及空铝罐</w:t>
      </w:r>
      <w:r w:rsidRPr="00BD54E7">
        <w:rPr>
          <w:rFonts w:ascii="Times New Roman" w:eastAsia="微软雅黑" w:hAnsi="Times New Roman" w:cs="Times New Roman"/>
          <w:sz w:val="22"/>
          <w:szCs w:val="22"/>
        </w:rPr>
        <w:t>征收</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关税，将其纳入铝关税衍生清单，以保护本土铝业和相关制造</w:t>
      </w:r>
      <w:r w:rsidRPr="00BD54E7">
        <w:rPr>
          <w:rFonts w:ascii="Times New Roman" w:eastAsia="微软雅黑" w:hAnsi="Times New Roman" w:cs="Times New Roman"/>
          <w:sz w:val="22"/>
          <w:szCs w:val="22"/>
        </w:rPr>
        <w:t xml:space="preserve"> (</w:t>
      </w:r>
      <w:hyperlink r:id="rId249" w:anchor=":~:text=%E7%89%B9%E6%9C%97%E6%99%AE%E9%87%8D%E7%94%B3%E6%B1%BD%E8%BD%A6%E5%85%B3%E7%A8%8E%EF%BC%8C%E7%A7%B0%E5%AF%B9%E5%A4%96%E5%9B%BD%E6%B1%BD%E8%BD%A6%E5%BE%81%E6%94%B625"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0E96BD2D"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上述关税政策覆盖范围之广、力度之大，为二战后前所未有，被视为</w:t>
      </w:r>
      <w:r w:rsidRPr="00BD54E7">
        <w:rPr>
          <w:rFonts w:ascii="Times New Roman" w:eastAsia="微软雅黑" w:hAnsi="Times New Roman" w:cs="Times New Roman"/>
          <w:sz w:val="22"/>
          <w:szCs w:val="22"/>
        </w:rPr>
        <w:t>1947</w:t>
      </w:r>
      <w:r w:rsidRPr="00BD54E7">
        <w:rPr>
          <w:rFonts w:ascii="Times New Roman" w:eastAsia="微软雅黑" w:hAnsi="Times New Roman" w:cs="Times New Roman"/>
          <w:sz w:val="22"/>
          <w:szCs w:val="22"/>
        </w:rPr>
        <w:t>年多边贸易体系建立以来</w:t>
      </w:r>
      <w:r w:rsidRPr="00BD54E7">
        <w:rPr>
          <w:rFonts w:ascii="Times New Roman" w:eastAsia="微软雅黑" w:hAnsi="Times New Roman" w:cs="Times New Roman"/>
          <w:b/>
          <w:bCs/>
          <w:sz w:val="22"/>
          <w:szCs w:val="22"/>
        </w:rPr>
        <w:t>最大规模的贸易壁垒变革之一</w:t>
      </w:r>
      <w:r w:rsidRPr="00BD54E7">
        <w:rPr>
          <w:rFonts w:ascii="Times New Roman" w:eastAsia="微软雅黑" w:hAnsi="Times New Roman" w:cs="Times New Roman"/>
          <w:sz w:val="22"/>
          <w:szCs w:val="22"/>
        </w:rPr>
        <w:t xml:space="preserve"> (</w:t>
      </w:r>
      <w:hyperlink r:id="rId250" w:anchor=":~:text=%E5%BD%93%E5%9C%B0%E6%97%B6%E9%97%B44%E6%9C%882%E6%97%A5%E4%B8%8B%E5%8D%88%EF%BC%8C%E7%BE%8E%E5%9B%BD%E7%89%B9%E6%9C%97%E6%99%AE%E6%94%BF%E5%BA%9C%E5%AE%A3%E5%B8%83%E4%BA%86%E9%85%9D%E9%85%BF%E5%B7%B2%E4%B9%85%E7%9A%84%E2%80%9C%E5%AF%B9%E7%AD%89%E5%85%B3%E7%A8%8E%E2%80%9D%E8%AE%A1%E5%88%92%EF%BC%8C%E6%A0%87%E5%BF%97%E7%9D%80%E7%BE%8E%E5%9B%BD%E8%B4%B8%E6%98%93%E6%94%BF%E7%AD%96%E5%8F%91%E7%94%9F%E4%BA%86%E6%A0%B9%E6%9C%AC%E6%80%A7%E8%BD%AC%E5%8F%98%EF%BC%8C%E4%B9%9F%E6%98%AF1947%E5%B9%B4%E7%8E%B0%E8%A1%8C%E5%A4%9A%E8%BE%B9%E8%B4%B8%E6%98%93%E4%BD%93%E7%B3%BB%E5%BB%BA%E7%AB%8B%E4%BB%A5%E6%9D%A5%E6%9C%80%E9%87%8D%E5%A4%A7%E7%9A%84%E6%94%BF%E7%AD%96%E5%8F%98%E9%9D%A9%20%E4%B9%8B%E4%B8%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。其税率之高超出市场此前普遍预期，引发全球广泛关注和担忧</w:t>
      </w:r>
      <w:r w:rsidRPr="00BD54E7">
        <w:rPr>
          <w:rFonts w:ascii="Times New Roman" w:eastAsia="微软雅黑" w:hAnsi="Times New Roman" w:cs="Times New Roman"/>
          <w:sz w:val="22"/>
          <w:szCs w:val="22"/>
        </w:rPr>
        <w:t xml:space="preserve"> (</w:t>
      </w:r>
      <w:hyperlink r:id="rId251" w:anchor=":~:text=%E7%89%B9%E6%9C%97%E6%99%AE%E8%87%AA%E4%B8%8A%E4%BB%BB%E4%BB%A5%E6%9D%A5%E5%B0%B1%E4%B8%80%E7%9B%B4%E5%9C%A8%E5%AE%A3%E6%89%AC%E2%80%9C%E5%AF%B9%E7%AD%89%E5%85%B3%E7%A8%8E%E2%80%9D%E3%80%82%E4%B8%8A%E5%91%A8%E5%A4%A7%E9%83%A8%E5%88%86%E6%97%B6%E9%97%B4%EF%BC%8C%E4%BB%96%E9%83%BD%E5%9C%A8%E8%AF%95%E5%9B%BE%E6%B7%A1%E5%8C%96%E5%85%B3%E7%A8%8E%E9%A2%84%E6%9C%9F%E5%BC%95%E5%8F%91%E7%9A%84%E6%8B%85%E5%BF%A7%E6%83%85%E7%BB%AA%EF%BC%8C%E6%89%BF%E8%AF%BA%E5%85%B3%E7%A8%8E%E4%BC%9A%E6%AF%94%E4%B9%8B%E5%89%8D%E6%B8%A9%E5%92%8C%EF%BC%8C%E4%BD%86%E4%BB%8E4%E6%9C%882%E6%97%A5%E7%9A%84%E5%A3%B0%E6%98%8E%E6%9D%A5%E7%9C%8B%EF%BC%8C%E5%85%B3%E7%A8%8E%E7%A8%8E%E7%8E%87%E9%AB%98%E4%BA%8E%E5%B8%82%E5%9C%BA%E6%99%AE%20%E9%81%8D%E9%A2%84%E6%9C%9F%E3%80%82%E2%80%9C%E5%AF%B9%E7%AD%89%E5%85%B3%E7%A8%8E%E2%80%9D%E5%AE%A3%E5%B8%83%E5%90%8E%EF%BC%8C%E7%BE%8E%E8%82%A1%E6%9C%9F%E8%B4%A7%E9%9B%86%E4%BD%93%E8%B7%B3%E6%B0%B4%EF%BC%8C%E7%BA%B3%E6%96%AF%E8%BE%BE%E5%85%8B%E6%8C%87%E6%95%B0%E6%9C%9F%E8%B4%A7%E8%B7%8C%E8%B6%854"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47E41E58"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全球供应链、跨国企业与贸易格局影响</w:t>
      </w:r>
    </w:p>
    <w:p w14:paraId="156CFC40"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新关税政策预计对全球供应链和国际贸易格局产生深远影响。主要体现在：</w:t>
      </w:r>
    </w:p>
    <w:p w14:paraId="1115D468"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全球经济增长与贸易流动放缓：</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美国全面提高关税将显著抬高全球贸易成本，压制贸易量并拖累主要经济体增速</w:t>
      </w:r>
      <w:r w:rsidRPr="00BD54E7">
        <w:rPr>
          <w:rFonts w:ascii="Times New Roman" w:eastAsia="微软雅黑" w:hAnsi="Times New Roman" w:cs="Times New Roman"/>
          <w:sz w:val="22"/>
          <w:szCs w:val="22"/>
        </w:rPr>
        <w:t xml:space="preserve"> (</w:t>
      </w:r>
      <w:hyperlink r:id="rId252" w:anchor=":~:text=%E9%97%AE%E9%A2%98%E5%85%AD%EF%BC%9A%E2%80%9C%E5%AF%B9%E7%AD%89%E5%85%B3%E7%A8%8E%E2%80%9D%E5%AF%B9%E5%85%A8%E7%90%83%E4%BC%9A%E6%9C%89%E4%BD%95%E5%BD%B1%E5%93%8D%EF%BC%9F"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lastRenderedPageBreak/>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。惠誉分析师估计美国平均关税率将飙升至约</w:t>
      </w:r>
      <w:r w:rsidRPr="00BD54E7">
        <w:rPr>
          <w:rFonts w:ascii="Times New Roman" w:eastAsia="微软雅黑" w:hAnsi="Times New Roman" w:cs="Times New Roman"/>
          <w:sz w:val="22"/>
          <w:szCs w:val="22"/>
        </w:rPr>
        <w:t>22%</w:t>
      </w:r>
      <w:r w:rsidRPr="00BD54E7">
        <w:rPr>
          <w:rFonts w:ascii="Times New Roman" w:eastAsia="微软雅黑" w:hAnsi="Times New Roman" w:cs="Times New Roman"/>
          <w:sz w:val="22"/>
          <w:szCs w:val="22"/>
        </w:rPr>
        <w:t>，是前年的</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倍，创百年新高，许多国家经济或因此陷入衰退</w:t>
      </w:r>
      <w:r w:rsidRPr="00BD54E7">
        <w:rPr>
          <w:rFonts w:ascii="Times New Roman" w:eastAsia="微软雅黑" w:hAnsi="Times New Roman" w:cs="Times New Roman"/>
          <w:sz w:val="22"/>
          <w:szCs w:val="22"/>
        </w:rPr>
        <w:t xml:space="preserve"> (</w:t>
      </w:r>
      <w:hyperlink r:id="rId253" w:anchor=":~:text=%E5%9C%A8%E2%80%9C%E5%AF%B9%E7%AD%89%E5%85%B3%E7%A8%8E%E2%80%9D%E6%94%BF%E7%AD%96%E5%8F%91%E5%B8%83%E5%90%8E%EF%BC%8C%E6%83%A0%E8%AA%89%E5%88%86%E6%9E%90%E5%B8%88%20Olu%20Sonola%20%E9%A2%84%E8%AE%A1%EF%BC%8C%E7%BE%8E%E5%9B%BD%E5%AF%B9%E6%89%80%E6%9C%89%E8%BF%9B%E5%8F%A3%E5%95%86%E5%93%81%E7%9A%84%E7%A8%8E%E7%8E%87%E5%B0%86%E6%98%AF%E5%8E%BB%E5%B9%B4%E7%9A%84%2010,%E5%B7%A6%E5%8F%B3%EF%BC%8C%E5%88%9B%20100%20%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。摩根大通将美国因贸易政策导致经济衰退的概率上调至</w:t>
      </w:r>
      <w:r w:rsidRPr="00BD54E7">
        <w:rPr>
          <w:rFonts w:ascii="Times New Roman" w:eastAsia="微软雅黑" w:hAnsi="Times New Roman" w:cs="Times New Roman"/>
          <w:sz w:val="22"/>
          <w:szCs w:val="22"/>
        </w:rPr>
        <w:t>40%</w:t>
      </w:r>
      <w:r w:rsidRPr="00BD54E7">
        <w:rPr>
          <w:rFonts w:ascii="Times New Roman" w:eastAsia="微软雅黑" w:hAnsi="Times New Roman" w:cs="Times New Roman"/>
          <w:sz w:val="22"/>
          <w:szCs w:val="22"/>
        </w:rPr>
        <w:t>，高盛已将</w:t>
      </w: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年美国</w:t>
      </w:r>
      <w:r w:rsidRPr="00BD54E7">
        <w:rPr>
          <w:rFonts w:ascii="Times New Roman" w:eastAsia="微软雅黑" w:hAnsi="Times New Roman" w:cs="Times New Roman"/>
          <w:sz w:val="22"/>
          <w:szCs w:val="22"/>
        </w:rPr>
        <w:t>GDP</w:t>
      </w:r>
      <w:r w:rsidRPr="00BD54E7">
        <w:rPr>
          <w:rFonts w:ascii="Times New Roman" w:eastAsia="微软雅黑" w:hAnsi="Times New Roman" w:cs="Times New Roman"/>
          <w:sz w:val="22"/>
          <w:szCs w:val="22"/>
        </w:rPr>
        <w:t>增速预期从</w:t>
      </w:r>
      <w:r w:rsidRPr="00BD54E7">
        <w:rPr>
          <w:rFonts w:ascii="Times New Roman" w:eastAsia="微软雅黑" w:hAnsi="Times New Roman" w:cs="Times New Roman"/>
          <w:sz w:val="22"/>
          <w:szCs w:val="22"/>
        </w:rPr>
        <w:t>2.2%</w:t>
      </w:r>
      <w:r w:rsidRPr="00BD54E7">
        <w:rPr>
          <w:rFonts w:ascii="Times New Roman" w:eastAsia="微软雅黑" w:hAnsi="Times New Roman" w:cs="Times New Roman"/>
          <w:sz w:val="22"/>
          <w:szCs w:val="22"/>
        </w:rPr>
        <w:t>下调至</w:t>
      </w:r>
      <w:r w:rsidRPr="00BD54E7">
        <w:rPr>
          <w:rFonts w:ascii="Times New Roman" w:eastAsia="微软雅黑" w:hAnsi="Times New Roman" w:cs="Times New Roman"/>
          <w:sz w:val="22"/>
          <w:szCs w:val="22"/>
        </w:rPr>
        <w:t>1.7% (</w:t>
      </w:r>
      <w:hyperlink r:id="rId254" w:anchor=":~:text=%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IMF</w:t>
      </w:r>
      <w:r w:rsidRPr="00BD54E7">
        <w:rPr>
          <w:rFonts w:ascii="Times New Roman" w:eastAsia="微软雅黑" w:hAnsi="Times New Roman" w:cs="Times New Roman"/>
          <w:sz w:val="22"/>
          <w:szCs w:val="22"/>
        </w:rPr>
        <w:t>表示受新关税不确定性影响，可能小幅下调今年全球</w:t>
      </w:r>
      <w:r w:rsidRPr="00BD54E7">
        <w:rPr>
          <w:rFonts w:ascii="Times New Roman" w:eastAsia="微软雅黑" w:hAnsi="Times New Roman" w:cs="Times New Roman"/>
          <w:sz w:val="22"/>
          <w:szCs w:val="22"/>
        </w:rPr>
        <w:t>3.3%</w:t>
      </w:r>
      <w:r w:rsidRPr="00BD54E7">
        <w:rPr>
          <w:rFonts w:ascii="Times New Roman" w:eastAsia="微软雅黑" w:hAnsi="Times New Roman" w:cs="Times New Roman"/>
          <w:sz w:val="22"/>
          <w:szCs w:val="22"/>
        </w:rPr>
        <w:t>的增长预测</w:t>
      </w:r>
      <w:r w:rsidRPr="00BD54E7">
        <w:rPr>
          <w:rFonts w:ascii="Times New Roman" w:eastAsia="微软雅黑" w:hAnsi="Times New Roman" w:cs="Times New Roman"/>
          <w:sz w:val="22"/>
          <w:szCs w:val="22"/>
        </w:rPr>
        <w:t xml:space="preserve"> (</w:t>
      </w:r>
      <w:hyperlink r:id="rId255" w:anchor=":~:text=%E5%9B%BD%E9%99%85%E8%B4%A7%E5%B8%81%E5%9F%BA%E9%87%91%E7%BB%84%E7%BB%87%EF%BC%88IMF%EF%BC%89%E5%9C%A8%201%20%E6%9C%88%E7%9A%84%E3%80%8A%E4%B8%96%E7%95%8C%E7%BB%8F%E6%B5%8E%E5%B1%95%E6%9C%9B%E3%80%8B%E4%B8%AD%E9%A2%84%E8%AE%A1%E5%85%A8%E7%90%83%E7%BB%8F%E6%B5%8E%E5%A2%9E%E9%95%BF%E7%8E%87%E4%B8%BA%203.3"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OECD</w:t>
      </w:r>
      <w:r w:rsidRPr="00BD54E7">
        <w:rPr>
          <w:rFonts w:ascii="Times New Roman" w:eastAsia="微软雅黑" w:hAnsi="Times New Roman" w:cs="Times New Roman"/>
          <w:sz w:val="22"/>
          <w:szCs w:val="22"/>
        </w:rPr>
        <w:t>也将</w:t>
      </w:r>
      <w:r w:rsidRPr="00BD54E7">
        <w:rPr>
          <w:rFonts w:ascii="Times New Roman" w:eastAsia="微软雅黑" w:hAnsi="Times New Roman" w:cs="Times New Roman"/>
          <w:sz w:val="22"/>
          <w:szCs w:val="22"/>
        </w:rPr>
        <w:t>2025</w:t>
      </w:r>
      <w:r w:rsidRPr="00BD54E7">
        <w:rPr>
          <w:rFonts w:ascii="Times New Roman" w:eastAsia="微软雅黑" w:hAnsi="Times New Roman" w:cs="Times New Roman"/>
          <w:sz w:val="22"/>
          <w:szCs w:val="22"/>
        </w:rPr>
        <w:t>年全球增速预估从</w:t>
      </w:r>
      <w:r w:rsidRPr="00BD54E7">
        <w:rPr>
          <w:rFonts w:ascii="Times New Roman" w:eastAsia="微软雅黑" w:hAnsi="Times New Roman" w:cs="Times New Roman"/>
          <w:sz w:val="22"/>
          <w:szCs w:val="22"/>
        </w:rPr>
        <w:t>3.3%</w:t>
      </w:r>
      <w:r w:rsidRPr="00BD54E7">
        <w:rPr>
          <w:rFonts w:ascii="Times New Roman" w:eastAsia="微软雅黑" w:hAnsi="Times New Roman" w:cs="Times New Roman"/>
          <w:sz w:val="22"/>
          <w:szCs w:val="22"/>
        </w:rPr>
        <w:t>降至</w:t>
      </w:r>
      <w:r w:rsidRPr="00BD54E7">
        <w:rPr>
          <w:rFonts w:ascii="Times New Roman" w:eastAsia="微软雅黑" w:hAnsi="Times New Roman" w:cs="Times New Roman"/>
          <w:sz w:val="22"/>
          <w:szCs w:val="22"/>
        </w:rPr>
        <w:t>3.1% (</w:t>
      </w:r>
      <w:hyperlink r:id="rId256" w:anchor=":~:text=%E5%9B%BD%E9%99%85%E8%B4%A7%E5%B8%81%E5%9F%BA%E9%87%91%E7%BB%84%E7%BB%87%EF%BC%88IMF%EF%BC%89%E5%9C%A8%201%20%E6%9C%88%E7%9A%84%E3%80%8A%E4%B8%96%E7%95%8C%E7%BB%8F%E6%B5%8E%E5%B1%95%E6%9C%9B%E3%80%8B%E4%B8%AD%E9%A2%84%E8%AE%A1%E5%85%A8%E7%90%83%E7%BB%8F%E6%B5%8E%E5%A2%9E%E9%95%BF%E7%8E%87%E4%B8%BA%203.3"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。可见关税战带来的宏观经济冲击不可小觑，潜在后果包括</w:t>
      </w:r>
      <w:r w:rsidRPr="00BD54E7">
        <w:rPr>
          <w:rFonts w:ascii="Times New Roman" w:eastAsia="微软雅黑" w:hAnsi="Times New Roman" w:cs="Times New Roman"/>
          <w:b/>
          <w:bCs/>
          <w:sz w:val="22"/>
          <w:szCs w:val="22"/>
        </w:rPr>
        <w:t>经济增速放缓、通胀上升、贸易萎缩、金融市场动荡</w:t>
      </w:r>
      <w:r w:rsidRPr="00BD54E7">
        <w:rPr>
          <w:rFonts w:ascii="Times New Roman" w:eastAsia="微软雅黑" w:hAnsi="Times New Roman" w:cs="Times New Roman"/>
          <w:sz w:val="22"/>
          <w:szCs w:val="22"/>
        </w:rPr>
        <w:t>，部分依赖出口国家甚至可能步入技术性衰退</w:t>
      </w:r>
      <w:r w:rsidRPr="00BD54E7">
        <w:rPr>
          <w:rFonts w:ascii="Times New Roman" w:eastAsia="微软雅黑" w:hAnsi="Times New Roman" w:cs="Times New Roman"/>
          <w:sz w:val="22"/>
          <w:szCs w:val="22"/>
        </w:rPr>
        <w:t xml:space="preserve"> (</w:t>
      </w:r>
      <w:hyperlink r:id="rId257" w:anchor=":~:text=%E9%97%AE%E9%A2%98%E5%85%AD%EF%BC%9A%E2%80%9C%E5%AF%B9%E7%AD%89%E5%85%B3%E7%A8%8E%E2%80%9D%E5%AF%B9%E5%85%A8%E7%90%83%E4%BC%9A%E6%9C%89%E4%BD%95%E5%BD%B1%E5%93%8D%EF%BC%9F"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p>
    <w:p w14:paraId="0D825341"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全球供应链重组与区域化：</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高关税迫使跨国企业重新评估供应链布局，加速</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去全球化</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趋势。一方面，一些在华制造的产品为规避关税将转移生产基地。例如，电子、服装等行业或转往关税较低地区制造，再输美市场。然而此次美国对越南等低成本替代国也征收高达</w:t>
      </w:r>
      <w:r w:rsidRPr="00BD54E7">
        <w:rPr>
          <w:rFonts w:ascii="Times New Roman" w:eastAsia="微软雅黑" w:hAnsi="Times New Roman" w:cs="Times New Roman"/>
          <w:sz w:val="22"/>
          <w:szCs w:val="22"/>
        </w:rPr>
        <w:t>46%</w:t>
      </w:r>
      <w:r w:rsidRPr="00BD54E7">
        <w:rPr>
          <w:rFonts w:ascii="Times New Roman" w:eastAsia="微软雅黑" w:hAnsi="Times New Roman" w:cs="Times New Roman"/>
          <w:sz w:val="22"/>
          <w:szCs w:val="22"/>
        </w:rPr>
        <w:t>的关税</w:t>
      </w:r>
      <w:r w:rsidRPr="00BD54E7">
        <w:rPr>
          <w:rFonts w:ascii="Times New Roman" w:eastAsia="微软雅黑" w:hAnsi="Times New Roman" w:cs="Times New Roman"/>
          <w:sz w:val="22"/>
          <w:szCs w:val="22"/>
        </w:rPr>
        <w:t xml:space="preserve"> (</w:t>
      </w:r>
      <w:hyperlink r:id="rId258" w:anchor=":~:text=%E7%89%B9%E6%9C%97%E6%99%AE%E5%B1%95%E7%A4%BA%E4%BA%86%E4%B8%80%E5%BC%A0%E6%B5%B7%E6%8A%A5%EF%BC%8C%E4%B8%8A%E9%9D%A2%E5%88%97%E5%87%BA%E4%BA%86%E5%AF%B9%E7%AD%89%E5%85%B3%E7%A8%8E%E3%80%82%E5%9B%BE%E8%A1%A8%E6%98%BE%E7%A4%BA%EF%BC%8C%E7%BE%8E%E5%9B%BD%E5%AF%B9%E4%B8%AD%E5%9B%BD%E5%AE%9E%E6%96%BD3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（甚至对柬埔寨</w:t>
      </w:r>
      <w:r w:rsidRPr="00BD54E7">
        <w:rPr>
          <w:rFonts w:ascii="Times New Roman" w:eastAsia="微软雅黑" w:hAnsi="Times New Roman" w:cs="Times New Roman"/>
          <w:sz w:val="22"/>
          <w:szCs w:val="22"/>
        </w:rPr>
        <w:t>49% (</w:t>
      </w:r>
      <w:hyperlink r:id="rId259" w:anchor=":~:text=%E7%89%B9%E6%9C%97%E6%99%AE%E5%B1%95%E7%A4%BA%E4%BA%86%E4%B8%80%E5%BC%A0%E6%B5%B7%E6%8A%A5%EF%BC%8C%E4%B8%8A%E9%9D%A2%E5%88%97%E5%87%BA%E4%BA%86%E5%AF%B9%E7%AD%89%E5%85%B3%E7%A8%8E%E3%80%82%E5%9B%BE%E8%A1%A8%E6%98%BE%E7%A4%BA%EF%BC%8C%E7%BE%8E%E5%9B%BD%E5%AF%B9%E4%B8%AD%E5%9B%BD%E5%AE%9E%E6%96%BD3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），封堵了简单转移至东南亚再出口美国的路径。这将推动</w:t>
      </w:r>
      <w:r w:rsidRPr="00BD54E7">
        <w:rPr>
          <w:rFonts w:ascii="Times New Roman" w:eastAsia="微软雅黑" w:hAnsi="Times New Roman" w:cs="Times New Roman"/>
          <w:b/>
          <w:bCs/>
          <w:sz w:val="22"/>
          <w:szCs w:val="22"/>
        </w:rPr>
        <w:t>供应链区域化</w:t>
      </w:r>
      <w:r w:rsidRPr="00BD54E7">
        <w:rPr>
          <w:rFonts w:ascii="Times New Roman" w:eastAsia="微软雅黑" w:hAnsi="Times New Roman" w:cs="Times New Roman"/>
          <w:sz w:val="22"/>
          <w:szCs w:val="22"/>
        </w:rPr>
        <w:t>：企业可能更倾向于把生产转移到如墨西哥等享有免税待遇的近岸国家，或直接迁回美国本土以避开贸易壁垒。美国贸易逆差较大国家若希望避免高关税，需降低对美顺差或开放自身市场，这实质上迫使各国让步重新谈判贸易条件</w:t>
      </w:r>
      <w:r w:rsidRPr="00BD54E7">
        <w:rPr>
          <w:rFonts w:ascii="Times New Roman" w:eastAsia="微软雅黑" w:hAnsi="Times New Roman" w:cs="Times New Roman"/>
          <w:sz w:val="22"/>
          <w:szCs w:val="22"/>
        </w:rPr>
        <w:t xml:space="preserve"> (</w:t>
      </w:r>
      <w:hyperlink r:id="rId260" w:anchor=":~:text=%E2%80%9C%E6%88%91%E4%BB%AC%E5%B0%86%E5%A2%9E%E5%BC%BA%E5%9B%BD%E5%86%85%E5%B7%A5%E4%B8%9A%E5%9F%BA%E7%A1%80%EF%BC%8C%E6%89%93%E5%BC%80%E5%9B%BD%E5%A4%96%E5%B8%82%E5%9C%BA%EF%BC%8C%E6%89%93%E7%A0%B4%E5%9B%BD%E5%A4%96%E8%B4%B8%E6%98%93%E5%A3%81%E5%9E%92%EF%BC%8C%E6%9C%80%E7%BB%88%E5%A2%9E%E5%8A%A0%E5%9B%BD%E5%86%85%E7%94%9F%E4%BA%A7%E5%B0%86%E6%84%8F%E5%91%B3%E7%9D%80%E6%9B%B4%E5%BC%BA%E7%9A%84%E7%AB%9E%E4%BA%89%E5%92%8C%E6%9B%B4%E4%BD%8E%E7%9A%84%E6%B6%88%E8%B4%B9%E8%80%85%E4%BB%B7%E6%A0%BC%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。比如，</w:t>
      </w:r>
      <w:r w:rsidRPr="00BD54E7">
        <w:rPr>
          <w:rFonts w:ascii="Times New Roman" w:eastAsia="微软雅黑" w:hAnsi="Times New Roman" w:cs="Times New Roman"/>
          <w:b/>
          <w:bCs/>
          <w:sz w:val="22"/>
          <w:szCs w:val="22"/>
        </w:rPr>
        <w:t>越南</w:t>
      </w:r>
      <w:r w:rsidRPr="00BD54E7">
        <w:rPr>
          <w:rFonts w:ascii="Times New Roman" w:eastAsia="微软雅黑" w:hAnsi="Times New Roman" w:cs="Times New Roman"/>
          <w:sz w:val="22"/>
          <w:szCs w:val="22"/>
        </w:rPr>
        <w:t>已宣布大幅削减对部分美国产品关税（液化气、汽车、农产品等），试图主动缩小顺差以避免进一步冲击</w:t>
      </w:r>
      <w:r w:rsidRPr="00BD54E7">
        <w:rPr>
          <w:rFonts w:ascii="Times New Roman" w:eastAsia="微软雅黑" w:hAnsi="Times New Roman" w:cs="Times New Roman"/>
          <w:sz w:val="22"/>
          <w:szCs w:val="22"/>
        </w:rPr>
        <w:t xml:space="preserve"> (</w:t>
      </w:r>
      <w:hyperlink r:id="rId261" w:anchor=":~:text=3%20%E6%9C%88%2031%20%E6%97%A5%EF%BC%8C%E8%B6%8A%E5%8D%97%E5%AE%A3%E5%B8%83%E5%AF%B9%E9%83%A8%E5%88%86%E7%BE%8E%E5%9B%BD%E8%BF%9B%E5%8F%A3%E4%BA%A7%E5%93%81%E5%A4%A7%E5%B9%85%E5%89%8A%E5%87%8F%E5%85%B3%E7%A8%8E%EF%BC%8C%E5%8C%85%E6%8B%AC%E6%B6%B2%E5%8C%96%E5%A4%A9%E7%84%B6%E6%B0%94%E3%80%81%E6%B1%BD%E8%BD%A6%E5%92%8C%E5%86%9C%E4%BA%A7%E5%93%81%E7%AD%89%E3%80%82%E8%B6%8A%E5%8D%97%E5%B8%8C%E6%9C%9B%E9%80%9A%E8%BF%87%E5%A2%9E%E5%8A%A0%E4%BB%8E%E7%BE%8E%E5%9B%BD%E7%9A%84%E8%BF%9B%E5%8F%A3%E6%9D%A5%E9%99%8D%E4%BD%8E%E8%B4%B8%E6%98%93%E9%A1%BA%E5%B7%AE%EF%BC%8C%E4%BB%8E%E8%80%8C%E9%81%BF%E5%85%8D%E8%BF%9B%E4%B8%80%E6%AD%A5%E7%9A%84%E7%BB%8F%E6%B5%8E%E6%91%A9%E6%93%A6%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。可以预见，未来全球供应链将更加偏向</w:t>
      </w:r>
      <w:r w:rsidRPr="00BD54E7">
        <w:rPr>
          <w:rFonts w:ascii="Times New Roman" w:eastAsia="微软雅黑" w:hAnsi="Times New Roman" w:cs="Times New Roman"/>
          <w:b/>
          <w:bCs/>
          <w:sz w:val="22"/>
          <w:szCs w:val="22"/>
        </w:rPr>
        <w:t>区域贸易圈</w:t>
      </w:r>
      <w:r w:rsidRPr="00BD54E7">
        <w:rPr>
          <w:rFonts w:ascii="Times New Roman" w:eastAsia="微软雅黑" w:hAnsi="Times New Roman" w:cs="Times New Roman"/>
          <w:sz w:val="22"/>
          <w:szCs w:val="22"/>
        </w:rPr>
        <w:t>（北美、欧洲、亚洲各自内部），跨国生产网络被迫调整，贸易创造效应让位于贸易转移效应。</w:t>
      </w:r>
    </w:p>
    <w:p w14:paraId="5BC0A44D"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跨国企业运营冲击：</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对大型跨国公司而言，新政意味着生产和销售环节的重大挑战。首先，美国进口成本骤增将挤压在美销售依赖海外供应链企业的利润。例如苹果公司大量产品在中国组装，如维持进口将面临</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的关税</w:t>
      </w:r>
      <w:r w:rsidRPr="00BD54E7">
        <w:rPr>
          <w:rFonts w:ascii="Times New Roman" w:eastAsia="微软雅黑" w:hAnsi="Times New Roman" w:cs="Times New Roman"/>
          <w:sz w:val="22"/>
          <w:szCs w:val="22"/>
        </w:rPr>
        <w:t xml:space="preserve"> (</w:t>
      </w:r>
      <w:hyperlink r:id="rId262" w:anchor=":~:text=%E7%89%B9%E6%9C%97%E6%99%AE%E5%B1%95%E7%A4%BA%E4%BA%86%E4%B8%80%E5%BC%A0%E6%B5%B7%E6%8A%A5%EF%BC%8C%E4%B8%8A%E9%9D%A2%E5%88%97%E5%87%BA%E4%BA%86%E5%AF%B9%E7%AD%89%E5%85%B3%E7%A8%8E%E3%80%82%E5%9B%BE%E8%A1%A8%E6%98%BE%E7%A4%BA%EF%BC%8C%E7%BE%8E%E5%9B%BD%E5%AF%B9%E4%B8%AD%E5%9B%BD%E5%AE%9E%E6%96%BD3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，迫使其提价或转移产线。</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日关税消息公布后，苹果股价盘后</w:t>
      </w:r>
      <w:r w:rsidRPr="00BD54E7">
        <w:rPr>
          <w:rFonts w:ascii="Times New Roman" w:eastAsia="微软雅黑" w:hAnsi="Times New Roman" w:cs="Times New Roman"/>
          <w:sz w:val="22"/>
          <w:szCs w:val="22"/>
        </w:rPr>
        <w:lastRenderedPageBreak/>
        <w:t>暴跌</w:t>
      </w:r>
      <w:r w:rsidRPr="00BD54E7">
        <w:rPr>
          <w:rFonts w:ascii="Times New Roman" w:eastAsia="微软雅黑" w:hAnsi="Times New Roman" w:cs="Times New Roman"/>
          <w:sz w:val="22"/>
          <w:szCs w:val="22"/>
        </w:rPr>
        <w:t>7.5% (</w:t>
      </w:r>
      <w:hyperlink r:id="rId263"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反映市场对其供应链风险的担忧。波音等美国出口商则可能遭遇对方国家报复关税或订单流失（例如中国可能减少采购美国飞机以反击）。同时，一些美国制造商依赖进口零部件（汽车、电子等）成本上升，削弱其全球竞争力。相反，那些主要在美国本土生产、内销占比高的企业相对受损较小，甚至可能因外国竞争品变贵而</w:t>
      </w:r>
      <w:r w:rsidRPr="00BD54E7">
        <w:rPr>
          <w:rFonts w:ascii="Times New Roman" w:eastAsia="微软雅黑" w:hAnsi="Times New Roman" w:cs="Times New Roman"/>
          <w:b/>
          <w:bCs/>
          <w:sz w:val="22"/>
          <w:szCs w:val="22"/>
        </w:rPr>
        <w:t>获得市场份额提升</w:t>
      </w:r>
      <w:r w:rsidRPr="00BD54E7">
        <w:rPr>
          <w:rFonts w:ascii="Times New Roman" w:eastAsia="微软雅黑" w:hAnsi="Times New Roman" w:cs="Times New Roman"/>
          <w:sz w:val="22"/>
          <w:szCs w:val="22"/>
        </w:rPr>
        <w:t>。例如，美国本土钢铝企业和部分基础制造业由于进口替代，有望受益于保护</w:t>
      </w:r>
      <w:r w:rsidRPr="00BD54E7">
        <w:rPr>
          <w:rFonts w:ascii="Times New Roman" w:eastAsia="微软雅黑" w:hAnsi="Times New Roman" w:cs="Times New Roman"/>
          <w:sz w:val="22"/>
          <w:szCs w:val="22"/>
        </w:rPr>
        <w:t xml:space="preserve"> (</w:t>
      </w:r>
      <w:hyperlink r:id="rId264" w:anchor=":~:text=%E5%8E%86%E5%8F%B2%E4%B8%8A%EF%BC%8C%E7%BE%8E%E5%9B%BD%E7%BB%B4%E6%8C%81%E8%BE%83%E4%BD%8E%E7%9A%84%E5%85%B3%E7%A8%8E%E7%A8%8E%E7%8E%87%E6%9C%89%E5%85%B6%E5%90%88%E7%90%86%E6%80%A7%E3%80%82%E7%BE%8E%E5%9B%BD%E7%BB%8F%E6%B5%8E%E4%BB%A5%E6%9C%8D%E5%8A%A1%E4%B8%9A%E4%B8%BA%E4%B8%BB%EF%BC%8C%E6%9C%8D%E5%8A%A1%E4%B8%9A%E5%8D%A0GDP%E7%9A%84%E6%AF%94%E9%87%8D%E8%B6%85%E8%BF%8780"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。但整体而言，研究显示此前</w:t>
      </w:r>
      <w:r w:rsidRPr="00BD54E7">
        <w:rPr>
          <w:rFonts w:ascii="Times New Roman" w:eastAsia="微软雅黑" w:hAnsi="Times New Roman" w:cs="Times New Roman"/>
          <w:sz w:val="22"/>
          <w:szCs w:val="22"/>
        </w:rPr>
        <w:t>2018-2019</w:t>
      </w:r>
      <w:r w:rsidRPr="00BD54E7">
        <w:rPr>
          <w:rFonts w:ascii="Times New Roman" w:eastAsia="微软雅黑" w:hAnsi="Times New Roman" w:cs="Times New Roman"/>
          <w:sz w:val="22"/>
          <w:szCs w:val="22"/>
        </w:rPr>
        <w:t>年特朗普关税战</w:t>
      </w:r>
      <w:r w:rsidRPr="00BD54E7">
        <w:rPr>
          <w:rFonts w:ascii="Times New Roman" w:eastAsia="微软雅黑" w:hAnsi="Times New Roman" w:cs="Times New Roman"/>
          <w:b/>
          <w:bCs/>
          <w:sz w:val="22"/>
          <w:szCs w:val="22"/>
        </w:rPr>
        <w:t>弊大于利</w:t>
      </w:r>
      <w:r w:rsidRPr="00BD54E7">
        <w:rPr>
          <w:rFonts w:ascii="Times New Roman" w:eastAsia="微软雅黑" w:hAnsi="Times New Roman" w:cs="Times New Roman"/>
          <w:sz w:val="22"/>
          <w:szCs w:val="22"/>
        </w:rPr>
        <w:t>：美国长期</w:t>
      </w:r>
      <w:r w:rsidRPr="00BD54E7">
        <w:rPr>
          <w:rFonts w:ascii="Times New Roman" w:eastAsia="微软雅黑" w:hAnsi="Times New Roman" w:cs="Times New Roman"/>
          <w:sz w:val="22"/>
          <w:szCs w:val="22"/>
        </w:rPr>
        <w:t>GDP</w:t>
      </w:r>
      <w:r w:rsidRPr="00BD54E7">
        <w:rPr>
          <w:rFonts w:ascii="Times New Roman" w:eastAsia="微软雅黑" w:hAnsi="Times New Roman" w:cs="Times New Roman"/>
          <w:sz w:val="22"/>
          <w:szCs w:val="22"/>
        </w:rPr>
        <w:t>减少</w:t>
      </w:r>
      <w:r w:rsidRPr="00BD54E7">
        <w:rPr>
          <w:rFonts w:ascii="Times New Roman" w:eastAsia="微软雅黑" w:hAnsi="Times New Roman" w:cs="Times New Roman"/>
          <w:sz w:val="22"/>
          <w:szCs w:val="22"/>
        </w:rPr>
        <w:t>0.2%</w:t>
      </w:r>
      <w:r w:rsidRPr="00BD54E7">
        <w:rPr>
          <w:rFonts w:ascii="Times New Roman" w:eastAsia="微软雅黑" w:hAnsi="Times New Roman" w:cs="Times New Roman"/>
          <w:sz w:val="22"/>
          <w:szCs w:val="22"/>
        </w:rPr>
        <w:t>，资本存量减少</w:t>
      </w:r>
      <w:r w:rsidRPr="00BD54E7">
        <w:rPr>
          <w:rFonts w:ascii="Times New Roman" w:eastAsia="微软雅黑" w:hAnsi="Times New Roman" w:cs="Times New Roman"/>
          <w:sz w:val="22"/>
          <w:szCs w:val="22"/>
        </w:rPr>
        <w:t>0.1%</w:t>
      </w:r>
      <w:r w:rsidRPr="00BD54E7">
        <w:rPr>
          <w:rFonts w:ascii="Times New Roman" w:eastAsia="微软雅黑" w:hAnsi="Times New Roman" w:cs="Times New Roman"/>
          <w:sz w:val="22"/>
          <w:szCs w:val="22"/>
        </w:rPr>
        <w:t>，净损失</w:t>
      </w:r>
      <w:r w:rsidRPr="00BD54E7">
        <w:rPr>
          <w:rFonts w:ascii="Times New Roman" w:eastAsia="微软雅黑" w:hAnsi="Times New Roman" w:cs="Times New Roman"/>
          <w:sz w:val="22"/>
          <w:szCs w:val="22"/>
        </w:rPr>
        <w:t>14.2</w:t>
      </w:r>
      <w:r w:rsidRPr="00BD54E7">
        <w:rPr>
          <w:rFonts w:ascii="Times New Roman" w:eastAsia="微软雅黑" w:hAnsi="Times New Roman" w:cs="Times New Roman"/>
          <w:sz w:val="22"/>
          <w:szCs w:val="22"/>
        </w:rPr>
        <w:t>万个就业</w:t>
      </w:r>
      <w:r w:rsidRPr="00BD54E7">
        <w:rPr>
          <w:rFonts w:ascii="Times New Roman" w:eastAsia="微软雅黑" w:hAnsi="Times New Roman" w:cs="Times New Roman"/>
          <w:sz w:val="22"/>
          <w:szCs w:val="22"/>
        </w:rPr>
        <w:t xml:space="preserve"> (</w:t>
      </w:r>
      <w:hyperlink r:id="rId265" w:anchor=":~:text=2018%E5%B9%B4%E5%92%8C2019%E5%B9%B4%EF%BC%8C%E7%89%B9%E6%9C%97%E6%99%AE%E5%9C%A8%E5%85%B6%E7%AC%AC%E4%B8%80%E4%B8%AA%E4%BB%BB%E6%9C%9F%E5%86%85%E5%AF%B9%E4%BB%B7%E5%80%BC%E7%BA%A63800%E4%BA%BF%E7%BE%8E%E5%85%83%E7%9A%84%E6%95%B0%E5%8D%83%E7%A7%8D%E8%BF%9B%E5%8F%A3%E4%BA%A7%E5%93%81%E5%BE%81%E6%94%B6%E5%85%B3%E7%A8%8E%E3%80%82%E5%AD%A6%E6%9C%AF%E7%95%8C%E7%9A%84%E7%A0%94%E7%A9%B6%E5%8F%91%E7%8E%B0%EF%BC%8C%E6%95%B4%E4%BD%93%E6%9D%A5%E7%9C%8B%EF%BC%8C%E5%85%B6%E5%85%B3%E7%A8%8E%E6%94%BF%E7%AD%96%E5%87%8F%E5%B0%91%E4%BA%86%E4%BA%A7%E5%87%BA%E5%92%8C%E5%B0%B1%E4%B8%9A%EF%BC%8C%E5%AF%B9%E7%BE%8E%E5%9B%BD%E7%BB%8F%E6%B5%8E%20%E7%9A%84%E5%BD%B1%E5%93%8D%E5%BC%8A%E5%A4%A7%E4%BA%8E%E5%88%A9%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。这表明大范围关税最终可能伤及美国自身企业，加速产业链调整但短期伴随效率损失和成本上升。</w:t>
      </w:r>
    </w:p>
    <w:p w14:paraId="086C06F3"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国际贸易格局与地缘经济：</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美国此举被广泛视为对多边贸易体系的挑战，可能引发全球贸易格局重塑和阵营分化。一方面，世贸组织（</w:t>
      </w:r>
      <w:r w:rsidRPr="00BD54E7">
        <w:rPr>
          <w:rFonts w:ascii="Times New Roman" w:eastAsia="微软雅黑" w:hAnsi="Times New Roman" w:cs="Times New Roman"/>
          <w:sz w:val="22"/>
          <w:szCs w:val="22"/>
        </w:rPr>
        <w:t>WTO</w:t>
      </w:r>
      <w:r w:rsidRPr="00BD54E7">
        <w:rPr>
          <w:rFonts w:ascii="Times New Roman" w:eastAsia="微软雅黑" w:hAnsi="Times New Roman" w:cs="Times New Roman"/>
          <w:sz w:val="22"/>
          <w:szCs w:val="22"/>
        </w:rPr>
        <w:t>）的核心原则（最惠国待遇等）受到破坏，美国贸易伙伴已在</w:t>
      </w:r>
      <w:r w:rsidRPr="00BD54E7">
        <w:rPr>
          <w:rFonts w:ascii="Times New Roman" w:eastAsia="微软雅黑" w:hAnsi="Times New Roman" w:cs="Times New Roman"/>
          <w:sz w:val="22"/>
          <w:szCs w:val="22"/>
        </w:rPr>
        <w:t>WTO</w:t>
      </w:r>
      <w:r w:rsidRPr="00BD54E7">
        <w:rPr>
          <w:rFonts w:ascii="Times New Roman" w:eastAsia="微软雅黑" w:hAnsi="Times New Roman" w:cs="Times New Roman"/>
          <w:sz w:val="22"/>
          <w:szCs w:val="22"/>
        </w:rPr>
        <w:t>提出抗议并寻求争端解决</w:t>
      </w:r>
      <w:r w:rsidRPr="00BD54E7">
        <w:rPr>
          <w:rFonts w:ascii="Times New Roman" w:eastAsia="微软雅黑" w:hAnsi="Times New Roman" w:cs="Times New Roman"/>
          <w:sz w:val="22"/>
          <w:szCs w:val="22"/>
        </w:rPr>
        <w:t xml:space="preserve"> (</w:t>
      </w:r>
      <w:hyperlink r:id="rId266" w:anchor=":~:text=%E7%99%BD%E5%AE%AB%E5%9C%A82%E6%97%A5%E7%9A%84%E5%A3%B0%E6%98%8E%E4%B8%AD%E6%8F%B4%E5%BC%95%E3%80%8A%E5%9B%BD%E9%99%85%E7%B4%A7%E6%80%A5%E7%BB%8F%E6%B5%8E%E6%9D%83%E5%8A%9B%E6%B3%95%E3%80%8B%EF%BC%88IEEPA%EF%BC%89%E3%80%81%E3%80%8A%E5%9B%BD%E5%AE%B6%E7%B4%A7%E6%80%A5%E7%8A%B6%E6%80%81%E6%B3%95%E3%80%8B%EF%BC%88NEA%EF%BC%89%E3%80%811974%E5%B9%B4%E8%B4%B8%E6%98%93%E6%B3%95%E7%9A%84%E7%AC%AC301%E6%9D%A1%E4%BD%9C%E4%B8%BA%E6%B3%95%E5%BE%8B%E4%BE%9D%E6%8D%AE%E3%80%82%E4%B8%8D%E8%BF%87%EF%BC%8CIEEPA%20%E7%9A%84%E4%BD%BF%E7%94%A8%E9%80%9A%E5%B8%B8%E4%B8%8E%E5%88%B6%E8%A3%81%E7%9B%B8%E5%85%B3%EF%BC%8C%E8%80%8C%E9%9D%9E%E5%85%B3%E7%A8%8E%E8%B0%83%E6%95%B4%EF%BC%9B%E8%80%8C%E3%80%8A%E5%9B%BD%E5%AE%B6%E7%B4%A7%E6%80%A5%E7%8A%B6%E6%80%81%E6%B3%95%E3%80%8B%E4%B8%BB%E8%A6%81%E9%92%88%E5%AF%B9%E6%95%8C%E5%AF%B9%E6%96%B9%EF%BC%9B%E7%AC%AC%20301%20%E6%9D%A1%E5%85%81%E8%AE%B8%E6%80%BB%E7%BB%9F%E5%9C%A8%E8%B0%83%E6%9F%A5%E5%90%8E%E5%AF%B9%E8%BF%9D%E5%8F%8D%E7%BE%8E%E5%9B%BD%E8%B4%B8%E6%98%93%E5%8D%8F%E5%AE%9A%E6%88%96%E9%87%87%E5%8F%96%E4%B8%8D%E5%90%88%E7%90%86%E8%A1%8C%E4%B8%BA%E7%9A%84%E5%9B%BD%E5%AE%B6%E5%AE%9E%E6%96%BD%E8%B4%B8%E6%98%93%E5%88%B6%E8%A3%81%EF%BC%8C%E4%BD%86%E5%85%B6%E5%9C%A8%E5%AF%B9%E7%AD%89%E5%85%B3%E7%A8%8E%E4%B8%AD%E7%9A%84%E5%BA%94%E7%94%A8%E5%AD%98%E5%9C%A8%E4%BA%89%E8%AE%AE%EF%BC%8C%E5%B0%A4%E5%85%B6%E6%98%AF%E5%9C%A8%E6%B6%89%E5%8F%8A%E9%9D%9E%E5%85%B3%E7%A8%8E%E5%A3%81%E5%9E%92%E5%92%8C%E8%A1%A5%E8%B4%B4%E6%97%B6%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。若美国坚持单边主义，其他主要经济体可能加强彼此间的经贸合作以对冲美国压力。例如，中国或加速推动</w:t>
      </w:r>
      <w:r w:rsidRPr="00BD54E7">
        <w:rPr>
          <w:rFonts w:ascii="Times New Roman" w:eastAsia="微软雅黑" w:hAnsi="Times New Roman" w:cs="Times New Roman"/>
          <w:b/>
          <w:bCs/>
          <w:sz w:val="22"/>
          <w:szCs w:val="22"/>
        </w:rPr>
        <w:t>区域全面经济伙伴关系协定</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RCEP</w:t>
      </w:r>
      <w:r w:rsidRPr="00BD54E7">
        <w:rPr>
          <w:rFonts w:ascii="Times New Roman" w:eastAsia="微软雅黑" w:hAnsi="Times New Roman" w:cs="Times New Roman"/>
          <w:sz w:val="22"/>
          <w:szCs w:val="22"/>
        </w:rPr>
        <w:t>）和</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一带一路</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市场布局，减少对美依赖</w:t>
      </w:r>
      <w:r w:rsidRPr="00BD54E7">
        <w:rPr>
          <w:rFonts w:ascii="Times New Roman" w:eastAsia="微软雅黑" w:hAnsi="Times New Roman" w:cs="Times New Roman"/>
          <w:sz w:val="22"/>
          <w:szCs w:val="22"/>
        </w:rPr>
        <w:t xml:space="preserve"> (</w:t>
      </w:r>
      <w:hyperlink r:id="rId267"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。欧盟、日本等盟友在此问题上也与美立场生变：欧盟委员会主席冯德莱恩表态将用</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一切手段</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抵抗美关税，反制措施</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不会有红线</w:t>
      </w:r>
      <w:r w:rsidRPr="00BD54E7">
        <w:rPr>
          <w:rFonts w:ascii="Times New Roman" w:eastAsia="微软雅黑" w:hAnsi="Times New Roman" w:cs="Times New Roman"/>
          <w:sz w:val="22"/>
          <w:szCs w:val="22"/>
        </w:rPr>
        <w:t>” (</w:t>
      </w:r>
      <w:hyperlink r:id="rId268" w:anchor=":~:text=%E5%BD%93%E5%9C%B0%E6%97%B6%E9%97%B44%E6%9C%881%E6%97%A5%EF%BC%8C%E6%AC%A7%E7%9B%9F%E5%A7%94%E5%91%98%E4%BC%9A%E4%B8%BB%E5%B8%AD%E4%B9%8C%E5%B0%94%E8%8B%8F%E6%8B%89%C2%B7%E5%86%AF%E5%BE%B7%E8%8E%B1%E6%81%A9%E5%9C%A8%E6%AC%A7%E6%B4%B2%E8%AE%AE%E4%BC%9A%E5%8F%91%E8%A1%A8%E8%AE%B2%E8%AF%9D%E6%97%B6%E7%A7%B0%EF%BC%8C%E5%B0%86%E4%BD%BF%E7%94%A8%E2%80%9C%E6%89%80%E6%9C%89%E6%89%8B%E6%AE%B5%E2%80%9D%E6%8A%B5%E6%8A%97%E7%BE%8E%E5%9B%BD%E5%85%B3%E7%A8%8E%EF%BC%8C%E5%B9%B6%E4%B8%94%E5%8F%8D%E5%88%B6%E6%89%8B%E6%AE%B5%E2%80%9C%E4%B8%8D%E4%BC%9A%E6%9C%89%E7%BA%A2%E7%BA%BF%E2%80%9D%E3%80%82%E5%86%AF%E5%BE%B7%E8%8E%B1%E6%81%A9%E6%8C%87%E5%87%BA%EF%BC%8C%E5%BE%81%E6%94%B6%E5%85%B3%E7%A8%8E%E5%B0%86%E6%8F%90%20%E9%AB%98%E7%89%A9%E4%BB%B7%EF%BC%8C%E7%A0%B4%E5%9D%8F%E5%B0%B1%E4%B8%9A%EF%BC%8C%E5%9C%A8%E6%B5%B7%E5%85%B3%E5%88%B6%E9%80%A0%E4%B8%80%E4%B8%AA%E2%80%9C%E5%AE%98%E5%83%9A%E6%80%AA%E7%89%A9%E2%80%9D%EF%BC%8C%E5%B9%B6%E6%88%90%E4%B8%BA%E5%90%91%E6%AC%A7%E6%B4%B2%E9%94%80%E5%94%AE%E5%95%86%E5%93%81%E7%9A%84%E7%BE%8E%E5%9B%BD%E5%85%AC%E5%8F%B8%E7%9A%84%E2%80%9C%E5%99%A9%E6%A2%A6%E2%80%9D%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。她警告美国关税只会</w:t>
      </w:r>
      <w:r w:rsidRPr="00BD54E7">
        <w:rPr>
          <w:rFonts w:ascii="Times New Roman" w:eastAsia="微软雅黑" w:hAnsi="Times New Roman" w:cs="Times New Roman"/>
          <w:b/>
          <w:bCs/>
          <w:sz w:val="22"/>
          <w:szCs w:val="22"/>
        </w:rPr>
        <w:t>推高物价、破坏就业、制造官僚壁垒，并成为美企对欧出口的噩梦</w:t>
      </w:r>
      <w:r w:rsidRPr="00BD54E7">
        <w:rPr>
          <w:rFonts w:ascii="Times New Roman" w:eastAsia="微软雅黑" w:hAnsi="Times New Roman" w:cs="Times New Roman"/>
          <w:sz w:val="22"/>
          <w:szCs w:val="22"/>
        </w:rPr>
        <w:t xml:space="preserve"> (</w:t>
      </w:r>
      <w:hyperlink r:id="rId269" w:anchor=":~:text=%E4%B8%AA%E5%9B%BD%E5%AE%B6%E7%9A%84%E5%8F%91%E5%B1%95%E5%92%8C%E7%B9%81%E8%8D%A3%E6%98%AF%E9%80%9A%E8%BF%87%E5%BE%81%E6%94%B6%E5%85%B3%E7%A8%8E%E6%9D%A5%E5%AE%9E%E7%8E%B0%E7%9A%84%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。加拿大总理马克</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卡尼（</w:t>
      </w:r>
      <w:r w:rsidRPr="00BD54E7">
        <w:rPr>
          <w:rFonts w:ascii="Times New Roman" w:eastAsia="微软雅黑" w:hAnsi="Times New Roman" w:cs="Times New Roman"/>
          <w:sz w:val="22"/>
          <w:szCs w:val="22"/>
        </w:rPr>
        <w:t>Mark Carney</w:t>
      </w:r>
      <w:r w:rsidRPr="00BD54E7">
        <w:rPr>
          <w:rFonts w:ascii="Times New Roman" w:eastAsia="微软雅黑" w:hAnsi="Times New Roman" w:cs="Times New Roman"/>
          <w:sz w:val="22"/>
          <w:szCs w:val="22"/>
        </w:rPr>
        <w:t>）即便看到加墨豁免基准税，仍表示</w:t>
      </w:r>
      <w:r w:rsidRPr="00BD54E7">
        <w:rPr>
          <w:rFonts w:ascii="Times New Roman" w:eastAsia="微软雅黑" w:hAnsi="Times New Roman" w:cs="Times New Roman"/>
          <w:b/>
          <w:bCs/>
          <w:sz w:val="22"/>
          <w:szCs w:val="22"/>
        </w:rPr>
        <w:t>将启动报复措施</w:t>
      </w:r>
      <w:r w:rsidRPr="00BD54E7">
        <w:rPr>
          <w:rFonts w:ascii="Times New Roman" w:eastAsia="微软雅黑" w:hAnsi="Times New Roman" w:cs="Times New Roman"/>
          <w:sz w:val="22"/>
          <w:szCs w:val="22"/>
        </w:rPr>
        <w:t>，显见美国近邻也难袖手旁观</w:t>
      </w:r>
      <w:r w:rsidRPr="00BD54E7">
        <w:rPr>
          <w:rFonts w:ascii="Times New Roman" w:eastAsia="微软雅黑" w:hAnsi="Times New Roman" w:cs="Times New Roman"/>
          <w:sz w:val="22"/>
          <w:szCs w:val="22"/>
        </w:rPr>
        <w:t xml:space="preserve"> (</w:t>
      </w:r>
      <w:hyperlink r:id="rId270" w:anchor=":~:text=2025%E5%B9%B404%E6%9C%8803%E6%97%A5%2008%3A17" w:history="1">
        <w:r w:rsidRPr="00BD54E7">
          <w:rPr>
            <w:rStyle w:val="af0"/>
            <w:rFonts w:ascii="Times New Roman" w:eastAsia="微软雅黑" w:hAnsi="Times New Roman" w:cs="Times New Roman"/>
            <w:sz w:val="22"/>
            <w:szCs w:val="22"/>
          </w:rPr>
          <w:t>加拿大墨西哥被排除于对等关税之外</w:t>
        </w:r>
        <w:r w:rsidRPr="00BD54E7">
          <w:rPr>
            <w:rStyle w:val="af0"/>
            <w:rFonts w:ascii="Times New Roman" w:eastAsia="微软雅黑" w:hAnsi="Times New Roman" w:cs="Times New Roman"/>
            <w:sz w:val="22"/>
            <w:szCs w:val="22"/>
          </w:rPr>
          <w:t xml:space="preserve"> </w:t>
        </w:r>
        <w:r w:rsidRPr="00BD54E7">
          <w:rPr>
            <w:rStyle w:val="af0"/>
            <w:rFonts w:ascii="Times New Roman" w:eastAsia="微软雅黑" w:hAnsi="Times New Roman" w:cs="Times New Roman"/>
            <w:sz w:val="22"/>
            <w:szCs w:val="22"/>
          </w:rPr>
          <w:t>卡尼仍称将启动反制措施</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世界频道</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财新网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。因此，全球或出现新一轮关税报复和贸易谈判博弈，各国寻求构筑新的贸易同盟或协议体系。总体来看，这场美国发动的贸易攻势将</w:t>
      </w:r>
      <w:r w:rsidRPr="00BD54E7">
        <w:rPr>
          <w:rFonts w:ascii="Times New Roman" w:eastAsia="微软雅黑" w:hAnsi="Times New Roman" w:cs="Times New Roman"/>
          <w:b/>
          <w:bCs/>
          <w:sz w:val="22"/>
          <w:szCs w:val="22"/>
        </w:rPr>
        <w:t>重构全球经贸版图</w:t>
      </w:r>
      <w:r w:rsidRPr="00BD54E7">
        <w:rPr>
          <w:rFonts w:ascii="Times New Roman" w:eastAsia="微软雅黑" w:hAnsi="Times New Roman" w:cs="Times New Roman"/>
          <w:sz w:val="22"/>
          <w:szCs w:val="22"/>
        </w:rPr>
        <w:t>：以美国为中心的双边磋商增多，多边自由贸易遭削弱，贸易摩擦有扩散升级风险。</w:t>
      </w:r>
    </w:p>
    <w:p w14:paraId="33535E1D" w14:textId="77777777" w:rsidR="00BD54E7" w:rsidRPr="00BD54E7" w:rsidRDefault="00BD54E7">
      <w:pPr>
        <w:numPr>
          <w:ilvl w:val="0"/>
          <w:numId w:val="213"/>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lastRenderedPageBreak/>
        <w:t>中美高新技术脱钩加剧：</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此轮关税背后也包含美国对中国高科技产业的战略打压。关税战叠加出口管制，旨在遏制中国科技崛起（如限制半导体、</w:t>
      </w:r>
      <w:r w:rsidRPr="00BD54E7">
        <w:rPr>
          <w:rFonts w:ascii="Times New Roman" w:eastAsia="微软雅黑" w:hAnsi="Times New Roman" w:cs="Times New Roman"/>
          <w:sz w:val="22"/>
          <w:szCs w:val="22"/>
        </w:rPr>
        <w:t>5G</w:t>
      </w:r>
      <w:r w:rsidRPr="00BD54E7">
        <w:rPr>
          <w:rFonts w:ascii="Times New Roman" w:eastAsia="微软雅黑" w:hAnsi="Times New Roman" w:cs="Times New Roman"/>
          <w:sz w:val="22"/>
          <w:szCs w:val="22"/>
        </w:rPr>
        <w:t>设备等）。美国对华</w:t>
      </w:r>
      <w:r w:rsidRPr="00BD54E7">
        <w:rPr>
          <w:rFonts w:ascii="Times New Roman" w:eastAsia="微软雅黑" w:hAnsi="Times New Roman" w:cs="Times New Roman"/>
          <w:b/>
          <w:bCs/>
          <w:sz w:val="22"/>
          <w:szCs w:val="22"/>
        </w:rPr>
        <w:t>高端制造和技术产品</w:t>
      </w:r>
      <w:r w:rsidRPr="00BD54E7">
        <w:rPr>
          <w:rFonts w:ascii="Times New Roman" w:eastAsia="微软雅黑" w:hAnsi="Times New Roman" w:cs="Times New Roman"/>
          <w:sz w:val="22"/>
          <w:szCs w:val="22"/>
        </w:rPr>
        <w:t>征收重税（</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 xml:space="preserve"> (</w:t>
      </w:r>
      <w:hyperlink r:id="rId271"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，并将汇率、增值税等非关税壁垒纳入考量</w:t>
      </w:r>
      <w:r w:rsidRPr="00BD54E7">
        <w:rPr>
          <w:rFonts w:ascii="Times New Roman" w:eastAsia="微软雅黑" w:hAnsi="Times New Roman" w:cs="Times New Roman"/>
          <w:sz w:val="22"/>
          <w:szCs w:val="22"/>
        </w:rPr>
        <w:t xml:space="preserve"> (</w:t>
      </w:r>
      <w:hyperlink r:id="rId272" w:anchor=":~:text=%E9%97%AE%E9%A2%98%E5%9B%9B%EF%BC%9A%E2%80%9C%E5%AF%B9%E7%AD%89%E5%85%B3%E7%A8%8E%E2%80%9D%E4%B8%8D%E4%BB%85%E4%BB%85%E6%98%AF%E5%85%B3%E7%A8%8E%EF%BC%9F"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，意在全方位削弱中国竞争力。中国方面多次强调贸易战没有赢家，呼吁通过对话协商解决争端</w:t>
      </w:r>
      <w:r w:rsidRPr="00BD54E7">
        <w:rPr>
          <w:rFonts w:ascii="Times New Roman" w:eastAsia="微软雅黑" w:hAnsi="Times New Roman" w:cs="Times New Roman"/>
          <w:sz w:val="22"/>
          <w:szCs w:val="22"/>
        </w:rPr>
        <w:t xml:space="preserve"> (</w:t>
      </w:r>
      <w:hyperlink r:id="rId273" w:anchor=":~:text=%E4%B8%AD%E5%9B%BD%E6%94%BF%E5%BA%9C%E5%A4%9A%E6%AC%A1%E5%BC%BA%E8%B0%83%EF%BC%8C%E8%B4%B8%E6%98%93%E6%88%98%E4%B8%8D%E5%88%A9%E4%BA%8E%E4%B8%AD%E7%BE%8E%E4%B8%A4%E5%9B%BD%EF%BC%8C%E4%B9%9F%E4%B8%8D%E5%88%A9%E4%BA%8E%E5%85%A8%E7%90%83%E7%BB%8F%E6%B5%8E%EF%BC%8C%E5%91%BC%E5%90%81%E9%80%9A%E8%BF%87%E5%AF%B9%E8%AF%9D%E5%92%8C%E5%8D%8F%E5%95%86%E8%A7%A3%E5%86%B3%E8%B4%B8%E6%98%93%E4%BA%89%E7%AB%AF%E3%80%82%E4%B8%AD%E5%9B%BD%E5%A4%96%E4%BA%A4%E9%83%A8%E5%8F%91%E8%A8%80%E4%BA%BA%E9%83%AD%E5%AE%B6%E5%9D%A43%E6%9C%8827%E6%97%A5%E8%A1%A8%E7%A4%BA%EF%BC%9A%E2%80%9C%E8%B4%B8%E6%98%93%E6%88%98%E5%92%8C%E5%85%B3%E7%A8%8E%E6%88%98%E6%B2%A1%E6%9C%89%E8%B5%A2%E5%AE%B6%EF%BC%8C%E6%B2%A1%E6%9C%89%E5%93%AA%20%E4%B8%AA%E5%9B%BD%E5%AE%B6%E7%9A%84%E5%8F%91%E5%B1%95%E5%92%8C%E7%B9%81%E8%8D%A3%E6%98%AF%E9%80%9A%E8%BF%87%E5%BE%81%E6%94%B6%E5%85%B3%E7%A8%8E%E6%9D%A5%E5%AE%9E%E7%8E%B0%E7%9A%84%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。在压力下，中国可能</w:t>
      </w:r>
      <w:r w:rsidRPr="00BD54E7">
        <w:rPr>
          <w:rFonts w:ascii="Times New Roman" w:eastAsia="微软雅黑" w:hAnsi="Times New Roman" w:cs="Times New Roman"/>
          <w:b/>
          <w:bCs/>
          <w:sz w:val="22"/>
          <w:szCs w:val="22"/>
        </w:rPr>
        <w:t>加速推进自主创新和供应链自主可控</w:t>
      </w:r>
      <w:r w:rsidRPr="00BD54E7">
        <w:rPr>
          <w:rFonts w:ascii="Times New Roman" w:eastAsia="微软雅黑" w:hAnsi="Times New Roman" w:cs="Times New Roman"/>
          <w:sz w:val="22"/>
          <w:szCs w:val="22"/>
        </w:rPr>
        <w:t>，减少对美国技术和市场的依赖</w:t>
      </w:r>
      <w:r w:rsidRPr="00BD54E7">
        <w:rPr>
          <w:rFonts w:ascii="Times New Roman" w:eastAsia="微软雅黑" w:hAnsi="Times New Roman" w:cs="Times New Roman"/>
          <w:sz w:val="22"/>
          <w:szCs w:val="22"/>
        </w:rPr>
        <w:t xml:space="preserve"> (</w:t>
      </w:r>
      <w:hyperlink r:id="rId274"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可以预见，中美在新能源、半导体、人工智能等领域的脱钩将进一步深化，各自扶持本土企业、构建本地产业生态。这在长期可能孕育出两套平行的技术体系和产业链，对全球科技合作与标准统一产生深远影响。</w:t>
      </w:r>
    </w:p>
    <w:p w14:paraId="204E3D1A"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综上，新关税政策在短期内将扰乱现有供应链和贸易秩序，引发各国报复与市场震荡；中长期则可能锁定贸易壁垒</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新常态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，迫使全球企业和各国经济战略调整方向，全球贸易格局由合作共赢转向更趋对立的</w:t>
      </w:r>
      <w:r w:rsidRPr="00BD54E7">
        <w:rPr>
          <w:rFonts w:ascii="Times New Roman" w:eastAsia="微软雅黑" w:hAnsi="Times New Roman" w:cs="Times New Roman"/>
          <w:b/>
          <w:bCs/>
          <w:sz w:val="22"/>
          <w:szCs w:val="22"/>
        </w:rPr>
        <w:t>竞争与重组</w:t>
      </w:r>
      <w:r w:rsidRPr="00BD54E7">
        <w:rPr>
          <w:rFonts w:ascii="Times New Roman" w:eastAsia="微软雅黑" w:hAnsi="Times New Roman" w:cs="Times New Roman"/>
          <w:sz w:val="22"/>
          <w:szCs w:val="22"/>
        </w:rPr>
        <w:t>局面。</w:t>
      </w:r>
    </w:p>
    <w:p w14:paraId="748ADB9E"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分市场影响评估</w:t>
      </w:r>
    </w:p>
    <w:p w14:paraId="0E18400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美国股市：情绪趋紧，板块分化</w:t>
      </w:r>
    </w:p>
    <w:p w14:paraId="535DEBBE"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特朗普的新关税措施对美国股市整体偏空，引发市场剧烈波动和风险偏好下降。主要表现：</w:t>
      </w:r>
    </w:p>
    <w:p w14:paraId="5529BAA1" w14:textId="77777777" w:rsidR="00BD54E7" w:rsidRPr="00BD54E7" w:rsidRDefault="00BD54E7">
      <w:pPr>
        <w:numPr>
          <w:ilvl w:val="0"/>
          <w:numId w:val="214"/>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市场情绪与资金流动：</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关税细则公布后，投资者恐慌情绪上升，美股进入</w:t>
      </w:r>
      <w:r w:rsidRPr="00BD54E7">
        <w:rPr>
          <w:rFonts w:ascii="Times New Roman" w:eastAsia="微软雅黑" w:hAnsi="Times New Roman" w:cs="Times New Roman"/>
          <w:b/>
          <w:bCs/>
          <w:sz w:val="22"/>
          <w:szCs w:val="22"/>
        </w:rPr>
        <w:t>避险模式</w:t>
      </w:r>
      <w:r w:rsidRPr="00BD54E7">
        <w:rPr>
          <w:rFonts w:ascii="Times New Roman" w:eastAsia="微软雅黑" w:hAnsi="Times New Roman" w:cs="Times New Roman"/>
          <w:sz w:val="22"/>
          <w:szCs w:val="22"/>
        </w:rPr>
        <w:t>。消息宣布当日下午，美股期货迅速跳水：</w:t>
      </w:r>
      <w:r w:rsidRPr="00BD54E7">
        <w:rPr>
          <w:rFonts w:ascii="Times New Roman" w:eastAsia="微软雅黑" w:hAnsi="Times New Roman" w:cs="Times New Roman"/>
          <w:b/>
          <w:bCs/>
          <w:sz w:val="22"/>
          <w:szCs w:val="22"/>
        </w:rPr>
        <w:t>纳斯达克</w:t>
      </w:r>
      <w:r w:rsidRPr="00BD54E7">
        <w:rPr>
          <w:rFonts w:ascii="Times New Roman" w:eastAsia="微软雅黑" w:hAnsi="Times New Roman" w:cs="Times New Roman"/>
          <w:b/>
          <w:bCs/>
          <w:sz w:val="22"/>
          <w:szCs w:val="22"/>
        </w:rPr>
        <w:t>100</w:t>
      </w:r>
      <w:r w:rsidRPr="00BD54E7">
        <w:rPr>
          <w:rFonts w:ascii="Times New Roman" w:eastAsia="微软雅黑" w:hAnsi="Times New Roman" w:cs="Times New Roman"/>
          <w:b/>
          <w:bCs/>
          <w:sz w:val="22"/>
          <w:szCs w:val="22"/>
        </w:rPr>
        <w:t>指数期货一度下跌近</w:t>
      </w:r>
      <w:r w:rsidRPr="00BD54E7">
        <w:rPr>
          <w:rFonts w:ascii="Times New Roman" w:eastAsia="微软雅黑" w:hAnsi="Times New Roman" w:cs="Times New Roman"/>
          <w:b/>
          <w:bCs/>
          <w:sz w:val="22"/>
          <w:szCs w:val="22"/>
        </w:rPr>
        <w:t>4%</w:t>
      </w:r>
      <w:r w:rsidRPr="00BD54E7">
        <w:rPr>
          <w:rFonts w:ascii="Times New Roman" w:eastAsia="微软雅黑" w:hAnsi="Times New Roman" w:cs="Times New Roman"/>
          <w:sz w:val="22"/>
          <w:szCs w:val="22"/>
        </w:rPr>
        <w:t xml:space="preserve"> (</w:t>
      </w:r>
      <w:hyperlink r:id="rId275"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，标普</w:t>
      </w:r>
      <w:r w:rsidRPr="00BD54E7">
        <w:rPr>
          <w:rFonts w:ascii="Times New Roman" w:eastAsia="微软雅黑" w:hAnsi="Times New Roman" w:cs="Times New Roman"/>
          <w:sz w:val="22"/>
          <w:szCs w:val="22"/>
        </w:rPr>
        <w:t>500</w:t>
      </w:r>
      <w:r w:rsidRPr="00BD54E7">
        <w:rPr>
          <w:rFonts w:ascii="Times New Roman" w:eastAsia="微软雅黑" w:hAnsi="Times New Roman" w:cs="Times New Roman"/>
          <w:sz w:val="22"/>
          <w:szCs w:val="22"/>
        </w:rPr>
        <w:t>期指跌超</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，触及半年新低</w:t>
      </w:r>
      <w:r w:rsidRPr="00BD54E7">
        <w:rPr>
          <w:rFonts w:ascii="Times New Roman" w:eastAsia="微软雅黑" w:hAnsi="Times New Roman" w:cs="Times New Roman"/>
          <w:sz w:val="22"/>
          <w:szCs w:val="22"/>
        </w:rPr>
        <w:t xml:space="preserve"> (</w:t>
      </w:r>
      <w:hyperlink r:id="rId276"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。华尔街分析师</w:t>
      </w:r>
      <w:r w:rsidRPr="00BD54E7">
        <w:rPr>
          <w:rFonts w:ascii="Times New Roman" w:eastAsia="微软雅黑" w:hAnsi="Times New Roman" w:cs="Times New Roman"/>
          <w:sz w:val="22"/>
          <w:szCs w:val="22"/>
        </w:rPr>
        <w:t>Dan Ives</w:t>
      </w:r>
      <w:r w:rsidRPr="00BD54E7">
        <w:rPr>
          <w:rFonts w:ascii="Times New Roman" w:eastAsia="微软雅黑" w:hAnsi="Times New Roman" w:cs="Times New Roman"/>
          <w:sz w:val="22"/>
          <w:szCs w:val="22"/>
        </w:rPr>
        <w:t>评价称，这份关税方案对市场而言</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比最糟糕的情况还要更糟</w:t>
      </w:r>
      <w:r w:rsidRPr="00BD54E7">
        <w:rPr>
          <w:rFonts w:ascii="Times New Roman" w:eastAsia="微软雅黑" w:hAnsi="Times New Roman" w:cs="Times New Roman"/>
          <w:sz w:val="22"/>
          <w:szCs w:val="22"/>
        </w:rPr>
        <w:t>” (</w:t>
      </w:r>
      <w:hyperlink r:id="rId277" w:anchor=":~:text=%E5%8F%91%E5%B8%83%E4%BA%8E%202025%E5%B9%B404%E6%9C%8803%E6%97%A5%2007%3A24%C2%A0%C2%A0%C2%A0%E6%9B%B4%E6%96%B0%E4%BA%8E%202025%E5%B9%B404%E6%9C%8803%E6%97%A5%2009%3A26" w:history="1">
        <w:r w:rsidRPr="00BD54E7">
          <w:rPr>
            <w:rStyle w:val="af0"/>
            <w:rFonts w:ascii="Times New Roman" w:eastAsia="微软雅黑" w:hAnsi="Times New Roman" w:cs="Times New Roman"/>
            <w:sz w:val="22"/>
            <w:szCs w:val="22"/>
          </w:rPr>
          <w:t>关税公布后美商界和市场反应负面</w:t>
        </w:r>
        <w:r w:rsidRPr="00BD54E7">
          <w:rPr>
            <w:rStyle w:val="af0"/>
            <w:rFonts w:ascii="Times New Roman" w:eastAsia="微软雅黑" w:hAnsi="Times New Roman" w:cs="Times New Roman"/>
            <w:sz w:val="22"/>
            <w:szCs w:val="22"/>
          </w:rPr>
          <w:t xml:space="preserve"> </w:t>
        </w:r>
        <w:r w:rsidRPr="00BD54E7">
          <w:rPr>
            <w:rStyle w:val="af0"/>
            <w:rFonts w:ascii="Times New Roman" w:eastAsia="微软雅黑" w:hAnsi="Times New Roman" w:cs="Times New Roman"/>
            <w:sz w:val="22"/>
            <w:szCs w:val="22"/>
          </w:rPr>
          <w:t>美国财长警告各国不得实施报复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世界频道</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财新网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。投资者纷纷涌向避险资产，</w:t>
      </w:r>
      <w:r w:rsidRPr="00BD54E7">
        <w:rPr>
          <w:rFonts w:ascii="Times New Roman" w:eastAsia="微软雅黑" w:hAnsi="Times New Roman" w:cs="Times New Roman"/>
          <w:b/>
          <w:bCs/>
          <w:sz w:val="22"/>
          <w:szCs w:val="22"/>
        </w:rPr>
        <w:t>黄金价格飙升</w:t>
      </w:r>
      <w:r w:rsidRPr="00BD54E7">
        <w:rPr>
          <w:rFonts w:ascii="Times New Roman" w:eastAsia="微软雅黑" w:hAnsi="Times New Roman" w:cs="Times New Roman"/>
          <w:sz w:val="22"/>
          <w:szCs w:val="22"/>
        </w:rPr>
        <w:t>：纽约期金首次突破每盎司</w:t>
      </w:r>
      <w:r w:rsidRPr="00BD54E7">
        <w:rPr>
          <w:rFonts w:ascii="Times New Roman" w:eastAsia="微软雅黑" w:hAnsi="Times New Roman" w:cs="Times New Roman"/>
          <w:sz w:val="22"/>
          <w:szCs w:val="22"/>
        </w:rPr>
        <w:t>3200</w:t>
      </w:r>
      <w:r w:rsidRPr="00BD54E7">
        <w:rPr>
          <w:rFonts w:ascii="Times New Roman" w:eastAsia="微软雅黑" w:hAnsi="Times New Roman" w:cs="Times New Roman"/>
          <w:sz w:val="22"/>
          <w:szCs w:val="22"/>
        </w:rPr>
        <w:t>美元，日内涨幅达</w:t>
      </w:r>
      <w:r w:rsidRPr="00BD54E7">
        <w:rPr>
          <w:rFonts w:ascii="Times New Roman" w:eastAsia="微软雅黑" w:hAnsi="Times New Roman" w:cs="Times New Roman"/>
          <w:sz w:val="22"/>
          <w:szCs w:val="22"/>
        </w:rPr>
        <w:t>1.7% (</w:t>
      </w:r>
      <w:hyperlink r:id="rId278" w:anchor=":~:text=%E6%9C%9F%E8%B4%A7%E8%B7%8C2.7"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日亚洲早盘，日经</w:t>
      </w:r>
      <w:r w:rsidRPr="00BD54E7">
        <w:rPr>
          <w:rFonts w:ascii="Times New Roman" w:eastAsia="微软雅黑" w:hAnsi="Times New Roman" w:cs="Times New Roman"/>
          <w:sz w:val="22"/>
          <w:szCs w:val="22"/>
        </w:rPr>
        <w:t>225</w:t>
      </w:r>
      <w:r w:rsidRPr="00BD54E7">
        <w:rPr>
          <w:rFonts w:ascii="Times New Roman" w:eastAsia="微软雅黑" w:hAnsi="Times New Roman" w:cs="Times New Roman"/>
          <w:sz w:val="22"/>
          <w:szCs w:val="22"/>
        </w:rPr>
        <w:t>指数应声大跌</w:t>
      </w:r>
      <w:r w:rsidRPr="00BD54E7">
        <w:rPr>
          <w:rFonts w:ascii="Times New Roman" w:eastAsia="微软雅黑" w:hAnsi="Times New Roman" w:cs="Times New Roman"/>
          <w:sz w:val="22"/>
          <w:szCs w:val="22"/>
        </w:rPr>
        <w:t>4% (</w:t>
      </w:r>
      <w:hyperlink r:id="rId279" w:anchor=":~:text=%E7%89%B9%E6%9C%97%E6%99%AE%E5%AF%B9%E7%AD%89%E5%85%B3%E7%A8%8E%E6%8E%AA%E6%96%BD%E5%AE%A3%E5%B8%83%E5%90%8E%EF%BC%8C%E7%BE%8E%E8%82%A1%E6%9C%9F%E8%B4%A7%E5%A4%A7%E8%B7%8C%EF%BC%8C%E7%BA%B3%E6%8C%87%E6%9C%9F%E8%B4%A7%E5%91%A8%E5%9B%9B%E6%97%A9%E7%9B%98%E8%B7%8C%E5%B9%85%E6%89%A9%E5%A4%A7%E8%87%B34"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，显示全球资金避险情绪升温。可以预</w:t>
      </w:r>
      <w:r w:rsidRPr="00BD54E7">
        <w:rPr>
          <w:rFonts w:ascii="Times New Roman" w:eastAsia="微软雅黑" w:hAnsi="Times New Roman" w:cs="Times New Roman"/>
          <w:sz w:val="22"/>
          <w:szCs w:val="22"/>
        </w:rPr>
        <w:lastRenderedPageBreak/>
        <w:t>见，美股短期将出现</w:t>
      </w:r>
      <w:r w:rsidRPr="00BD54E7">
        <w:rPr>
          <w:rFonts w:ascii="Times New Roman" w:eastAsia="微软雅黑" w:hAnsi="Times New Roman" w:cs="Times New Roman"/>
          <w:b/>
          <w:bCs/>
          <w:sz w:val="22"/>
          <w:szCs w:val="22"/>
        </w:rPr>
        <w:t>资金外流</w:t>
      </w:r>
      <w:r w:rsidRPr="00BD54E7">
        <w:rPr>
          <w:rFonts w:ascii="Times New Roman" w:eastAsia="微软雅黑" w:hAnsi="Times New Roman" w:cs="Times New Roman"/>
          <w:sz w:val="22"/>
          <w:szCs w:val="22"/>
        </w:rPr>
        <w:t>（尤其是国际资金可能减配美国股票转向黄金、美债等安全资产），市场波动率上升。</w:t>
      </w:r>
      <w:r w:rsidRPr="00BD54E7">
        <w:rPr>
          <w:rFonts w:ascii="Times New Roman" w:eastAsia="微软雅黑" w:hAnsi="Times New Roman" w:cs="Times New Roman"/>
          <w:sz w:val="22"/>
          <w:szCs w:val="22"/>
        </w:rPr>
        <w:t>VIX</w:t>
      </w:r>
      <w:r w:rsidRPr="00BD54E7">
        <w:rPr>
          <w:rFonts w:ascii="Times New Roman" w:eastAsia="微软雅黑" w:hAnsi="Times New Roman" w:cs="Times New Roman"/>
          <w:sz w:val="22"/>
          <w:szCs w:val="22"/>
        </w:rPr>
        <w:t>波动率指数有可能跃升至高位，投资者风险偏好明显收缩，以规避贸易战带来的不确定性风险。</w:t>
      </w:r>
    </w:p>
    <w:p w14:paraId="3CE98DD4" w14:textId="77777777" w:rsidR="00BD54E7" w:rsidRPr="00BD54E7" w:rsidRDefault="00BD54E7">
      <w:pPr>
        <w:numPr>
          <w:ilvl w:val="0"/>
          <w:numId w:val="214"/>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板块与行业影响：</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贸易摩擦对不同板块冲击程度不一，</w:t>
      </w:r>
      <w:r w:rsidRPr="00BD54E7">
        <w:rPr>
          <w:rFonts w:ascii="Times New Roman" w:eastAsia="微软雅黑" w:hAnsi="Times New Roman" w:cs="Times New Roman"/>
          <w:b/>
          <w:bCs/>
          <w:sz w:val="22"/>
          <w:szCs w:val="22"/>
        </w:rPr>
        <w:t>科技、汽车、制造</w:t>
      </w:r>
      <w:r w:rsidRPr="00BD54E7">
        <w:rPr>
          <w:rFonts w:ascii="Times New Roman" w:eastAsia="微软雅黑" w:hAnsi="Times New Roman" w:cs="Times New Roman"/>
          <w:sz w:val="22"/>
          <w:szCs w:val="22"/>
        </w:rPr>
        <w:t>等全球产业链高度融合的板块首当其冲：</w:t>
      </w:r>
    </w:p>
    <w:p w14:paraId="66F2C199"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科技板块：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大型科技股承压明显。美国科技巨头普遍依赖全球市场和供应链，新关税将推高其成本或限制海外收入。消息公布后，苹果公司股价盘后急跌</w:t>
      </w:r>
      <w:r w:rsidRPr="00BD54E7">
        <w:rPr>
          <w:rFonts w:ascii="Times New Roman" w:eastAsia="微软雅黑" w:hAnsi="Times New Roman" w:cs="Times New Roman"/>
          <w:sz w:val="22"/>
          <w:szCs w:val="22"/>
        </w:rPr>
        <w:t>7.5%</w:t>
      </w:r>
      <w:r w:rsidRPr="00BD54E7">
        <w:rPr>
          <w:rFonts w:ascii="Times New Roman" w:eastAsia="微软雅黑" w:hAnsi="Times New Roman" w:cs="Times New Roman"/>
          <w:sz w:val="22"/>
          <w:szCs w:val="22"/>
        </w:rPr>
        <w:t>，英伟达跌</w:t>
      </w:r>
      <w:r w:rsidRPr="00BD54E7">
        <w:rPr>
          <w:rFonts w:ascii="Times New Roman" w:eastAsia="微软雅黑" w:hAnsi="Times New Roman" w:cs="Times New Roman"/>
          <w:sz w:val="22"/>
          <w:szCs w:val="22"/>
        </w:rPr>
        <w:t>4.4%</w:t>
      </w:r>
      <w:r w:rsidRPr="00BD54E7">
        <w:rPr>
          <w:rFonts w:ascii="Times New Roman" w:eastAsia="微软雅黑" w:hAnsi="Times New Roman" w:cs="Times New Roman"/>
          <w:sz w:val="22"/>
          <w:szCs w:val="22"/>
        </w:rPr>
        <w:t>，特斯拉跌</w:t>
      </w:r>
      <w:r w:rsidRPr="00BD54E7">
        <w:rPr>
          <w:rFonts w:ascii="Times New Roman" w:eastAsia="微软雅黑" w:hAnsi="Times New Roman" w:cs="Times New Roman"/>
          <w:sz w:val="22"/>
          <w:szCs w:val="22"/>
        </w:rPr>
        <w:t>5% (</w:t>
      </w:r>
      <w:hyperlink r:id="rId280"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。苹果等消费电子企业在华生产占比高，被征</w:t>
      </w:r>
      <w:r w:rsidRPr="00BD54E7">
        <w:rPr>
          <w:rFonts w:ascii="Times New Roman" w:eastAsia="微软雅黑" w:hAnsi="Times New Roman" w:cs="Times New Roman"/>
          <w:sz w:val="22"/>
          <w:szCs w:val="22"/>
        </w:rPr>
        <w:t>34%</w:t>
      </w:r>
      <w:r w:rsidRPr="00BD54E7">
        <w:rPr>
          <w:rFonts w:ascii="Times New Roman" w:eastAsia="微软雅黑" w:hAnsi="Times New Roman" w:cs="Times New Roman"/>
          <w:sz w:val="22"/>
          <w:szCs w:val="22"/>
        </w:rPr>
        <w:t>关税将显著抬高产品成本，未来盈利预期受挫。半导体企业虽然此次关税豁免，但中国市场占其营收大头，若中方报复或需求下滑，同样面临业绩风险。此外，电子硬件（电脑、智能设备等）进口也被纳入</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关税清单</w:t>
      </w:r>
      <w:r w:rsidRPr="00BD54E7">
        <w:rPr>
          <w:rFonts w:ascii="Times New Roman" w:eastAsia="微软雅黑" w:hAnsi="Times New Roman" w:cs="Times New Roman"/>
          <w:sz w:val="22"/>
          <w:szCs w:val="22"/>
        </w:rPr>
        <w:t xml:space="preserve"> (</w:t>
      </w:r>
      <w:hyperlink r:id="rId281" w:anchor=":~:text=%E6%96%87%E4%BB%B6%E8%BF%98%E7%A7%B0%EF%BC%8C%E7%89%B9%E6%9C%97%E6%99%AE%E6%8B%A5%E6%9C%89%E2%80%9C%E4%BF%AE%E6%94%B9%E6%9D%83%E9%99%90%E2%80%9D%EF%BC%8C%E5%8F%AF%E4%BB%A5%E8%A7%86%E6%83%85%E5%86%B5%E6%8F%90%E9%AB%98%E6%88%96%E8%80%85%E9%99%8D%E4%BD%8E%E5%85%B3%E7%A8%8E%E3%80%82"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，这将利空依赖进口零部件的科技公司。短期内，科技板块可能出现抛售潮，</w:t>
      </w:r>
      <w:r w:rsidRPr="00BD54E7">
        <w:rPr>
          <w:rFonts w:ascii="Times New Roman" w:eastAsia="微软雅黑" w:hAnsi="Times New Roman" w:cs="Times New Roman"/>
          <w:b/>
          <w:bCs/>
          <w:sz w:val="22"/>
          <w:szCs w:val="22"/>
        </w:rPr>
        <w:t>纳斯达克指数</w:t>
      </w:r>
      <w:r w:rsidRPr="00BD54E7">
        <w:rPr>
          <w:rFonts w:ascii="Times New Roman" w:eastAsia="微软雅黑" w:hAnsi="Times New Roman" w:cs="Times New Roman"/>
          <w:sz w:val="22"/>
          <w:szCs w:val="22"/>
        </w:rPr>
        <w:t>波动加剧。不过，中长期看，如果贸易紧张促使美联储放松货币政策（降息以对冲风险），低利率环境又可能对成长型科技股形成一定支撑，科技板块走势存在反复。</w:t>
      </w:r>
    </w:p>
    <w:p w14:paraId="09FA04A5"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汽车板块：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关税对汽车行业影响深远且复杂。美国对进口汽车及零部件征收</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关税</w:t>
      </w:r>
      <w:r w:rsidRPr="00BD54E7">
        <w:rPr>
          <w:rFonts w:ascii="Times New Roman" w:eastAsia="微软雅黑" w:hAnsi="Times New Roman" w:cs="Times New Roman"/>
          <w:sz w:val="22"/>
          <w:szCs w:val="22"/>
        </w:rPr>
        <w:t xml:space="preserve"> (</w:t>
      </w:r>
      <w:hyperlink r:id="rId282" w:anchor=":~:text=%E7%89%B9%E6%9C%97%E6%99%AE%E7%A7%B0%EF%BC%8C%E4%BB%8A%E5%A4%A9%E6%98%AF%E2%80%9C%E8%A7%A3%E6%94%BE%E6%97%A5%E2%80%9D%EF%BC%8C%E5%B0%B1%E4%B8%9A%E5%92%8C%E5%B7%A5%E5%8E%82%E4%BC%9A%E5%9B%9E%E5%88%B0%E7%BE%8E%E5%9B%BD%E7%9A%84%E3%80%82%E7%BE%8E%E5%9B%BD%E5%B0%86%E5%88%A9%E7%94%A8%E5%85%B3%E7%A8%8E%E4%BA%A7%E7%94%9F%E7%9A%84%E8%B5%84%E9%87%91%E2%80%9C%E5%87%8F%E7%A8%8E%E5%B9%B6%E5%81%BF%E8%BF%98%E5%9B%BD%E5%80%BA%E2%80%9D%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，将直接打击海外车企在美销量。例如日本和欧盟车企（丰田、大众、宝马等）出口美国的车型价格将上涨</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，竞争力削弱。这从东京股市汽车板块下跌可见端倪。相对而言，</w:t>
      </w:r>
      <w:r w:rsidRPr="00BD54E7">
        <w:rPr>
          <w:rFonts w:ascii="Times New Roman" w:eastAsia="微软雅黑" w:hAnsi="Times New Roman" w:cs="Times New Roman"/>
          <w:b/>
          <w:bCs/>
          <w:sz w:val="22"/>
          <w:szCs w:val="22"/>
        </w:rPr>
        <w:t>通用、福特等美国本土车企</w:t>
      </w:r>
      <w:r w:rsidRPr="00BD54E7">
        <w:rPr>
          <w:rFonts w:ascii="Times New Roman" w:eastAsia="微软雅黑" w:hAnsi="Times New Roman" w:cs="Times New Roman"/>
          <w:sz w:val="22"/>
          <w:szCs w:val="22"/>
        </w:rPr>
        <w:t>短期内在国内市场的竞争环境改善，因为进口车更贵有助于提升其市场份额。然而，报复风险随之而来：欧洲、中国可能对美产汽车征税反制（例如中国已表示不排除措施，对美国汽车的销量占比将下降）。同时，许多美系车也依赖全球零部件供应（加拿大、墨西哥供货），零件成本提高可能部分抵消整车关税红利。值得注意的是，电动车作为汽车行业新宠也受波及：美国对中国电动车此前单独提高关税至</w:t>
      </w:r>
      <w:r w:rsidRPr="00BD54E7">
        <w:rPr>
          <w:rFonts w:ascii="Times New Roman" w:eastAsia="微软雅黑" w:hAnsi="Times New Roman" w:cs="Times New Roman"/>
          <w:sz w:val="22"/>
          <w:szCs w:val="22"/>
        </w:rPr>
        <w:t>100% (</w:t>
      </w:r>
      <w:hyperlink r:id="rId283"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，几乎阻断了中国新能源车对美出口。这将使美国市场上廉价电动车供应减少，</w:t>
      </w:r>
      <w:r w:rsidRPr="00BD54E7">
        <w:rPr>
          <w:rFonts w:ascii="Times New Roman" w:eastAsia="微软雅黑" w:hAnsi="Times New Roman" w:cs="Times New Roman"/>
          <w:b/>
          <w:bCs/>
          <w:sz w:val="22"/>
          <w:szCs w:val="22"/>
        </w:rPr>
        <w:t>新能源车</w:t>
      </w:r>
      <w:r w:rsidRPr="00BD54E7">
        <w:rPr>
          <w:rFonts w:ascii="Times New Roman" w:eastAsia="微软雅黑" w:hAnsi="Times New Roman" w:cs="Times New Roman"/>
          <w:sz w:val="22"/>
          <w:szCs w:val="22"/>
        </w:rPr>
        <w:t>相关美企（如特斯拉）短期内获得一定价格保护。然而特斯拉等在华业务也面临</w:t>
      </w:r>
      <w:r w:rsidRPr="00BD54E7">
        <w:rPr>
          <w:rFonts w:ascii="Times New Roman" w:eastAsia="微软雅黑" w:hAnsi="Times New Roman" w:cs="Times New Roman"/>
          <w:sz w:val="22"/>
          <w:szCs w:val="22"/>
        </w:rPr>
        <w:lastRenderedPageBreak/>
        <w:t>中国潜在的非关税报复（如监管收紧），其国际扩张不确定性上升。所以汽车板块短期可能</w:t>
      </w:r>
      <w:r w:rsidRPr="00BD54E7">
        <w:rPr>
          <w:rFonts w:ascii="Times New Roman" w:eastAsia="微软雅黑" w:hAnsi="Times New Roman" w:cs="Times New Roman"/>
          <w:b/>
          <w:bCs/>
          <w:sz w:val="22"/>
          <w:szCs w:val="22"/>
        </w:rPr>
        <w:t>国内整车企业略有利好，跨国车企和零部件厂商普遍承压</w:t>
      </w:r>
      <w:r w:rsidRPr="00BD54E7">
        <w:rPr>
          <w:rFonts w:ascii="Times New Roman" w:eastAsia="微软雅黑" w:hAnsi="Times New Roman" w:cs="Times New Roman"/>
          <w:sz w:val="22"/>
          <w:szCs w:val="22"/>
        </w:rPr>
        <w:t>。</w:t>
      </w:r>
    </w:p>
    <w:p w14:paraId="5790DD4C"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制造与工业板块</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广泛制造业将因原材料和零部件涨价受到拖累。工程机械、重型设备等领域，若供应链上游有受关税影响的零件，将面临成本上升、利润压缩。农机、能源设备等出口型制造企业也可能遭遇他国关税报复，海外订单减少。不过，</w:t>
      </w:r>
      <w:r w:rsidRPr="00BD54E7">
        <w:rPr>
          <w:rFonts w:ascii="Times New Roman" w:eastAsia="微软雅黑" w:hAnsi="Times New Roman" w:cs="Times New Roman"/>
          <w:b/>
          <w:bCs/>
          <w:sz w:val="22"/>
          <w:szCs w:val="22"/>
        </w:rPr>
        <w:t>钢铁、铝等基础材料行业</w:t>
      </w:r>
      <w:r w:rsidRPr="00BD54E7">
        <w:rPr>
          <w:rFonts w:ascii="Times New Roman" w:eastAsia="微软雅黑" w:hAnsi="Times New Roman" w:cs="Times New Roman"/>
          <w:sz w:val="22"/>
          <w:szCs w:val="22"/>
        </w:rPr>
        <w:t>由于早有保护性关税（</w:t>
      </w:r>
      <w:r w:rsidRPr="00BD54E7">
        <w:rPr>
          <w:rFonts w:ascii="Times New Roman" w:eastAsia="微软雅黑" w:hAnsi="Times New Roman" w:cs="Times New Roman"/>
          <w:sz w:val="22"/>
          <w:szCs w:val="22"/>
        </w:rPr>
        <w:t>25%</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 xml:space="preserve"> (</w:t>
      </w:r>
      <w:hyperlink r:id="rId284" w:anchor=":~:text=%E5%8E%86%E5%8F%B2%E4%B8%8A%EF%BC%8C%E7%BE%8E%E5%9B%BD%E7%BB%B4%E6%8C%81%E8%BE%83%E4%BD%8E%E7%9A%84%E5%85%B3%E7%A8%8E%E7%A8%8E%E7%8E%87%E6%9C%89%E5%85%B6%E5%90%88%E7%90%86%E6%80%A7%E3%80%82%E7%BE%8E%E5%9B%BD%E7%BB%8F%E6%B5%8E%E4%BB%A5%E6%9C%8D%E5%8A%A1%E4%B8%9A%E4%B8%BA%E4%B8%BB%EF%BC%8C%E6%9C%8D%E5%8A%A1%E4%B8%9A%E5%8D%A0GDP%E7%9A%84%E6%AF%94%E9%87%8D%E8%B6%85%E8%BF%8780"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，且本次扩大范围，有望继续受益于进口替代需求。本土基础材料价格上涨和产量提高，对应下游制造商利润受损。整体看，美国工业板块短期走势取决于企业在供应链中所处位置：</w:t>
      </w:r>
      <w:r w:rsidRPr="00BD54E7">
        <w:rPr>
          <w:rFonts w:ascii="Times New Roman" w:eastAsia="微软雅黑" w:hAnsi="Times New Roman" w:cs="Times New Roman"/>
          <w:i/>
          <w:iCs/>
          <w:sz w:val="22"/>
          <w:szCs w:val="22"/>
        </w:rPr>
        <w:t>上游原材料</w:t>
      </w:r>
      <w:r w:rsidRPr="00BD54E7">
        <w:rPr>
          <w:rFonts w:ascii="Times New Roman" w:eastAsia="微软雅黑" w:hAnsi="Times New Roman" w:cs="Times New Roman"/>
          <w:sz w:val="22"/>
          <w:szCs w:val="22"/>
        </w:rPr>
        <w:t>企业相对抗跌，下游以进口投入为主的制造企业可能股价走弱。</w:t>
      </w:r>
    </w:p>
    <w:p w14:paraId="6B867EA7" w14:textId="77777777" w:rsidR="00BD54E7" w:rsidRPr="00BD54E7" w:rsidRDefault="00BD54E7">
      <w:pPr>
        <w:numPr>
          <w:ilvl w:val="1"/>
          <w:numId w:val="214"/>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消费品与零售板块</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将推高众多消费品进口成本，从耐用品（家电、电子产品、家具）到日用品（服装、食品等）均难幸免。这意味着美国通胀压力上行，消费者购买力受损，进而不利于零售和消费板块。大型零售商如沃尔玛、塔吉特等依赖廉价进口商品填充货架，关税可能迫使其提价或压缩利润率。欧盟领导人直言，美国征税将</w:t>
      </w:r>
      <w:r w:rsidRPr="00BD54E7">
        <w:rPr>
          <w:rFonts w:ascii="Times New Roman" w:eastAsia="微软雅黑" w:hAnsi="Times New Roman" w:cs="Times New Roman"/>
          <w:b/>
          <w:bCs/>
          <w:sz w:val="22"/>
          <w:szCs w:val="22"/>
        </w:rPr>
        <w:t>抬高物价、破坏就业</w:t>
      </w:r>
      <w:r w:rsidRPr="00BD54E7">
        <w:rPr>
          <w:rFonts w:ascii="Times New Roman" w:eastAsia="微软雅黑" w:hAnsi="Times New Roman" w:cs="Times New Roman"/>
          <w:sz w:val="22"/>
          <w:szCs w:val="22"/>
        </w:rPr>
        <w:t xml:space="preserve"> (</w:t>
      </w:r>
      <w:hyperlink r:id="rId285" w:anchor=":~:text=%E5%BD%93%E5%9C%B0%E6%97%B6%E9%97%B44%E6%9C%881%E6%97%A5%EF%BC%8C%E6%AC%A7%E7%9B%9F%E5%A7%94%E5%91%98%E4%BC%9A%E4%B8%BB%E5%B8%AD%E4%B9%8C%E5%B0%94%E8%8B%8F%E6%8B%89%C2%B7%E5%86%AF%E5%BE%B7%E8%8E%B1%E6%81%A9%E5%9C%A8%E6%AC%A7%E6%B4%B2%E8%AE%AE%E4%BC%9A%E5%8F%91%E8%A1%A8%E8%AE%B2%E8%AF%9D%E6%97%B6%E7%A7%B0%EF%BC%8C%E5%B0%86%E4%BD%BF%E7%94%A8%E2%80%9C%E6%89%80%E6%9C%89%E6%89%8B%E6%AE%B5%E2%80%9D%E6%8A%B5%E6%8A%97%E7%BE%8E%E5%9B%BD%E5%85%B3%E7%A8%8E%EF%BC%8C%E5%B9%B6%E4%B8%94%E5%8F%8D%E5%88%B6%E6%89%8B%E6%AE%B5%E2%80%9C%E4%B8%8D%E4%BC%9A%E6%9C%89%E7%BA%A2%E7%BA%BF%E2%80%9D%E3%80%82%E5%86%AF%E5%BE%B7%E8%8E%B1%E6%81%A9%E6%8C%87%E5%87%BA%EF%BC%8C%E5%BE%81%E6%94%B6%E5%85%B3%E7%A8%8E%E5%B0%86%E6%8F%90%20%E9%AB%98%E7%89%A9%E4%BB%B7%EF%BC%8C%E7%A0%B4%E5%9D%8F%E5%B0%B1%E4%B8%9A%EF%BC%8C%E5%9C%A8%E6%B5%B7%E5%85%B3%E5%88%B6%E9%80%A0%E4%B8%80%E4%B8%AA%E2%80%9C%E5%AE%98%E5%83%9A%E6%80%AA%E7%89%A9%E2%80%9D%EF%BC%8C%E5%B9%B6%E6%88%90%E4%B8%BA%E5%90%91%E6%AC%A7%E6%B4%B2%E9%94%80%E5%94%AE%E5%95%86%E5%93%81%E7%9A%84%E7%BE%8E%E5%9B%BD%E5%85%AC%E5%8F%B8%E7%9A%84%E2%80%9C%E5%99%A9%E6%A2%A6%E2%80%9D%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其警告同样适用于美国自身</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消费者物价指数（</w:t>
      </w:r>
      <w:r w:rsidRPr="00BD54E7">
        <w:rPr>
          <w:rFonts w:ascii="Times New Roman" w:eastAsia="微软雅黑" w:hAnsi="Times New Roman" w:cs="Times New Roman"/>
          <w:sz w:val="22"/>
          <w:szCs w:val="22"/>
        </w:rPr>
        <w:t>CPI</w:t>
      </w:r>
      <w:r w:rsidRPr="00BD54E7">
        <w:rPr>
          <w:rFonts w:ascii="Times New Roman" w:eastAsia="微软雅黑" w:hAnsi="Times New Roman" w:cs="Times New Roman"/>
          <w:sz w:val="22"/>
          <w:szCs w:val="22"/>
        </w:rPr>
        <w:t>）可能上扬，居民实际收入下降，非必需消费品的销售料将放缓。因此，短期</w:t>
      </w:r>
      <w:r w:rsidRPr="00BD54E7">
        <w:rPr>
          <w:rFonts w:ascii="Times New Roman" w:eastAsia="微软雅黑" w:hAnsi="Times New Roman" w:cs="Times New Roman"/>
          <w:b/>
          <w:bCs/>
          <w:sz w:val="22"/>
          <w:szCs w:val="22"/>
        </w:rPr>
        <w:t>消费类股</w:t>
      </w:r>
      <w:r w:rsidRPr="00BD54E7">
        <w:rPr>
          <w:rFonts w:ascii="Times New Roman" w:eastAsia="微软雅黑" w:hAnsi="Times New Roman" w:cs="Times New Roman"/>
          <w:sz w:val="22"/>
          <w:szCs w:val="22"/>
        </w:rPr>
        <w:t>尤其是可选消费（汽车、电子、服装零售等）可能下跌。不过，必需消费品板块（食品、药品等）受贸易影响相对小，具有防御属性，资金或许会从可选消费流向超市、医药等必需消费板块作为避风港。</w:t>
      </w:r>
    </w:p>
    <w:p w14:paraId="21B5C8E7" w14:textId="77777777" w:rsidR="00BD54E7" w:rsidRPr="00BD54E7" w:rsidRDefault="00BD54E7">
      <w:pPr>
        <w:numPr>
          <w:ilvl w:val="0"/>
          <w:numId w:val="214"/>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短期与中长期展望：</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短期内，美股可能延续</w:t>
      </w:r>
      <w:r w:rsidRPr="00BD54E7">
        <w:rPr>
          <w:rFonts w:ascii="Times New Roman" w:eastAsia="微软雅黑" w:hAnsi="Times New Roman" w:cs="Times New Roman"/>
          <w:b/>
          <w:bCs/>
          <w:sz w:val="22"/>
          <w:szCs w:val="22"/>
        </w:rPr>
        <w:t>震荡下跌</w:t>
      </w:r>
      <w:r w:rsidRPr="00BD54E7">
        <w:rPr>
          <w:rFonts w:ascii="Times New Roman" w:eastAsia="微软雅黑" w:hAnsi="Times New Roman" w:cs="Times New Roman"/>
          <w:sz w:val="22"/>
          <w:szCs w:val="22"/>
        </w:rPr>
        <w:t>态势：贸易战阴霾令企业盈利预期下调，市场避险情绪主导。不过，中长期影响取决于政策博弈演变。若各国让步谈判，关税压力有望缓解，届时超跌的优质公司可能迎来估值修复行情。特朗普政府已表示，关税更多是谈判筹码，鼓励各国主动降低对美壁垒以换取美方减税率</w:t>
      </w:r>
      <w:r w:rsidRPr="00BD54E7">
        <w:rPr>
          <w:rFonts w:ascii="Times New Roman" w:eastAsia="微软雅黑" w:hAnsi="Times New Roman" w:cs="Times New Roman"/>
          <w:sz w:val="22"/>
          <w:szCs w:val="22"/>
        </w:rPr>
        <w:t xml:space="preserve"> (</w:t>
      </w:r>
      <w:hyperlink r:id="rId286" w:anchor=":~:text=%E2%80%9C%E6%88%91%E4%BB%AC%E5%B0%86%E5%A2%9E%E5%BC%BA%E5%9B%BD%E5%86%85%E5%B7%A5%E4%B8%9A%E5%9F%BA%E7%A1%80%EF%BC%8C%E6%89%93%E5%BC%80%E5%9B%BD%E5%A4%96%E5%B8%82%E5%9C%BA%EF%BC%8C%E6%89%93%E7%A0%B4%E5%9B%BD%E5%A4%96%E8%B4%B8%E6%98%93%E5%A3%81%E5%9E%92%EF%BC%8C%E6%9C%80%E7%BB%88%E5%A2%9E%E5%8A%A0%E5%9B%BD%E5%86%85%E7%94%9F%E4%BA%A7%E5%B0%86%E6%84%8F%E5%91%B3%E7%9D%80%E6%9B%B4%E5%BC%BA%E7%9A%84%E7%AB%9E%E4%BA%89%E5%92%8C%E6%9B%B4%E4%BD%8E%E7%9A%84%E6%B6%88%E8%B4%B9%E8%80%85%E4%BB%B7%E6%A0%BC%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。因此，不排除部分贸易伙伴在未来数月与美达成协议、关税部分回撤的可能性。一旦出现谈判进展或特朗普调降关税（白宫称总统保留修改税率权限</w:t>
      </w:r>
      <w:r w:rsidRPr="00BD54E7">
        <w:rPr>
          <w:rFonts w:ascii="Times New Roman" w:eastAsia="微软雅黑" w:hAnsi="Times New Roman" w:cs="Times New Roman"/>
          <w:sz w:val="22"/>
          <w:szCs w:val="22"/>
        </w:rPr>
        <w:t xml:space="preserve"> (</w:t>
      </w:r>
      <w:hyperlink r:id="rId287" w:anchor=":~:text=%E6%96%87%E4%BB%B6%E8%BF%98%E7%A7%B0%EF%BC%8C%E7%89%B9%E6%9C%97%E6%99%AE%E6%8B%A5%E6%9C%89%E2%80%9C%E4%BF%AE%E6%94%B9%E6%9D%83%E9%99%90%E2%80%9D%EF%BC%8C%E5%8F%AF%E4%BB%A5%E8%A7%86%E6%83%85%E5%86%B5%E6%8F%90%E9%AB%98%E6%88%96%E8%80%85%E9%99%8D%E4%BD%8E%E5%85%B3%E7%A8%8E%E3%80%82"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），市场情绪将快速反转，风险资产可能报复性反弹。反之，若摩擦升级、各国报复</w:t>
      </w:r>
      <w:r w:rsidRPr="00BD54E7">
        <w:rPr>
          <w:rFonts w:ascii="Times New Roman" w:eastAsia="微软雅黑" w:hAnsi="Times New Roman" w:cs="Times New Roman"/>
          <w:sz w:val="22"/>
          <w:szCs w:val="22"/>
        </w:rPr>
        <w:lastRenderedPageBreak/>
        <w:t>关税叠加，则美股</w:t>
      </w:r>
      <w:r w:rsidRPr="00BD54E7">
        <w:rPr>
          <w:rFonts w:ascii="Times New Roman" w:eastAsia="微软雅黑" w:hAnsi="Times New Roman" w:cs="Times New Roman"/>
          <w:b/>
          <w:bCs/>
          <w:sz w:val="22"/>
          <w:szCs w:val="22"/>
        </w:rPr>
        <w:t>中期下行风险</w:t>
      </w:r>
      <w:r w:rsidRPr="00BD54E7">
        <w:rPr>
          <w:rFonts w:ascii="Times New Roman" w:eastAsia="微软雅黑" w:hAnsi="Times New Roman" w:cs="Times New Roman"/>
          <w:sz w:val="22"/>
          <w:szCs w:val="22"/>
        </w:rPr>
        <w:t>加剧，甚至可能引发美国经济步入技术性衰退，企业盈利进入下滑周期。美联储政策成为关键变量：目前迹象显示美联储官员已下调今年</w:t>
      </w:r>
      <w:r w:rsidRPr="00BD54E7">
        <w:rPr>
          <w:rFonts w:ascii="Times New Roman" w:eastAsia="微软雅黑" w:hAnsi="Times New Roman" w:cs="Times New Roman"/>
          <w:sz w:val="22"/>
          <w:szCs w:val="22"/>
        </w:rPr>
        <w:t>GDP</w:t>
      </w:r>
      <w:r w:rsidRPr="00BD54E7">
        <w:rPr>
          <w:rFonts w:ascii="Times New Roman" w:eastAsia="微软雅黑" w:hAnsi="Times New Roman" w:cs="Times New Roman"/>
          <w:sz w:val="22"/>
          <w:szCs w:val="22"/>
        </w:rPr>
        <w:t>增长预期至</w:t>
      </w:r>
      <w:r w:rsidRPr="00BD54E7">
        <w:rPr>
          <w:rFonts w:ascii="Times New Roman" w:eastAsia="微软雅黑" w:hAnsi="Times New Roman" w:cs="Times New Roman"/>
          <w:sz w:val="22"/>
          <w:szCs w:val="22"/>
        </w:rPr>
        <w:t>1.7% (</w:t>
      </w:r>
      <w:hyperlink r:id="rId288" w:anchor=":~:text=%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，如贸易冲击超预期，联储可能被迫降息或重启宽松以稳经济。这种政策转向在中长期对股市又形成托底。因此，美股未来走势将呈现政策博弈与经济基本面角力的局面，总体波动性显著上升，板块间分化持续。</w:t>
      </w:r>
    </w:p>
    <w:p w14:paraId="55E8FFB0"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中国</w:t>
      </w:r>
      <w:r w:rsidRPr="00BD54E7">
        <w:rPr>
          <w:rFonts w:ascii="Times New Roman" w:eastAsia="微软雅黑" w:hAnsi="Times New Roman" w:cs="Times New Roman"/>
          <w:b/>
          <w:bCs/>
          <w:sz w:val="22"/>
          <w:szCs w:val="22"/>
        </w:rPr>
        <w:t>A</w:t>
      </w:r>
      <w:r w:rsidRPr="00BD54E7">
        <w:rPr>
          <w:rFonts w:ascii="Times New Roman" w:eastAsia="微软雅黑" w:hAnsi="Times New Roman" w:cs="Times New Roman"/>
          <w:b/>
          <w:bCs/>
          <w:sz w:val="22"/>
          <w:szCs w:val="22"/>
        </w:rPr>
        <w:t>股：风险冲击与内需对冲</w:t>
      </w:r>
    </w:p>
    <w:p w14:paraId="66A5DE7F"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作为美国关税重点针对对象，中国资本市场亦不可避免受到冲击。不过在风险释放的同时，中国</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股也具备一定</w:t>
      </w:r>
      <w:r w:rsidRPr="00BD54E7">
        <w:rPr>
          <w:rFonts w:ascii="Times New Roman" w:eastAsia="微软雅黑" w:hAnsi="Times New Roman" w:cs="Times New Roman"/>
          <w:b/>
          <w:bCs/>
          <w:sz w:val="22"/>
          <w:szCs w:val="22"/>
        </w:rPr>
        <w:t>内生稳定性</w:t>
      </w:r>
      <w:r w:rsidRPr="00BD54E7">
        <w:rPr>
          <w:rFonts w:ascii="Times New Roman" w:eastAsia="微软雅黑" w:hAnsi="Times New Roman" w:cs="Times New Roman"/>
          <w:sz w:val="22"/>
          <w:szCs w:val="22"/>
        </w:rPr>
        <w:t>和政策对冲空间：</w:t>
      </w:r>
    </w:p>
    <w:p w14:paraId="0455ACFF"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市场情绪与外资动向</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关税升级直接打击投资者信心，</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股市场短期情绪趋冷，避险心理上升。由于中美经贸摩擦升级，境外资金可能阶段性撤出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股避险，北向资金出现净流出现象。然而，</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月初中概股在美走势相对抗跌（纳斯达克中国金龙指数仅微跌</w:t>
      </w:r>
      <w:r w:rsidRPr="00BD54E7">
        <w:rPr>
          <w:rFonts w:ascii="Times New Roman" w:eastAsia="微软雅黑" w:hAnsi="Times New Roman" w:cs="Times New Roman"/>
          <w:sz w:val="22"/>
          <w:szCs w:val="22"/>
        </w:rPr>
        <w:t>0.08% (</w:t>
      </w:r>
      <w:hyperlink r:id="rId289" w:anchor=":~:text=%E6%88%AA%E8%87%B34%E6%9C%882%E6%97%A5%E7%BE%8E%E8%82%A1%E6%94%B6%E7%9B%98%EF%BC%8C%E9%81%93%E6%8C%87%20%E6%B6%A80.56,%EF%BC%8C%E8%8B%B1%E4%BC%9F%E8%BE%BE%E3%80%81%E8%8B%B9%E6%9E%9C%E3%80%81%E5%A5%88%E9%A3%9E%20%E5%B0%8F%E5%B9%85%E4%B8%8A%E6%B6%A8%EF%BC%9B%E5%BE%AE%E8%BD%AF%E3%80%81%E8%B0%B7%E6%AD%8C%E3%80%81Meta%E3%80%81%E8%8B%B1%E7%89%B9%E5%B0%94%20%E5%B0%8F%E5%B9%85%E4%B8%8B%E8%B7%8C%E3%80%82"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），显示市场对中国政府政策支撑预期较强，并未出现恐慌性外逃。中国监管层已多次强调贸易战不利全球，将通过对话解决问题</w:t>
      </w:r>
      <w:r w:rsidRPr="00BD54E7">
        <w:rPr>
          <w:rFonts w:ascii="Times New Roman" w:eastAsia="微软雅黑" w:hAnsi="Times New Roman" w:cs="Times New Roman"/>
          <w:sz w:val="22"/>
          <w:szCs w:val="22"/>
        </w:rPr>
        <w:t xml:space="preserve"> (</w:t>
      </w:r>
      <w:hyperlink r:id="rId290" w:anchor=":~:text=%E4%B8%AD%E5%9B%BD%E6%94%BF%E5%BA%9C%E5%A4%9A%E6%AC%A1%E5%BC%BA%E8%B0%83%EF%BC%8C%E8%B4%B8%E6%98%93%E6%88%98%E4%B8%8D%E5%88%A9%E4%BA%8E%E4%B8%AD%E7%BE%8E%E4%B8%A4%E5%9B%BD%EF%BC%8C%E4%B9%9F%E4%B8%8D%E5%88%A9%E4%BA%8E%E5%85%A8%E7%90%83%E7%BB%8F%E6%B5%8E%EF%BC%8C%E5%91%BC%E5%90%81%E9%80%9A%E8%BF%87%E5%AF%B9%E8%AF%9D%E5%92%8C%E5%8D%8F%E5%95%86%E8%A7%A3%E5%86%B3%E8%B4%B8%E6%98%93%E4%BA%89%E7%AB%AF%E3%80%82%E4%B8%AD%E5%9B%BD%E5%A4%96%E4%BA%A4%E9%83%A8%E5%8F%91%E8%A8%80%E4%BA%BA%E9%83%AD%E5%AE%B6%E5%9D%A43%E6%9C%8827%E6%97%A5%E8%A1%A8%E7%A4%BA%EF%BC%9A%E2%80%9C%E8%B4%B8%E6%98%93%E6%88%98%E5%92%8C%E5%85%B3%E7%A8%8E%E6%88%98%E6%B2%A1%E6%9C%89%E8%B5%A2%E5%AE%B6%EF%BC%8C%E6%B2%A1%E6%9C%89%E5%93%AA%20%E4%B8%AA%E5%9B%BD%E5%AE%B6%E7%9A%84%E5%8F%91%E5%B1%95%E5%92%8C%E7%B9%81%E8%8D%A3%E6%98%AF%E9%80%9A%E8%BF%87%E5%BE%81%E6%94%B6%E5%85%B3%E7%A8%8E%E6%9D%A5%E5%AE%9E%E7%8E%B0%E7%9A%84%E3%80%82%E2%80%9D"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。短期来看，</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股或出现</w:t>
      </w:r>
      <w:r w:rsidRPr="00BD54E7">
        <w:rPr>
          <w:rFonts w:ascii="Times New Roman" w:eastAsia="微软雅黑" w:hAnsi="Times New Roman" w:cs="Times New Roman"/>
          <w:b/>
          <w:bCs/>
          <w:sz w:val="22"/>
          <w:szCs w:val="22"/>
        </w:rPr>
        <w:t>跳空低开、板块普跌</w:t>
      </w:r>
      <w:r w:rsidRPr="00BD54E7">
        <w:rPr>
          <w:rFonts w:ascii="Times New Roman" w:eastAsia="微软雅黑" w:hAnsi="Times New Roman" w:cs="Times New Roman"/>
          <w:sz w:val="22"/>
          <w:szCs w:val="22"/>
        </w:rPr>
        <w:t>的局面，但在国内投资者为主的市场结构下，情绪面的冲击可控。同时，人民币汇率可能走贬以缓冲关税影响</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这在一定程度上提振了出口企业股价预期，形成对冲。总体而言，</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股短期面临外部冲击压力，但</w:t>
      </w:r>
      <w:r w:rsidRPr="00BD54E7">
        <w:rPr>
          <w:rFonts w:ascii="Times New Roman" w:eastAsia="微软雅黑" w:hAnsi="Times New Roman" w:cs="Times New Roman"/>
          <w:b/>
          <w:bCs/>
          <w:sz w:val="22"/>
          <w:szCs w:val="22"/>
        </w:rPr>
        <w:t>政策维稳预期</w:t>
      </w:r>
      <w:r w:rsidRPr="00BD54E7">
        <w:rPr>
          <w:rFonts w:ascii="Times New Roman" w:eastAsia="微软雅黑" w:hAnsi="Times New Roman" w:cs="Times New Roman"/>
          <w:sz w:val="22"/>
          <w:szCs w:val="22"/>
        </w:rPr>
        <w:t>将限制恐慌情绪蔓延。若人民币出现快速贬值，央行也可能入市调控，避免资本市场产生连锁反应。</w:t>
      </w:r>
    </w:p>
    <w:p w14:paraId="65DA539A"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行业板块影响：</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美国关税主要影响中国</w:t>
      </w:r>
      <w:r w:rsidRPr="00BD54E7">
        <w:rPr>
          <w:rFonts w:ascii="Times New Roman" w:eastAsia="微软雅黑" w:hAnsi="Times New Roman" w:cs="Times New Roman"/>
          <w:b/>
          <w:bCs/>
          <w:sz w:val="22"/>
          <w:szCs w:val="22"/>
        </w:rPr>
        <w:t>出口导向</w:t>
      </w:r>
      <w:r w:rsidRPr="00BD54E7">
        <w:rPr>
          <w:rFonts w:ascii="Times New Roman" w:eastAsia="微软雅黑" w:hAnsi="Times New Roman" w:cs="Times New Roman"/>
          <w:sz w:val="22"/>
          <w:szCs w:val="22"/>
        </w:rPr>
        <w:t>行业及上游原材料板块：</w:t>
      </w:r>
    </w:p>
    <w:p w14:paraId="03C63828"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科技与高端制造</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中国</w:t>
      </w:r>
      <w:r w:rsidRPr="00BD54E7">
        <w:rPr>
          <w:rFonts w:ascii="Times New Roman" w:eastAsia="微软雅黑" w:hAnsi="Times New Roman" w:cs="Times New Roman"/>
          <w:b/>
          <w:bCs/>
          <w:sz w:val="22"/>
          <w:szCs w:val="22"/>
        </w:rPr>
        <w:t>半导体、</w:t>
      </w:r>
      <w:r w:rsidRPr="00BD54E7">
        <w:rPr>
          <w:rFonts w:ascii="Times New Roman" w:eastAsia="微软雅黑" w:hAnsi="Times New Roman" w:cs="Times New Roman"/>
          <w:b/>
          <w:bCs/>
          <w:sz w:val="22"/>
          <w:szCs w:val="22"/>
        </w:rPr>
        <w:t>5G</w:t>
      </w:r>
      <w:r w:rsidRPr="00BD54E7">
        <w:rPr>
          <w:rFonts w:ascii="Times New Roman" w:eastAsia="微软雅黑" w:hAnsi="Times New Roman" w:cs="Times New Roman"/>
          <w:b/>
          <w:bCs/>
          <w:sz w:val="22"/>
          <w:szCs w:val="22"/>
        </w:rPr>
        <w:t>、新能源设备</w:t>
      </w:r>
      <w:r w:rsidRPr="00BD54E7">
        <w:rPr>
          <w:rFonts w:ascii="Times New Roman" w:eastAsia="微软雅黑" w:hAnsi="Times New Roman" w:cs="Times New Roman"/>
          <w:sz w:val="22"/>
          <w:szCs w:val="22"/>
        </w:rPr>
        <w:t>等高新技术产业首当其冲。美国扩大对华高科技产品打压（包括关税和禁运），将短期不利相关公司对美出口和海外市场开拓。但与此同时，这也迫使中国加快</w:t>
      </w:r>
      <w:r w:rsidRPr="00BD54E7">
        <w:rPr>
          <w:rFonts w:ascii="Times New Roman" w:eastAsia="微软雅黑" w:hAnsi="Times New Roman" w:cs="Times New Roman"/>
          <w:b/>
          <w:bCs/>
          <w:sz w:val="22"/>
          <w:szCs w:val="22"/>
        </w:rPr>
        <w:t>国产替代</w:t>
      </w:r>
      <w:r w:rsidRPr="00BD54E7">
        <w:rPr>
          <w:rFonts w:ascii="Times New Roman" w:eastAsia="微软雅黑" w:hAnsi="Times New Roman" w:cs="Times New Roman"/>
          <w:sz w:val="22"/>
          <w:szCs w:val="22"/>
        </w:rPr>
        <w:t>步伐，国家政策和资金可能加大对芯片、通信设备、自主软件等的支持</w:t>
      </w:r>
      <w:r w:rsidRPr="00BD54E7">
        <w:rPr>
          <w:rFonts w:ascii="Times New Roman" w:eastAsia="微软雅黑" w:hAnsi="Times New Roman" w:cs="Times New Roman"/>
          <w:sz w:val="22"/>
          <w:szCs w:val="22"/>
        </w:rPr>
        <w:t xml:space="preserve"> (</w:t>
      </w:r>
      <w:hyperlink r:id="rId291"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股市场上，短期科技板块情绪承压，龙头股如中兴通讯、工业富联等可能下跌。</w:t>
      </w:r>
      <w:r w:rsidRPr="00BD54E7">
        <w:rPr>
          <w:rFonts w:ascii="Times New Roman" w:eastAsia="微软雅黑" w:hAnsi="Times New Roman" w:cs="Times New Roman"/>
          <w:color w:val="FF0000"/>
          <w:sz w:val="22"/>
          <w:szCs w:val="22"/>
          <w:highlight w:val="yellow"/>
        </w:rPr>
        <w:t>不过投资者也预期</w:t>
      </w:r>
      <w:r w:rsidRPr="00BD54E7">
        <w:rPr>
          <w:rFonts w:ascii="Times New Roman" w:eastAsia="微软雅黑" w:hAnsi="Times New Roman" w:cs="Times New Roman"/>
          <w:b/>
          <w:bCs/>
          <w:color w:val="FF0000"/>
          <w:sz w:val="22"/>
          <w:szCs w:val="22"/>
          <w:highlight w:val="yellow"/>
        </w:rPr>
        <w:t>国产芯片</w:t>
      </w:r>
      <w:r w:rsidRPr="00BD54E7">
        <w:rPr>
          <w:rFonts w:ascii="Times New Roman" w:eastAsia="微软雅黑" w:hAnsi="Times New Roman" w:cs="Times New Roman"/>
          <w:color w:val="FF0000"/>
          <w:sz w:val="22"/>
          <w:szCs w:val="22"/>
          <w:highlight w:val="yellow"/>
        </w:rPr>
        <w:t>、关</w:t>
      </w:r>
      <w:r w:rsidRPr="00BD54E7">
        <w:rPr>
          <w:rFonts w:ascii="Times New Roman" w:eastAsia="微软雅黑" w:hAnsi="Times New Roman" w:cs="Times New Roman"/>
          <w:color w:val="FF0000"/>
          <w:sz w:val="22"/>
          <w:szCs w:val="22"/>
          <w:highlight w:val="yellow"/>
        </w:rPr>
        <w:lastRenderedPageBreak/>
        <w:t>键零部件供应商将迎来战略机遇（订单从进口转向本土）。因此板块内部或现分化：依赖美国市场和技术的科技公司偏空，而掌握自主技术、受益进口替代的公司有望获得长线资金青睐。</w:t>
      </w:r>
    </w:p>
    <w:p w14:paraId="6664F7A6"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新能源产业</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b/>
          <w:bCs/>
          <w:sz w:val="22"/>
          <w:szCs w:val="22"/>
        </w:rPr>
        <w:t>光伏太阳能</w:t>
      </w:r>
      <w:r w:rsidRPr="00BD54E7">
        <w:rPr>
          <w:rFonts w:ascii="Times New Roman" w:eastAsia="微软雅黑" w:hAnsi="Times New Roman" w:cs="Times New Roman"/>
          <w:sz w:val="22"/>
          <w:szCs w:val="22"/>
        </w:rPr>
        <w:t>和</w:t>
      </w:r>
      <w:r w:rsidRPr="00BD54E7">
        <w:rPr>
          <w:rFonts w:ascii="Times New Roman" w:eastAsia="微软雅黑" w:hAnsi="Times New Roman" w:cs="Times New Roman"/>
          <w:b/>
          <w:bCs/>
          <w:sz w:val="22"/>
          <w:szCs w:val="22"/>
        </w:rPr>
        <w:t>新能源汽车</w:t>
      </w:r>
      <w:r w:rsidRPr="00BD54E7">
        <w:rPr>
          <w:rFonts w:ascii="Times New Roman" w:eastAsia="微软雅黑" w:hAnsi="Times New Roman" w:cs="Times New Roman"/>
          <w:sz w:val="22"/>
          <w:szCs w:val="22"/>
        </w:rPr>
        <w:t>产业链受到一定影响。美国对中国太阳能产品加征重税（</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 xml:space="preserve"> (</w:t>
      </w:r>
      <w:hyperlink r:id="rId292"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，将削弱相关厂商对美出口。但近年中国光伏企业早已开拓欧洲、南美等替代市场，美国占比有限，因此实际业绩冲击或可控。此外，光伏组件可以通过第三国如马来西亚等中转（若其关税仅</w:t>
      </w:r>
      <w:r w:rsidRPr="00BD54E7">
        <w:rPr>
          <w:rFonts w:ascii="Times New Roman" w:eastAsia="微软雅黑" w:hAnsi="Times New Roman" w:cs="Times New Roman"/>
          <w:sz w:val="22"/>
          <w:szCs w:val="22"/>
        </w:rPr>
        <w:t>10%</w:t>
      </w:r>
      <w:r w:rsidRPr="00BD54E7">
        <w:rPr>
          <w:rFonts w:ascii="Times New Roman" w:eastAsia="微软雅黑" w:hAnsi="Times New Roman" w:cs="Times New Roman"/>
          <w:sz w:val="22"/>
          <w:szCs w:val="22"/>
        </w:rPr>
        <w:t>基准）进入美国，企业将积极调整贸易路径。新能源汽车方面，中国新能源车企原本对美出口量很小（</w:t>
      </w:r>
      <w:r w:rsidRPr="00BD54E7">
        <w:rPr>
          <w:rFonts w:ascii="Times New Roman" w:eastAsia="微软雅黑" w:hAnsi="Times New Roman" w:cs="Times New Roman"/>
          <w:sz w:val="22"/>
          <w:szCs w:val="22"/>
        </w:rPr>
        <w:t>2023</w:t>
      </w:r>
      <w:r w:rsidRPr="00BD54E7">
        <w:rPr>
          <w:rFonts w:ascii="Times New Roman" w:eastAsia="微软雅黑" w:hAnsi="Times New Roman" w:cs="Times New Roman"/>
          <w:sz w:val="22"/>
          <w:szCs w:val="22"/>
        </w:rPr>
        <w:t>年不足</w:t>
      </w:r>
      <w:r w:rsidRPr="00BD54E7">
        <w:rPr>
          <w:rFonts w:ascii="Times New Roman" w:eastAsia="微软雅黑" w:hAnsi="Times New Roman" w:cs="Times New Roman"/>
          <w:sz w:val="22"/>
          <w:szCs w:val="22"/>
        </w:rPr>
        <w:t>1%</w:t>
      </w:r>
      <w:r w:rsidRPr="00BD54E7">
        <w:rPr>
          <w:rFonts w:ascii="Times New Roman" w:eastAsia="微软雅黑" w:hAnsi="Times New Roman" w:cs="Times New Roman"/>
          <w:sz w:val="22"/>
          <w:szCs w:val="22"/>
        </w:rPr>
        <w:t>出口至美</w:t>
      </w:r>
      <w:r w:rsidRPr="00BD54E7">
        <w:rPr>
          <w:rFonts w:ascii="Times New Roman" w:eastAsia="微软雅黑" w:hAnsi="Times New Roman" w:cs="Times New Roman"/>
          <w:sz w:val="22"/>
          <w:szCs w:val="22"/>
        </w:rPr>
        <w:t xml:space="preserve"> (</w:t>
      </w:r>
      <w:hyperlink r:id="rId293" w:anchor=":~:text=%E4%BB%8E%E5%8A%A0%E5%BE%81%E5%85%B3%E7%A8%8E%E7%9A%84%E6%AF%94%E4%BE%8B%E6%9D%A5%E7%9C%8B%EF%BC%8C%E4%B8%AD%E5%9B%BD%E7%94%B5%E5%8A%A8%E6%B1%BD%E8%BD%A6%E5%8F%97%E5%88%B0%E7%9A%84%E5%BD%B1%E5%93%8D%E6%97%A0%E7%96%91%E6%98%AF%E6%9C%80%E5%A4%A7%E7%9A%84%E3%80%82%E4%BD%86%E4%BA%8B%E5%AE%9E%E4%B8%8A%EF%BC%8C%E7%BE%8E%E5%9B%BD%E5%B9%B6%E9%9D%9E%E4%B8%AD%E5%9B%BD%E6%96%B0%E8%83%BD%E6%BA%90%E8%BD%A6%E4%BC%81%E5%87%BA%E6%B5%B7%E7%9A%84%E4%B8%BB%E8%A6%81%E7%9B%AE%E7%9A%84%E5%9C%B0%E3%80%82"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），美国</w:t>
      </w:r>
      <w:r w:rsidRPr="00BD54E7">
        <w:rPr>
          <w:rFonts w:ascii="Times New Roman" w:eastAsia="微软雅黑" w:hAnsi="Times New Roman" w:cs="Times New Roman"/>
          <w:sz w:val="22"/>
          <w:szCs w:val="22"/>
        </w:rPr>
        <w:t>100%</w:t>
      </w:r>
      <w:r w:rsidRPr="00BD54E7">
        <w:rPr>
          <w:rFonts w:ascii="Times New Roman" w:eastAsia="微软雅黑" w:hAnsi="Times New Roman" w:cs="Times New Roman"/>
          <w:sz w:val="22"/>
          <w:szCs w:val="22"/>
        </w:rPr>
        <w:t>关税更多是象征意义打压，其主要出口市场在欧洲、东南亚。</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新能源汽车板块短期或受情绪拖累（如比亚迪股价可能波动），但基本面影响有限。相反，若欧洲因美压制而倾向与中企合作（例如降低对美依赖），中国新能源龙头在其他市场仍有巨大成长空间。总体而言，新能源板块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股或短暂回调，但</w:t>
      </w:r>
      <w:r w:rsidRPr="00BD54E7">
        <w:rPr>
          <w:rFonts w:ascii="Times New Roman" w:eastAsia="微软雅黑" w:hAnsi="Times New Roman" w:cs="Times New Roman"/>
          <w:b/>
          <w:bCs/>
          <w:sz w:val="22"/>
          <w:szCs w:val="22"/>
        </w:rPr>
        <w:t>中长期增长逻辑不改</w:t>
      </w:r>
      <w:r w:rsidRPr="00BD54E7">
        <w:rPr>
          <w:rFonts w:ascii="Times New Roman" w:eastAsia="微软雅黑" w:hAnsi="Times New Roman" w:cs="Times New Roman"/>
          <w:sz w:val="22"/>
          <w:szCs w:val="22"/>
        </w:rPr>
        <w:t>，投资者仍会关注政策扶持下的内需和海外替代市场增长。</w:t>
      </w:r>
    </w:p>
    <w:p w14:paraId="4A7D8015"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传统制造出口</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受影响较直接的是劳动密集型和传统制造业出口企业。例如</w:t>
      </w:r>
      <w:r w:rsidRPr="00BD54E7">
        <w:rPr>
          <w:rFonts w:ascii="Times New Roman" w:eastAsia="微软雅黑" w:hAnsi="Times New Roman" w:cs="Times New Roman"/>
          <w:b/>
          <w:bCs/>
          <w:sz w:val="22"/>
          <w:szCs w:val="22"/>
        </w:rPr>
        <w:t>纺织服装、家电、家具、玩具</w:t>
      </w:r>
      <w:r w:rsidRPr="00BD54E7">
        <w:rPr>
          <w:rFonts w:ascii="Times New Roman" w:eastAsia="微软雅黑" w:hAnsi="Times New Roman" w:cs="Times New Roman"/>
          <w:sz w:val="22"/>
          <w:szCs w:val="22"/>
        </w:rPr>
        <w:t>等行业，对美出口比重大。美国大幅关税将提高上述中国产品在美售价，削弱订单。相应地，这些行业</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公司的出口业务将承压，短期股价可能下跌。不过，这类企业也可能积极转移产能至他国或转攻内销以对冲影响。同时，人民币贬值预期为出口商提供一定缓冲（出口折算人民币收入增加）。中国政府或出台针对性的纾困措施（如出口退税率上调）来支持这些受冲击行业。因此，该板块股票在初期下挫后，有望随着政策利好逐渐企稳。</w:t>
      </w:r>
    </w:p>
    <w:p w14:paraId="4BA78B3B" w14:textId="77777777" w:rsidR="00BD54E7" w:rsidRPr="00BD54E7" w:rsidRDefault="00BD54E7">
      <w:pPr>
        <w:numPr>
          <w:ilvl w:val="1"/>
          <w:numId w:val="215"/>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大宗商品与原材料</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美国关税战预期降低全球经济和贸易需求，石油、基本金属等大宗商品价格可能走弱，从而影响中国相关板块。国际油价下行将利空石化企业收入，但对下游化工是利好成本。金属价格走低则压制矿企利润。另一方面，如果中国减少从美进口能源矿产（作为反制），将转向国内或其他国家采购，本土资源企业或受益。需要注意的是，美国将</w:t>
      </w:r>
      <w:r w:rsidRPr="00BD54E7">
        <w:rPr>
          <w:rFonts w:ascii="Times New Roman" w:eastAsia="微软雅黑" w:hAnsi="Times New Roman" w:cs="Times New Roman"/>
          <w:b/>
          <w:bCs/>
          <w:sz w:val="22"/>
          <w:szCs w:val="22"/>
        </w:rPr>
        <w:t>能源和稀缺矿产</w:t>
      </w:r>
      <w:r w:rsidRPr="00BD54E7">
        <w:rPr>
          <w:rFonts w:ascii="Times New Roman" w:eastAsia="微软雅黑" w:hAnsi="Times New Roman" w:cs="Times New Roman"/>
          <w:sz w:val="22"/>
          <w:szCs w:val="22"/>
        </w:rPr>
        <w:t>豁免出关税（声称对美国没有的能源和矿物不加税</w:t>
      </w:r>
      <w:r w:rsidRPr="00BD54E7">
        <w:rPr>
          <w:rFonts w:ascii="Times New Roman" w:eastAsia="微软雅黑" w:hAnsi="Times New Roman" w:cs="Times New Roman"/>
          <w:sz w:val="22"/>
          <w:szCs w:val="22"/>
        </w:rPr>
        <w:t xml:space="preserve"> (</w:t>
      </w:r>
      <w:hyperlink r:id="rId294" w:anchor=":~:text=%E5%A3%B0%E6%98%8E%E7%A7%B0%EF%BC%8C%E7%89%B9%E6%9C%97%E6%99%AE%E5%B0%86%E5%AF%B9%E6%89%80%E6%9C%89%E5%9B%BD%E5%AE%B6%E5%BE%81%E6%94%B61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），表明中国的</w:t>
      </w:r>
      <w:r w:rsidRPr="00BD54E7">
        <w:rPr>
          <w:rFonts w:ascii="Times New Roman" w:eastAsia="微软雅黑" w:hAnsi="Times New Roman" w:cs="Times New Roman"/>
          <w:sz w:val="22"/>
          <w:szCs w:val="22"/>
        </w:rPr>
        <w:lastRenderedPageBreak/>
        <w:t>稀土、关键电池金属等出口尚未被直接限制。这些战略资源品种可能成为中国反制的筹码。</w:t>
      </w:r>
      <w:r w:rsidRPr="00BD54E7">
        <w:rPr>
          <w:rFonts w:ascii="Times New Roman" w:eastAsia="微软雅黑" w:hAnsi="Times New Roman" w:cs="Times New Roman"/>
          <w:sz w:val="22"/>
          <w:szCs w:val="22"/>
          <w:highlight w:val="yellow"/>
        </w:rPr>
        <w:t>如果中国限制稀土对美出口，</w:t>
      </w:r>
      <w:r w:rsidRPr="00BD54E7">
        <w:rPr>
          <w:rFonts w:ascii="Times New Roman" w:eastAsia="微软雅黑" w:hAnsi="Times New Roman" w:cs="Times New Roman"/>
          <w:sz w:val="22"/>
          <w:szCs w:val="22"/>
          <w:highlight w:val="yellow"/>
        </w:rPr>
        <w:t>A</w:t>
      </w:r>
      <w:r w:rsidRPr="00BD54E7">
        <w:rPr>
          <w:rFonts w:ascii="Times New Roman" w:eastAsia="微软雅黑" w:hAnsi="Times New Roman" w:cs="Times New Roman"/>
          <w:sz w:val="22"/>
          <w:szCs w:val="22"/>
          <w:highlight w:val="yellow"/>
        </w:rPr>
        <w:t>股稀土板块将大涨。</w:t>
      </w:r>
      <w:r w:rsidRPr="00BD54E7">
        <w:rPr>
          <w:rFonts w:ascii="Times New Roman" w:eastAsia="微软雅黑" w:hAnsi="Times New Roman" w:cs="Times New Roman"/>
          <w:sz w:val="22"/>
          <w:szCs w:val="22"/>
        </w:rPr>
        <w:t>因此，原材料板块影响多空交织：全球需求趋弱的宏观利空，与贸易战下供应再平衡的结构性利多并存。</w:t>
      </w:r>
    </w:p>
    <w:p w14:paraId="75953BF5"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龙头企业个股解析：</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中美关税摩擦对</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股部分龙头公司形成利空。例如，</w:t>
      </w:r>
      <w:r w:rsidRPr="00BD54E7">
        <w:rPr>
          <w:rFonts w:ascii="Times New Roman" w:eastAsia="微软雅黑" w:hAnsi="Times New Roman" w:cs="Times New Roman"/>
          <w:b/>
          <w:bCs/>
          <w:sz w:val="22"/>
          <w:szCs w:val="22"/>
        </w:rPr>
        <w:t>航运港口类</w:t>
      </w:r>
      <w:r w:rsidRPr="00BD54E7">
        <w:rPr>
          <w:rFonts w:ascii="Times New Roman" w:eastAsia="微软雅黑" w:hAnsi="Times New Roman" w:cs="Times New Roman"/>
          <w:sz w:val="22"/>
          <w:szCs w:val="22"/>
        </w:rPr>
        <w:t>企业（中远海控等）可能因全球贸易放缓、运量下降而业绩承压。</w:t>
      </w:r>
      <w:r w:rsidRPr="00BD54E7">
        <w:rPr>
          <w:rFonts w:ascii="Times New Roman" w:eastAsia="微软雅黑" w:hAnsi="Times New Roman" w:cs="Times New Roman"/>
          <w:b/>
          <w:bCs/>
          <w:sz w:val="22"/>
          <w:szCs w:val="22"/>
        </w:rPr>
        <w:t>家电龙头</w:t>
      </w:r>
      <w:r w:rsidRPr="00BD54E7">
        <w:rPr>
          <w:rFonts w:ascii="Times New Roman" w:eastAsia="微软雅黑" w:hAnsi="Times New Roman" w:cs="Times New Roman"/>
          <w:sz w:val="22"/>
          <w:szCs w:val="22"/>
        </w:rPr>
        <w:t>海尔、美的等在美市场份额大，短期出口受阻需另觅增长点。</w:t>
      </w:r>
      <w:r w:rsidRPr="00BD54E7">
        <w:rPr>
          <w:rFonts w:ascii="Times New Roman" w:eastAsia="微软雅黑" w:hAnsi="Times New Roman" w:cs="Times New Roman"/>
          <w:b/>
          <w:bCs/>
          <w:sz w:val="22"/>
          <w:szCs w:val="22"/>
        </w:rPr>
        <w:t>汽车板块</w:t>
      </w:r>
      <w:r w:rsidRPr="00BD54E7">
        <w:rPr>
          <w:rFonts w:ascii="Times New Roman" w:eastAsia="微软雅黑" w:hAnsi="Times New Roman" w:cs="Times New Roman"/>
          <w:sz w:val="22"/>
          <w:szCs w:val="22"/>
        </w:rPr>
        <w:t>中，长城、上汽等出口美国或海外的车型可能受波及（虽然目前中国车对美出口不多，但贸易紧张可能影响其海外拓展信心）。科技方面，</w:t>
      </w:r>
      <w:r w:rsidRPr="00BD54E7">
        <w:rPr>
          <w:rFonts w:ascii="Times New Roman" w:eastAsia="微软雅黑" w:hAnsi="Times New Roman" w:cs="Times New Roman"/>
          <w:b/>
          <w:bCs/>
          <w:sz w:val="22"/>
          <w:szCs w:val="22"/>
        </w:rPr>
        <w:t>芯片代工龙头中芯国际</w:t>
      </w:r>
      <w:r w:rsidRPr="00BD54E7">
        <w:rPr>
          <w:rFonts w:ascii="Times New Roman" w:eastAsia="微软雅黑" w:hAnsi="Times New Roman" w:cs="Times New Roman"/>
          <w:sz w:val="22"/>
          <w:szCs w:val="22"/>
        </w:rPr>
        <w:t>由于美国技术封锁与关税环境，短期挑战增多，但国家政策支持下中长期有望加速国产替代步伐。</w:t>
      </w:r>
      <w:r w:rsidRPr="00BD54E7">
        <w:rPr>
          <w:rFonts w:ascii="Times New Roman" w:eastAsia="微软雅黑" w:hAnsi="Times New Roman" w:cs="Times New Roman"/>
          <w:b/>
          <w:bCs/>
          <w:sz w:val="22"/>
          <w:szCs w:val="22"/>
        </w:rPr>
        <w:t>通信设备龙头华为</w:t>
      </w:r>
      <w:r w:rsidRPr="00BD54E7">
        <w:rPr>
          <w:rFonts w:ascii="Times New Roman" w:eastAsia="微软雅黑" w:hAnsi="Times New Roman" w:cs="Times New Roman"/>
          <w:sz w:val="22"/>
          <w:szCs w:val="22"/>
        </w:rPr>
        <w:t>未上市但关联公司如沪电股份（电路板供应）等，可能受美国限制影响海外订单，不过国内</w:t>
      </w:r>
      <w:r w:rsidRPr="00BD54E7">
        <w:rPr>
          <w:rFonts w:ascii="Times New Roman" w:eastAsia="微软雅黑" w:hAnsi="Times New Roman" w:cs="Times New Roman"/>
          <w:sz w:val="22"/>
          <w:szCs w:val="22"/>
        </w:rPr>
        <w:t>5G</w:t>
      </w:r>
      <w:r w:rsidRPr="00BD54E7">
        <w:rPr>
          <w:rFonts w:ascii="Times New Roman" w:eastAsia="微软雅黑" w:hAnsi="Times New Roman" w:cs="Times New Roman"/>
          <w:sz w:val="22"/>
          <w:szCs w:val="22"/>
        </w:rPr>
        <w:t>建设需求仍旺盛对冲部分影响。值得一提的是，一些纯内需型龙头可能相对受益。如</w:t>
      </w:r>
      <w:r w:rsidRPr="00BD54E7">
        <w:rPr>
          <w:rFonts w:ascii="Times New Roman" w:eastAsia="微软雅黑" w:hAnsi="Times New Roman" w:cs="Times New Roman"/>
          <w:b/>
          <w:bCs/>
          <w:sz w:val="22"/>
          <w:szCs w:val="22"/>
        </w:rPr>
        <w:t>白酒、食品饮料</w:t>
      </w:r>
      <w:r w:rsidRPr="00BD54E7">
        <w:rPr>
          <w:rFonts w:ascii="Times New Roman" w:eastAsia="微软雅黑" w:hAnsi="Times New Roman" w:cs="Times New Roman"/>
          <w:sz w:val="22"/>
          <w:szCs w:val="22"/>
        </w:rPr>
        <w:t>等消费龙头基本不受出口影响，反而在经济转向内循环时更受资金青睐，股价有望走强。总体而言，</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股龙头将呈现</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外销型承压、内需型抗稳</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的局面。</w:t>
      </w:r>
    </w:p>
    <w:p w14:paraId="792A2AEC" w14:textId="77777777" w:rsidR="00BD54E7" w:rsidRPr="00BD54E7" w:rsidRDefault="00BD54E7">
      <w:pPr>
        <w:numPr>
          <w:ilvl w:val="0"/>
          <w:numId w:val="215"/>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政策应对与长期趋势：</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面对外部冲击，中国政府有足够政策工具稳定股市与经济。例如，可能适时</w:t>
      </w:r>
      <w:r w:rsidRPr="00BD54E7">
        <w:rPr>
          <w:rFonts w:ascii="Times New Roman" w:eastAsia="微软雅黑" w:hAnsi="Times New Roman" w:cs="Times New Roman"/>
          <w:b/>
          <w:bCs/>
          <w:sz w:val="22"/>
          <w:szCs w:val="22"/>
        </w:rPr>
        <w:t>降准降息</w:t>
      </w:r>
      <w:r w:rsidRPr="00BD54E7">
        <w:rPr>
          <w:rFonts w:ascii="Times New Roman" w:eastAsia="微软雅黑" w:hAnsi="Times New Roman" w:cs="Times New Roman"/>
          <w:sz w:val="22"/>
          <w:szCs w:val="22"/>
        </w:rPr>
        <w:t>、加大财政刺激（新基建投资、消费券发放）以托底内需，从而提振相关板块行情。监管层也可能放松股市政策（如放缓</w:t>
      </w:r>
      <w:r w:rsidRPr="00BD54E7">
        <w:rPr>
          <w:rFonts w:ascii="Times New Roman" w:eastAsia="微软雅黑" w:hAnsi="Times New Roman" w:cs="Times New Roman"/>
          <w:sz w:val="22"/>
          <w:szCs w:val="22"/>
        </w:rPr>
        <w:t>IPO</w:t>
      </w:r>
      <w:r w:rsidRPr="00BD54E7">
        <w:rPr>
          <w:rFonts w:ascii="Times New Roman" w:eastAsia="微软雅黑" w:hAnsi="Times New Roman" w:cs="Times New Roman"/>
          <w:sz w:val="22"/>
          <w:szCs w:val="22"/>
        </w:rPr>
        <w:t>节奏、动用国家队资金护盘）以维持市场信心。长期看，贸易战将倒逼中国经济更加走向</w:t>
      </w:r>
      <w:r w:rsidRPr="00BD54E7">
        <w:rPr>
          <w:rFonts w:ascii="Times New Roman" w:eastAsia="微软雅黑" w:hAnsi="Times New Roman" w:cs="Times New Roman"/>
          <w:b/>
          <w:bCs/>
          <w:sz w:val="22"/>
          <w:szCs w:val="22"/>
        </w:rPr>
        <w:t>内生增长</w:t>
      </w:r>
      <w:r w:rsidRPr="00BD54E7">
        <w:rPr>
          <w:rFonts w:ascii="Times New Roman" w:eastAsia="微软雅黑" w:hAnsi="Times New Roman" w:cs="Times New Roman"/>
          <w:sz w:val="22"/>
          <w:szCs w:val="22"/>
        </w:rPr>
        <w:t>和</w:t>
      </w:r>
      <w:r w:rsidRPr="00BD54E7">
        <w:rPr>
          <w:rFonts w:ascii="Times New Roman" w:eastAsia="微软雅黑" w:hAnsi="Times New Roman" w:cs="Times New Roman"/>
          <w:b/>
          <w:bCs/>
          <w:sz w:val="22"/>
          <w:szCs w:val="22"/>
        </w:rPr>
        <w:t>科技自立</w:t>
      </w:r>
      <w:r w:rsidRPr="00BD54E7">
        <w:rPr>
          <w:rFonts w:ascii="Times New Roman" w:eastAsia="微软雅黑" w:hAnsi="Times New Roman" w:cs="Times New Roman"/>
          <w:sz w:val="22"/>
          <w:szCs w:val="22"/>
        </w:rPr>
        <w:t>。这反而孕育出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股新的投资主线：国产替代、产业升级和内需消费。有分析指出，美国关税可能</w:t>
      </w:r>
      <w:r w:rsidRPr="00BD54E7">
        <w:rPr>
          <w:rFonts w:ascii="Times New Roman" w:eastAsia="微软雅黑" w:hAnsi="Times New Roman" w:cs="Times New Roman"/>
          <w:b/>
          <w:bCs/>
          <w:sz w:val="22"/>
          <w:szCs w:val="22"/>
        </w:rPr>
        <w:t>促使中国加快供应链重组和对美依赖降低</w:t>
      </w:r>
      <w:r w:rsidRPr="00BD54E7">
        <w:rPr>
          <w:rFonts w:ascii="Times New Roman" w:eastAsia="微软雅黑" w:hAnsi="Times New Roman" w:cs="Times New Roman"/>
          <w:sz w:val="22"/>
          <w:szCs w:val="22"/>
        </w:rPr>
        <w:t xml:space="preserve"> (</w:t>
      </w:r>
      <w:hyperlink r:id="rId295"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。随着</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十四五</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规划的推进，中国在新能源车、光伏、半导体、高端装备等领域的自主投入只增不减，相关上市公司有望在全球市场重塑中胜出。因此，中长期</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股投资者或将目光更多投向受益于</w:t>
      </w:r>
      <w:r w:rsidRPr="00BD54E7">
        <w:rPr>
          <w:rFonts w:ascii="Times New Roman" w:eastAsia="微软雅黑" w:hAnsi="Times New Roman" w:cs="Times New Roman"/>
          <w:b/>
          <w:bCs/>
          <w:sz w:val="22"/>
          <w:szCs w:val="22"/>
        </w:rPr>
        <w:t>进口替代和内需崛起</w:t>
      </w:r>
      <w:r w:rsidRPr="00BD54E7">
        <w:rPr>
          <w:rFonts w:ascii="Times New Roman" w:eastAsia="微软雅黑" w:hAnsi="Times New Roman" w:cs="Times New Roman"/>
          <w:sz w:val="22"/>
          <w:szCs w:val="22"/>
        </w:rPr>
        <w:t>的板块，将阶段性的贸易战冲击视为逢低布局优质资产的机会。</w:t>
      </w:r>
    </w:p>
    <w:p w14:paraId="61BDA8E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香港股市：外部拖累与估值修正</w:t>
      </w:r>
    </w:p>
    <w:p w14:paraId="44067C6A"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香港作为国际金融中心和中资离岸市场，此轮关税冲击通过多方面影响港股：</w:t>
      </w:r>
    </w:p>
    <w:p w14:paraId="47DFD310"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lastRenderedPageBreak/>
        <w:t>整体市场情绪</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对全球风险事件高度敏感。美国关税升级引发的避险情绪同样波及香港市场，恒生指数在消息后可能同步出现明显下跌。由于港股投资者结构中海外机构占比较高，风险厌恶情绪下这些资金或减持港股敞口，转投美元资产，造成港股资金面趋紧。事实上，港股在贸易摩擦中往往充当</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风向标</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2</w:t>
      </w:r>
      <w:r w:rsidRPr="00BD54E7">
        <w:rPr>
          <w:rFonts w:ascii="Times New Roman" w:eastAsia="微软雅黑" w:hAnsi="Times New Roman" w:cs="Times New Roman"/>
          <w:sz w:val="22"/>
          <w:szCs w:val="22"/>
        </w:rPr>
        <w:t>日美股收盘前中概股波动已显现，美股休市后港股夜期和</w:t>
      </w:r>
      <w:r w:rsidRPr="00BD54E7">
        <w:rPr>
          <w:rFonts w:ascii="Times New Roman" w:eastAsia="微软雅黑" w:hAnsi="Times New Roman" w:cs="Times New Roman"/>
          <w:sz w:val="22"/>
          <w:szCs w:val="22"/>
        </w:rPr>
        <w:t>ADR</w:t>
      </w:r>
      <w:r w:rsidRPr="00BD54E7">
        <w:rPr>
          <w:rFonts w:ascii="Times New Roman" w:eastAsia="微软雅黑" w:hAnsi="Times New Roman" w:cs="Times New Roman"/>
          <w:sz w:val="22"/>
          <w:szCs w:val="22"/>
        </w:rPr>
        <w:t>行情预示港股开盘将大幅低开。因此，可以预料</w:t>
      </w:r>
      <w:r w:rsidRPr="00BD54E7">
        <w:rPr>
          <w:rFonts w:ascii="Times New Roman" w:eastAsia="微软雅黑" w:hAnsi="Times New Roman" w:cs="Times New Roman"/>
          <w:sz w:val="22"/>
          <w:szCs w:val="22"/>
        </w:rPr>
        <w:t>4</w:t>
      </w:r>
      <w:r w:rsidRPr="00BD54E7">
        <w:rPr>
          <w:rFonts w:ascii="Times New Roman" w:eastAsia="微软雅黑" w:hAnsi="Times New Roman" w:cs="Times New Roman"/>
          <w:sz w:val="22"/>
          <w:szCs w:val="22"/>
        </w:rPr>
        <w:t>月</w:t>
      </w:r>
      <w:r w:rsidRPr="00BD54E7">
        <w:rPr>
          <w:rFonts w:ascii="Times New Roman" w:eastAsia="微软雅黑" w:hAnsi="Times New Roman" w:cs="Times New Roman"/>
          <w:sz w:val="22"/>
          <w:szCs w:val="22"/>
        </w:rPr>
        <w:t>3</w:t>
      </w:r>
      <w:r w:rsidRPr="00BD54E7">
        <w:rPr>
          <w:rFonts w:ascii="Times New Roman" w:eastAsia="微软雅黑" w:hAnsi="Times New Roman" w:cs="Times New Roman"/>
          <w:sz w:val="22"/>
          <w:szCs w:val="22"/>
        </w:rPr>
        <w:t>日港股出现跳空低开，板块普遍下挫的局面。市场波动率上升，恒生波指可能走高。与此同时，港元汇率可能逼近弱方兑换保证，引发香港金管局入市维稳迹象</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这反映国际资本短期流出香港，对港股形成下行压力。</w:t>
      </w:r>
    </w:p>
    <w:p w14:paraId="70B0DD82"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主要板块影响</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港股以金融和中资公司为主，新关税政策对其中部分板块形成直接利空：</w:t>
      </w:r>
    </w:p>
    <w:p w14:paraId="4C2EB61E"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科技互联网</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恒生科技指数成分股多为中概科技龙头（如阿里巴巴、腾讯、美团等）。虽然这些公司业务以国内和亚洲为主，直接受美关税影响有限，但中美对抗加剧可能带来</w:t>
      </w:r>
      <w:r w:rsidRPr="00BD54E7">
        <w:rPr>
          <w:rFonts w:ascii="Times New Roman" w:eastAsia="微软雅黑" w:hAnsi="Times New Roman" w:cs="Times New Roman"/>
          <w:b/>
          <w:bCs/>
          <w:sz w:val="22"/>
          <w:szCs w:val="22"/>
        </w:rPr>
        <w:t>投资者情绪层面的压制</w:t>
      </w:r>
      <w:r w:rsidRPr="00BD54E7">
        <w:rPr>
          <w:rFonts w:ascii="Times New Roman" w:eastAsia="微软雅黑" w:hAnsi="Times New Roman" w:cs="Times New Roman"/>
          <w:sz w:val="22"/>
          <w:szCs w:val="22"/>
        </w:rPr>
        <w:t>。例如阿里、腾讯等此前受中美关系紧张影响，在美国资本市场估值承压，如今贸易冲突进一步发酵，可能影响海外投资者对中概互联网企业的风险评估，其港股股价短期承压下行。此外，部分科技公司（如小米）有硬件产品出口海外市场，美国关税导致全球供应链成本上升、消费电子需求放缓，间接影响其增长预期。总体而言，港股科技板块短线走势偏空。</w:t>
      </w:r>
    </w:p>
    <w:p w14:paraId="370D7A56"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金融和地产</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金融板块中，</w:t>
      </w:r>
      <w:r w:rsidRPr="00BD54E7">
        <w:rPr>
          <w:rFonts w:ascii="Times New Roman" w:eastAsia="微软雅黑" w:hAnsi="Times New Roman" w:cs="Times New Roman"/>
          <w:b/>
          <w:bCs/>
          <w:sz w:val="22"/>
          <w:szCs w:val="22"/>
        </w:rPr>
        <w:t>银行股</w:t>
      </w:r>
      <w:r w:rsidRPr="00BD54E7">
        <w:rPr>
          <w:rFonts w:ascii="Times New Roman" w:eastAsia="微软雅黑" w:hAnsi="Times New Roman" w:cs="Times New Roman"/>
          <w:sz w:val="22"/>
          <w:szCs w:val="22"/>
        </w:rPr>
        <w:t>尤其汇丰控股等跨国银行，受贸易战冲击主要通过宏观层面：全球经济放缓可能导致利率走低，净息差收窄，同时跨境金融活动减少影响业务量。汇丰等在亚洲业务比重大的银行也担心中国经济放缓拖累贷款需求和资产质量，股价可能走弱。</w:t>
      </w:r>
      <w:r w:rsidRPr="00BD54E7">
        <w:rPr>
          <w:rFonts w:ascii="Times New Roman" w:eastAsia="微软雅黑" w:hAnsi="Times New Roman" w:cs="Times New Roman"/>
          <w:b/>
          <w:bCs/>
          <w:sz w:val="22"/>
          <w:szCs w:val="22"/>
        </w:rPr>
        <w:t>保险股</w:t>
      </w:r>
      <w:r w:rsidRPr="00BD54E7">
        <w:rPr>
          <w:rFonts w:ascii="Times New Roman" w:eastAsia="微软雅黑" w:hAnsi="Times New Roman" w:cs="Times New Roman"/>
          <w:sz w:val="22"/>
          <w:szCs w:val="22"/>
        </w:rPr>
        <w:t>类似道理，市场波动和经济前景不确定性增加保费增长难度。地产方面，香港本地地产股虽不直接受关税影响，但如果全球资金撤离、新增资金流入减少，香港流动性收紧和利率上升预期会打压楼市，从而影响地产股估值。此外，贸易战导致港口航运业务下降，也间接影响香港物流地产需求。因此，金融地产板块短期亦偏弱。</w:t>
      </w:r>
    </w:p>
    <w:p w14:paraId="1B1AFC20"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周期与商品</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香港上市的中资</w:t>
      </w:r>
      <w:r w:rsidRPr="00BD54E7">
        <w:rPr>
          <w:rFonts w:ascii="Times New Roman" w:eastAsia="微软雅黑" w:hAnsi="Times New Roman" w:cs="Times New Roman"/>
          <w:b/>
          <w:bCs/>
          <w:sz w:val="22"/>
          <w:szCs w:val="22"/>
        </w:rPr>
        <w:t>能源资源类公司</w:t>
      </w:r>
      <w:r w:rsidRPr="00BD54E7">
        <w:rPr>
          <w:rFonts w:ascii="Times New Roman" w:eastAsia="微软雅黑" w:hAnsi="Times New Roman" w:cs="Times New Roman"/>
          <w:sz w:val="22"/>
          <w:szCs w:val="22"/>
        </w:rPr>
        <w:t>（如中海油、中石化、紫金矿业等）将受到全球大宗商品价格波动影响。若贸易战预期导致油价下跌，石油石化股承压；金价上涨则有利黄金矿业股表现。煤炭、有色金属板块取决于中国内需和基建</w:t>
      </w:r>
      <w:r w:rsidRPr="00BD54E7">
        <w:rPr>
          <w:rFonts w:ascii="Times New Roman" w:eastAsia="微软雅黑" w:hAnsi="Times New Roman" w:cs="Times New Roman"/>
          <w:sz w:val="22"/>
          <w:szCs w:val="22"/>
        </w:rPr>
        <w:lastRenderedPageBreak/>
        <w:t>刺激预期，短期可能跟随大市调整。</w:t>
      </w:r>
      <w:r w:rsidRPr="00BD54E7">
        <w:rPr>
          <w:rFonts w:ascii="Times New Roman" w:eastAsia="微软雅黑" w:hAnsi="Times New Roman" w:cs="Times New Roman"/>
          <w:b/>
          <w:bCs/>
          <w:sz w:val="22"/>
          <w:szCs w:val="22"/>
        </w:rPr>
        <w:t>航运港口股</w:t>
      </w:r>
      <w:r w:rsidRPr="00BD54E7">
        <w:rPr>
          <w:rFonts w:ascii="Times New Roman" w:eastAsia="微软雅黑" w:hAnsi="Times New Roman" w:cs="Times New Roman"/>
          <w:sz w:val="22"/>
          <w:szCs w:val="22"/>
        </w:rPr>
        <w:t>（如招商局港口、太平洋航运）直接面对贸易量下降风险，美欧亚航线货运需求疲软将压制其盈利，股价可能下跌。</w:t>
      </w:r>
    </w:p>
    <w:p w14:paraId="75472B04" w14:textId="77777777" w:rsidR="00BD54E7" w:rsidRPr="00BD54E7" w:rsidRDefault="00BD54E7">
      <w:pPr>
        <w:numPr>
          <w:ilvl w:val="1"/>
          <w:numId w:val="216"/>
        </w:numPr>
        <w:rPr>
          <w:rFonts w:ascii="Times New Roman" w:eastAsia="微软雅黑" w:hAnsi="Times New Roman" w:cs="Times New Roman"/>
          <w:sz w:val="22"/>
          <w:szCs w:val="22"/>
        </w:rPr>
      </w:pPr>
      <w:r w:rsidRPr="00BD54E7">
        <w:rPr>
          <w:rFonts w:ascii="Times New Roman" w:eastAsia="微软雅黑" w:hAnsi="Times New Roman" w:cs="Times New Roman"/>
          <w:i/>
          <w:iCs/>
          <w:sz w:val="22"/>
          <w:szCs w:val="22"/>
        </w:rPr>
        <w:t>消费及其他</w:t>
      </w:r>
      <w:r w:rsidRPr="00BD54E7">
        <w:rPr>
          <w:rFonts w:ascii="Times New Roman" w:eastAsia="微软雅黑" w:hAnsi="Times New Roman" w:cs="Times New Roman"/>
          <w:i/>
          <w:i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部分在港上市的消费品公司（如李宁、安踏等）主要市场在国内，受此次关税影响较小，股价可能相对抗跌。但若内地股市调整，它们也会跟随情绪波动。博彩娱乐板块（澳门赌业）基本与贸易风马牛不相及，但资金紧张时博彩股也常被抛售套现。整体来看，港股各板块在全球避险情绪下大多同步走低，其中以中资科技、航运、能源等板块跌幅可能更大，而少数防御性资产（黄金相关或公用事业股）有望逆市走强。</w:t>
      </w:r>
    </w:p>
    <w:p w14:paraId="464A3F06"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H</w:t>
      </w:r>
      <w:r w:rsidRPr="00BD54E7">
        <w:rPr>
          <w:rFonts w:ascii="Times New Roman" w:eastAsia="微软雅黑" w:hAnsi="Times New Roman" w:cs="Times New Roman"/>
          <w:b/>
          <w:bCs/>
          <w:sz w:val="22"/>
          <w:szCs w:val="22"/>
        </w:rPr>
        <w:t>股与</w:t>
      </w:r>
      <w:r w:rsidRPr="00BD54E7">
        <w:rPr>
          <w:rFonts w:ascii="Times New Roman" w:eastAsia="微软雅黑" w:hAnsi="Times New Roman" w:cs="Times New Roman"/>
          <w:b/>
          <w:bCs/>
          <w:sz w:val="22"/>
          <w:szCs w:val="22"/>
        </w:rPr>
        <w:t>A</w:t>
      </w:r>
      <w:r w:rsidRPr="00BD54E7">
        <w:rPr>
          <w:rFonts w:ascii="Times New Roman" w:eastAsia="微软雅黑" w:hAnsi="Times New Roman" w:cs="Times New Roman"/>
          <w:b/>
          <w:bCs/>
          <w:sz w:val="22"/>
          <w:szCs w:val="22"/>
        </w:rPr>
        <w:t>股联动</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很多中国企业同时在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股和港股上市（</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股）。贸易战冲击下，</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股价差可能扩大或收窄，出现</w:t>
      </w:r>
      <w:r w:rsidRPr="00BD54E7">
        <w:rPr>
          <w:rFonts w:ascii="Times New Roman" w:eastAsia="微软雅黑" w:hAnsi="Times New Roman" w:cs="Times New Roman"/>
          <w:b/>
          <w:bCs/>
          <w:sz w:val="22"/>
          <w:szCs w:val="22"/>
        </w:rPr>
        <w:t>跨市场套利</w:t>
      </w:r>
      <w:r w:rsidRPr="00BD54E7">
        <w:rPr>
          <w:rFonts w:ascii="Times New Roman" w:eastAsia="微软雅黑" w:hAnsi="Times New Roman" w:cs="Times New Roman"/>
          <w:sz w:val="22"/>
          <w:szCs w:val="22"/>
        </w:rPr>
        <w:t>机会。例如，一些</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公司</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股由于有</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国家队</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呵护跌幅较小，而港股</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股跌幅较深，使</w:t>
      </w:r>
      <w:r w:rsidRPr="00BD54E7">
        <w:rPr>
          <w:rFonts w:ascii="Times New Roman" w:eastAsia="微软雅黑" w:hAnsi="Times New Roman" w:cs="Times New Roman"/>
          <w:sz w:val="22"/>
          <w:szCs w:val="22"/>
        </w:rPr>
        <w:t>AH</w:t>
      </w:r>
      <w:r w:rsidRPr="00BD54E7">
        <w:rPr>
          <w:rFonts w:ascii="Times New Roman" w:eastAsia="微软雅黑" w:hAnsi="Times New Roman" w:cs="Times New Roman"/>
          <w:sz w:val="22"/>
          <w:szCs w:val="22"/>
        </w:rPr>
        <w:t>溢价走高。这为有条件的投资者提供了买入低估</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股、卖出高估</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股的套利空间。反之，若</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股投资者情绪更悲观导致</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股下跌多于</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股，则可反向操作。但需注意资金和制度限制，此类套利多为机构策略。对于一般投资者，更需关注两地市场</w:t>
      </w:r>
      <w:r w:rsidRPr="00BD54E7">
        <w:rPr>
          <w:rFonts w:ascii="Times New Roman" w:eastAsia="微软雅黑" w:hAnsi="Times New Roman" w:cs="Times New Roman"/>
          <w:b/>
          <w:bCs/>
          <w:sz w:val="22"/>
          <w:szCs w:val="22"/>
        </w:rPr>
        <w:t>情绪传导</w:t>
      </w:r>
      <w:r w:rsidRPr="00BD54E7">
        <w:rPr>
          <w:rFonts w:ascii="Times New Roman" w:eastAsia="微软雅黑" w:hAnsi="Times New Roman" w:cs="Times New Roman"/>
          <w:sz w:val="22"/>
          <w:szCs w:val="22"/>
        </w:rPr>
        <w:t>：港股往往早于</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股消化外部消息，如果港股出现企稳反弹迹象，可能预示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股情绪好转，反之亦然。因此，投资者可通过恒指、国企指数的表现来观察境外资金对中资资产的态度，从而更好判断</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股后市。</w:t>
      </w:r>
    </w:p>
    <w:p w14:paraId="2960ABB6" w14:textId="77777777" w:rsidR="00BD54E7" w:rsidRPr="00BD54E7" w:rsidRDefault="00BD54E7">
      <w:pPr>
        <w:numPr>
          <w:ilvl w:val="0"/>
          <w:numId w:val="216"/>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中长期影响与估值</w:t>
      </w:r>
      <w:r w:rsidRPr="00BD54E7">
        <w:rPr>
          <w:rFonts w:ascii="Times New Roman" w:eastAsia="微软雅黑" w:hAnsi="Times New Roman" w:cs="Times New Roman"/>
          <w:b/>
          <w:bCs/>
          <w:sz w:val="22"/>
          <w:szCs w:val="22"/>
        </w:rPr>
        <w:t>:</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从估值角度看，港股当前估值较低，部分反映了中美摩擦等风险。贸易战加剧短期会打压企业盈利预期，但若悲观预期在股价中充分</w:t>
      </w:r>
      <w:r w:rsidRPr="00BD54E7">
        <w:rPr>
          <w:rFonts w:ascii="Times New Roman" w:eastAsia="微软雅黑" w:hAnsi="Times New Roman" w:cs="Times New Roman"/>
          <w:sz w:val="22"/>
          <w:szCs w:val="22"/>
        </w:rPr>
        <w:t>price in</w:t>
      </w:r>
      <w:r w:rsidRPr="00BD54E7">
        <w:rPr>
          <w:rFonts w:ascii="Times New Roman" w:eastAsia="微软雅黑" w:hAnsi="Times New Roman" w:cs="Times New Roman"/>
          <w:sz w:val="22"/>
          <w:szCs w:val="22"/>
        </w:rPr>
        <w:t>，港股可能出现阶段性</w:t>
      </w:r>
      <w:r w:rsidRPr="00BD54E7">
        <w:rPr>
          <w:rFonts w:ascii="Times New Roman" w:eastAsia="微软雅黑" w:hAnsi="Times New Roman" w:cs="Times New Roman"/>
          <w:b/>
          <w:bCs/>
          <w:sz w:val="22"/>
          <w:szCs w:val="22"/>
        </w:rPr>
        <w:t>超卖</w:t>
      </w:r>
      <w:r w:rsidRPr="00BD54E7">
        <w:rPr>
          <w:rFonts w:ascii="Times New Roman" w:eastAsia="微软雅黑" w:hAnsi="Times New Roman" w:cs="Times New Roman"/>
          <w:sz w:val="22"/>
          <w:szCs w:val="22"/>
        </w:rPr>
        <w:t>，吸引长线价值资金入场布局。例如，全球一些大型对冲基金和主权基金可能视恒指跌至某估值水平为买入良机。尤其一旦中美出现谈判缓和迹象，港股有望弹性修复。因此中期来看，港股或许在巨震后迎来结构性投资机会。一些基本面稳健、内需导向的中资龙头（比如内地消费、医药股）在港股大跌时会被错杀，长线资金可逢低介入。不过，在贸易战尘埃落定前，港股整体将维持低估值、低成交的状态，投资者情绪脆弱，急涨急跌频繁。</w:t>
      </w:r>
    </w:p>
    <w:p w14:paraId="7CA8397C"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综上，香港市场短期因贸易战消息承受下行压力，但也可能因为此前估值已较充分反映利空而跌幅受限。一旦外部局势缓和，港股反弹力度或较</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股和美股更大，体现其高</w:t>
      </w:r>
      <w:r w:rsidRPr="00BD54E7">
        <w:rPr>
          <w:rFonts w:ascii="Times New Roman" w:eastAsia="微软雅黑" w:hAnsi="Times New Roman" w:cs="Times New Roman"/>
          <w:sz w:val="22"/>
          <w:szCs w:val="22"/>
        </w:rPr>
        <w:t>Beta</w:t>
      </w:r>
      <w:r w:rsidRPr="00BD54E7">
        <w:rPr>
          <w:rFonts w:ascii="Times New Roman" w:eastAsia="微软雅黑" w:hAnsi="Times New Roman" w:cs="Times New Roman"/>
          <w:sz w:val="22"/>
          <w:szCs w:val="22"/>
        </w:rPr>
        <w:t>属性。在此之前，谨慎控制风险仍是参与港股市场的主基调。</w:t>
      </w:r>
    </w:p>
    <w:p w14:paraId="5CB2381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lastRenderedPageBreak/>
        <w:t>专业交易策略与投资应对建议</w:t>
      </w:r>
    </w:p>
    <w:p w14:paraId="3C1FAA4B"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面对新一轮关税政策冲击，投资者应审慎调整策略，在不同市场采取相应的防御与进攻战术。以下从美股、</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股、港股三个市场提出多空配置、衍生品运用及板块轮动的策略建议：</w:t>
      </w:r>
    </w:p>
    <w:p w14:paraId="25D4DF75"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美国市场策略：避险为先，灵活对冲</w:t>
      </w:r>
    </w:p>
    <w:p w14:paraId="728D47AB"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降低仓位与风险暴露：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短期内美股不确定性剧增，建议适度</w:t>
      </w:r>
      <w:r w:rsidRPr="00BD54E7">
        <w:rPr>
          <w:rFonts w:ascii="Times New Roman" w:eastAsia="微软雅黑" w:hAnsi="Times New Roman" w:cs="Times New Roman"/>
          <w:b/>
          <w:bCs/>
          <w:sz w:val="22"/>
          <w:szCs w:val="22"/>
        </w:rPr>
        <w:t>降低股票仓位</w:t>
      </w:r>
      <w:r w:rsidRPr="00BD54E7">
        <w:rPr>
          <w:rFonts w:ascii="Times New Roman" w:eastAsia="微软雅黑" w:hAnsi="Times New Roman" w:cs="Times New Roman"/>
          <w:sz w:val="22"/>
          <w:szCs w:val="22"/>
        </w:rPr>
        <w:t>，提高现金或现金等价物（货币基金、短债）的比例，以增强资金流动性和抗跌性。特别是减少对贸易敏感度高的板块曝险，避免单一公司或行业集中度过高。控制总体杠杆，确保即使市场进一步下跌也不会触发被动平仓。设置</w:t>
      </w:r>
      <w:r w:rsidRPr="00BD54E7">
        <w:rPr>
          <w:rFonts w:ascii="Times New Roman" w:eastAsia="微软雅黑" w:hAnsi="Times New Roman" w:cs="Times New Roman"/>
          <w:b/>
          <w:bCs/>
          <w:sz w:val="22"/>
          <w:szCs w:val="22"/>
        </w:rPr>
        <w:t>止损纪律</w:t>
      </w:r>
      <w:r w:rsidRPr="00BD54E7">
        <w:rPr>
          <w:rFonts w:ascii="Times New Roman" w:eastAsia="微软雅黑" w:hAnsi="Times New Roman" w:cs="Times New Roman"/>
          <w:sz w:val="22"/>
          <w:szCs w:val="22"/>
        </w:rPr>
        <w:t>，防止亏损无限扩大。</w:t>
      </w:r>
    </w:p>
    <w:p w14:paraId="310365DB"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板块轮动与多空配置：</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结合关税影响，调整行业配比，进行</w:t>
      </w:r>
      <w:r w:rsidRPr="00BD54E7">
        <w:rPr>
          <w:rFonts w:ascii="Times New Roman" w:eastAsia="微软雅黑" w:hAnsi="Times New Roman" w:cs="Times New Roman"/>
          <w:b/>
          <w:bCs/>
          <w:sz w:val="22"/>
          <w:szCs w:val="22"/>
        </w:rPr>
        <w:t>防御性轮动</w:t>
      </w:r>
      <w:r w:rsidRPr="00BD54E7">
        <w:rPr>
          <w:rFonts w:ascii="Times New Roman" w:eastAsia="微软雅黑" w:hAnsi="Times New Roman" w:cs="Times New Roman"/>
          <w:sz w:val="22"/>
          <w:szCs w:val="22"/>
        </w:rPr>
        <w:t>：</w:t>
      </w:r>
    </w:p>
    <w:p w14:paraId="6A674A6A"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增持内需与防御板块：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加大对</w:t>
      </w:r>
      <w:r w:rsidRPr="00BD54E7">
        <w:rPr>
          <w:rFonts w:ascii="Times New Roman" w:eastAsia="微软雅黑" w:hAnsi="Times New Roman" w:cs="Times New Roman"/>
          <w:b/>
          <w:bCs/>
          <w:sz w:val="22"/>
          <w:szCs w:val="22"/>
        </w:rPr>
        <w:t>公用事业、必需消费品、医疗保健</w:t>
      </w:r>
      <w:r w:rsidRPr="00BD54E7">
        <w:rPr>
          <w:rFonts w:ascii="Times New Roman" w:eastAsia="微软雅黑" w:hAnsi="Times New Roman" w:cs="Times New Roman"/>
          <w:sz w:val="22"/>
          <w:szCs w:val="22"/>
        </w:rPr>
        <w:t>等内需驱动、防御性行业的配置权重。这些领域受贸易战直接影响小，现金流稳定，可提供相对稳健的回报。比如，可考虑增持电力、公用设施</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，或食品饮料、医药</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，以抵御经济波动。</w:t>
      </w:r>
    </w:p>
    <w:p w14:paraId="179EA5C4"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减持出口导向板块：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相应地，降低</w:t>
      </w:r>
      <w:r w:rsidRPr="00BD54E7">
        <w:rPr>
          <w:rFonts w:ascii="Times New Roman" w:eastAsia="微软雅黑" w:hAnsi="Times New Roman" w:cs="Times New Roman"/>
          <w:b/>
          <w:bCs/>
          <w:sz w:val="22"/>
          <w:szCs w:val="22"/>
        </w:rPr>
        <w:t>科技硬件、工业机械、航空航天、防务、汽车</w:t>
      </w:r>
      <w:r w:rsidRPr="00BD54E7">
        <w:rPr>
          <w:rFonts w:ascii="Times New Roman" w:eastAsia="微软雅黑" w:hAnsi="Times New Roman" w:cs="Times New Roman"/>
          <w:sz w:val="22"/>
          <w:szCs w:val="22"/>
        </w:rPr>
        <w:t>等出口或全球业务占比高行业的比重。这些板块短期盈利展望恶化，应暂时回避。对其中估值偏高的龙头股（如苹果、波音等）可考虑逢高逐步卖出或做空部分头寸（通过融券或看跌期权），以规避其潜在下跌风险。</w:t>
      </w:r>
    </w:p>
    <w:p w14:paraId="3C4A2133"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相对价值对冲：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实行</w:t>
      </w:r>
      <w:r w:rsidRPr="00BD54E7">
        <w:rPr>
          <w:rFonts w:ascii="Times New Roman" w:eastAsia="微软雅黑" w:hAnsi="Times New Roman" w:cs="Times New Roman"/>
          <w:b/>
          <w:bCs/>
          <w:sz w:val="22"/>
          <w:szCs w:val="22"/>
        </w:rPr>
        <w:t>多空对冲策略</w:t>
      </w:r>
      <w:r w:rsidRPr="00BD54E7">
        <w:rPr>
          <w:rFonts w:ascii="Times New Roman" w:eastAsia="微软雅黑" w:hAnsi="Times New Roman" w:cs="Times New Roman"/>
          <w:sz w:val="22"/>
          <w:szCs w:val="22"/>
        </w:rPr>
        <w:t>，例如</w:t>
      </w:r>
      <w:r w:rsidRPr="00BD54E7">
        <w:rPr>
          <w:rFonts w:ascii="Times New Roman" w:eastAsia="微软雅黑" w:hAnsi="Times New Roman" w:cs="Times New Roman"/>
          <w:i/>
          <w:iCs/>
          <w:sz w:val="22"/>
          <w:szCs w:val="22"/>
        </w:rPr>
        <w:t>做多</w:t>
      </w:r>
      <w:r w:rsidRPr="00BD54E7">
        <w:rPr>
          <w:rFonts w:ascii="Times New Roman" w:eastAsia="微软雅黑" w:hAnsi="Times New Roman" w:cs="Times New Roman"/>
          <w:sz w:val="22"/>
          <w:szCs w:val="22"/>
        </w:rPr>
        <w:t>受益内需或贸易保护的公司，</w:t>
      </w:r>
      <w:r w:rsidRPr="00BD54E7">
        <w:rPr>
          <w:rFonts w:ascii="Times New Roman" w:eastAsia="微软雅黑" w:hAnsi="Times New Roman" w:cs="Times New Roman"/>
          <w:i/>
          <w:iCs/>
          <w:sz w:val="22"/>
          <w:szCs w:val="22"/>
        </w:rPr>
        <w:t>做空</w:t>
      </w:r>
      <w:r w:rsidRPr="00BD54E7">
        <w:rPr>
          <w:rFonts w:ascii="Times New Roman" w:eastAsia="微软雅黑" w:hAnsi="Times New Roman" w:cs="Times New Roman"/>
          <w:sz w:val="22"/>
          <w:szCs w:val="22"/>
        </w:rPr>
        <w:t>易受关税冲击的公司，实现市场中性或弱</w:t>
      </w:r>
      <w:r w:rsidRPr="00BD54E7">
        <w:rPr>
          <w:rFonts w:ascii="Times New Roman" w:eastAsia="微软雅黑" w:hAnsi="Times New Roman" w:cs="Times New Roman"/>
          <w:sz w:val="22"/>
          <w:szCs w:val="22"/>
        </w:rPr>
        <w:t>beta</w:t>
      </w:r>
      <w:r w:rsidRPr="00BD54E7">
        <w:rPr>
          <w:rFonts w:ascii="Times New Roman" w:eastAsia="微软雅黑" w:hAnsi="Times New Roman" w:cs="Times New Roman"/>
          <w:sz w:val="22"/>
          <w:szCs w:val="22"/>
        </w:rPr>
        <w:t>敞口。具体如：做多美国本土零售商（受益于国外竞争品变贵），做空跨国连锁百货（库存依赖进口）；做多纯美国产业链公司，做空供应链高度全球化公司。这种</w:t>
      </w:r>
      <w:r w:rsidRPr="00BD54E7">
        <w:rPr>
          <w:rFonts w:ascii="Times New Roman" w:eastAsia="微软雅黑" w:hAnsi="Times New Roman" w:cs="Times New Roman"/>
          <w:b/>
          <w:bCs/>
          <w:sz w:val="22"/>
          <w:szCs w:val="22"/>
        </w:rPr>
        <w:t>pair trade</w:t>
      </w:r>
      <w:r w:rsidRPr="00BD54E7">
        <w:rPr>
          <w:rFonts w:ascii="Times New Roman" w:eastAsia="微软雅黑" w:hAnsi="Times New Roman" w:cs="Times New Roman"/>
          <w:sz w:val="22"/>
          <w:szCs w:val="22"/>
        </w:rPr>
        <w:t>在市场震荡时可平滑组合波动。</w:t>
      </w:r>
    </w:p>
    <w:p w14:paraId="02E888EF"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地域分散与新兴市场机会：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考虑将部分美股资金分散至</w:t>
      </w:r>
      <w:r w:rsidRPr="00BD54E7">
        <w:rPr>
          <w:rFonts w:ascii="Times New Roman" w:eastAsia="微软雅黑" w:hAnsi="Times New Roman" w:cs="Times New Roman"/>
          <w:b/>
          <w:bCs/>
          <w:sz w:val="22"/>
          <w:szCs w:val="22"/>
        </w:rPr>
        <w:t>非美市场</w:t>
      </w:r>
      <w:r w:rsidRPr="00BD54E7">
        <w:rPr>
          <w:rFonts w:ascii="Times New Roman" w:eastAsia="微软雅黑" w:hAnsi="Times New Roman" w:cs="Times New Roman"/>
          <w:sz w:val="22"/>
          <w:szCs w:val="22"/>
        </w:rPr>
        <w:t>或资产。由于美国主动挑起贸易战，其他一些市场（如受到美国投资转移青睐的墨西哥、东盟部分国家）可能相对受益。可适度配置这些地区的股债资产或相关</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，以降低单一</w:t>
      </w:r>
      <w:r w:rsidRPr="00BD54E7">
        <w:rPr>
          <w:rFonts w:ascii="Times New Roman" w:eastAsia="微软雅黑" w:hAnsi="Times New Roman" w:cs="Times New Roman"/>
          <w:sz w:val="22"/>
          <w:szCs w:val="22"/>
        </w:rPr>
        <w:lastRenderedPageBreak/>
        <w:t>市场风险。同时，可增配黄金、日元等与美股负相关资产做对冲，以达到国际</w:t>
      </w:r>
      <w:r w:rsidRPr="00BD54E7">
        <w:rPr>
          <w:rFonts w:ascii="Times New Roman" w:eastAsia="微软雅黑" w:hAnsi="Times New Roman" w:cs="Times New Roman"/>
          <w:b/>
          <w:bCs/>
          <w:sz w:val="22"/>
          <w:szCs w:val="22"/>
        </w:rPr>
        <w:t>资产组合优化</w:t>
      </w:r>
      <w:r w:rsidRPr="00BD54E7">
        <w:rPr>
          <w:rFonts w:ascii="Times New Roman" w:eastAsia="微软雅黑" w:hAnsi="Times New Roman" w:cs="Times New Roman"/>
          <w:sz w:val="22"/>
          <w:szCs w:val="22"/>
        </w:rPr>
        <w:t>的效果。</w:t>
      </w:r>
    </w:p>
    <w:p w14:paraId="2DD9DF6A"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衍生品对冲策略：</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善用期货、期权等工具</w:t>
      </w:r>
      <w:r w:rsidRPr="00BD54E7">
        <w:rPr>
          <w:rFonts w:ascii="Times New Roman" w:eastAsia="微软雅黑" w:hAnsi="Times New Roman" w:cs="Times New Roman"/>
          <w:b/>
          <w:bCs/>
          <w:sz w:val="22"/>
          <w:szCs w:val="22"/>
        </w:rPr>
        <w:t>对冲系统性风险</w:t>
      </w:r>
      <w:r w:rsidRPr="00BD54E7">
        <w:rPr>
          <w:rFonts w:ascii="Times New Roman" w:eastAsia="微软雅黑" w:hAnsi="Times New Roman" w:cs="Times New Roman"/>
          <w:sz w:val="22"/>
          <w:szCs w:val="22"/>
        </w:rPr>
        <w:t>：</w:t>
      </w:r>
    </w:p>
    <w:p w14:paraId="1A5CADE5"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指数期货套保：</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持有较大美股多头仓位的投资者，可通过卖出标普</w:t>
      </w:r>
      <w:r w:rsidRPr="00BD54E7">
        <w:rPr>
          <w:rFonts w:ascii="Times New Roman" w:eastAsia="微软雅黑" w:hAnsi="Times New Roman" w:cs="Times New Roman"/>
          <w:sz w:val="22"/>
          <w:szCs w:val="22"/>
        </w:rPr>
        <w:t>500</w:t>
      </w:r>
      <w:r w:rsidRPr="00BD54E7">
        <w:rPr>
          <w:rFonts w:ascii="Times New Roman" w:eastAsia="微软雅黑" w:hAnsi="Times New Roman" w:cs="Times New Roman"/>
          <w:sz w:val="22"/>
          <w:szCs w:val="22"/>
        </w:rPr>
        <w:t>、纳斯达克</w:t>
      </w:r>
      <w:r w:rsidRPr="00BD54E7">
        <w:rPr>
          <w:rFonts w:ascii="Times New Roman" w:eastAsia="微软雅黑" w:hAnsi="Times New Roman" w:cs="Times New Roman"/>
          <w:sz w:val="22"/>
          <w:szCs w:val="22"/>
        </w:rPr>
        <w:t>100</w:t>
      </w:r>
      <w:r w:rsidRPr="00BD54E7">
        <w:rPr>
          <w:rFonts w:ascii="Times New Roman" w:eastAsia="微软雅黑" w:hAnsi="Times New Roman" w:cs="Times New Roman"/>
          <w:sz w:val="22"/>
          <w:szCs w:val="22"/>
        </w:rPr>
        <w:t>指数期货或买入反向</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（如做空标普的</w:t>
      </w:r>
      <w:r w:rsidRPr="00BD54E7">
        <w:rPr>
          <w:rFonts w:ascii="Times New Roman" w:eastAsia="微软雅黑" w:hAnsi="Times New Roman" w:cs="Times New Roman"/>
          <w:sz w:val="22"/>
          <w:szCs w:val="22"/>
        </w:rPr>
        <w:t>SH</w:t>
      </w:r>
      <w:r w:rsidRPr="00BD54E7">
        <w:rPr>
          <w:rFonts w:ascii="Times New Roman" w:eastAsia="微软雅黑" w:hAnsi="Times New Roman" w:cs="Times New Roman"/>
          <w:sz w:val="22"/>
          <w:szCs w:val="22"/>
        </w:rPr>
        <w:t>，做空纳指的</w:t>
      </w:r>
      <w:r w:rsidRPr="00BD54E7">
        <w:rPr>
          <w:rFonts w:ascii="Times New Roman" w:eastAsia="微软雅黑" w:hAnsi="Times New Roman" w:cs="Times New Roman"/>
          <w:sz w:val="22"/>
          <w:szCs w:val="22"/>
        </w:rPr>
        <w:t>PSQ</w:t>
      </w:r>
      <w:r w:rsidRPr="00BD54E7">
        <w:rPr>
          <w:rFonts w:ascii="Times New Roman" w:eastAsia="微软雅黑" w:hAnsi="Times New Roman" w:cs="Times New Roman"/>
          <w:sz w:val="22"/>
          <w:szCs w:val="22"/>
        </w:rPr>
        <w:t>等）来对冲下行风险。这种策略相当于给投资组合买了保险，在市场继续下跌时，空头部位的获利可部分抵消现货损失。</w:t>
      </w:r>
    </w:p>
    <w:p w14:paraId="7087E023"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期权保护和套利：</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利用期权建立</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保险策略</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，如</w:t>
      </w:r>
      <w:r w:rsidRPr="00BD54E7">
        <w:rPr>
          <w:rFonts w:ascii="Times New Roman" w:eastAsia="微软雅黑" w:hAnsi="Times New Roman" w:cs="Times New Roman"/>
          <w:b/>
          <w:bCs/>
          <w:sz w:val="22"/>
          <w:szCs w:val="22"/>
        </w:rPr>
        <w:t>买入看跌期权</w:t>
      </w:r>
      <w:r w:rsidRPr="00BD54E7">
        <w:rPr>
          <w:rFonts w:ascii="Times New Roman" w:eastAsia="微软雅黑" w:hAnsi="Times New Roman" w:cs="Times New Roman"/>
          <w:b/>
          <w:bCs/>
          <w:sz w:val="22"/>
          <w:szCs w:val="22"/>
        </w:rPr>
        <w:t>(puts)</w:t>
      </w:r>
      <w:r w:rsidRPr="00BD54E7">
        <w:rPr>
          <w:rFonts w:ascii="Times New Roman" w:eastAsia="微软雅黑" w:hAnsi="Times New Roman" w:cs="Times New Roman"/>
          <w:b/>
          <w:bCs/>
          <w:sz w:val="22"/>
          <w:szCs w:val="22"/>
        </w:rPr>
        <w:t>保护现有多头仓位，锁定最大亏损；或采用零成本期权组合（卖出虚值看涨、买入看跌）降低对冲成本。此外，可考虑卖出波动率策略，如当恐慌情绪过度推高</w:t>
      </w:r>
      <w:r w:rsidRPr="00BD54E7">
        <w:rPr>
          <w:rFonts w:ascii="Times New Roman" w:eastAsia="微软雅黑" w:hAnsi="Times New Roman" w:cs="Times New Roman"/>
          <w:b/>
          <w:bCs/>
          <w:sz w:val="22"/>
          <w:szCs w:val="22"/>
        </w:rPr>
        <w:t>VIX</w:t>
      </w:r>
      <w:r w:rsidRPr="00BD54E7">
        <w:rPr>
          <w:rFonts w:ascii="Times New Roman" w:eastAsia="微软雅黑" w:hAnsi="Times New Roman" w:cs="Times New Roman"/>
          <w:b/>
          <w:bCs/>
          <w:sz w:val="22"/>
          <w:szCs w:val="22"/>
        </w:rPr>
        <w:t>期权溢价时，有经验的交易者可以适度卖出</w:t>
      </w:r>
      <w:r w:rsidRPr="00BD54E7">
        <w:rPr>
          <w:rFonts w:ascii="Times New Roman" w:eastAsia="微软雅黑" w:hAnsi="Times New Roman" w:cs="Times New Roman"/>
          <w:b/>
          <w:bCs/>
          <w:sz w:val="22"/>
          <w:szCs w:val="22"/>
        </w:rPr>
        <w:t>VIX</w:t>
      </w:r>
      <w:r w:rsidRPr="00BD54E7">
        <w:rPr>
          <w:rFonts w:ascii="Times New Roman" w:eastAsia="微软雅黑" w:hAnsi="Times New Roman" w:cs="Times New Roman"/>
          <w:b/>
          <w:bCs/>
          <w:sz w:val="22"/>
          <w:szCs w:val="22"/>
        </w:rPr>
        <w:t>看涨期权或买入看跌期权</w:t>
      </w:r>
      <w:r w:rsidRPr="00BD54E7">
        <w:rPr>
          <w:rFonts w:ascii="Times New Roman" w:eastAsia="微软雅黑" w:hAnsi="Times New Roman" w:cs="Times New Roman"/>
          <w:sz w:val="22"/>
          <w:szCs w:val="22"/>
        </w:rPr>
        <w:t>，博取日后波动率回归均值的收益。但要严格控制仓位，因为若局势进一步恶化波动率仍可能飙升。</w:t>
      </w:r>
    </w:p>
    <w:p w14:paraId="27AE9687" w14:textId="77777777" w:rsidR="00BD54E7" w:rsidRPr="00BD54E7" w:rsidRDefault="00BD54E7">
      <w:pPr>
        <w:numPr>
          <w:ilvl w:val="1"/>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b/>
          <w:bCs/>
          <w:sz w:val="22"/>
          <w:szCs w:val="22"/>
        </w:rPr>
        <w:t>和个股期权：</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结合前述判断，可针对特定板块使用</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期权做空或做多。如买入</w:t>
      </w:r>
      <w:r w:rsidRPr="00BD54E7">
        <w:rPr>
          <w:rFonts w:ascii="Times New Roman" w:eastAsia="微软雅黑" w:hAnsi="Times New Roman" w:cs="Times New Roman"/>
          <w:b/>
          <w:bCs/>
          <w:sz w:val="22"/>
          <w:szCs w:val="22"/>
        </w:rPr>
        <w:t>半导体</w:t>
      </w:r>
      <w:r w:rsidRPr="00BD54E7">
        <w:rPr>
          <w:rFonts w:ascii="Times New Roman" w:eastAsia="微软雅黑" w:hAnsi="Times New Roman" w:cs="Times New Roman"/>
          <w:b/>
          <w:bCs/>
          <w:sz w:val="22"/>
          <w:szCs w:val="22"/>
        </w:rPr>
        <w:t>ETF(SMH)</w:t>
      </w:r>
      <w:r w:rsidRPr="00BD54E7">
        <w:rPr>
          <w:rFonts w:ascii="Times New Roman" w:eastAsia="微软雅黑" w:hAnsi="Times New Roman" w:cs="Times New Roman"/>
          <w:b/>
          <w:bCs/>
          <w:sz w:val="22"/>
          <w:szCs w:val="22"/>
        </w:rPr>
        <w:t>的看跌期权</w:t>
      </w:r>
      <w:r w:rsidRPr="00BD54E7">
        <w:rPr>
          <w:rFonts w:ascii="Times New Roman" w:eastAsia="微软雅黑" w:hAnsi="Times New Roman" w:cs="Times New Roman"/>
          <w:sz w:val="22"/>
          <w:szCs w:val="22"/>
        </w:rPr>
        <w:t>对冲芯片股风险，买入</w:t>
      </w:r>
      <w:r w:rsidRPr="00BD54E7">
        <w:rPr>
          <w:rFonts w:ascii="Times New Roman" w:eastAsia="微软雅黑" w:hAnsi="Times New Roman" w:cs="Times New Roman"/>
          <w:b/>
          <w:bCs/>
          <w:sz w:val="22"/>
          <w:szCs w:val="22"/>
        </w:rPr>
        <w:t>消费必需品</w:t>
      </w:r>
      <w:r w:rsidRPr="00BD54E7">
        <w:rPr>
          <w:rFonts w:ascii="Times New Roman" w:eastAsia="微软雅黑" w:hAnsi="Times New Roman" w:cs="Times New Roman"/>
          <w:b/>
          <w:bCs/>
          <w:sz w:val="22"/>
          <w:szCs w:val="22"/>
        </w:rPr>
        <w:t>ETF(XLP)</w:t>
      </w:r>
      <w:r w:rsidRPr="00BD54E7">
        <w:rPr>
          <w:rFonts w:ascii="Times New Roman" w:eastAsia="微软雅黑" w:hAnsi="Times New Roman" w:cs="Times New Roman"/>
          <w:b/>
          <w:bCs/>
          <w:sz w:val="22"/>
          <w:szCs w:val="22"/>
        </w:rPr>
        <w:t>看涨期权</w:t>
      </w:r>
      <w:r w:rsidRPr="00BD54E7">
        <w:rPr>
          <w:rFonts w:ascii="Times New Roman" w:eastAsia="微软雅黑" w:hAnsi="Times New Roman" w:cs="Times New Roman"/>
          <w:sz w:val="22"/>
          <w:szCs w:val="22"/>
        </w:rPr>
        <w:t>博取防御板块上行。另外，对于受冲击最大的个股（如苹果），可以买入深度虚值看跌期权进行灾难性风险对冲，相当于花小钱为持仓上保险。</w:t>
      </w:r>
    </w:p>
    <w:p w14:paraId="6FD17D9A" w14:textId="77777777" w:rsidR="00BD54E7" w:rsidRPr="00BD54E7" w:rsidRDefault="00BD54E7">
      <w:pPr>
        <w:numPr>
          <w:ilvl w:val="0"/>
          <w:numId w:val="217"/>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事件驱动和波段操作：</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鉴于贸易谈判可能峰回路转，市场情绪有时过度反应，建议投资者保持</w:t>
      </w:r>
      <w:r w:rsidRPr="00BD54E7">
        <w:rPr>
          <w:rFonts w:ascii="Times New Roman" w:eastAsia="微软雅黑" w:hAnsi="Times New Roman" w:cs="Times New Roman"/>
          <w:b/>
          <w:bCs/>
          <w:sz w:val="22"/>
          <w:szCs w:val="22"/>
        </w:rPr>
        <w:t>策略灵活</w:t>
      </w:r>
      <w:r w:rsidRPr="00BD54E7">
        <w:rPr>
          <w:rFonts w:ascii="Times New Roman" w:eastAsia="微软雅黑" w:hAnsi="Times New Roman" w:cs="Times New Roman"/>
          <w:sz w:val="22"/>
          <w:szCs w:val="22"/>
        </w:rPr>
        <w:t>，关注事件进展进行波段操作。在悲观情绪极端时分批</w:t>
      </w:r>
      <w:r w:rsidRPr="00BD54E7">
        <w:rPr>
          <w:rFonts w:ascii="Times New Roman" w:eastAsia="微软雅黑" w:hAnsi="Times New Roman" w:cs="Times New Roman"/>
          <w:b/>
          <w:bCs/>
          <w:sz w:val="22"/>
          <w:szCs w:val="22"/>
        </w:rPr>
        <w:t>逢低布局</w:t>
      </w:r>
      <w:r w:rsidRPr="00BD54E7">
        <w:rPr>
          <w:rFonts w:ascii="Times New Roman" w:eastAsia="微软雅黑" w:hAnsi="Times New Roman" w:cs="Times New Roman"/>
          <w:sz w:val="22"/>
          <w:szCs w:val="22"/>
        </w:rPr>
        <w:t>优质资产，在乐观消息刺激暴涨时适当止盈</w:t>
      </w:r>
      <w:r w:rsidRPr="00BD54E7">
        <w:rPr>
          <w:rFonts w:ascii="Times New Roman" w:eastAsia="微软雅黑" w:hAnsi="Times New Roman" w:cs="Times New Roman"/>
          <w:b/>
          <w:bCs/>
          <w:sz w:val="22"/>
          <w:szCs w:val="22"/>
        </w:rPr>
        <w:t>高抛减仓</w:t>
      </w:r>
      <w:r w:rsidRPr="00BD54E7">
        <w:rPr>
          <w:rFonts w:ascii="Times New Roman" w:eastAsia="微软雅黑" w:hAnsi="Times New Roman" w:cs="Times New Roman"/>
          <w:sz w:val="22"/>
          <w:szCs w:val="22"/>
        </w:rPr>
        <w:t>。密切跟踪白宫政策动向和各国回应，一旦出现谈判缓和迹象，可快速调整仓位增加多头敞口；反之，如局势恶化，则果断增加对冲。当市场波动剧烈时，日内或短线交易机会增多，有能力的投资者可运用技术面信号进行高抛低吸，但切忌贪恋仓位，保持纪律。</w:t>
      </w:r>
    </w:p>
    <w:p w14:paraId="52CC5E80"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中国</w:t>
      </w:r>
      <w:r w:rsidRPr="00BD54E7">
        <w:rPr>
          <w:rFonts w:ascii="Times New Roman" w:eastAsia="微软雅黑" w:hAnsi="Times New Roman" w:cs="Times New Roman"/>
          <w:b/>
          <w:bCs/>
          <w:sz w:val="22"/>
          <w:szCs w:val="22"/>
        </w:rPr>
        <w:t>A</w:t>
      </w:r>
      <w:r w:rsidRPr="00BD54E7">
        <w:rPr>
          <w:rFonts w:ascii="Times New Roman" w:eastAsia="微软雅黑" w:hAnsi="Times New Roman" w:cs="Times New Roman"/>
          <w:b/>
          <w:bCs/>
          <w:sz w:val="22"/>
          <w:szCs w:val="22"/>
        </w:rPr>
        <w:t>股策略：内循优先，政策护航</w:t>
      </w:r>
    </w:p>
    <w:p w14:paraId="05524186"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遵循政策导向，布局内需成长：</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在贸易战背景下，</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稳内需</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将成为中国经济主线。投资者应顺应政策方向，</w:t>
      </w:r>
      <w:r w:rsidRPr="00BD54E7">
        <w:rPr>
          <w:rFonts w:ascii="Times New Roman" w:eastAsia="微软雅黑" w:hAnsi="Times New Roman" w:cs="Times New Roman"/>
          <w:b/>
          <w:bCs/>
          <w:sz w:val="22"/>
          <w:szCs w:val="22"/>
        </w:rPr>
        <w:t>增配内需驱动型行业</w:t>
      </w:r>
      <w:r w:rsidRPr="00BD54E7">
        <w:rPr>
          <w:rFonts w:ascii="Times New Roman" w:eastAsia="微软雅黑" w:hAnsi="Times New Roman" w:cs="Times New Roman"/>
          <w:sz w:val="22"/>
          <w:szCs w:val="22"/>
        </w:rPr>
        <w:t>。具体包括：消费板块（食品饮料、农业、旅游、</w:t>
      </w:r>
      <w:r w:rsidRPr="00BD54E7">
        <w:rPr>
          <w:rFonts w:ascii="Times New Roman" w:eastAsia="微软雅黑" w:hAnsi="Times New Roman" w:cs="Times New Roman"/>
          <w:sz w:val="22"/>
          <w:szCs w:val="22"/>
        </w:rPr>
        <w:lastRenderedPageBreak/>
        <w:t>医药），受益于国内消费升级和潜在刺激政策（如消费券）的支撑；新基建相关板块（</w:t>
      </w:r>
      <w:r w:rsidRPr="00BD54E7">
        <w:rPr>
          <w:rFonts w:ascii="Times New Roman" w:eastAsia="微软雅黑" w:hAnsi="Times New Roman" w:cs="Times New Roman"/>
          <w:sz w:val="22"/>
          <w:szCs w:val="22"/>
        </w:rPr>
        <w:t>5G</w:t>
      </w:r>
      <w:r w:rsidRPr="00BD54E7">
        <w:rPr>
          <w:rFonts w:ascii="Times New Roman" w:eastAsia="微软雅黑" w:hAnsi="Times New Roman" w:cs="Times New Roman"/>
          <w:sz w:val="22"/>
          <w:szCs w:val="22"/>
        </w:rPr>
        <w:t>基站、特高压、充电桩等），可能获政府加码投资以对冲外需下滑；以及自主可控科技板块（芯片设计、工业软件、网络安全），符合国家科技自立战略。有财政或产业政策催化的领域，将有相对收益。例如近期中国可能出台</w:t>
      </w:r>
      <w:r w:rsidRPr="00BD54E7">
        <w:rPr>
          <w:rFonts w:ascii="Times New Roman" w:eastAsia="微软雅黑" w:hAnsi="Times New Roman" w:cs="Times New Roman"/>
          <w:b/>
          <w:bCs/>
          <w:sz w:val="22"/>
          <w:szCs w:val="22"/>
        </w:rPr>
        <w:t>新能源汽车下乡、光伏建筑一体化</w:t>
      </w:r>
      <w:r w:rsidRPr="00BD54E7">
        <w:rPr>
          <w:rFonts w:ascii="Times New Roman" w:eastAsia="微软雅黑" w:hAnsi="Times New Roman" w:cs="Times New Roman"/>
          <w:sz w:val="22"/>
          <w:szCs w:val="22"/>
        </w:rPr>
        <w:t>等政策鼓励内销，这些都将利好相关</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股公司。</w:t>
      </w:r>
    </w:p>
    <w:p w14:paraId="3FA8702C"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回避出口受损行业，关注转型机会：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短线应适度回避</w:t>
      </w:r>
      <w:r w:rsidRPr="00BD54E7">
        <w:rPr>
          <w:rFonts w:ascii="Times New Roman" w:eastAsia="微软雅黑" w:hAnsi="Times New Roman" w:cs="Times New Roman"/>
          <w:b/>
          <w:bCs/>
          <w:sz w:val="22"/>
          <w:szCs w:val="22"/>
        </w:rPr>
        <w:t>直接出口依赖型行业</w:t>
      </w:r>
      <w:r w:rsidRPr="00BD54E7">
        <w:rPr>
          <w:rFonts w:ascii="Times New Roman" w:eastAsia="微软雅黑" w:hAnsi="Times New Roman" w:cs="Times New Roman"/>
          <w:sz w:val="22"/>
          <w:szCs w:val="22"/>
        </w:rPr>
        <w:t>个股，如纺织服装、小家电、玩具等板块龙头的出口业务占比高者。在关税落地后，观察其业绩指引和订单变化，再决定何时介入。不过，也要留意这些企业的</w:t>
      </w:r>
      <w:r w:rsidRPr="00BD54E7">
        <w:rPr>
          <w:rFonts w:ascii="Times New Roman" w:eastAsia="微软雅黑" w:hAnsi="Times New Roman" w:cs="Times New Roman"/>
          <w:b/>
          <w:bCs/>
          <w:sz w:val="22"/>
          <w:szCs w:val="22"/>
        </w:rPr>
        <w:t>转型机遇</w:t>
      </w:r>
      <w:r w:rsidRPr="00BD54E7">
        <w:rPr>
          <w:rFonts w:ascii="Times New Roman" w:eastAsia="微软雅黑" w:hAnsi="Times New Roman" w:cs="Times New Roman"/>
          <w:sz w:val="22"/>
          <w:szCs w:val="22"/>
        </w:rPr>
        <w:t>：若其积极开拓国内市场或第三国市场、提升品牌附加值，股价可能率先见底企稳。可以选择基本面扎实、在手现金充裕的龙头企业，于行业寒冬中耐心潜伏，等待外部环境转暖或自身转型成果显现。</w:t>
      </w:r>
    </w:p>
    <w:p w14:paraId="3BE40E31"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利用股指期货和期权对冲下跌风险：</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针对</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股整体风险，可考虑适度运用金融期货</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期权对冲：</w:t>
      </w:r>
    </w:p>
    <w:p w14:paraId="37014F35" w14:textId="77777777" w:rsidR="00BD54E7" w:rsidRPr="00BD54E7" w:rsidRDefault="00BD54E7">
      <w:pPr>
        <w:numPr>
          <w:ilvl w:val="1"/>
          <w:numId w:val="218"/>
        </w:num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沪深</w:t>
      </w:r>
      <w:r w:rsidRPr="00BD54E7">
        <w:rPr>
          <w:rFonts w:ascii="Times New Roman" w:eastAsia="微软雅黑" w:hAnsi="Times New Roman" w:cs="Times New Roman"/>
          <w:sz w:val="22"/>
          <w:szCs w:val="22"/>
        </w:rPr>
        <w:t>300</w:t>
      </w:r>
      <w:r w:rsidRPr="00BD54E7">
        <w:rPr>
          <w:rFonts w:ascii="Times New Roman" w:eastAsia="微软雅黑" w:hAnsi="Times New Roman" w:cs="Times New Roman"/>
          <w:sz w:val="22"/>
          <w:szCs w:val="22"/>
        </w:rPr>
        <w:t>、上证</w:t>
      </w:r>
      <w:r w:rsidRPr="00BD54E7">
        <w:rPr>
          <w:rFonts w:ascii="Times New Roman" w:eastAsia="微软雅黑" w:hAnsi="Times New Roman" w:cs="Times New Roman"/>
          <w:sz w:val="22"/>
          <w:szCs w:val="22"/>
        </w:rPr>
        <w:t>50</w:t>
      </w:r>
      <w:r w:rsidRPr="00BD54E7">
        <w:rPr>
          <w:rFonts w:ascii="Times New Roman" w:eastAsia="微软雅黑" w:hAnsi="Times New Roman" w:cs="Times New Roman"/>
          <w:sz w:val="22"/>
          <w:szCs w:val="22"/>
        </w:rPr>
        <w:t>等</w:t>
      </w:r>
      <w:r w:rsidRPr="00BD54E7">
        <w:rPr>
          <w:rFonts w:ascii="Times New Roman" w:eastAsia="微软雅黑" w:hAnsi="Times New Roman" w:cs="Times New Roman"/>
          <w:b/>
          <w:bCs/>
          <w:sz w:val="22"/>
          <w:szCs w:val="22"/>
        </w:rPr>
        <w:t>股指期货</w:t>
      </w:r>
      <w:r w:rsidRPr="00BD54E7">
        <w:rPr>
          <w:rFonts w:ascii="Times New Roman" w:eastAsia="微软雅黑" w:hAnsi="Times New Roman" w:cs="Times New Roman"/>
          <w:sz w:val="22"/>
          <w:szCs w:val="22"/>
        </w:rPr>
        <w:t>是有效对冲工具。投资者可在持有股票仓位同时，卖出等值股指期货合约，从而对冲系统性下跌风险。当市场下跌时，期货空头获利弥补现货损失。注意控制好基差和基差扩大带来的风险，同时根据现货仓位动态调整空头手数，避免过度对冲。</w:t>
      </w:r>
    </w:p>
    <w:p w14:paraId="48488330" w14:textId="77777777" w:rsidR="00BD54E7" w:rsidRPr="00BD54E7" w:rsidRDefault="00BD54E7">
      <w:pPr>
        <w:numPr>
          <w:ilvl w:val="1"/>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期权策略</w:t>
      </w:r>
      <w:r w:rsidRPr="00BD54E7">
        <w:rPr>
          <w:rFonts w:ascii="Times New Roman" w:eastAsia="微软雅黑" w:hAnsi="Times New Roman" w:cs="Times New Roman"/>
          <w:sz w:val="22"/>
          <w:szCs w:val="22"/>
        </w:rPr>
        <w:t>方面，可买入</w:t>
      </w:r>
      <w:r w:rsidRPr="00BD54E7">
        <w:rPr>
          <w:rFonts w:ascii="Times New Roman" w:eastAsia="微软雅黑" w:hAnsi="Times New Roman" w:cs="Times New Roman"/>
          <w:b/>
          <w:bCs/>
          <w:sz w:val="22"/>
          <w:szCs w:val="22"/>
        </w:rPr>
        <w:t>沪深</w:t>
      </w:r>
      <w:r w:rsidRPr="00BD54E7">
        <w:rPr>
          <w:rFonts w:ascii="Times New Roman" w:eastAsia="微软雅黑" w:hAnsi="Times New Roman" w:cs="Times New Roman"/>
          <w:b/>
          <w:bCs/>
          <w:sz w:val="22"/>
          <w:szCs w:val="22"/>
        </w:rPr>
        <w:t>300</w:t>
      </w:r>
      <w:r w:rsidRPr="00BD54E7">
        <w:rPr>
          <w:rFonts w:ascii="Times New Roman" w:eastAsia="微软雅黑" w:hAnsi="Times New Roman" w:cs="Times New Roman"/>
          <w:b/>
          <w:bCs/>
          <w:sz w:val="22"/>
          <w:szCs w:val="22"/>
        </w:rPr>
        <w:t>指数看跌期权</w:t>
      </w:r>
      <w:r w:rsidRPr="00BD54E7">
        <w:rPr>
          <w:rFonts w:ascii="Times New Roman" w:eastAsia="微软雅黑" w:hAnsi="Times New Roman" w:cs="Times New Roman"/>
          <w:sz w:val="22"/>
          <w:szCs w:val="22"/>
        </w:rPr>
        <w:t>或</w:t>
      </w:r>
      <w:r w:rsidRPr="00BD54E7">
        <w:rPr>
          <w:rFonts w:ascii="Times New Roman" w:eastAsia="微软雅黑" w:hAnsi="Times New Roman" w:cs="Times New Roman"/>
          <w:sz w:val="22"/>
          <w:szCs w:val="22"/>
        </w:rPr>
        <w:t>50ETF</w:t>
      </w:r>
      <w:r w:rsidRPr="00BD54E7">
        <w:rPr>
          <w:rFonts w:ascii="Times New Roman" w:eastAsia="微软雅黑" w:hAnsi="Times New Roman" w:cs="Times New Roman"/>
          <w:sz w:val="22"/>
          <w:szCs w:val="22"/>
        </w:rPr>
        <w:t>看跌期权为持股组合上保险。一旦市场急跌，期权价值增加，弥补股票亏损。另外，波动率高企时也可考虑卖出深度虚值看涨期权获得权利金收入，但须严格管理风险头寸。</w:t>
      </w:r>
    </w:p>
    <w:p w14:paraId="20DDA799" w14:textId="77777777" w:rsidR="00BD54E7" w:rsidRPr="00BD54E7" w:rsidRDefault="00BD54E7">
      <w:pPr>
        <w:numPr>
          <w:ilvl w:val="1"/>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分级基金或</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b/>
          <w:bCs/>
          <w:sz w:val="22"/>
          <w:szCs w:val="22"/>
        </w:rPr>
        <w:t>工具：</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借助市场已有的</w:t>
      </w:r>
      <w:r w:rsidRPr="00BD54E7">
        <w:rPr>
          <w:rFonts w:ascii="Times New Roman" w:eastAsia="微软雅黑" w:hAnsi="Times New Roman" w:cs="Times New Roman"/>
          <w:b/>
          <w:bCs/>
          <w:sz w:val="22"/>
          <w:szCs w:val="22"/>
        </w:rPr>
        <w:t>杠杆</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分级基金</w:t>
      </w:r>
      <w:r w:rsidRPr="00BD54E7">
        <w:rPr>
          <w:rFonts w:ascii="Times New Roman" w:eastAsia="微软雅黑" w:hAnsi="Times New Roman" w:cs="Times New Roman"/>
          <w:b/>
          <w:bCs/>
          <w:sz w:val="22"/>
          <w:szCs w:val="22"/>
        </w:rPr>
        <w:t>B</w:t>
      </w:r>
      <w:r w:rsidRPr="00BD54E7">
        <w:rPr>
          <w:rFonts w:ascii="Times New Roman" w:eastAsia="微软雅黑" w:hAnsi="Times New Roman" w:cs="Times New Roman"/>
          <w:b/>
          <w:bCs/>
          <w:sz w:val="22"/>
          <w:szCs w:val="22"/>
        </w:rPr>
        <w:t>份额</w:t>
      </w:r>
      <w:r w:rsidRPr="00BD54E7">
        <w:rPr>
          <w:rFonts w:ascii="Times New Roman" w:eastAsia="微软雅黑" w:hAnsi="Times New Roman" w:cs="Times New Roman"/>
          <w:sz w:val="22"/>
          <w:szCs w:val="22"/>
        </w:rPr>
        <w:t>等工具也能实现放大空头或多头的效果。例如，当预期市场下跌时，可买入恒生国企指数反向</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或中证</w:t>
      </w:r>
      <w:r w:rsidRPr="00BD54E7">
        <w:rPr>
          <w:rFonts w:ascii="Times New Roman" w:eastAsia="微软雅黑" w:hAnsi="Times New Roman" w:cs="Times New Roman"/>
          <w:sz w:val="22"/>
          <w:szCs w:val="22"/>
        </w:rPr>
        <w:t>500</w:t>
      </w:r>
      <w:r w:rsidRPr="00BD54E7">
        <w:rPr>
          <w:rFonts w:ascii="Times New Roman" w:eastAsia="微软雅黑" w:hAnsi="Times New Roman" w:cs="Times New Roman"/>
          <w:sz w:val="22"/>
          <w:szCs w:val="22"/>
        </w:rPr>
        <w:t>期贝塔负向产品，实现组合的</w:t>
      </w:r>
      <w:r w:rsidRPr="00BD54E7">
        <w:rPr>
          <w:rFonts w:ascii="Times New Roman" w:eastAsia="微软雅黑" w:hAnsi="Times New Roman" w:cs="Times New Roman"/>
          <w:sz w:val="22"/>
          <w:szCs w:val="22"/>
        </w:rPr>
        <w:t>beta</w:t>
      </w:r>
      <w:r w:rsidRPr="00BD54E7">
        <w:rPr>
          <w:rFonts w:ascii="Times New Roman" w:eastAsia="微软雅黑" w:hAnsi="Times New Roman" w:cs="Times New Roman"/>
          <w:sz w:val="22"/>
          <w:szCs w:val="22"/>
        </w:rPr>
        <w:t>对冲；相反，在预期政策利好将推动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股反弹时，可增配两倍做多的杠杆</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以快速提高收益。但需注意杠杆</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有日常跟踪误差和高波动性，不宜长期持有。</w:t>
      </w:r>
    </w:p>
    <w:p w14:paraId="72736648"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灵活运用沪港通资金流向信号：</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通过观察每日沪深港通北向、南向资金动向，把握聪明钱意图。当北向资金连续净流出，往往表示外资对</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股态度谨慎，可据此收缩战线防御为主；若某日北向突然大幅净流入，可能预示海外风险偏好回升或有利好传闻，可考虑适度</w:t>
      </w:r>
      <w:r w:rsidRPr="00BD54E7">
        <w:rPr>
          <w:rFonts w:ascii="Times New Roman" w:eastAsia="微软雅黑" w:hAnsi="Times New Roman" w:cs="Times New Roman"/>
          <w:sz w:val="22"/>
          <w:szCs w:val="22"/>
        </w:rPr>
        <w:lastRenderedPageBreak/>
        <w:t>加仓迎接反弹。此外，留意人民币汇率走势，如果人民币兑美元贬值加速，往往对应外资阶段性流出，这时应保持谨慎。但若央行出手稳汇率且宣布逆周期政策，则可视为积极信号，提高仓位。</w:t>
      </w:r>
    </w:p>
    <w:p w14:paraId="5027BFDB"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关注科创板及新兴产业投资机会：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贸易战倒逼中国技术创新，预计政府将更支持科创企业发展。科创板上市公司多处于芯片、生物医药、高端制造等领域，虽短期波动较大，但长期成长空间广阔。投资者可以精选其中</w:t>
      </w:r>
      <w:r w:rsidRPr="00BD54E7">
        <w:rPr>
          <w:rFonts w:ascii="Times New Roman" w:eastAsia="微软雅黑" w:hAnsi="Times New Roman" w:cs="Times New Roman"/>
          <w:b/>
          <w:bCs/>
          <w:sz w:val="22"/>
          <w:szCs w:val="22"/>
        </w:rPr>
        <w:t>受益国产替代、掌握核心技术</w:t>
      </w:r>
      <w:r w:rsidRPr="00BD54E7">
        <w:rPr>
          <w:rFonts w:ascii="Times New Roman" w:eastAsia="微软雅黑" w:hAnsi="Times New Roman" w:cs="Times New Roman"/>
          <w:sz w:val="22"/>
          <w:szCs w:val="22"/>
        </w:rPr>
        <w:t>的公司，在市场低迷时逢低介入，为中长线布局。此外，新兴产业</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（如科技</w:t>
      </w:r>
      <w:r w:rsidRPr="00BD54E7">
        <w:rPr>
          <w:rFonts w:ascii="Times New Roman" w:eastAsia="微软雅黑" w:hAnsi="Times New Roman" w:cs="Times New Roman"/>
          <w:sz w:val="22"/>
          <w:szCs w:val="22"/>
        </w:rPr>
        <w:t>50ETF</w:t>
      </w:r>
      <w:r w:rsidRPr="00BD54E7">
        <w:rPr>
          <w:rFonts w:ascii="Times New Roman" w:eastAsia="微软雅黑" w:hAnsi="Times New Roman" w:cs="Times New Roman"/>
          <w:sz w:val="22"/>
          <w:szCs w:val="22"/>
        </w:rPr>
        <w:t>、芯片</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、新能源车</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）也是便利的配置工具，可在市场恐慌时分批买入，摊薄成本，以分享中国未来产业升级的红利。</w:t>
      </w:r>
    </w:p>
    <w:p w14:paraId="1FF81D63" w14:textId="77777777" w:rsidR="00BD54E7" w:rsidRPr="00BD54E7" w:rsidRDefault="00BD54E7">
      <w:pPr>
        <w:numPr>
          <w:ilvl w:val="0"/>
          <w:numId w:val="218"/>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利用政策红利和事件驱动：</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股，政策往往是重要的股价催化剂。当前环境下，预计政府会出台一揽子稳定经济和就业的措施，如减税降费、基建投资、产业补贴等。投资者应密切追踪两会决策、部委公告等信息，</w:t>
      </w:r>
      <w:r w:rsidRPr="00BD54E7">
        <w:rPr>
          <w:rFonts w:ascii="Times New Roman" w:eastAsia="微软雅黑" w:hAnsi="Times New Roman" w:cs="Times New Roman"/>
          <w:b/>
          <w:bCs/>
          <w:sz w:val="22"/>
          <w:szCs w:val="22"/>
        </w:rPr>
        <w:t>提前埋伏政策红利板块</w:t>
      </w:r>
      <w:r w:rsidRPr="00BD54E7">
        <w:rPr>
          <w:rFonts w:ascii="Times New Roman" w:eastAsia="微软雅黑" w:hAnsi="Times New Roman" w:cs="Times New Roman"/>
          <w:sz w:val="22"/>
          <w:szCs w:val="22"/>
        </w:rPr>
        <w:t>。例如，如果预期政府将提高出口退税，则纺织、家具企业将直接受益，可提前布局龙头。又如若传出中美重启谈判的积极消息，可短线参与券商、一带一路等弹性品种的交易性机会。总体上，坚持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政策市</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思维，在逆风环境中寻找顺风方向，提高胜率。</w:t>
      </w:r>
    </w:p>
    <w:p w14:paraId="0C8C16DD"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港股市场策略：谨慎参与，对冲套利</w:t>
      </w:r>
    </w:p>
    <w:p w14:paraId="7555E317"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控制风险暴露和提高对冲比例：</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港股对外依存度高且波动剧烈，建议投资者当前阶段保持</w:t>
      </w:r>
      <w:r w:rsidRPr="00BD54E7">
        <w:rPr>
          <w:rFonts w:ascii="Times New Roman" w:eastAsia="微软雅黑" w:hAnsi="Times New Roman" w:cs="Times New Roman"/>
          <w:b/>
          <w:bCs/>
          <w:sz w:val="22"/>
          <w:szCs w:val="22"/>
        </w:rPr>
        <w:t>低仓位运作</w:t>
      </w:r>
      <w:r w:rsidRPr="00BD54E7">
        <w:rPr>
          <w:rFonts w:ascii="Times New Roman" w:eastAsia="微软雅黑" w:hAnsi="Times New Roman" w:cs="Times New Roman"/>
          <w:sz w:val="22"/>
          <w:szCs w:val="22"/>
        </w:rPr>
        <w:t>，尤其避免使用过高杠杆。对现有港股多头仓位，可通过卖空恒生指数期货、国企指数期货来对冲总体风险敞口</w:t>
      </w:r>
      <w:r w:rsidRPr="00BD54E7">
        <w:rPr>
          <w:rFonts w:ascii="Times New Roman" w:eastAsia="微软雅黑" w:hAnsi="Times New Roman" w:cs="Times New Roman"/>
          <w:sz w:val="22"/>
          <w:szCs w:val="22"/>
        </w:rPr>
        <w:t xml:space="preserve"> (</w:t>
      </w:r>
      <w:hyperlink r:id="rId296" w:anchor=":~:text=%E5%B8%82%E5%9C%BA%E5%8F%8D%E5%BA%94"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这种套保在市场继续下行时提供缓冲，同时保留将来反弹时享受收益的机会。对于持有的重仓个股，也可借助个股期权或结构性产品对冲：例如持有大量腾讯股票的投资者，可买入腾讯的看跌期权防范突发利空。</w:t>
      </w:r>
    </w:p>
    <w:p w14:paraId="7AF5DC24"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南向资金与</w:t>
      </w:r>
      <w:r w:rsidRPr="00BD54E7">
        <w:rPr>
          <w:rFonts w:ascii="Times New Roman" w:eastAsia="微软雅黑" w:hAnsi="Times New Roman" w:cs="Times New Roman"/>
          <w:b/>
          <w:bCs/>
          <w:sz w:val="22"/>
          <w:szCs w:val="22"/>
        </w:rPr>
        <w:t>AH</w:t>
      </w:r>
      <w:r w:rsidRPr="00BD54E7">
        <w:rPr>
          <w:rFonts w:ascii="Times New Roman" w:eastAsia="微软雅黑" w:hAnsi="Times New Roman" w:cs="Times New Roman"/>
          <w:b/>
          <w:bCs/>
          <w:sz w:val="22"/>
          <w:szCs w:val="22"/>
        </w:rPr>
        <w:t>套利策略：</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内地资金通过南下（港股通）对港股有重要影响。密切关注南向资金流入流出，顺势而为：若内地资金大举抄底香港优质股，这是一个潜在的买入信号；反之，若南向资金明显撤退，应谨慎观望。同时，留意</w:t>
      </w:r>
      <w:r w:rsidRPr="00BD54E7">
        <w:rPr>
          <w:rFonts w:ascii="Times New Roman" w:eastAsia="微软雅黑" w:hAnsi="Times New Roman" w:cs="Times New Roman"/>
          <w:b/>
          <w:bCs/>
          <w:sz w:val="22"/>
          <w:szCs w:val="22"/>
        </w:rPr>
        <w:t>AH</w:t>
      </w:r>
      <w:r w:rsidRPr="00BD54E7">
        <w:rPr>
          <w:rFonts w:ascii="Times New Roman" w:eastAsia="微软雅黑" w:hAnsi="Times New Roman" w:cs="Times New Roman"/>
          <w:b/>
          <w:bCs/>
          <w:sz w:val="22"/>
          <w:szCs w:val="22"/>
        </w:rPr>
        <w:t>股价差</w:t>
      </w:r>
      <w:r w:rsidRPr="00BD54E7">
        <w:rPr>
          <w:rFonts w:ascii="Times New Roman" w:eastAsia="微软雅黑" w:hAnsi="Times New Roman" w:cs="Times New Roman"/>
          <w:sz w:val="22"/>
          <w:szCs w:val="22"/>
        </w:rPr>
        <w:t>扩大带来的套利空间。对于两地上市公司，如果</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股因海外抛售跌幅远超</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股，出现明显折价，长线投资者可考虑买入被低估的</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股，同时在</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股卖出对等仓位锁定利润，一旦价差回归即可获</w:t>
      </w:r>
      <w:r w:rsidRPr="00BD54E7">
        <w:rPr>
          <w:rFonts w:ascii="Times New Roman" w:eastAsia="微软雅黑" w:hAnsi="Times New Roman" w:cs="Times New Roman"/>
          <w:sz w:val="22"/>
          <w:szCs w:val="22"/>
        </w:rPr>
        <w:lastRenderedPageBreak/>
        <w:t>利。当然，普通投资者难以直接做空</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股，但可以通过减持对应</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股持仓、转而增配</w:t>
      </w:r>
      <w:r w:rsidRPr="00BD54E7">
        <w:rPr>
          <w:rFonts w:ascii="Times New Roman" w:eastAsia="微软雅黑" w:hAnsi="Times New Roman" w:cs="Times New Roman"/>
          <w:sz w:val="22"/>
          <w:szCs w:val="22"/>
        </w:rPr>
        <w:t>H</w:t>
      </w:r>
      <w:r w:rsidRPr="00BD54E7">
        <w:rPr>
          <w:rFonts w:ascii="Times New Roman" w:eastAsia="微软雅黑" w:hAnsi="Times New Roman" w:cs="Times New Roman"/>
          <w:sz w:val="22"/>
          <w:szCs w:val="22"/>
        </w:rPr>
        <w:t>股实现类似效果。这种套利操作需考虑汇率和交易成本，但在极端行情下收益可观。</w:t>
      </w:r>
    </w:p>
    <w:p w14:paraId="450B5BC5"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板块精选与对冲：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港股市场可利用行业</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和期货灵活调整板块敞口：</w:t>
      </w:r>
    </w:p>
    <w:p w14:paraId="5FCC76CC"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做多黄金和抗跌板块：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可通过买入黄金</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（如香港上市的</w:t>
      </w:r>
      <w:r w:rsidRPr="00BD54E7">
        <w:rPr>
          <w:rFonts w:ascii="Times New Roman" w:eastAsia="微软雅黑" w:hAnsi="Times New Roman" w:cs="Times New Roman"/>
          <w:sz w:val="22"/>
          <w:szCs w:val="22"/>
        </w:rPr>
        <w:t>SPDR</w:t>
      </w:r>
      <w:r w:rsidRPr="00BD54E7">
        <w:rPr>
          <w:rFonts w:ascii="Times New Roman" w:eastAsia="微软雅黑" w:hAnsi="Times New Roman" w:cs="Times New Roman"/>
          <w:sz w:val="22"/>
          <w:szCs w:val="22"/>
        </w:rPr>
        <w:t>黄金信托）分享避险行情</w:t>
      </w:r>
      <w:r w:rsidRPr="00BD54E7">
        <w:rPr>
          <w:rFonts w:ascii="Times New Roman" w:eastAsia="微软雅黑" w:hAnsi="Times New Roman" w:cs="Times New Roman"/>
          <w:sz w:val="22"/>
          <w:szCs w:val="22"/>
        </w:rPr>
        <w:t xml:space="preserve"> (</w:t>
      </w:r>
      <w:hyperlink r:id="rId297" w:anchor=":~:text=%E6%9C%9F%E8%B4%A7%E8%B7%8C2.7"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。同时增配公用事业、电讯等高股息、低波动板块股票，这些股票在市场下跌中相对抗跌，亦提供稳定派息，适合作为底仓持有。</w:t>
      </w:r>
    </w:p>
    <w:p w14:paraId="41F64EF8"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做空敏感板块：</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对于预期受创最大的板块（如博彩、航空、航运），有经验的投资者可考虑适度做空相关股票或卖出相关板块</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若有）。例如，通过券商借券卖空部分航运股来对冲持有的港口股敞口，以降低贸易量下降对港口行业的不利影响。亦可卖出重仓欧美业务的汇丰控股等银行股，以规避其潜在资产质量恶化风险。做空操作需谨慎控制仓位并留意融券成本及市场流动性。</w:t>
      </w:r>
    </w:p>
    <w:p w14:paraId="21405849"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衍生品策略：</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利用香港市场丰富的衍生品，例如恒指期权、个股牛熊证、窝轮等进行策略性交易。可在预期港股大跌时买入</w:t>
      </w:r>
      <w:r w:rsidRPr="00BD54E7">
        <w:rPr>
          <w:rFonts w:ascii="Times New Roman" w:eastAsia="微软雅黑" w:hAnsi="Times New Roman" w:cs="Times New Roman"/>
          <w:b/>
          <w:bCs/>
          <w:sz w:val="22"/>
          <w:szCs w:val="22"/>
        </w:rPr>
        <w:t>恒指看跌期权</w:t>
      </w:r>
      <w:r w:rsidRPr="00BD54E7">
        <w:rPr>
          <w:rFonts w:ascii="Times New Roman" w:eastAsia="微软雅黑" w:hAnsi="Times New Roman" w:cs="Times New Roman"/>
          <w:sz w:val="22"/>
          <w:szCs w:val="22"/>
        </w:rPr>
        <w:t>或看跌窝轮，投入小资金博取指数下行收益；相反，当判断市场过度恐慌、酝酿反弹时，可布局</w:t>
      </w:r>
      <w:r w:rsidRPr="00BD54E7">
        <w:rPr>
          <w:rFonts w:ascii="Times New Roman" w:eastAsia="微软雅黑" w:hAnsi="Times New Roman" w:cs="Times New Roman"/>
          <w:b/>
          <w:bCs/>
          <w:sz w:val="22"/>
          <w:szCs w:val="22"/>
        </w:rPr>
        <w:t>恒指牛证</w:t>
      </w:r>
      <w:r w:rsidRPr="00BD54E7">
        <w:rPr>
          <w:rFonts w:ascii="Times New Roman" w:eastAsia="微软雅黑" w:hAnsi="Times New Roman" w:cs="Times New Roman"/>
          <w:sz w:val="22"/>
          <w:szCs w:val="22"/>
        </w:rPr>
        <w:t>或看涨期权获取杠杆收益。但需注意窝轮牛熊证有强制收回风险，只适合短线交易，且必须严格设置止损。</w:t>
      </w:r>
    </w:p>
    <w:p w14:paraId="3C87BA57" w14:textId="77777777" w:rsidR="00BD54E7" w:rsidRPr="00BD54E7" w:rsidRDefault="00BD54E7">
      <w:pPr>
        <w:numPr>
          <w:ilvl w:val="1"/>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利用汇率市场对冲：</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由于港元与美元挂钩，直接汇率波动小。但间接上，如果预期人民币可能贬值，可以在香港买入离岸人民币</w:t>
      </w:r>
      <w:r w:rsidRPr="00BD54E7">
        <w:rPr>
          <w:rFonts w:ascii="Times New Roman" w:eastAsia="微软雅黑" w:hAnsi="Times New Roman" w:cs="Times New Roman"/>
          <w:sz w:val="22"/>
          <w:szCs w:val="22"/>
        </w:rPr>
        <w:t>NDF</w:t>
      </w:r>
      <w:r w:rsidRPr="00BD54E7">
        <w:rPr>
          <w:rFonts w:ascii="Times New Roman" w:eastAsia="微软雅黑" w:hAnsi="Times New Roman" w:cs="Times New Roman"/>
          <w:sz w:val="22"/>
          <w:szCs w:val="22"/>
        </w:rPr>
        <w:t>或通过期货市场做空人民币，以对冲内地资产贬值风险。另外，可适度增持日元、瑞士法郎计价资产或相关</w:t>
      </w:r>
      <w:r w:rsidRPr="00BD54E7">
        <w:rPr>
          <w:rFonts w:ascii="Times New Roman" w:eastAsia="微软雅黑" w:hAnsi="Times New Roman" w:cs="Times New Roman"/>
          <w:sz w:val="22"/>
          <w:szCs w:val="22"/>
        </w:rPr>
        <w:t>ETF</w:t>
      </w:r>
      <w:r w:rsidRPr="00BD54E7">
        <w:rPr>
          <w:rFonts w:ascii="Times New Roman" w:eastAsia="微软雅黑" w:hAnsi="Times New Roman" w:cs="Times New Roman"/>
          <w:sz w:val="22"/>
          <w:szCs w:val="22"/>
        </w:rPr>
        <w:t>，因为这些货币通常在全球风险事件中升值，可对冲部分区域风险。</w:t>
      </w:r>
    </w:p>
    <w:p w14:paraId="3E0482EF"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静待超跌反弹机会：</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由于港股历来有</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急跌急反弹</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的特征，在经过一轮恐慌下跌后，常出现快速技术性反抽。投资者可关注恒生指数市净率、市盈率等估值指标，当恒指市净率接近历史低位（如</w:t>
      </w:r>
      <w:r w:rsidRPr="00BD54E7">
        <w:rPr>
          <w:rFonts w:ascii="Times New Roman" w:eastAsia="微软雅黑" w:hAnsi="Times New Roman" w:cs="Times New Roman"/>
          <w:sz w:val="22"/>
          <w:szCs w:val="22"/>
        </w:rPr>
        <w:t>08</w:t>
      </w:r>
      <w:r w:rsidRPr="00BD54E7">
        <w:rPr>
          <w:rFonts w:ascii="Times New Roman" w:eastAsia="微软雅黑" w:hAnsi="Times New Roman" w:cs="Times New Roman"/>
          <w:sz w:val="22"/>
          <w:szCs w:val="22"/>
        </w:rPr>
        <w:t>年金融危机、</w:t>
      </w:r>
      <w:r w:rsidRPr="00BD54E7">
        <w:rPr>
          <w:rFonts w:ascii="Times New Roman" w:eastAsia="微软雅黑" w:hAnsi="Times New Roman" w:cs="Times New Roman"/>
          <w:sz w:val="22"/>
          <w:szCs w:val="22"/>
        </w:rPr>
        <w:t>15</w:t>
      </w:r>
      <w:r w:rsidRPr="00BD54E7">
        <w:rPr>
          <w:rFonts w:ascii="Times New Roman" w:eastAsia="微软雅黑" w:hAnsi="Times New Roman" w:cs="Times New Roman"/>
          <w:sz w:val="22"/>
          <w:szCs w:val="22"/>
        </w:rPr>
        <w:t>年股灾时水平）时，表明恐慌或已充分释放。这时分批</w:t>
      </w:r>
      <w:r w:rsidRPr="00BD54E7">
        <w:rPr>
          <w:rFonts w:ascii="Times New Roman" w:eastAsia="微软雅黑" w:hAnsi="Times New Roman" w:cs="Times New Roman"/>
          <w:b/>
          <w:bCs/>
          <w:sz w:val="22"/>
          <w:szCs w:val="22"/>
        </w:rPr>
        <w:t>逢低吸纳</w:t>
      </w:r>
      <w:r w:rsidRPr="00BD54E7">
        <w:rPr>
          <w:rFonts w:ascii="Times New Roman" w:eastAsia="微软雅黑" w:hAnsi="Times New Roman" w:cs="Times New Roman"/>
          <w:sz w:val="22"/>
          <w:szCs w:val="22"/>
        </w:rPr>
        <w:t>优质股可能胜率较高。可优先选择那些行业地位稳固、基本面未受贸易战根本破坏的公司，例如内地消费龙头、互联网龙头等。在反弹初期，弹性大的中资券商股、周</w:t>
      </w:r>
      <w:r w:rsidRPr="00BD54E7">
        <w:rPr>
          <w:rFonts w:ascii="Times New Roman" w:eastAsia="微软雅黑" w:hAnsi="Times New Roman" w:cs="Times New Roman"/>
          <w:sz w:val="22"/>
          <w:szCs w:val="22"/>
        </w:rPr>
        <w:lastRenderedPageBreak/>
        <w:t>期股也往往领涨，可小仓位参与博取弹性。但整个操作需建立在严格风险控制上，反弹失败要果断止损离场。</w:t>
      </w:r>
    </w:p>
    <w:p w14:paraId="4E1FD0CF" w14:textId="77777777" w:rsidR="00BD54E7" w:rsidRPr="00BD54E7" w:rsidRDefault="00BD54E7">
      <w:pPr>
        <w:numPr>
          <w:ilvl w:val="0"/>
          <w:numId w:val="219"/>
        </w:num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长线配置和分散投资：</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对风险承受较高且看好中国长期发展的投资者而言，港股当前调整期反而提供了低位布局的良机。可以制定分期分批</w:t>
      </w:r>
      <w:r w:rsidRPr="00BD54E7">
        <w:rPr>
          <w:rFonts w:ascii="Times New Roman" w:eastAsia="微软雅黑" w:hAnsi="Times New Roman" w:cs="Times New Roman"/>
          <w:b/>
          <w:bCs/>
          <w:sz w:val="22"/>
          <w:szCs w:val="22"/>
        </w:rPr>
        <w:t>定投恒生指数</w:t>
      </w:r>
      <w:r w:rsidRPr="00BD54E7">
        <w:rPr>
          <w:rFonts w:ascii="Times New Roman" w:eastAsia="微软雅黑" w:hAnsi="Times New Roman" w:cs="Times New Roman"/>
          <w:b/>
          <w:bCs/>
          <w:sz w:val="22"/>
          <w:szCs w:val="22"/>
        </w:rPr>
        <w:t>ETF</w:t>
      </w:r>
      <w:r w:rsidRPr="00BD54E7">
        <w:rPr>
          <w:rFonts w:ascii="Times New Roman" w:eastAsia="微软雅黑" w:hAnsi="Times New Roman" w:cs="Times New Roman"/>
          <w:sz w:val="22"/>
          <w:szCs w:val="22"/>
        </w:rPr>
        <w:t>或精选的低估值、高股息港股，在市场情绪极度悲观时坚持买入，摊平成本，耐心持有数年。这样在未来贸易局势缓和、市场恢复理性后，有望获得可观回报。同时，也可将投资分散于</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股、美股等其他市场，运用不同市场相关性低的优势降低组合波动。毕竟，在全球化市场中，</w:t>
      </w:r>
      <w:r w:rsidRPr="00BD54E7">
        <w:rPr>
          <w:rFonts w:ascii="Times New Roman" w:eastAsia="微软雅黑" w:hAnsi="Times New Roman" w:cs="Times New Roman"/>
          <w:b/>
          <w:bCs/>
          <w:sz w:val="22"/>
          <w:szCs w:val="22"/>
        </w:rPr>
        <w:t>分散化</w:t>
      </w:r>
      <w:r w:rsidRPr="00BD54E7">
        <w:rPr>
          <w:rFonts w:ascii="Times New Roman" w:eastAsia="微软雅黑" w:hAnsi="Times New Roman" w:cs="Times New Roman"/>
          <w:sz w:val="22"/>
          <w:szCs w:val="22"/>
        </w:rPr>
        <w:t>仍是抵御单一市场政策风险的有效手段。</w:t>
      </w:r>
    </w:p>
    <w:p w14:paraId="359A61B4" w14:textId="77777777" w:rsidR="00BD54E7" w:rsidRPr="00BD54E7" w:rsidRDefault="00BD54E7" w:rsidP="00BD54E7">
      <w:pPr>
        <w:rPr>
          <w:rFonts w:ascii="Times New Roman" w:eastAsia="微软雅黑" w:hAnsi="Times New Roman" w:cs="Times New Roman"/>
          <w:b/>
          <w:bCs/>
          <w:sz w:val="22"/>
          <w:szCs w:val="22"/>
        </w:rPr>
      </w:pPr>
      <w:r w:rsidRPr="00BD54E7">
        <w:rPr>
          <w:rFonts w:ascii="Times New Roman" w:eastAsia="微软雅黑" w:hAnsi="Times New Roman" w:cs="Times New Roman"/>
          <w:b/>
          <w:bCs/>
          <w:sz w:val="22"/>
          <w:szCs w:val="22"/>
        </w:rPr>
        <w:t>结论与投资建议</w:t>
      </w:r>
    </w:p>
    <w:p w14:paraId="7EA2FB52"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特朗普政府最新关税政策掀起的贸易风暴，短期内给全球市场带来明显冲击：</w:t>
      </w:r>
      <w:r w:rsidRPr="00BD54E7">
        <w:rPr>
          <w:rFonts w:ascii="Times New Roman" w:eastAsia="微软雅黑" w:hAnsi="Times New Roman" w:cs="Times New Roman"/>
          <w:b/>
          <w:bCs/>
          <w:sz w:val="22"/>
          <w:szCs w:val="22"/>
        </w:rPr>
        <w:t>供应链重塑、贸易摩擦升级</w:t>
      </w:r>
      <w:r w:rsidRPr="00BD54E7">
        <w:rPr>
          <w:rFonts w:ascii="Times New Roman" w:eastAsia="微软雅黑" w:hAnsi="Times New Roman" w:cs="Times New Roman"/>
          <w:sz w:val="22"/>
          <w:szCs w:val="22"/>
        </w:rPr>
        <w:t>令经济增长和企业盈利前景蒙阴，美股、</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股、港股均经历情绪下挫和估值重估。在此背景下，投资者应秉持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b/>
          <w:bCs/>
          <w:sz w:val="22"/>
          <w:szCs w:val="22"/>
        </w:rPr>
        <w:t>风险管理为先，灵活应变为要</w:t>
      </w:r>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的原则，采取跨市场、多策略组合应对。</w:t>
      </w:r>
    </w:p>
    <w:p w14:paraId="4D907D30"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总的来看，短期宜以</w:t>
      </w:r>
      <w:r w:rsidRPr="00BD54E7">
        <w:rPr>
          <w:rFonts w:ascii="Times New Roman" w:eastAsia="微软雅黑" w:hAnsi="Times New Roman" w:cs="Times New Roman"/>
          <w:b/>
          <w:bCs/>
          <w:sz w:val="22"/>
          <w:szCs w:val="22"/>
        </w:rPr>
        <w:t>防御避险</w:t>
      </w:r>
      <w:r w:rsidRPr="00BD54E7">
        <w:rPr>
          <w:rFonts w:ascii="Times New Roman" w:eastAsia="微软雅黑" w:hAnsi="Times New Roman" w:cs="Times New Roman"/>
          <w:sz w:val="22"/>
          <w:szCs w:val="22"/>
        </w:rPr>
        <w:t>为主，控制仓位、提升组合抗风险能力；中长期则应根据各国政策走向和产业趋势，逐步</w:t>
      </w:r>
      <w:r w:rsidRPr="00BD54E7">
        <w:rPr>
          <w:rFonts w:ascii="Times New Roman" w:eastAsia="微软雅黑" w:hAnsi="Times New Roman" w:cs="Times New Roman"/>
          <w:b/>
          <w:bCs/>
          <w:sz w:val="22"/>
          <w:szCs w:val="22"/>
        </w:rPr>
        <w:t>布局结构性机会</w:t>
      </w:r>
      <w:r w:rsidRPr="00BD54E7">
        <w:rPr>
          <w:rFonts w:ascii="Times New Roman" w:eastAsia="微软雅黑" w:hAnsi="Times New Roman" w:cs="Times New Roman"/>
          <w:sz w:val="22"/>
          <w:szCs w:val="22"/>
        </w:rPr>
        <w:t>。对于美股，当前需警惕贸易冲击对科技、制造等支柱板块的拖累，适当对冲下跌风险，同时为可能的政策转机保留弹性。对于</w:t>
      </w:r>
      <w:r w:rsidRPr="00BD54E7">
        <w:rPr>
          <w:rFonts w:ascii="Times New Roman" w:eastAsia="微软雅黑" w:hAnsi="Times New Roman" w:cs="Times New Roman"/>
          <w:sz w:val="22"/>
          <w:szCs w:val="22"/>
        </w:rPr>
        <w:t>A</w:t>
      </w:r>
      <w:r w:rsidRPr="00BD54E7">
        <w:rPr>
          <w:rFonts w:ascii="Times New Roman" w:eastAsia="微软雅黑" w:hAnsi="Times New Roman" w:cs="Times New Roman"/>
          <w:sz w:val="22"/>
          <w:szCs w:val="22"/>
        </w:rPr>
        <w:t>股，外患之下更需挖掘内生动力，关注内需和自主创新领域，在震荡市中找准政策受益方向。对于港股，在风高浪急之际务必稳字当头，通过对冲和分散来渡过难关，并静待估值出清后的反弹良机。</w:t>
      </w:r>
    </w:p>
    <w:p w14:paraId="3B1F72C7" w14:textId="77777777" w:rsidR="00BD54E7" w:rsidRPr="00BD54E7"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sz w:val="22"/>
          <w:szCs w:val="22"/>
        </w:rPr>
        <w:t>投资是一场长期与短期博弈并存的旅程。在全球贸易格局剧变的当前，短线交易者应快速响应、防范未然；长线配置者则可利用市场错杀，悄然播种未来的胜利果实。我们建议投资者保持冷静和理性，不盲目恐慌，也不掉以轻心。密切追踪贸易谈判进展和各国政策动向，适时调整策略。通过</w:t>
      </w:r>
      <w:r w:rsidRPr="00BD54E7">
        <w:rPr>
          <w:rFonts w:ascii="Times New Roman" w:eastAsia="微软雅黑" w:hAnsi="Times New Roman" w:cs="Times New Roman"/>
          <w:b/>
          <w:bCs/>
          <w:sz w:val="22"/>
          <w:szCs w:val="22"/>
        </w:rPr>
        <w:t>严控风险、动态调整、多元对冲</w:t>
      </w:r>
      <w:r w:rsidRPr="00BD54E7">
        <w:rPr>
          <w:rFonts w:ascii="Times New Roman" w:eastAsia="微软雅黑" w:hAnsi="Times New Roman" w:cs="Times New Roman"/>
          <w:sz w:val="22"/>
          <w:szCs w:val="22"/>
        </w:rPr>
        <w:t>等手段，投资者有望在这场贸易冲击中有效保护资产并把握潜在机会。待乌云消散之时，那些在风暴中坚守策略纪律、优化配置的投资者，将有机会迎来拨云见日、分享市场修复与经济重建红利的收获期。</w:t>
      </w:r>
    </w:p>
    <w:p w14:paraId="5C4F9302" w14:textId="6350D208" w:rsidR="00FA1356" w:rsidRDefault="00BD54E7" w:rsidP="00BD54E7">
      <w:pPr>
        <w:rPr>
          <w:rFonts w:ascii="Times New Roman" w:eastAsia="微软雅黑" w:hAnsi="Times New Roman" w:cs="Times New Roman"/>
          <w:sz w:val="22"/>
          <w:szCs w:val="22"/>
        </w:rPr>
      </w:pPr>
      <w:r w:rsidRPr="00BD54E7">
        <w:rPr>
          <w:rFonts w:ascii="Times New Roman" w:eastAsia="微软雅黑" w:hAnsi="Times New Roman" w:cs="Times New Roman"/>
          <w:b/>
          <w:bCs/>
          <w:sz w:val="22"/>
          <w:szCs w:val="22"/>
        </w:rPr>
        <w:t>参考资料：</w:t>
      </w:r>
      <w:r w:rsidRPr="00BD54E7">
        <w:rPr>
          <w:rFonts w:ascii="Times New Roman" w:eastAsia="微软雅黑" w:hAnsi="Times New Roman" w:cs="Times New Roman"/>
          <w:sz w:val="22"/>
          <w:szCs w:val="22"/>
        </w:rPr>
        <w:t xml:space="preserve"> </w:t>
      </w:r>
      <w:r w:rsidRPr="00BD54E7">
        <w:rPr>
          <w:rFonts w:ascii="Times New Roman" w:eastAsia="微软雅黑" w:hAnsi="Times New Roman" w:cs="Times New Roman"/>
          <w:sz w:val="22"/>
          <w:szCs w:val="22"/>
        </w:rPr>
        <w:t>新关税政策细则与影响分析</w:t>
      </w:r>
      <w:r w:rsidRPr="00BD54E7">
        <w:rPr>
          <w:rFonts w:ascii="Times New Roman" w:eastAsia="微软雅黑" w:hAnsi="Times New Roman" w:cs="Times New Roman"/>
          <w:sz w:val="22"/>
          <w:szCs w:val="22"/>
        </w:rPr>
        <w:t xml:space="preserve"> (</w:t>
      </w:r>
      <w:hyperlink r:id="rId298" w:anchor=":~:text=%2A%20%E5%85%A8%E9%9D%A2%E8%AE%BE%E7%BD%AE10,%E5%9F%BA%E7%A1%80%E5%85%B3%E7%A8%8E%E5%B0%86%E4%BA%8E2025%E5%B9%B44%E6%9C%885%E6%97%A5%E7%94%9F%E6%95%88%EF%BC%8C%E8%80%8C%E9%A2%9D%E5%A4%96%E7%9A%84%E5%AF%B9%E7%AD%89%E5%85%B3%E7%A8%8E%E5%B0%86%E4%BA%8E2025%E5%B9%B44%E6%9C%889%E6%97%A5%E7%94%9F%E6%95%88%EF%BC%9B"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299" w:anchor=":~:text=%E7%89%B9%E6%9C%97%E6%99%AE%E8%A1%A8%E7%A4%BA%EF%BC%8C%E7%BE%8E%E5%9B%BD%E5%B0%86%E5%AF%B9%E6%95%B0%E5%8D%81%E4%B8%AA%E8%B4%B8%E6%98%93%E4%BC%99%E4%BC%B4%E5%BE%81%E6%94%B6%E5%AF%B9%E7%AD%89%E5%85%B3%E7%A8%8E%EF%BC%8C%E4%B8%8D%E8%BF%87%E5%85%B3%E7%A8%8E%E5%B0%86%E4%B8%8D%E6%98%AF%E5%AE%8C%E5%85%A8%E5%AF%B9%E7%AD%89%E7%9A%84%EF%BC%8C%E7%BE%8E%E5%9B%BD%E5%B0%86%E5%90%91%E8%BF%99%E4%BA%9B%E5%9B%BD%E5%AE%B6%E5%92%8C%E5%9C%B0%E5%8C%BA%E6%94%B6%E5%8F%96%E7%BB%BC%E5%90%88%E7%A8%8E%E7%8E%87%E5%A4%A7%E7%BA%A6%E4%B8%80%E5%8D%8A%E7%9A%84%E8%B4%B9%E7%94%A8%E3%80%82" w:history="1">
        <w:r w:rsidRPr="00BD54E7">
          <w:rPr>
            <w:rStyle w:val="af0"/>
            <w:rFonts w:ascii="Times New Roman" w:eastAsia="微软雅黑" w:hAnsi="Times New Roman" w:cs="Times New Roman"/>
            <w:sz w:val="22"/>
            <w:szCs w:val="22"/>
          </w:rPr>
          <w:t>特朗普宣布实施</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措施，多个贸易伙伴称将进行反制</w:t>
        </w:r>
      </w:hyperlink>
      <w:r w:rsidRPr="00BD54E7">
        <w:rPr>
          <w:rFonts w:ascii="Times New Roman" w:eastAsia="微软雅黑" w:hAnsi="Times New Roman" w:cs="Times New Roman"/>
          <w:sz w:val="22"/>
          <w:szCs w:val="22"/>
        </w:rPr>
        <w:t>) (</w:t>
      </w:r>
      <w:hyperlink r:id="rId300"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；全球经济和贸易影响</w:t>
      </w:r>
      <w:r w:rsidRPr="00BD54E7">
        <w:rPr>
          <w:rFonts w:ascii="Times New Roman" w:eastAsia="微软雅黑" w:hAnsi="Times New Roman" w:cs="Times New Roman"/>
          <w:sz w:val="22"/>
          <w:szCs w:val="22"/>
        </w:rPr>
        <w:t xml:space="preserve"> (</w:t>
      </w:r>
      <w:hyperlink r:id="rId301" w:anchor=":~:text=%E5%9C%A8%E2%80%9C%E5%AF%B9%E7%AD%89%E5%85%B3%E7%A8%8E%E2%80%9D%E6%94%BF%E7%AD%96%E5%8F%91%E5%B8%83%E5%90%8E%EF%BC%8C%E6%83%A0%E8%AA%89%E5%88%86%E6%9E%90%E5%B8%88%20Olu%20Sonola%20%E9%A2%84%E8%AE%A1%EF%BC%8C%E7%BE%8E%E5%9B%BD%E5%AF%B9%E6%89%80%E6%9C%89%E8%BF%9B%E5%8F%A3%E5%95%86%E5%93%81%E7%9A%84%E7%A8%8E%E7%8E%87%E5%B0%86%E6%98%AF%E5%8E%BB%E5%B9%B4%E7%9A%84%2010,%E5%B7%A6%E5%8F%B3%EF%BC%8C%E5%88%9B%20100%20%E5%A4%9A%E5%B9%B4%E6%9D%A5%E6%9C%80%E9%AB%98%EF%BC%8C%E5%BE%88%E5%A4%9A%E5%9B%BD%E5%AE%B6%E4%BC%9A%E5%9B%A0%E6%AD%A4%E9%99%B7%E5%85%A5%E8%A1%B0%E9%80%80%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302" w:anchor=":~:text=2018%E5%B9%B4%E5%92%8C2019%E5%B9%B4%EF%BC%8C%E7%89%B9%E6%9C%97%E6%99%AE%E5%9C%A8%E5%85%B6%E7%AC%AC%E4%B8%80%E4%B8%AA%E4%BB%BB%E6%9C%9F%E5%86%85%E5%AF%B9%E4%BB%B7%E5%80%BC%E7%BA%A63800%E4%BA%BF%E7%BE%8E%E5%85%83%E7%9A%84%E6%95%B0%E5%8D%83%E7%A7%8D%E8%BF%9B%E5%8F%A3%E4%BA%A7%E5%93%81%E5%BE%81%E6%94%B6%E5%85%B3%E7%A8%8E%E3%80%82%E5%AD%A6%E6%9C%AF%E7%95%8C%E7%9A%84%E7%A0%94%E7%A9%B6%E5%8F%91%E7%8E%B0%EF%BC%8C%E6%95%B4%E4%BD%93%E6%9D%A5%E7%9C%8B%EF%BC%8C%E5%85%B6%E5%85%B3%E7%A8%8E%E6%94%BF%E7%AD%96%E5%87%8F%E5%B0%91%E4%BA%86%E4%BA%A7%E5%87%BA%E5%92%8C%E5%B0%B1%E4%B8%9A%EF%BC%8C%E5%AF%B9%E7%BE%8E%E5%9B%BD%E7%BB%8F%E6%B5%8E%20%E7%9A%84%E5%BD%B1%E5%93%8D%E5%BC%8A%E5%A4%A7%E4%BA%8E%E5%88%A9%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w:t>
        </w:r>
        <w:r w:rsidRPr="00BD54E7">
          <w:rPr>
            <w:rStyle w:val="af0"/>
            <w:rFonts w:ascii="Times New Roman" w:eastAsia="微软雅黑" w:hAnsi="Times New Roman" w:cs="Times New Roman"/>
            <w:sz w:val="22"/>
            <w:szCs w:val="22"/>
          </w:rPr>
          <w:lastRenderedPageBreak/>
          <w:t>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；市场反应与分析师评论</w:t>
      </w:r>
      <w:r w:rsidRPr="00BD54E7">
        <w:rPr>
          <w:rFonts w:ascii="Times New Roman" w:eastAsia="微软雅黑" w:hAnsi="Times New Roman" w:cs="Times New Roman"/>
          <w:sz w:val="22"/>
          <w:szCs w:val="22"/>
        </w:rPr>
        <w:t xml:space="preserve"> (</w:t>
      </w:r>
      <w:hyperlink r:id="rId303" w:anchor=":~:text=%E6%AD%A4%E5%A4%96%EF%BC%8C%E7%BE%8E%E5%9B%BD%E5%AF%B9%E6%B1%BD%E8%BD%A6%E5%BE%81%E6%94%B6%E7%9A%8425" w:history="1">
        <w:r w:rsidRPr="00BD54E7">
          <w:rPr>
            <w:rStyle w:val="af0"/>
            <w:rFonts w:ascii="Times New Roman" w:eastAsia="微软雅黑" w:hAnsi="Times New Roman" w:cs="Times New Roman"/>
            <w:sz w:val="22"/>
            <w:szCs w:val="22"/>
          </w:rPr>
          <w:t>特朗普宣布国家紧急状态！全面征收关税！国际市场巨震</w:t>
        </w:r>
        <w:r w:rsidRPr="00BD54E7">
          <w:rPr>
            <w:rStyle w:val="af0"/>
            <w:rFonts w:ascii="Times New Roman" w:eastAsia="微软雅黑" w:hAnsi="Times New Roman" w:cs="Times New Roman"/>
            <w:sz w:val="22"/>
            <w:szCs w:val="22"/>
          </w:rPr>
          <w:t>→</w:t>
        </w:r>
      </w:hyperlink>
      <w:r w:rsidRPr="00BD54E7">
        <w:rPr>
          <w:rFonts w:ascii="Times New Roman" w:eastAsia="微软雅黑" w:hAnsi="Times New Roman" w:cs="Times New Roman"/>
          <w:sz w:val="22"/>
          <w:szCs w:val="22"/>
        </w:rPr>
        <w:t>) (</w:t>
      </w:r>
      <w:hyperlink r:id="rId304" w:anchor=":~:text=%E5%8F%91%E5%B8%83%E4%BA%8E%202025%E5%B9%B404%E6%9C%8803%E6%97%A5%2007%3A24%C2%A0%C2%A0%C2%A0%E6%9B%B4%E6%96%B0%E4%BA%8E%202025%E5%B9%B404%E6%9C%8803%E6%97%A5%2009%3A26" w:history="1">
        <w:r w:rsidRPr="00BD54E7">
          <w:rPr>
            <w:rStyle w:val="af0"/>
            <w:rFonts w:ascii="Times New Roman" w:eastAsia="微软雅黑" w:hAnsi="Times New Roman" w:cs="Times New Roman"/>
            <w:sz w:val="22"/>
            <w:szCs w:val="22"/>
          </w:rPr>
          <w:t>关税公布后美商界和市场反应负面</w:t>
        </w:r>
        <w:r w:rsidRPr="00BD54E7">
          <w:rPr>
            <w:rStyle w:val="af0"/>
            <w:rFonts w:ascii="Times New Roman" w:eastAsia="微软雅黑" w:hAnsi="Times New Roman" w:cs="Times New Roman"/>
            <w:sz w:val="22"/>
            <w:szCs w:val="22"/>
          </w:rPr>
          <w:t xml:space="preserve"> </w:t>
        </w:r>
        <w:r w:rsidRPr="00BD54E7">
          <w:rPr>
            <w:rStyle w:val="af0"/>
            <w:rFonts w:ascii="Times New Roman" w:eastAsia="微软雅黑" w:hAnsi="Times New Roman" w:cs="Times New Roman"/>
            <w:sz w:val="22"/>
            <w:szCs w:val="22"/>
          </w:rPr>
          <w:t>美国财长警告各国不得实施报复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世界频道</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财新网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；各国回应与供应链调整</w:t>
      </w:r>
      <w:r w:rsidRPr="00BD54E7">
        <w:rPr>
          <w:rFonts w:ascii="Times New Roman" w:eastAsia="微软雅黑" w:hAnsi="Times New Roman" w:cs="Times New Roman"/>
          <w:sz w:val="22"/>
          <w:szCs w:val="22"/>
        </w:rPr>
        <w:t xml:space="preserve"> (</w:t>
      </w:r>
      <w:hyperlink r:id="rId305" w:anchor=":~:text=%E5%BD%93%E5%9C%B0%E6%97%B6%E9%97%B44%E6%9C%881%E6%97%A5%EF%BC%8C%E6%AC%A7%E7%9B%9F%E5%A7%94%E5%91%98%E4%BC%9A%E4%B8%BB%E5%B8%AD%E4%B9%8C%E5%B0%94%E8%8B%8F%E6%8B%89%C2%B7%E5%86%AF%E5%BE%B7%E8%8E%B1%E6%81%A9%E5%9C%A8%E6%AC%A7%E6%B4%B2%E8%AE%AE%E4%BC%9A%E5%8F%91%E8%A1%A8%E8%AE%B2%E8%AF%9D%E6%97%B6%E7%A7%B0%EF%BC%8C%E5%B0%86%E4%BD%BF%E7%94%A8%E2%80%9C%E6%89%80%E6%9C%89%E6%89%8B%E6%AE%B5%E2%80%9D%E6%8A%B5%E6%8A%97%E7%BE%8E%E5%9B%BD%E5%85%B3%E7%A8%8E%EF%BC%8C%E5%B9%B6%E4%B8%94%E5%8F%8D%E5%88%B6%E6%89%8B%E6%AE%B5%E2%80%9C%E4%B8%8D%E4%BC%9A%E6%9C%89%E7%BA%A2%E7%BA%BF%E2%80%9D%E3%80%82%E5%86%AF%E5%BE%B7%E8%8E%B1%E6%81%A9%E6%8C%87%E5%87%BA%EF%BC%8C%E5%BE%81%E6%94%B6%E5%85%B3%E7%A8%8E%E5%B0%86%E6%8F%90%20%E9%AB%98%E7%89%A9%E4%BB%B7%EF%BC%8C%E7%A0%B4%E5%9D%8F%E5%B0%B1%E4%B8%9A%EF%BC%8C%E5%9C%A8%E6%B5%B7%E5%85%B3%E5%88%B6%E9%80%A0%E4%B8%80%E4%B8%AA%E2%80%9C%E5%AE%98%E5%83%9A%E6%80%AA%E7%89%A9%E2%80%9D%EF%BC%8C%E5%B9%B6%E6%88%90%E4%B8%BA%E5%90%91%E6%AC%A7%E6%B4%B2%E9%94%80%E5%94%AE%E5%95%86%E5%93%81%E7%9A%84%E7%BE%8E%E5%9B%BD%E5%85%AC%E5%8F%B8%E7%9A%84%E2%80%9C%E5%99%A9%E6%A2%A6%E2%80%9D%E3%80%82"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306" w:anchor=":~:text=%E5%9B%BD%E9%99%85%E7%A0%94%E7%A9%B6%E6%99%BA%E5%BA%93Tax%20Foundation%E4%BC%B0%E8%AE%A1%EF%BC%8C2018" w:history="1">
        <w:r w:rsidRPr="00BD54E7">
          <w:rPr>
            <w:rStyle w:val="af0"/>
            <w:rFonts w:ascii="Times New Roman" w:eastAsia="微软雅黑" w:hAnsi="Times New Roman" w:cs="Times New Roman"/>
            <w:sz w:val="22"/>
            <w:szCs w:val="22"/>
          </w:rPr>
          <w:t>关于特朗普</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的八个问题，全球经贸面临巨大冲击</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关税</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；相关行业与企业影响</w:t>
      </w:r>
      <w:r w:rsidRPr="00BD54E7">
        <w:rPr>
          <w:rFonts w:ascii="Times New Roman" w:eastAsia="微软雅黑" w:hAnsi="Times New Roman" w:cs="Times New Roman"/>
          <w:sz w:val="22"/>
          <w:szCs w:val="22"/>
        </w:rPr>
        <w:t xml:space="preserve"> (</w:t>
      </w:r>
      <w:hyperlink r:id="rId307" w:anchor=":~:text=%E7%89%B9%E6%9C%97%E6%99%AE%E5%B1%95%E7%A4%BA%E7%9A%84%E5%9B%BE%E8%A1%A8%E6%98%BE%E7%A4%BA%EF%BC%8C%E5%AF%B9%E6%AC%A7%E7%9B%9F%E7%9A%84%E5%85%B3%E7%A8%8E%E4%B8%BA20" w:history="1">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对等关税</w:t>
        </w:r>
        <w:r w:rsidRPr="00BD54E7">
          <w:rPr>
            <w:rStyle w:val="af0"/>
            <w:rFonts w:ascii="Times New Roman" w:eastAsia="微软雅黑" w:hAnsi="Times New Roman" w:cs="Times New Roman"/>
            <w:sz w:val="22"/>
            <w:szCs w:val="22"/>
          </w:rPr>
          <w:t>”</w:t>
        </w:r>
        <w:r w:rsidRPr="00BD54E7">
          <w:rPr>
            <w:rStyle w:val="af0"/>
            <w:rFonts w:ascii="Times New Roman" w:eastAsia="微软雅黑" w:hAnsi="Times New Roman" w:cs="Times New Roman"/>
            <w:sz w:val="22"/>
            <w:szCs w:val="22"/>
          </w:rPr>
          <w:t>或有</w:t>
        </w:r>
        <w:r w:rsidRPr="00BD54E7">
          <w:rPr>
            <w:rStyle w:val="af0"/>
            <w:rFonts w:ascii="Times New Roman" w:eastAsia="微软雅黑" w:hAnsi="Times New Roman" w:cs="Times New Roman"/>
            <w:sz w:val="22"/>
            <w:szCs w:val="22"/>
          </w:rPr>
          <w:t>3</w:t>
        </w:r>
        <w:r w:rsidRPr="00BD54E7">
          <w:rPr>
            <w:rStyle w:val="af0"/>
            <w:rFonts w:ascii="Times New Roman" w:eastAsia="微软雅黑" w:hAnsi="Times New Roman" w:cs="Times New Roman"/>
            <w:sz w:val="22"/>
            <w:szCs w:val="22"/>
          </w:rPr>
          <w:t>方面影响</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新浪财经</w:t>
        </w:r>
        <w:r w:rsidRPr="00BD54E7">
          <w:rPr>
            <w:rStyle w:val="af0"/>
            <w:rFonts w:ascii="Times New Roman" w:eastAsia="微软雅黑" w:hAnsi="Times New Roman" w:cs="Times New Roman"/>
            <w:sz w:val="22"/>
            <w:szCs w:val="22"/>
          </w:rPr>
          <w:t>_</w:t>
        </w:r>
        <w:r w:rsidRPr="00BD54E7">
          <w:rPr>
            <w:rStyle w:val="af0"/>
            <w:rFonts w:ascii="Times New Roman" w:eastAsia="微软雅黑" w:hAnsi="Times New Roman" w:cs="Times New Roman"/>
            <w:sz w:val="22"/>
            <w:szCs w:val="22"/>
          </w:rPr>
          <w:t>新浪网</w:t>
        </w:r>
      </w:hyperlink>
      <w:r w:rsidRPr="00BD54E7">
        <w:rPr>
          <w:rFonts w:ascii="Times New Roman" w:eastAsia="微软雅黑" w:hAnsi="Times New Roman" w:cs="Times New Roman"/>
          <w:sz w:val="22"/>
          <w:szCs w:val="22"/>
        </w:rPr>
        <w:t>) (</w:t>
      </w:r>
      <w:hyperlink r:id="rId308" w:anchor=":~:text=%E6%97%A5%E5%89%8D%EF%BC%8C%E7%BE%8E%E5%9B%BD%E6%94%BF%E5%BA%9C%E5%86%B3%E5%AE%9A%E5%AF%B9%E4%B8%AD%E5%9B%BD%E4%BA%A7%E5%93%81%E5%AE%9E%E6%96%BD%E6%98%BE%E8%91%97%E7%9A%84%E8%BF%9B%E5%8F%A3%E5%85%B3%E7%A8%8E%E4%B8%8A%E8%B0%83%EF%BC%8C%E5%85%B6%E4%B8%AD%E7%94%B5%E5%8A%A8%E6%B1%BD%E8%BD%A6%E7%9A%84%E5%85%B3%E7%A8%8E%E5%A2%9E%E5%8A%A0%E5%B9%85%E5%BA%A6%E8%BE%BE%E5%88%B0100" w:history="1">
        <w:r w:rsidRPr="00BD54E7">
          <w:rPr>
            <w:rStyle w:val="af0"/>
            <w:rFonts w:ascii="Times New Roman" w:eastAsia="微软雅黑" w:hAnsi="Times New Roman" w:cs="Times New Roman"/>
            <w:sz w:val="22"/>
            <w:szCs w:val="22"/>
          </w:rPr>
          <w:t>美国上调电动汽车关税至</w:t>
        </w:r>
        <w:r w:rsidRPr="00BD54E7">
          <w:rPr>
            <w:rStyle w:val="af0"/>
            <w:rFonts w:ascii="Times New Roman" w:eastAsia="微软雅黑" w:hAnsi="Times New Roman" w:cs="Times New Roman"/>
            <w:sz w:val="22"/>
            <w:szCs w:val="22"/>
          </w:rPr>
          <w:t>100%</w:t>
        </w:r>
        <w:r w:rsidRPr="00BD54E7">
          <w:rPr>
            <w:rStyle w:val="af0"/>
            <w:rFonts w:ascii="Times New Roman" w:eastAsia="微软雅黑" w:hAnsi="Times New Roman" w:cs="Times New Roman"/>
            <w:sz w:val="22"/>
            <w:szCs w:val="22"/>
          </w:rPr>
          <w:t>，业界判断影响有限</w:t>
        </w:r>
      </w:hyperlink>
      <w:r w:rsidRPr="00BD54E7">
        <w:rPr>
          <w:rFonts w:ascii="Times New Roman" w:eastAsia="微软雅黑" w:hAnsi="Times New Roman" w:cs="Times New Roman"/>
          <w:sz w:val="22"/>
          <w:szCs w:val="22"/>
        </w:rPr>
        <w:t>)</w:t>
      </w:r>
      <w:r w:rsidRPr="00BD54E7">
        <w:rPr>
          <w:rFonts w:ascii="Times New Roman" w:eastAsia="微软雅黑" w:hAnsi="Times New Roman" w:cs="Times New Roman"/>
          <w:sz w:val="22"/>
          <w:szCs w:val="22"/>
        </w:rPr>
        <w:t>等。</w:t>
      </w:r>
    </w:p>
    <w:p w14:paraId="61D3C097" w14:textId="77777777" w:rsidR="00FA1356" w:rsidRDefault="00FA1356" w:rsidP="00FA1356">
      <w:pPr>
        <w:rPr>
          <w:rFonts w:ascii="Times New Roman" w:eastAsia="微软雅黑" w:hAnsi="Times New Roman" w:cs="Times New Roman"/>
          <w:sz w:val="22"/>
          <w:szCs w:val="22"/>
        </w:rPr>
      </w:pPr>
    </w:p>
    <w:p w14:paraId="374C0C9B" w14:textId="7B8C7936" w:rsidR="00FA1356" w:rsidRPr="00FA1356" w:rsidRDefault="00FA1356" w:rsidP="00FA1356">
      <w:pPr>
        <w:pStyle w:val="2"/>
        <w:rPr>
          <w:rFonts w:ascii="Times New Roman" w:eastAsia="微软雅黑" w:hAnsi="Times New Roman" w:cs="Times New Roman"/>
          <w:b/>
          <w:bCs/>
          <w:sz w:val="22"/>
          <w:szCs w:val="22"/>
        </w:rPr>
      </w:pPr>
      <w:bookmarkStart w:id="10" w:name="_Toc197077218"/>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关税政策影响下</w:t>
      </w:r>
      <w:r w:rsidRPr="00FA1356">
        <w:rPr>
          <w:rFonts w:ascii="Times New Roman" w:eastAsia="微软雅黑" w:hAnsi="Times New Roman" w:cs="Times New Roman" w:hint="eastAsia"/>
          <w:b/>
          <w:bCs/>
          <w:sz w:val="22"/>
          <w:szCs w:val="22"/>
        </w:rPr>
        <w:t>个股分析</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PDD</w:t>
      </w:r>
      <w:r>
        <w:rPr>
          <w:rFonts w:ascii="Times New Roman" w:eastAsia="微软雅黑" w:hAnsi="Times New Roman" w:cs="Times New Roman" w:hint="eastAsia"/>
          <w:b/>
          <w:bCs/>
          <w:sz w:val="22"/>
          <w:szCs w:val="22"/>
        </w:rPr>
        <w:t>）</w:t>
      </w:r>
      <w:bookmarkEnd w:id="10"/>
    </w:p>
    <w:p w14:paraId="158BCD6A" w14:textId="618FFE51" w:rsidR="00FA1356" w:rsidRPr="00FA1356" w:rsidRDefault="00FA1356" w:rsidP="00FA1356">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Pr="00FA1356">
        <w:rPr>
          <w:rFonts w:ascii="Times New Roman" w:eastAsia="微软雅黑" w:hAnsi="Times New Roman" w:cs="Times New Roman"/>
          <w:sz w:val="22"/>
          <w:szCs w:val="22"/>
        </w:rPr>
        <w:t>系统性研究拼多多（</w:t>
      </w:r>
      <w:r w:rsidRPr="00FA1356">
        <w:rPr>
          <w:rFonts w:ascii="Times New Roman" w:eastAsia="微软雅黑" w:hAnsi="Times New Roman" w:cs="Times New Roman"/>
          <w:sz w:val="22"/>
          <w:szCs w:val="22"/>
        </w:rPr>
        <w:t>PDD</w:t>
      </w:r>
      <w:r w:rsidRPr="00FA1356">
        <w:rPr>
          <w:rFonts w:ascii="Times New Roman" w:eastAsia="微软雅黑" w:hAnsi="Times New Roman" w:cs="Times New Roman"/>
          <w:sz w:val="22"/>
          <w:szCs w:val="22"/>
        </w:rPr>
        <w:t>）近期暴跌的核心原因，包括</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2</w:t>
      </w:r>
      <w:r w:rsidRPr="00FA1356">
        <w:rPr>
          <w:rFonts w:ascii="Times New Roman" w:eastAsia="微软雅黑" w:hAnsi="Times New Roman" w:cs="Times New Roman"/>
          <w:sz w:val="22"/>
          <w:szCs w:val="22"/>
        </w:rPr>
        <w:t>日美国出台的关税政策、中美贸易摩擦、</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海外扩张预期、中国经济环境、竞争格局变化，以及公司估值与财务基本面等多方面因素，并评估其对未来股价的影响。此外，制定多维度的股票交易策略，包括：</w:t>
      </w:r>
    </w:p>
    <w:p w14:paraId="2F540B9D" w14:textId="77777777" w:rsidR="00FA1356" w:rsidRPr="00FA1356" w:rsidRDefault="00FA1356">
      <w:pPr>
        <w:numPr>
          <w:ilvl w:val="0"/>
          <w:numId w:val="229"/>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短线技术分析（趋势</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均线等）</w:t>
      </w:r>
    </w:p>
    <w:p w14:paraId="464E510A" w14:textId="77777777" w:rsidR="00FA1356" w:rsidRPr="00FA1356" w:rsidRDefault="00FA1356">
      <w:pPr>
        <w:numPr>
          <w:ilvl w:val="0"/>
          <w:numId w:val="229"/>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中长线基本面投资策略（估值</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增长潜力）</w:t>
      </w:r>
    </w:p>
    <w:p w14:paraId="4587BFA7" w14:textId="77777777" w:rsidR="00FA1356" w:rsidRPr="00FA1356" w:rsidRDefault="00FA1356">
      <w:pPr>
        <w:numPr>
          <w:ilvl w:val="0"/>
          <w:numId w:val="229"/>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套利、对冲、期权等衍生工具操作思路</w:t>
      </w:r>
    </w:p>
    <w:p w14:paraId="03D04D67" w14:textId="7948B8BE"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着眼于接下来至</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年底的股价走势趋势研判，并结合市场动态、政策演变和行业结构变化提出前瞻性判断。</w:t>
      </w:r>
    </w:p>
    <w:p w14:paraId="5A7D2183"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拼多多股价暴跌原因分析及未来走势预测</w:t>
      </w:r>
    </w:p>
    <w:p w14:paraId="0D7B77E8"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近期股价暴跌的背景与原因</w:t>
      </w:r>
    </w:p>
    <w:p w14:paraId="54B3C68A"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近期拼多多（</w:t>
      </w:r>
      <w:r w:rsidRPr="00FA1356">
        <w:rPr>
          <w:rFonts w:ascii="Times New Roman" w:eastAsia="微软雅黑" w:hAnsi="Times New Roman" w:cs="Times New Roman"/>
          <w:sz w:val="22"/>
          <w:szCs w:val="22"/>
        </w:rPr>
        <w:t>PDD</w:t>
      </w:r>
      <w:r w:rsidRPr="00FA1356">
        <w:rPr>
          <w:rFonts w:ascii="Times New Roman" w:eastAsia="微软雅黑" w:hAnsi="Times New Roman" w:cs="Times New Roman"/>
          <w:sz w:val="22"/>
          <w:szCs w:val="22"/>
        </w:rPr>
        <w:t>）美股股价出现大幅下挫，从</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月下旬高点约</w:t>
      </w:r>
      <w:r w:rsidRPr="00FA1356">
        <w:rPr>
          <w:rFonts w:ascii="Times New Roman" w:eastAsia="微软雅黑" w:hAnsi="Times New Roman" w:cs="Times New Roman"/>
          <w:sz w:val="22"/>
          <w:szCs w:val="22"/>
        </w:rPr>
        <w:t>130</w:t>
      </w:r>
      <w:r w:rsidRPr="00FA1356">
        <w:rPr>
          <w:rFonts w:ascii="Times New Roman" w:eastAsia="微软雅黑" w:hAnsi="Times New Roman" w:cs="Times New Roman"/>
          <w:sz w:val="22"/>
          <w:szCs w:val="22"/>
        </w:rPr>
        <w:t>美元一路下跌逾</w:t>
      </w:r>
      <w:r w:rsidRPr="00FA1356">
        <w:rPr>
          <w:rFonts w:ascii="Times New Roman" w:eastAsia="微软雅黑" w:hAnsi="Times New Roman" w:cs="Times New Roman"/>
          <w:sz w:val="22"/>
          <w:szCs w:val="22"/>
        </w:rPr>
        <w:t>15%</w:t>
      </w:r>
      <w:r w:rsidRPr="00FA1356">
        <w:rPr>
          <w:rFonts w:ascii="Times New Roman" w:eastAsia="微软雅黑" w:hAnsi="Times New Roman" w:cs="Times New Roman"/>
          <w:sz w:val="22"/>
          <w:szCs w:val="22"/>
        </w:rPr>
        <w:t>，一度跌破关键技术支撑位。这背后涉及多重因素，包括突发的国际贸易政策变化、公司海外业务预期转向、中国宏观与监管环境以及行业竞争态势等：</w:t>
      </w:r>
    </w:p>
    <w:p w14:paraId="0FD46C02"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美国关税新政冲击：</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w:t>
      </w:r>
      <w:r w:rsidRPr="00FA1356">
        <w:rPr>
          <w:rFonts w:ascii="Times New Roman" w:eastAsia="微软雅黑" w:hAnsi="Times New Roman" w:cs="Times New Roman"/>
          <w:b/>
          <w:bCs/>
          <w:sz w:val="22"/>
          <w:szCs w:val="22"/>
        </w:rPr>
        <w:t>2</w:t>
      </w:r>
      <w:r w:rsidRPr="00FA1356">
        <w:rPr>
          <w:rFonts w:ascii="Times New Roman" w:eastAsia="微软雅黑" w:hAnsi="Times New Roman" w:cs="Times New Roman"/>
          <w:b/>
          <w:bCs/>
          <w:sz w:val="22"/>
          <w:szCs w:val="22"/>
        </w:rPr>
        <w:t>日，美国政府突然宣布取消对价值</w:t>
      </w:r>
      <w:r w:rsidRPr="00FA1356">
        <w:rPr>
          <w:rFonts w:ascii="Times New Roman" w:eastAsia="微软雅黑" w:hAnsi="Times New Roman" w:cs="Times New Roman"/>
          <w:b/>
          <w:bCs/>
          <w:sz w:val="22"/>
          <w:szCs w:val="22"/>
        </w:rPr>
        <w:t>800</w:t>
      </w:r>
      <w:r w:rsidRPr="00FA1356">
        <w:rPr>
          <w:rFonts w:ascii="Times New Roman" w:eastAsia="微软雅黑" w:hAnsi="Times New Roman" w:cs="Times New Roman"/>
          <w:b/>
          <w:bCs/>
          <w:sz w:val="22"/>
          <w:szCs w:val="22"/>
        </w:rPr>
        <w:t>美元以下包裹的关税免征政策，改为对所有此类进口商品征收</w:t>
      </w:r>
      <w:r w:rsidRPr="00FA1356">
        <w:rPr>
          <w:rFonts w:ascii="Times New Roman" w:eastAsia="微软雅黑" w:hAnsi="Times New Roman" w:cs="Times New Roman"/>
          <w:b/>
          <w:bCs/>
          <w:sz w:val="22"/>
          <w:szCs w:val="22"/>
        </w:rPr>
        <w:t>30%</w:t>
      </w:r>
      <w:r w:rsidRPr="00FA1356">
        <w:rPr>
          <w:rFonts w:ascii="Times New Roman" w:eastAsia="微软雅黑" w:hAnsi="Times New Roman" w:cs="Times New Roman"/>
          <w:b/>
          <w:bCs/>
          <w:sz w:val="22"/>
          <w:szCs w:val="22"/>
        </w:rPr>
        <w:t>货值或每件</w:t>
      </w:r>
      <w:r w:rsidRPr="00FA1356">
        <w:rPr>
          <w:rFonts w:ascii="Times New Roman" w:eastAsia="微软雅黑" w:hAnsi="Times New Roman" w:cs="Times New Roman"/>
          <w:b/>
          <w:bCs/>
          <w:sz w:val="22"/>
          <w:szCs w:val="22"/>
        </w:rPr>
        <w:t>25</w:t>
      </w:r>
      <w:r w:rsidRPr="00FA1356">
        <w:rPr>
          <w:rFonts w:ascii="Times New Roman" w:eastAsia="微软雅黑" w:hAnsi="Times New Roman" w:cs="Times New Roman"/>
          <w:b/>
          <w:bCs/>
          <w:sz w:val="22"/>
          <w:szCs w:val="22"/>
        </w:rPr>
        <w:t>美元</w:t>
      </w:r>
      <w:r w:rsidRPr="00FA1356">
        <w:rPr>
          <w:rFonts w:ascii="Times New Roman" w:eastAsia="微软雅黑" w:hAnsi="Times New Roman" w:cs="Times New Roman"/>
          <w:sz w:val="22"/>
          <w:szCs w:val="22"/>
        </w:rPr>
        <w:t>的关税</w:t>
      </w:r>
      <w:r w:rsidRPr="00FA1356">
        <w:rPr>
          <w:rFonts w:ascii="Times New Roman" w:eastAsia="微软雅黑" w:hAnsi="Times New Roman" w:cs="Times New Roman"/>
          <w:sz w:val="22"/>
          <w:szCs w:val="22"/>
        </w:rPr>
        <w:t xml:space="preserve"> (</w:t>
      </w:r>
      <w:hyperlink r:id="rId309" w:anchor=":~:text=%E3%80%96Now%E8%B2%A1%E7%B6%93%E5%8F%B0%E3%80%97%E7%BE%8E%E5%9C%8B%E7%B8%BD%E7%B5%B1%E7%89%B9%E6%9C%97%E6%99%AE%28Donald%20Trump%29%E4%B8%8A%E6%97%A5%283%E6%97%A5%29%E5%85%AC%E5%B8%83%E5%B0%87%E6%96%BC5%E6%9C%882%E6%97%A5%EF%BC%8C%E5%8F%96%E6%B6%88%E8%B5%B7800%E7%BE%8E%E5%85%83%E4%BB%A5%E4%B8%8B%E7%9A%84%E5%8C%85%E8%A3%B9%E6%94%B6%E5%8F%96%E9%97%9C%E7%A8%85%E8%B1%81%E5%85%8D%EF%BC%8C3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。这一政策原计划于</w:t>
      </w:r>
      <w:r w:rsidRPr="00FA1356">
        <w:rPr>
          <w:rFonts w:ascii="Times New Roman" w:eastAsia="微软雅黑" w:hAnsi="Times New Roman" w:cs="Times New Roman"/>
          <w:sz w:val="22"/>
          <w:szCs w:val="22"/>
        </w:rPr>
        <w:t>5</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2</w:t>
      </w:r>
      <w:r w:rsidRPr="00FA1356">
        <w:rPr>
          <w:rFonts w:ascii="Times New Roman" w:eastAsia="微软雅黑" w:hAnsi="Times New Roman" w:cs="Times New Roman"/>
          <w:sz w:val="22"/>
          <w:szCs w:val="22"/>
        </w:rPr>
        <w:t>日生效，直接打击了以直邮小包裹形式出海的跨境电商业务。拼多多旗下跨境平台</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正是依赖美国</w:t>
      </w:r>
      <w:r w:rsidRPr="00FA1356">
        <w:rPr>
          <w:rFonts w:ascii="Times New Roman" w:eastAsia="微软雅黑" w:hAnsi="Times New Roman" w:cs="Times New Roman"/>
          <w:sz w:val="22"/>
          <w:szCs w:val="22"/>
        </w:rPr>
        <w:t>“de minimis”</w:t>
      </w:r>
      <w:r w:rsidRPr="00FA1356">
        <w:rPr>
          <w:rFonts w:ascii="Times New Roman" w:eastAsia="微软雅黑" w:hAnsi="Times New Roman" w:cs="Times New Roman"/>
          <w:sz w:val="22"/>
          <w:szCs w:val="22"/>
        </w:rPr>
        <w:t>免税额（</w:t>
      </w:r>
      <w:r w:rsidRPr="00FA1356">
        <w:rPr>
          <w:rFonts w:ascii="Times New Roman" w:eastAsia="微软雅黑" w:hAnsi="Times New Roman" w:cs="Times New Roman"/>
          <w:sz w:val="22"/>
          <w:szCs w:val="22"/>
        </w:rPr>
        <w:t>$800</w:t>
      </w:r>
      <w:r w:rsidRPr="00FA1356">
        <w:rPr>
          <w:rFonts w:ascii="Times New Roman" w:eastAsia="微软雅黑" w:hAnsi="Times New Roman" w:cs="Times New Roman"/>
          <w:sz w:val="22"/>
          <w:szCs w:val="22"/>
        </w:rPr>
        <w:t>以下免关税）来以低价优势拓展市场，此举被视为对</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模式的重大挑战</w:t>
      </w:r>
      <w:r w:rsidRPr="00FA1356">
        <w:rPr>
          <w:rFonts w:ascii="Times New Roman" w:eastAsia="微软雅黑" w:hAnsi="Times New Roman" w:cs="Times New Roman"/>
          <w:sz w:val="22"/>
          <w:szCs w:val="22"/>
        </w:rPr>
        <w:t xml:space="preserve"> (</w:t>
      </w:r>
      <w:hyperlink r:id="rId310" w:anchor=":~:text=Image%3A%20%E5%8F%97T86%E6%94%BF%E7%AD%96%E5%BD%B1%E5%93%8D%EF%BC%8CShein%E5%92%8CTemu%E9%94%80%E5%94%AE%E9%A2%9D%E6%80%A5%E9%99%8D"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lastRenderedPageBreak/>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。消息公布后，市场担忧拼多多海外业务增长受阻，股价在</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日放量下跌，成交量放大至</w:t>
      </w:r>
      <w:r w:rsidRPr="00FA1356">
        <w:rPr>
          <w:rFonts w:ascii="Times New Roman" w:eastAsia="微软雅黑" w:hAnsi="Times New Roman" w:cs="Times New Roman"/>
          <w:sz w:val="22"/>
          <w:szCs w:val="22"/>
        </w:rPr>
        <w:t>1175</w:t>
      </w:r>
      <w:r w:rsidRPr="00FA1356">
        <w:rPr>
          <w:rFonts w:ascii="Times New Roman" w:eastAsia="微软雅黑" w:hAnsi="Times New Roman" w:cs="Times New Roman"/>
          <w:sz w:val="22"/>
          <w:szCs w:val="22"/>
        </w:rPr>
        <w:t>万股，显示恐慌性抛压</w:t>
      </w:r>
      <w:r w:rsidRPr="00FA1356">
        <w:rPr>
          <w:rFonts w:ascii="Times New Roman" w:eastAsia="微软雅黑" w:hAnsi="Times New Roman" w:cs="Times New Roman"/>
          <w:sz w:val="22"/>
          <w:szCs w:val="22"/>
        </w:rPr>
        <w:t xml:space="preserve"> (</w:t>
      </w:r>
      <w:hyperlink r:id="rId311" w:anchor=":~:text=%E8%BF%91%E4%B8%89%E5%91%A8%E8%82%A1%E4%BB%B7%E6%8C%81%E7%BB%AD%E8%B5%B0%E5%BC%B1%EF%BC%8C%E7%B4%AF%E8%AE%A1%E8%B7%8C%E5%B9%85%E8%BE%BE11.8" w:history="1">
        <w:r w:rsidRPr="00FA1356">
          <w:rPr>
            <w:rStyle w:val="af0"/>
            <w:rFonts w:ascii="Times New Roman" w:eastAsia="微软雅黑" w:hAnsi="Times New Roman" w:cs="Times New Roman"/>
            <w:sz w:val="22"/>
            <w:szCs w:val="22"/>
          </w:rPr>
          <w:t>千亿投入叠加关税冲击，电商平台股价承压探底</w:t>
        </w:r>
        <w:r w:rsidRPr="00FA1356">
          <w:rPr>
            <w:rStyle w:val="af0"/>
            <w:rFonts w:ascii="Times New Roman" w:eastAsia="微软雅黑" w:hAnsi="Times New Roman" w:cs="Times New Roman"/>
            <w:sz w:val="22"/>
            <w:szCs w:val="22"/>
          </w:rPr>
          <w:t>- AI</w:t>
        </w:r>
        <w:r w:rsidRPr="00FA1356">
          <w:rPr>
            <w:rStyle w:val="af0"/>
            <w:rFonts w:ascii="Times New Roman" w:eastAsia="微软雅黑" w:hAnsi="Times New Roman" w:cs="Times New Roman"/>
            <w:sz w:val="22"/>
            <w:szCs w:val="22"/>
          </w:rPr>
          <w:t>解读</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雪球</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。有分析指出，此关税新政对拼多多影响甚至大于京东和阿里，因为拼多多近年增长动力高度依赖海外市场，原本定下</w:t>
      </w:r>
      <w:r w:rsidRPr="00FA1356">
        <w:rPr>
          <w:rFonts w:ascii="Times New Roman" w:eastAsia="微软雅黑" w:hAnsi="Times New Roman" w:cs="Times New Roman"/>
          <w:b/>
          <w:bCs/>
          <w:sz w:val="22"/>
          <w:szCs w:val="22"/>
        </w:rPr>
        <w:t>全年海外业务</w:t>
      </w:r>
      <w:r w:rsidRPr="00FA1356">
        <w:rPr>
          <w:rFonts w:ascii="Times New Roman" w:eastAsia="微软雅黑" w:hAnsi="Times New Roman" w:cs="Times New Roman"/>
          <w:b/>
          <w:bCs/>
          <w:sz w:val="22"/>
          <w:szCs w:val="22"/>
        </w:rPr>
        <w:t>60%</w:t>
      </w:r>
      <w:r w:rsidRPr="00FA1356">
        <w:rPr>
          <w:rFonts w:ascii="Times New Roman" w:eastAsia="微软雅黑" w:hAnsi="Times New Roman" w:cs="Times New Roman"/>
          <w:b/>
          <w:bCs/>
          <w:sz w:val="22"/>
          <w:szCs w:val="22"/>
        </w:rPr>
        <w:t>增长目标</w:t>
      </w:r>
      <w:r w:rsidRPr="00FA1356">
        <w:rPr>
          <w:rFonts w:ascii="Times New Roman" w:eastAsia="微软雅黑" w:hAnsi="Times New Roman" w:cs="Times New Roman"/>
          <w:sz w:val="22"/>
          <w:szCs w:val="22"/>
        </w:rPr>
        <w:t>，在新政打击下可能难以实现</w:t>
      </w:r>
      <w:r w:rsidRPr="00FA1356">
        <w:rPr>
          <w:rFonts w:ascii="Times New Roman" w:eastAsia="微软雅黑" w:hAnsi="Times New Roman" w:cs="Times New Roman"/>
          <w:sz w:val="22"/>
          <w:szCs w:val="22"/>
        </w:rPr>
        <w:t xml:space="preserve"> (</w:t>
      </w:r>
      <w:hyperlink r:id="rId312" w:anchor=":~:text=%E5%A4%A7%E8%8F%AF%E7%B9%BC%E9%A1%AF%E7%AD%96%E7%95%A5%E5%B8%AB%E6%A5%8A%E9%9F%BB%E9%8A%B3%E6%8C%87%EF%BC%8C%E6%8B%BC%E5%A4%9A%E5%A4%9A%E7%9A%84%E5%BD%B1%E9%9F%BF%E6%9C%83%E6%AF%94%E4%BA%AC%E6%9D%B1%E9%9B%86%E5%9C%98%2809618%29%E5%92%8C%E9%98%BF%E9%87%8C%E5%B7%B4%E5%B7%B4%2809988%29%E5%A4%A7%EF%BC%8C%E5%9B%A0%E7%82%BA%E8%BF%91%E5%B9%B4%E4%B8%BB%E6%89%93%E6%B5%B7%E5%A4%96%E6%A5%AD%E5%8B%99%EF%BC%8C%E5%A2%9E%E9%95%B7%E5%8B%95%E5%8A%9B%E4%BA%A6%E4%BE%9D%E8%B3%B4%E6%B5%B7%E5%A4%96%E6%A5%AD%E5%8B%99%EF%BC%8C%E5%85%AC%E5%8F%B8%E4%BB%8A%E5%B9%B4%E8%A8%82%E4%B8%8B%E6%B5%B7%E5%A4%96%E6%A5%AD%E5%8B%99%E6%9C%896%20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p>
    <w:p w14:paraId="63405454"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扩张预期的演变：作为拼多多出海的先锋，</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在</w:t>
      </w:r>
      <w:r w:rsidRPr="00FA1356">
        <w:rPr>
          <w:rFonts w:ascii="Times New Roman" w:eastAsia="微软雅黑" w:hAnsi="Times New Roman" w:cs="Times New Roman"/>
          <w:b/>
          <w:bCs/>
          <w:sz w:val="22"/>
          <w:szCs w:val="22"/>
        </w:rPr>
        <w:t>2023-2024</w:t>
      </w:r>
      <w:r w:rsidRPr="00FA1356">
        <w:rPr>
          <w:rFonts w:ascii="Times New Roman" w:eastAsia="微软雅黑" w:hAnsi="Times New Roman" w:cs="Times New Roman"/>
          <w:b/>
          <w:bCs/>
          <w:sz w:val="22"/>
          <w:szCs w:val="22"/>
        </w:rPr>
        <w:t>年北美市场高速崛起，一度在美国</w:t>
      </w:r>
      <w:r w:rsidRPr="00FA1356">
        <w:rPr>
          <w:rFonts w:ascii="Times New Roman" w:eastAsia="微软雅黑" w:hAnsi="Times New Roman" w:cs="Times New Roman"/>
          <w:b/>
          <w:bCs/>
          <w:sz w:val="22"/>
          <w:szCs w:val="22"/>
        </w:rPr>
        <w:t>App</w:t>
      </w:r>
      <w:r w:rsidRPr="00FA1356">
        <w:rPr>
          <w:rFonts w:ascii="Times New Roman" w:eastAsia="微软雅黑" w:hAnsi="Times New Roman" w:cs="Times New Roman"/>
          <w:b/>
          <w:bCs/>
          <w:sz w:val="22"/>
          <w:szCs w:val="22"/>
        </w:rPr>
        <w:t>下载榜名列前茅，凭借极致低价和大规模补贴快速吸引用户</w:t>
      </w:r>
      <w:r w:rsidRPr="00FA1356">
        <w:rPr>
          <w:rFonts w:ascii="Times New Roman" w:eastAsia="微软雅黑" w:hAnsi="Times New Roman" w:cs="Times New Roman"/>
          <w:b/>
          <w:bCs/>
          <w:sz w:val="22"/>
          <w:szCs w:val="22"/>
        </w:rPr>
        <w:t xml:space="preserve"> (</w:t>
      </w:r>
      <w:hyperlink r:id="rId313" w:anchor=":~:text=9%E6%9C%881%E6%97%A5%EF%BC%8C%E6%8B%BC%E5%A4%9A%E5%A4%9A%E6%97%97%E4%B8%8B%E8%B7%A8%E5%A2%83%E7%94%B5%E5%95%86%E5%B9%B3%E5%8F%B0%E2%80%9CTemu%E2%80%9D%E6%AD%A3%E5%BC%8F%E4%B8%8A%E7%BA%BF%EF%BC%8C%E4%B8%BB%E6%94%BBShein%E7%9A%84%E8%85%B9%E5%9C%B0%E5%8C%97%E7%BE%8E%E5%B8%82%E5%9C%BA%EF%BC%8C%E5%B9%B6%E5%BF%AB%E9%80%9F%E6%8B%93%E5%B1%95%E8%87%B3%E9%9D%9E%E6%B4%B2%E5%92%8C%E5%8A%A0%E6%8B%BF%E5%A4%A7%E5%B8%82%E5%9C%BA%EF%BC%8C%E4%B8%80%E8%BE%B9%E4%BD%8E%E4%BB%B7%E8%A1%A5%E8%B4%B4%E6%8A%A2%E7%94%A8%E6%88%B7%EF%BC%8C%E4%B8%80%E8%BE%B9%E6%94%BE%E5%87%BA%E4%BC%98%E6%83%A0%E6%9D%A1%E4%BB%B6%E6%8A%A2%E4%BE%9B%E5%BA%94%E5%95%86%EF%BC%8C%20%E4%B8%80%E8%BE%B9%E4%BB%A5%E9%AB%98%E4%BB%B7%E2%80%9C%E6%8C%96%E2%80%9DShein%20" w:history="1">
        <w:r w:rsidRPr="00FA1356">
          <w:rPr>
            <w:rStyle w:val="af0"/>
            <w:rFonts w:ascii="Times New Roman" w:eastAsia="微软雅黑" w:hAnsi="Times New Roman" w:cs="Times New Roman"/>
            <w:b/>
            <w:bCs/>
            <w:sz w:val="22"/>
            <w:szCs w:val="22"/>
          </w:rPr>
          <w:t>拼多多出海第一刀，</w:t>
        </w:r>
        <w:r w:rsidRPr="00FA1356">
          <w:rPr>
            <w:rStyle w:val="af0"/>
            <w:rFonts w:ascii="Times New Roman" w:eastAsia="微软雅黑" w:hAnsi="Times New Roman" w:cs="Times New Roman"/>
            <w:b/>
            <w:bCs/>
            <w:sz w:val="22"/>
            <w:szCs w:val="22"/>
          </w:rPr>
          <w:t>“</w:t>
        </w:r>
        <w:r w:rsidRPr="00FA1356">
          <w:rPr>
            <w:rStyle w:val="af0"/>
            <w:rFonts w:ascii="Times New Roman" w:eastAsia="微软雅黑" w:hAnsi="Times New Roman" w:cs="Times New Roman"/>
            <w:b/>
            <w:bCs/>
            <w:sz w:val="22"/>
            <w:szCs w:val="22"/>
          </w:rPr>
          <w:t>砍</w:t>
        </w:r>
        <w:r w:rsidRPr="00FA1356">
          <w:rPr>
            <w:rStyle w:val="af0"/>
            <w:rFonts w:ascii="Times New Roman" w:eastAsia="微软雅黑" w:hAnsi="Times New Roman" w:cs="Times New Roman"/>
            <w:b/>
            <w:bCs/>
            <w:sz w:val="22"/>
            <w:szCs w:val="22"/>
          </w:rPr>
          <w:t>”</w:t>
        </w:r>
        <w:r w:rsidRPr="00FA1356">
          <w:rPr>
            <w:rStyle w:val="af0"/>
            <w:rFonts w:ascii="Times New Roman" w:eastAsia="微软雅黑" w:hAnsi="Times New Roman" w:cs="Times New Roman"/>
            <w:b/>
            <w:bCs/>
            <w:sz w:val="22"/>
            <w:szCs w:val="22"/>
          </w:rPr>
          <w:t>向</w:t>
        </w:r>
        <w:r w:rsidRPr="00FA1356">
          <w:rPr>
            <w:rStyle w:val="af0"/>
            <w:rFonts w:ascii="Times New Roman" w:eastAsia="微软雅黑" w:hAnsi="Times New Roman" w:cs="Times New Roman"/>
            <w:b/>
            <w:bCs/>
            <w:sz w:val="22"/>
            <w:szCs w:val="22"/>
          </w:rPr>
          <w:t xml:space="preserve">Shein | </w:t>
        </w:r>
        <w:r w:rsidRPr="00FA1356">
          <w:rPr>
            <w:rStyle w:val="af0"/>
            <w:rFonts w:ascii="Times New Roman" w:eastAsia="微软雅黑" w:hAnsi="Times New Roman" w:cs="Times New Roman"/>
            <w:b/>
            <w:bCs/>
            <w:sz w:val="22"/>
            <w:szCs w:val="22"/>
          </w:rPr>
          <w:t>人人都是产品经理</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。市场最初对</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寄予厚望，认为其有潜力挑战</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甚至亚马逊等巨头</w:t>
      </w:r>
      <w:r w:rsidRPr="00FA1356">
        <w:rPr>
          <w:rFonts w:ascii="Times New Roman" w:eastAsia="微软雅黑" w:hAnsi="Times New Roman" w:cs="Times New Roman"/>
          <w:b/>
          <w:bCs/>
          <w:sz w:val="22"/>
          <w:szCs w:val="22"/>
        </w:rPr>
        <w:t xml:space="preserve"> (</w:t>
      </w:r>
      <w:hyperlink r:id="rId314" w:anchor=":~:text=Temu%E7%9A%84%E5%85%A8%E7%90%83%E5%BE%81%E9%80%94%EF%BC%9A%E6%8B%BC%E5%A4%9A%E5%A4%9A%E5%A6%82%E4%BD%95%E4%BB%8E%E5%8C%97%E7%BE%8E%E5%88%B0%E6%AC%A7%E6%B4%B2%E5%BF%AB%E9%80%9F%E5%B4%9B%E8%B5%B7%E5%B9%B6%E6%8C%91%E6%88%98%E4%BA%9A%E9%A9%AC%E9%80%8A%20Temu%E7%9A%84%E5%BF%AB%E9%80%9F%E5%A2%9E%E9%95%BF%E5%AF%B9%E4%BA%9A%E9%A9%AC%E9%80%8A%E7%AD%89%E4%BC%A0%E7%BB%9F%E7%94%B5%E5%95%86%E5%B7%A8%E5%A4%B4%E6%9E%84%E6%88%90%E4%BA%86%E6%8C%91%E6%88%98%E3%80%82%E5%B0%BD%E7%AE%A1%E4%BA%9A%E9%A9%AC%E9%80%8A%E5%9C%A8%E7%BE%8E%E5%9B%BD%E5%B8%82%E5%9C%BA%E7%9A%84%E4%BB%BD%E9%A2%9D%E4%BB%8D%E7%84%B6%E9%A2%86%E5%85%88%EF%BC%8C%E4%BD%86%E6%98%AFTemu%E7%9A%84%E5%B8%82%E5%9C%BA%E4%BB%BD%E9%A2%9D%E5%A2%9E%E9%95%BF%E9%80%9F%E5%BA%A6%E8%A1%A8%E6%98%8E%E4%BA%86%E5%85%B6%E5%9C%A8%E6%B6%88%E8%B4%B9%E8%80%85%E4%B8%AD%E7%9A%84%E5%8F%97%E6%AC%A2%E8%BF%8E%E7%A8%8B%E5%BA%A6%E3%80%82" w:history="1">
        <w:r w:rsidRPr="00FA1356">
          <w:rPr>
            <w:rStyle w:val="af0"/>
            <w:rFonts w:ascii="Times New Roman" w:eastAsia="微软雅黑" w:hAnsi="Times New Roman" w:cs="Times New Roman"/>
            <w:b/>
            <w:bCs/>
            <w:sz w:val="22"/>
            <w:szCs w:val="22"/>
          </w:rPr>
          <w:t>Temu</w:t>
        </w:r>
        <w:r w:rsidRPr="00FA1356">
          <w:rPr>
            <w:rStyle w:val="af0"/>
            <w:rFonts w:ascii="Times New Roman" w:eastAsia="微软雅黑" w:hAnsi="Times New Roman" w:cs="Times New Roman"/>
            <w:b/>
            <w:bCs/>
            <w:sz w:val="22"/>
            <w:szCs w:val="22"/>
          </w:rPr>
          <w:t>的全球征途：拼多多如何从北美到欧洲快速崛起并挑战亚马逊</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。然而，随着扩张深入，</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也面临诸多反馈和挑战：消费者对超低价商品的质量和物流时效</w:t>
      </w:r>
      <w:r w:rsidRPr="00FA1356">
        <w:rPr>
          <w:rFonts w:ascii="Times New Roman" w:eastAsia="微软雅黑" w:hAnsi="Times New Roman" w:cs="Times New Roman"/>
          <w:sz w:val="22"/>
          <w:szCs w:val="22"/>
        </w:rPr>
        <w:t>有所抱怨，持续高补贴策略导致亏损扩大，商家供应链管理复杂度上升等。尤其是美国关税政策的不确定性，让市场对</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北美扩张的预期从乐观转为谨慎。数据显示，在特朗普宣布可能取消免税政策后的短短</w:t>
      </w:r>
      <w:r w:rsidRPr="00FA1356">
        <w:rPr>
          <w:rFonts w:ascii="Times New Roman" w:eastAsia="微软雅黑" w:hAnsi="Times New Roman" w:cs="Times New Roman"/>
          <w:sz w:val="22"/>
          <w:szCs w:val="22"/>
        </w:rPr>
        <w:t>5</w:t>
      </w:r>
      <w:r w:rsidRPr="00FA1356">
        <w:rPr>
          <w:rFonts w:ascii="Times New Roman" w:eastAsia="微软雅黑" w:hAnsi="Times New Roman" w:cs="Times New Roman"/>
          <w:sz w:val="22"/>
          <w:szCs w:val="22"/>
        </w:rPr>
        <w:t>天内，</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在美销售额骤降</w:t>
      </w:r>
      <w:r w:rsidRPr="00FA1356">
        <w:rPr>
          <w:rFonts w:ascii="Times New Roman" w:eastAsia="微软雅黑" w:hAnsi="Times New Roman" w:cs="Times New Roman"/>
          <w:sz w:val="22"/>
          <w:szCs w:val="22"/>
        </w:rPr>
        <w:t>16%-41%</w:t>
      </w:r>
      <w:r w:rsidRPr="00FA1356">
        <w:rPr>
          <w:rFonts w:ascii="Times New Roman" w:eastAsia="微软雅黑" w:hAnsi="Times New Roman" w:cs="Times New Roman"/>
          <w:sz w:val="22"/>
          <w:szCs w:val="22"/>
        </w:rPr>
        <w:t>，而</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销量也大跌</w:t>
      </w:r>
      <w:r w:rsidRPr="00FA1356">
        <w:rPr>
          <w:rFonts w:ascii="Times New Roman" w:eastAsia="微软雅黑" w:hAnsi="Times New Roman" w:cs="Times New Roman"/>
          <w:sz w:val="22"/>
          <w:szCs w:val="22"/>
        </w:rPr>
        <w:t>32% (</w:t>
      </w:r>
      <w:hyperlink r:id="rId315" w:anchor=":~:text=AMZ123%E8%8E%B7%E6%82%89%EF%BC%8C%E6%A0%B9%E6%8D%AE%E5%BD%AD%E5%8D%9A%E7%A4%BE%E7%9A%84%E6%8A%A5%E9%81%93%EF%BC%8C%E8%87%AA2025%E5%B9%B42%E6%9C%885%E6%97%A5%E8%B5%B7%E7%9A%84%E4%BA%94%E5%A4%A9%E5%86%85%EF%BC%8CShein%E5%9C%A8%E7%BE%8E%E5%9B%BD%E7%9A%84%E9%94%80%E5%94%AE%E9%A2%9D%E4%B8%8B%E9%99%8D%E4%BA%8616"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。这反映出政策变化已令消费者行为和平台销售受到直接影响。此外，</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开始计划开拓其他地区市场（如加拿大、欧洲、东南亚、中东），试图分散对美国的依赖</w:t>
      </w:r>
      <w:r w:rsidRPr="00FA1356">
        <w:rPr>
          <w:rFonts w:ascii="Times New Roman" w:eastAsia="微软雅黑" w:hAnsi="Times New Roman" w:cs="Times New Roman"/>
          <w:sz w:val="22"/>
          <w:szCs w:val="22"/>
        </w:rPr>
        <w:t xml:space="preserve"> (</w:t>
      </w:r>
      <w:hyperlink r:id="rId316" w:anchor=":~:text=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。总体而言，</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曾被视为拼多多新的增长引擎，但近期外部环境使其前景蒙上阴影，投资者情绪也从最初的狂热转为观望。</w:t>
      </w:r>
    </w:p>
    <w:p w14:paraId="35EFFEEC"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中国宏观经济与监管环境变化：</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年底至</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年初，中国宏观经济在疫情后复苏放缓，居民消费增长不及预期，这对主要依赖内需的电商行业形成潜在压力。同时，互联网监管政策也出现新的动向：监管层从此前的反垄断整顿</w:t>
      </w:r>
      <w:r w:rsidRPr="00FA1356">
        <w:rPr>
          <w:rFonts w:ascii="Times New Roman" w:eastAsia="微软雅黑" w:hAnsi="Times New Roman" w:cs="Times New Roman"/>
          <w:sz w:val="22"/>
          <w:szCs w:val="22"/>
        </w:rPr>
        <w:t>逐步转向</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促发展与规范并重</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年伊始，国家市场监管总局在发布会上强调将促进平台规则公平透明、降低平台内商户成本负担、净化直播电商生态，以规范市场竞争秩序</w:t>
      </w:r>
      <w:r w:rsidRPr="00FA1356">
        <w:rPr>
          <w:rFonts w:ascii="Times New Roman" w:eastAsia="微软雅黑" w:hAnsi="Times New Roman" w:cs="Times New Roman"/>
          <w:sz w:val="22"/>
          <w:szCs w:val="22"/>
        </w:rPr>
        <w:t xml:space="preserve"> (</w:t>
      </w:r>
      <w:hyperlink r:id="rId317" w:anchor=":~:text=2025%E5%B9%B4%E4%BC%8A%E5%A7%8B%EF%BC%8C%E5%9B%BD%E5%AE%B6%E5%B8%82%E5%9C%BA%E7%9B%91%E7%AE%A1%E6%80%BB%E5%B1%80%E5%9C%A8%E5%9B%BD%E6%96%B0%E5%8A%9E%E4%B8%BE%E5%8A%9E%E7%9A%84%E2%80%9C%E4%B8%AD%E5%9B%BD%E7%BB%8F%E6%B5%8E%E9%AB%98%E8%B4%A8%E9%87%8F%E5%8F%91%E5%B1%95%E6%88%90%E6%95%88%E2%80%9D%E7%B3%BB%E5%88%97%E6%96%B0%E9%97%BB%E5%8F%91%E5%B8%83%E4%BC%9A%E6%8C%87%E5%87%BA%EF%BC%8C%E5%B0%86%E4%BB%8E%E4%BF%83%E8%BF%9B%E5%B9%B3%E5%8F%B0%E8%A7%84%E5%88%99%E5%85%AC%E5%B9%B3%E9%80%8F%E6%98%8E%E3%80%81%E9%99%8D%E4%BD%8E%E5%B9%B3%E5%8F%B0%E5%86%85%E5%95%86%E6%88%B7%E6%88%90%E6%9C%AC%E8%B4%9F%E6%8B%85%E3%80%81%E5%87%80%E5%8C%96%E7%9B%B4%E6%92%AD%E7%94%B5%E5%95%86%E8%A1%8C%E4%B8%9A%E7%94%9F%20%E6%80%81%E7%AD%89%E6%96%B9%E9%9D%A2%E7%9D%80%E5%8A%9B%E8%A7%84%E8%8C%83%E5%B8%82%E5%9C%BA%E7%AB%9E%E4%BA%89%E7%A7%A9%E5%BA%8F%E3%80%82%E5%9B%BD%E5%AE%B6%E5%B8%82%E5%9C%BA%E7%9B%91%E7%AE%A1%E6%80%BB%E5%B1%80%E7%9B%B8%E5%85%B3%E8%B4%9F%E8%B4%A3%E4%BA%BA%E8%A1%A8%E7%A4%BA%EF%BC%8C%E4%BF%83%E8%BF%9B%E5%B9%B3%E5%8F%B0%E7%BB%8F%E6%B5%8E%E5%81%A5%E5%BA%B7%E5%8F%91%E5%B1%95%E4%BA%8B%E5%85%B3%E6%89%A9%E5%86%85%E9%9C%80%E3%80%81%E7%A8%B3%E5%B0%B1%E4%B8%9A%E3%80%81%E6%83%A0%E6%B0%91%E7%94%9F%EF%BC%8C%E4%B9%9F%E4%BA%8B%E5%85%B3%E8%B5%8B%E8%83%BD%E5%AE%9E%E4%BD%93%E7%BB%8F%E6%B5%8E%E5%92%8C%E4%BF%83%E8%BF%9B%E6%96%B0%E8%B4%A8%E7%94%9F%E4%BA%A7%E5%8A%9B%E5%8F%91%E5%B1%95%E3%80%82" w:history="1">
        <w:r w:rsidRPr="00FA1356">
          <w:rPr>
            <w:rStyle w:val="af0"/>
            <w:rFonts w:ascii="Times New Roman" w:eastAsia="微软雅黑" w:hAnsi="Times New Roman" w:cs="Times New Roman"/>
            <w:sz w:val="22"/>
            <w:szCs w:val="22"/>
          </w:rPr>
          <w:t>拼多多全面构建多方共赢生态推动</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新质供给</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中新网</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。这意味着政府希望平台企业加大对商家的让利和支持。拼多多迅速响应政策号召，在</w:t>
      </w:r>
      <w:r w:rsidRPr="00FA1356">
        <w:rPr>
          <w:rFonts w:ascii="Times New Roman" w:eastAsia="微软雅黑" w:hAnsi="Times New Roman" w:cs="Times New Roman"/>
          <w:sz w:val="22"/>
          <w:szCs w:val="22"/>
        </w:rPr>
        <w:t>1</w:t>
      </w:r>
      <w:r w:rsidRPr="00FA1356">
        <w:rPr>
          <w:rFonts w:ascii="Times New Roman" w:eastAsia="微软雅黑" w:hAnsi="Times New Roman" w:cs="Times New Roman"/>
          <w:sz w:val="22"/>
          <w:szCs w:val="22"/>
        </w:rPr>
        <w:t>月成立了</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商家权益保护委员会</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，随后推出了一系列惠商举措，并据传计划未来三年投入高达</w:t>
      </w:r>
      <w:r w:rsidRPr="00FA1356">
        <w:rPr>
          <w:rFonts w:ascii="Times New Roman" w:eastAsia="微软雅黑" w:hAnsi="Times New Roman" w:cs="Times New Roman"/>
          <w:b/>
          <w:bCs/>
          <w:sz w:val="22"/>
          <w:szCs w:val="22"/>
        </w:rPr>
        <w:t>1000</w:t>
      </w:r>
      <w:r w:rsidRPr="00FA1356">
        <w:rPr>
          <w:rFonts w:ascii="Times New Roman" w:eastAsia="微软雅黑" w:hAnsi="Times New Roman" w:cs="Times New Roman"/>
          <w:b/>
          <w:bCs/>
          <w:sz w:val="22"/>
          <w:szCs w:val="22"/>
        </w:rPr>
        <w:t>亿元人民币</w:t>
      </w:r>
      <w:r w:rsidRPr="00FA1356">
        <w:rPr>
          <w:rFonts w:ascii="Times New Roman" w:eastAsia="微软雅黑" w:hAnsi="Times New Roman" w:cs="Times New Roman"/>
          <w:sz w:val="22"/>
          <w:szCs w:val="22"/>
        </w:rPr>
        <w:t>用于商家扶持</w:t>
      </w:r>
      <w:r w:rsidRPr="00FA1356">
        <w:rPr>
          <w:rFonts w:ascii="Times New Roman" w:eastAsia="微软雅黑" w:hAnsi="Times New Roman" w:cs="Times New Roman"/>
          <w:sz w:val="22"/>
          <w:szCs w:val="22"/>
        </w:rPr>
        <w:t xml:space="preserve"> (</w:t>
      </w:r>
      <w:hyperlink r:id="rId318" w:anchor=":~:text=21%E4%B8%96%E7%BA%AA%E7%BB%8F%E6%B5%8E%E6%8A%A5%E9%81%93%E8%AE%B0%E8%80%85%20%E8%91%A3%E9%9D%99%E6%80%A1%20%E4%B8%8A%E6%B5%B7%E6%8A%A5%E9%81%93"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 (</w:t>
      </w:r>
      <w:hyperlink r:id="rId319" w:anchor=":~:text=%E4%BC%A0%E5%86%8D%E6%8A%95%E5%8D%83%E4%BA%BF%E5%85%83%E5%8A%A0%E7%A0%81%E5%95%86%E5%AE%B6%E6%89%B6%E6%8C%81%EF%BC%8C%E6%8B%BC%E5%A4%9A%E5%A4%9A%E9%AB%98%E8%B4%A8%E9%87%8F%E5%8F%91%E5%B1%95%E6%88%98%E7%95%A5%E5%86%8D%E5%8D%87%E7%BA%A7"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。虽然这些措施有助于平台长远生态健康，但短期内也意味着</w:t>
      </w:r>
      <w:r w:rsidRPr="00FA1356">
        <w:rPr>
          <w:rFonts w:ascii="Times New Roman" w:eastAsia="微软雅黑" w:hAnsi="Times New Roman" w:cs="Times New Roman"/>
          <w:sz w:val="22"/>
          <w:szCs w:val="22"/>
        </w:rPr>
        <w:lastRenderedPageBreak/>
        <w:t>拼多多主动</w:t>
      </w:r>
      <w:r w:rsidRPr="00FA1356">
        <w:rPr>
          <w:rFonts w:ascii="Times New Roman" w:eastAsia="微软雅黑" w:hAnsi="Times New Roman" w:cs="Times New Roman"/>
          <w:b/>
          <w:bCs/>
          <w:sz w:val="22"/>
          <w:szCs w:val="22"/>
        </w:rPr>
        <w:t>降低货币化率、让利商家</w:t>
      </w:r>
      <w:r w:rsidRPr="00FA1356">
        <w:rPr>
          <w:rFonts w:ascii="Times New Roman" w:eastAsia="微软雅黑" w:hAnsi="Times New Roman" w:cs="Times New Roman"/>
          <w:sz w:val="22"/>
          <w:szCs w:val="22"/>
        </w:rPr>
        <w:t>，对利润率形成下行压力</w:t>
      </w:r>
      <w:r w:rsidRPr="00FA1356">
        <w:rPr>
          <w:rFonts w:ascii="Times New Roman" w:eastAsia="微软雅黑" w:hAnsi="Times New Roman" w:cs="Times New Roman"/>
          <w:sz w:val="22"/>
          <w:szCs w:val="22"/>
        </w:rPr>
        <w:t xml:space="preserve"> (</w:t>
      </w:r>
      <w:hyperlink r:id="rId320" w:anchor=":~:text=%E8%87%AA2023%E5%B9%B44%E6%9C%88%E8%B5%B5%E4%BD%B3%E8%87%BB%E5%87%BA%E4%BB%BB%E9%9B%86%E5%9B%A2%E6%89%A7%E8%A1%8C%E8%91%A3%E4%BA%8B%E3%80%81%E8%81%94%E5%B8%AD%E9%A6%96%E5%B8%AD%E6%89%A7%E8%A1%8C%E5%AE%98%E4%BB%A5%E6%9D%A5%EF%BC%8C%E6%8B%BC%E5%A4%9A%E5%A4%9A%E4%BE%BF%E8%81%9A%E7%84%A6%E4%BA%8E%E9%AB%98%E8%B4%A8%E9%87%8F%E5%8F%91%E5%B1%95%E6%88%98%E7%95%A5%EF%BC%8C%E5%9C%A8%E5%B9%B3%E5%8F%B0%E7%94%9F%E6%80%81%E5%92%8C%E4%BA%A7%E4%B8%9A%E7%BA%B5%E6%B7%B1%E4%B8%8A%E6%8C%81%E7%BB%AD%E5%8F%91%E5%8A%9B%E3%80%822024%E5%B9%B4%E4%B8%8B%E5%8D%8A%E5%B9%B4%E5%BC%80%E5%A7%8B%EF%BC%8C%E6%8B%BC%E5%A4%9A%E5%A4%9A%E5%85%88%E5%90%8E%E6%8E%A8%E5%87%BA%E2%80%9C%20%E7%99%BE%E4%BA%BF%E5%87%8F%E5%85%8D%E2%80%9D%E2%80%9C%E7%94%B5%E5%95%86%E8%A5%BF%E8%BF%9B%E2%80%9D%E2%80%9C%E6%96%B0%E8%B4%A8%E5%95%86%E5%AE%B6%E6%89%B6%E6%8C%81%E8%AE%A1%E5%88%92%E2%80%9D%E7%AD%89%E4%B8%80%E7%B3%BB%E5%88%97%E6%83%A0%E5%95%86%E6%96%B0%E4%B8%BE%E6%8E%AA%E3%80%82%E6%8D%AE%E5%85%AC%E5%8F%B8%E6%9C%80%E6%96%B0%E5%8F%91%E5%B8%83%E7%9A%842024%E5%85%A8%E5%B9%B4%E8%B4%A2%E6%8A%A5%E6%8A%AB%E9%9C%B2%EF%BC%8C%E2%80%9C%E7%99%BE%E4%BA%BF%E5%87%8F%E5%85%8D%E2%80%9D%E7%B4%AF%E8%AE%A1%E4%B8%BA%E8%B6%85%E5%8D%83%E4%B8%87%E7%9A%84%E5%95%86%E5%AE%B6%E5%AE%9E%E7%8E%B0%E6%8F%90%E8%B4%A8%E5%A2%9E%E6%95%88%EF%BC%8C%E4%BB%85%E2%80%9C%E6%8E%A8%E5%B9%BF%E6%9C%8D%E5%8A%A1%E8%B4%B9%E9%80%80%20%E8%BF%94%E2%80%9D%E4%B8%80%E9%A1%B9%E5%B0%B1%E4%B8%BA%E5%95%86%E5%AE%B6%E6%AF%8F%E5%B9%B4%E9%99%8D%E6%9C%AC%E6%95%B0%E5%8D%81%E4%BA%BF%EF%BC%9B%E2%80%9C%E7%94%B5%E5%95%86%E8%A5%BF%E8%BF%9B%E2%80%9D%E5%B8%A6%E5%8A%A8%E8%A5%BF%E9%83%A8%E5%9C%B0%E5%8C%BA%E7%9A%84%E8%AE%A2%E5%8D%95%E9%87%8F%E5%90%8C%E6%AF%94%E5%AE%9E%E7%8E%B0%E5%8F%8C%E4%BD%8D%E6%95%B0%E5%A2%9E%E9%95%BF%EF%BC%8C%E5%B9%B6%E4%B8%BA%E5%81%8F%E8%BF%9C%E5%9C%B0%E5%8C%BA%E7%9A%84%E8%BF%91%E4%BA%BF%E6%B6%88%E8%B4%B9%E8%80%85%E5%AE%9E%E7%8E%B0%E4%BA%86%E2%80%9C%E5%85%A8%E9%9D%A2%E5%8C%85%E9%82%AE%E2%80%9D%E7%9A%84%E7%94%B5%E5%95%86%E6%99%AE%E6%83%A0%EF%BC%9B%E2%80%9C%E6%96%B0%E8%B4%A8%E5%95%86%E5%AE%B6%E6%89%B6%E6%8C%81%E8%AE%A1%E5%88%92%E2%80%9D%E7%9A%84%20%E9%A6%96%E"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。同时，国内消费品价补贴和竞争环境变化也对拼多多有影响：例如</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年初国内若推出新的消费补贴政策，可能在短期内削弱拼多多以价廉取胜的优势</w:t>
      </w:r>
      <w:r w:rsidRPr="00FA1356">
        <w:rPr>
          <w:rFonts w:ascii="Times New Roman" w:eastAsia="微软雅黑" w:hAnsi="Times New Roman" w:cs="Times New Roman"/>
          <w:sz w:val="22"/>
          <w:szCs w:val="22"/>
        </w:rPr>
        <w:t xml:space="preserve"> (</w:t>
      </w:r>
      <w:hyperlink r:id="rId321" w:anchor=":~:text=%E5%9B%BD%E8%A1%A5%E5%8D%87%E7%BA%A7%EF%BC%8C%E6%8B%BC%E5%A4%9A%E5%A4%9A%E8%A6%81%E6%8A%95%E8%B5%84%E7%99%BE%E4%BA%BF%E6%9D%A5%E5%BA%94%E5%AF%B9%EF%BC%9F%20" w:history="1">
        <w:r w:rsidRPr="00FA1356">
          <w:rPr>
            <w:rStyle w:val="af0"/>
            <w:rFonts w:ascii="Times New Roman" w:eastAsia="微软雅黑" w:hAnsi="Times New Roman" w:cs="Times New Roman"/>
            <w:sz w:val="22"/>
            <w:szCs w:val="22"/>
          </w:rPr>
          <w:t>国补升级，拼多多要投资百亿来应对？</w:t>
        </w:r>
        <w:r w:rsidRPr="00FA1356">
          <w:rPr>
            <w:rStyle w:val="af0"/>
            <w:rFonts w:ascii="Times New Roman" w:eastAsia="微软雅黑" w:hAnsi="Times New Roman" w:cs="Times New Roman"/>
            <w:sz w:val="22"/>
            <w:szCs w:val="22"/>
          </w:rPr>
          <w:t xml:space="preserve"> - </w:t>
        </w:r>
        <w:r w:rsidRPr="00FA1356">
          <w:rPr>
            <w:rStyle w:val="af0"/>
            <w:rFonts w:ascii="Times New Roman" w:eastAsia="微软雅黑" w:hAnsi="Times New Roman" w:cs="Times New Roman"/>
            <w:sz w:val="22"/>
            <w:szCs w:val="22"/>
          </w:rPr>
          <w:t>新浪财经</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。宏观层面，国内消费信心的强弱和监管政策的导向都会直接影响投资者对拼多多未来增长的预期。</w:t>
      </w:r>
    </w:p>
    <w:p w14:paraId="5313667F"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主要竞争对手动向：国内市场方面，阿里巴巴和京东等巨头近年纷纷调整策略迎战拼多多。阿里巴巴重启了淘宝的</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百亿补贴</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频道，加码低价产品吸引下沉用户，并在</w:t>
      </w:r>
      <w:r w:rsidRPr="00FA1356">
        <w:rPr>
          <w:rFonts w:ascii="Times New Roman" w:eastAsia="微软雅黑" w:hAnsi="Times New Roman" w:cs="Times New Roman"/>
          <w:b/>
          <w:bCs/>
          <w:sz w:val="22"/>
          <w:szCs w:val="22"/>
        </w:rPr>
        <w:t>2023</w:t>
      </w:r>
      <w:r w:rsidRPr="00FA1356">
        <w:rPr>
          <w:rFonts w:ascii="Times New Roman" w:eastAsia="微软雅黑" w:hAnsi="Times New Roman" w:cs="Times New Roman"/>
          <w:b/>
          <w:bCs/>
          <w:sz w:val="22"/>
          <w:szCs w:val="22"/>
        </w:rPr>
        <w:t>年底宣布集团架构拆分重组，提高各业务板块灵活性，以更敏捷地应对竞争。京东则在</w:t>
      </w:r>
      <w:r w:rsidRPr="00FA1356">
        <w:rPr>
          <w:rFonts w:ascii="Times New Roman" w:eastAsia="微软雅黑" w:hAnsi="Times New Roman" w:cs="Times New Roman"/>
          <w:b/>
          <w:bCs/>
          <w:sz w:val="22"/>
          <w:szCs w:val="22"/>
        </w:rPr>
        <w:t>2023</w:t>
      </w:r>
      <w:r w:rsidRPr="00FA1356">
        <w:rPr>
          <w:rFonts w:ascii="Times New Roman" w:eastAsia="微软雅黑" w:hAnsi="Times New Roman" w:cs="Times New Roman"/>
          <w:b/>
          <w:bCs/>
          <w:sz w:val="22"/>
          <w:szCs w:val="22"/>
        </w:rPr>
        <w:t>年推出京东极速版和</w:t>
      </w:r>
      <w:r w:rsidRPr="00FA1356">
        <w:rPr>
          <w:rFonts w:ascii="Times New Roman" w:eastAsia="微软雅黑" w:hAnsi="Times New Roman" w:cs="Times New Roman"/>
          <w:b/>
          <w:bCs/>
          <w:sz w:val="22"/>
          <w:szCs w:val="22"/>
        </w:rPr>
        <w:t>10</w:t>
      </w:r>
      <w:r w:rsidRPr="00FA1356">
        <w:rPr>
          <w:rFonts w:ascii="Times New Roman" w:eastAsia="微软雅黑" w:hAnsi="Times New Roman" w:cs="Times New Roman"/>
          <w:b/>
          <w:bCs/>
          <w:sz w:val="22"/>
          <w:szCs w:val="22"/>
        </w:rPr>
        <w:t>亿补贴计划，发力低线市场，并通过强化自营供应链来突出正品和服务差异。在这种攻势下，拼多多国内用户增速已有放缓迹象，用户渗透率接近触顶</w:t>
      </w:r>
      <w:r w:rsidRPr="00FA1356">
        <w:rPr>
          <w:rFonts w:ascii="Times New Roman" w:eastAsia="微软雅黑" w:hAnsi="Times New Roman" w:cs="Times New Roman"/>
          <w:b/>
          <w:bCs/>
          <w:sz w:val="22"/>
          <w:szCs w:val="22"/>
        </w:rPr>
        <w:t xml:space="preserve"> (</w:t>
      </w:r>
      <w:hyperlink r:id="rId322" w:anchor=":~:text=%E6%AD%A4%E5%89%8D%E4%B8%89%E5%AD%A3%E6%8A%A5%E6%97%B6%EF%BC%8C%E6%8B%BC%E5%A4%9A%E5%A4%9A%E7%AE%A1%E7%90%86%E5%B1%82%E6%9B%BE%E8%AF%B4%EF%BC%8C%E2%80%9C%E6%88%91%E6%83%B3%E5%90%91%E6%88%91%E4%BB%AC%E7%9A%84%E6%8A%95%E8%B5%84%E8%80%85%E6%98%8E%E7%A1%AE%E8%A1%A8%E7%A4%BA%EF%BC%8C%E4%BB%8E%E7%AC%AC%E4%B8%89%E5%AD%A3%E5%BA%A6%E5%BC%80%E5%A7%8B%EF%BC%8C%E5%88%A9%E6%B6%A6%E5%B0%86%E9%80%90%E6%B8%90%E5%91%88%E4%B8%8B%E9%99%8D%E8%B6%8B%E5%8A%BF%E2%80%A6%E2%80%A6%E4%BB%8E%E9%95%BF%E8%BF%9C%E6%9D%A5%E7%9C%8B%EF%BC%8C%E7%9B%88%E5%88%A9%E8%83%BD%E5%8A%9B%E4%B8%8B%E9%99%8D%E6%98%AF%E4%B8%8D%E5%8F%AF%E9%81%BF%E5%85%8D%E7%9A%84%E3%80%82%E2%80%9D"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。海外市场方面，</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是</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最直接的对手。</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不仅深耕快时尚和自有供应链多年，近期也在改变策略：</w:t>
      </w:r>
      <w:r w:rsidRPr="00FA1356">
        <w:rPr>
          <w:rFonts w:ascii="Times New Roman" w:eastAsia="微软雅黑" w:hAnsi="Times New Roman" w:cs="Times New Roman"/>
          <w:b/>
          <w:bCs/>
          <w:sz w:val="22"/>
          <w:szCs w:val="22"/>
        </w:rPr>
        <w:t>2023</w:t>
      </w:r>
      <w:r w:rsidRPr="00FA1356">
        <w:rPr>
          <w:rFonts w:ascii="Times New Roman" w:eastAsia="微软雅黑" w:hAnsi="Times New Roman" w:cs="Times New Roman"/>
          <w:b/>
          <w:bCs/>
          <w:sz w:val="22"/>
          <w:szCs w:val="22"/>
        </w:rPr>
        <w:t>年</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月起</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推行第三方平台模式（</w:t>
      </w:r>
      <w:r w:rsidRPr="00FA1356">
        <w:rPr>
          <w:rFonts w:ascii="Times New Roman" w:eastAsia="微软雅黑" w:hAnsi="Times New Roman" w:cs="Times New Roman"/>
          <w:b/>
          <w:bCs/>
          <w:sz w:val="22"/>
          <w:szCs w:val="22"/>
        </w:rPr>
        <w:t>SHEIN Marketplace</w:t>
      </w:r>
      <w:r w:rsidRPr="00FA1356">
        <w:rPr>
          <w:rFonts w:ascii="Times New Roman" w:eastAsia="微软雅黑" w:hAnsi="Times New Roman" w:cs="Times New Roman"/>
          <w:b/>
          <w:bCs/>
          <w:sz w:val="22"/>
          <w:szCs w:val="22"/>
        </w:rPr>
        <w:t>），开始引入更多外部商家入驻，以扩充品类和提高规模效应</w:t>
      </w:r>
      <w:r w:rsidRPr="00FA1356">
        <w:rPr>
          <w:rFonts w:ascii="Times New Roman" w:eastAsia="微软雅黑" w:hAnsi="Times New Roman" w:cs="Times New Roman"/>
          <w:b/>
          <w:bCs/>
          <w:sz w:val="22"/>
          <w:szCs w:val="22"/>
        </w:rPr>
        <w:t xml:space="preserve"> (</w:t>
      </w:r>
      <w:hyperlink r:id="rId323" w:anchor=":~:text=match%20at%20L218%204%E6%9C%88%E4%BB%BD%EF%BC%8CSHEIN%E5%AE%98%E6%96%B9%E5%AE%A3%E5%B8%83%E5%B0%86%E5%9C%A8%E5%85%A8%E7%90%83%E5%B8%82%E5%9C%BA%E6%8E%A8%E8%BF%9B%E5%B9%B3%E5%8F%B0%E6%A8%A1%E5%BC%8FSHEIN%20Marketplace%EF%BC%8C%E4%BB%8E%E4%BB%A5%E5%89%8D%E7%9A%84%E7%8B%AC%E7%AB%8B%E7%AB%99%E8%87%AA%E8%90%A5%E6%A8%A1%E5%BC%8F%E5%90%91%E5%B9%B3%E5%8F%B0%E6%A8%A1%E5%BC%8F%E8%BD%AC%E5%9E%8B%E3%80%82%E8%AE%B8%E4%BB%B0%E5%A4%A9%E4%B9%9F%E7%BD%95%E8%A7%81%E5%8F%91%E5%A3%B0%EF%BC%8C%E8%A1%A8%E7%A4%BA%E5%B0%86%E9%80%9A%E8%BF%87%E5%B9%B3%E5%8F%B0%E6%A8%A1%E5%BC%8F%E5%BC%95%E5%85%A5%E6%9B%B4%E5%A4%9A%E7%AC%AC%E4%B8%89%E6%96%B9%E5%8D%96%E5%AE%B6%E3%80%82" w:history="1">
        <w:r w:rsidRPr="00FA1356">
          <w:rPr>
            <w:rStyle w:val="af0"/>
            <w:rFonts w:ascii="Times New Roman" w:eastAsia="微软雅黑" w:hAnsi="Times New Roman" w:cs="Times New Roman"/>
            <w:b/>
            <w:bCs/>
            <w:sz w:val="22"/>
            <w:szCs w:val="22"/>
          </w:rPr>
          <w:t xml:space="preserve"> </w:t>
        </w:r>
        <w:r w:rsidRPr="00FA1356">
          <w:rPr>
            <w:rStyle w:val="af0"/>
            <w:rFonts w:ascii="Times New Roman" w:eastAsia="微软雅黑" w:hAnsi="Times New Roman" w:cs="Times New Roman"/>
            <w:b/>
            <w:bCs/>
            <w:sz w:val="22"/>
            <w:szCs w:val="22"/>
          </w:rPr>
          <w:t>〖罗戈网〗跨境电商三国杀，阿里、拼多多、</w:t>
        </w:r>
        <w:r w:rsidRPr="00FA1356">
          <w:rPr>
            <w:rStyle w:val="af0"/>
            <w:rFonts w:ascii="Times New Roman" w:eastAsia="微软雅黑" w:hAnsi="Times New Roman" w:cs="Times New Roman"/>
            <w:b/>
            <w:bCs/>
            <w:sz w:val="22"/>
            <w:szCs w:val="22"/>
          </w:rPr>
          <w:t>SHEIN</w:t>
        </w:r>
        <w:r w:rsidRPr="00FA1356">
          <w:rPr>
            <w:rStyle w:val="af0"/>
            <w:rFonts w:ascii="Times New Roman" w:eastAsia="微软雅黑" w:hAnsi="Times New Roman" w:cs="Times New Roman"/>
            <w:b/>
            <w:bCs/>
            <w:sz w:val="22"/>
            <w:szCs w:val="22"/>
          </w:rPr>
          <w:t>决战海外</w:t>
        </w:r>
        <w:r w:rsidRPr="00FA1356">
          <w:rPr>
            <w:rStyle w:val="af0"/>
            <w:rFonts w:ascii="Times New Roman" w:eastAsia="微软雅黑" w:hAnsi="Times New Roman" w:cs="Times New Roman"/>
            <w:b/>
            <w:bCs/>
            <w:sz w:val="22"/>
            <w:szCs w:val="22"/>
          </w:rPr>
          <w:t xml:space="preserve"> </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。这与</w:t>
      </w:r>
      <w:r w:rsidRPr="00FA1356">
        <w:rPr>
          <w:rFonts w:ascii="Times New Roman" w:eastAsia="微软雅黑" w:hAnsi="Times New Roman" w:cs="Times New Roman"/>
          <w:b/>
          <w:bCs/>
          <w:sz w:val="22"/>
          <w:szCs w:val="22"/>
        </w:rPr>
        <w:t>Temu</w:t>
      </w:r>
      <w:r w:rsidRPr="00FA1356">
        <w:rPr>
          <w:rFonts w:ascii="Times New Roman" w:eastAsia="微软雅黑" w:hAnsi="Times New Roman" w:cs="Times New Roman"/>
          <w:b/>
          <w:bCs/>
          <w:sz w:val="22"/>
          <w:szCs w:val="22"/>
        </w:rPr>
        <w:t>的平台模式正面交锋。此外，</w:t>
      </w:r>
      <w:r w:rsidRPr="00FA1356">
        <w:rPr>
          <w:rFonts w:ascii="Times New Roman" w:eastAsia="微软雅黑" w:hAnsi="Times New Roman" w:cs="Times New Roman"/>
          <w:b/>
          <w:bCs/>
          <w:sz w:val="22"/>
          <w:szCs w:val="22"/>
        </w:rPr>
        <w:t>Shein</w:t>
      </w:r>
      <w:r w:rsidRPr="00FA1356">
        <w:rPr>
          <w:rFonts w:ascii="Times New Roman" w:eastAsia="微软雅黑" w:hAnsi="Times New Roman" w:cs="Times New Roman"/>
          <w:b/>
          <w:bCs/>
          <w:sz w:val="22"/>
          <w:szCs w:val="22"/>
        </w:rPr>
        <w:t>计划最早于</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年上半年赴伦敦上市</w:t>
      </w:r>
      <w:r w:rsidRPr="00FA1356">
        <w:rPr>
          <w:rFonts w:ascii="Times New Roman" w:eastAsia="微软雅黑" w:hAnsi="Times New Roman" w:cs="Times New Roman"/>
          <w:sz w:val="22"/>
          <w:szCs w:val="22"/>
        </w:rPr>
        <w:t>融资，根据报道其估值预期从之前融资时的</w:t>
      </w:r>
      <w:r w:rsidRPr="00FA1356">
        <w:rPr>
          <w:rFonts w:ascii="Times New Roman" w:eastAsia="微软雅黑" w:hAnsi="Times New Roman" w:cs="Times New Roman"/>
          <w:sz w:val="22"/>
          <w:szCs w:val="22"/>
        </w:rPr>
        <w:t>660</w:t>
      </w:r>
      <w:r w:rsidRPr="00FA1356">
        <w:rPr>
          <w:rFonts w:ascii="Times New Roman" w:eastAsia="微软雅黑" w:hAnsi="Times New Roman" w:cs="Times New Roman"/>
          <w:sz w:val="22"/>
          <w:szCs w:val="22"/>
        </w:rPr>
        <w:t>亿美元大幅下调至约</w:t>
      </w:r>
      <w:r w:rsidRPr="00FA1356">
        <w:rPr>
          <w:rFonts w:ascii="Times New Roman" w:eastAsia="微软雅黑" w:hAnsi="Times New Roman" w:cs="Times New Roman"/>
          <w:sz w:val="22"/>
          <w:szCs w:val="22"/>
        </w:rPr>
        <w:t>300-500</w:t>
      </w:r>
      <w:r w:rsidRPr="00FA1356">
        <w:rPr>
          <w:rFonts w:ascii="Times New Roman" w:eastAsia="微软雅黑" w:hAnsi="Times New Roman" w:cs="Times New Roman"/>
          <w:sz w:val="22"/>
          <w:szCs w:val="22"/>
        </w:rPr>
        <w:t>亿美元</w:t>
      </w:r>
      <w:r w:rsidRPr="00FA1356">
        <w:rPr>
          <w:rFonts w:ascii="Times New Roman" w:eastAsia="微软雅黑" w:hAnsi="Times New Roman" w:cs="Times New Roman"/>
          <w:sz w:val="22"/>
          <w:szCs w:val="22"/>
        </w:rPr>
        <w:t xml:space="preserve"> (</w:t>
      </w:r>
      <w:hyperlink r:id="rId324" w:anchor=":~:text=%E5%BF%AB%E6%97%B6%E5%B0%9A%E9%9B%B6%E5%94%AE%E5%95%86SHEIN%E7%9B%AE%E6%A0%87%E4%BB%8A%E5%B9%B4%E4%B8%8A%E5%8D%8A%E5%B9%B4%E5%9C%A8%E4%BC%A6%E6%95%A6%E4%B8%8A%E5%B8%82%EF%BC%8C%E4%BB%8D%E5%BE%85%E7%9B%91%E7%AE%A1%E6%89%B9%E5%87%86%E3%80%822%E6%9C%887%E6%97%A5%E8%B7%AF%E9%80%8F%E7%A4%BE%E6%8A%A5%E9%81%93%E5%85%B6%E8%AE%A1%E5%88%92%E5%B0%86%E4%BC%A6%E6%95%A6IPO%E4%BC%B0%E5%80%BC%E4%B8%8B%E8%B0%83%E8%87%B3500%E4%BA%BF%E7%BE%8E%E5%85%83%EF%BC%8C%E8%BE%832023%E5%B9%B4%E8%9E%8D%E8%B5%84%E4%BB%B7%E5%80%BC%E8%B0%83%E4%BD%8E%E8%BF%91%E5%9B%9B%E5%88%86%E4%B9%8B%E4%B8%80%E3%80%82" w:history="1">
        <w:r w:rsidRPr="00FA1356">
          <w:rPr>
            <w:rStyle w:val="af0"/>
            <w:rFonts w:ascii="Times New Roman" w:eastAsia="微软雅黑" w:hAnsi="Times New Roman" w:cs="Times New Roman"/>
            <w:sz w:val="22"/>
            <w:szCs w:val="22"/>
          </w:rPr>
          <w:t xml:space="preserve">SHEIN IPO </w:t>
        </w:r>
        <w:r w:rsidRPr="00FA1356">
          <w:rPr>
            <w:rStyle w:val="af0"/>
            <w:rFonts w:ascii="Times New Roman" w:eastAsia="微软雅黑" w:hAnsi="Times New Roman" w:cs="Times New Roman"/>
            <w:sz w:val="22"/>
            <w:szCs w:val="22"/>
          </w:rPr>
          <w:t>估值被曝降低至</w:t>
        </w:r>
        <w:r w:rsidRPr="00FA1356">
          <w:rPr>
            <w:rStyle w:val="af0"/>
            <w:rFonts w:ascii="Times New Roman" w:eastAsia="微软雅黑" w:hAnsi="Times New Roman" w:cs="Times New Roman"/>
            <w:sz w:val="22"/>
            <w:szCs w:val="22"/>
          </w:rPr>
          <w:t xml:space="preserve">500 </w:t>
        </w:r>
        <w:r w:rsidRPr="00FA1356">
          <w:rPr>
            <w:rStyle w:val="af0"/>
            <w:rFonts w:ascii="Times New Roman" w:eastAsia="微软雅黑" w:hAnsi="Times New Roman" w:cs="Times New Roman"/>
            <w:sz w:val="22"/>
            <w:szCs w:val="22"/>
          </w:rPr>
          <w:t>亿美元，目标今年上半年在伦敦上市</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。估值下修反映出投资者对</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增长放缓、利润下降及监管风险的担忧，也侧面印证整个跨境电商赛道的不确定性上升。总体来看，无论国内的阿里、京东，还是海外的</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，竞争对手的动作都在加剧市场份额之争，拼多多所面临的市场环境更趋严峻，投资者对其未来增长空间的信心有所削弱。</w:t>
      </w:r>
    </w:p>
    <w:p w14:paraId="2A4FE9E8" w14:textId="77777777" w:rsidR="00FA1356" w:rsidRPr="00FA1356" w:rsidRDefault="00FA1356">
      <w:pPr>
        <w:numPr>
          <w:ilvl w:val="0"/>
          <w:numId w:val="230"/>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公司自身业绩与估值变化：尽管外部挑战增多，拼多多在</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年仍交出了亮眼的财务数据：全年营收</w:t>
      </w:r>
      <w:r w:rsidRPr="00FA1356">
        <w:rPr>
          <w:rFonts w:ascii="Times New Roman" w:eastAsia="微软雅黑" w:hAnsi="Times New Roman" w:cs="Times New Roman"/>
          <w:b/>
          <w:bCs/>
          <w:sz w:val="22"/>
          <w:szCs w:val="22"/>
        </w:rPr>
        <w:t>3938</w:t>
      </w:r>
      <w:r w:rsidRPr="00FA1356">
        <w:rPr>
          <w:rFonts w:ascii="Times New Roman" w:eastAsia="微软雅黑" w:hAnsi="Times New Roman" w:cs="Times New Roman"/>
          <w:b/>
          <w:bCs/>
          <w:sz w:val="22"/>
          <w:szCs w:val="22"/>
        </w:rPr>
        <w:t>亿元人民币，同比增长</w:t>
      </w:r>
      <w:r w:rsidRPr="00FA1356">
        <w:rPr>
          <w:rFonts w:ascii="Times New Roman" w:eastAsia="微软雅黑" w:hAnsi="Times New Roman" w:cs="Times New Roman"/>
          <w:b/>
          <w:bCs/>
          <w:sz w:val="22"/>
          <w:szCs w:val="22"/>
        </w:rPr>
        <w:t>59%</w:t>
      </w:r>
      <w:r w:rsidRPr="00FA1356">
        <w:rPr>
          <w:rFonts w:ascii="Times New Roman" w:eastAsia="微软雅黑" w:hAnsi="Times New Roman" w:cs="Times New Roman"/>
          <w:b/>
          <w:bCs/>
          <w:sz w:val="22"/>
          <w:szCs w:val="22"/>
        </w:rPr>
        <w:t>，净利润约</w:t>
      </w:r>
      <w:r w:rsidRPr="00FA1356">
        <w:rPr>
          <w:rFonts w:ascii="Times New Roman" w:eastAsia="微软雅黑" w:hAnsi="Times New Roman" w:cs="Times New Roman"/>
          <w:b/>
          <w:bCs/>
          <w:sz w:val="22"/>
          <w:szCs w:val="22"/>
        </w:rPr>
        <w:t>1124</w:t>
      </w:r>
      <w:r w:rsidRPr="00FA1356">
        <w:rPr>
          <w:rFonts w:ascii="Times New Roman" w:eastAsia="微软雅黑" w:hAnsi="Times New Roman" w:cs="Times New Roman"/>
          <w:b/>
          <w:bCs/>
          <w:sz w:val="22"/>
          <w:szCs w:val="22"/>
        </w:rPr>
        <w:t>亿元，同比大增</w:t>
      </w:r>
      <w:r w:rsidRPr="00FA1356">
        <w:rPr>
          <w:rFonts w:ascii="Times New Roman" w:eastAsia="微软雅黑" w:hAnsi="Times New Roman" w:cs="Times New Roman"/>
          <w:b/>
          <w:bCs/>
          <w:sz w:val="22"/>
          <w:szCs w:val="22"/>
        </w:rPr>
        <w:t>87% (</w:t>
      </w:r>
      <w:hyperlink r:id="rId325" w:anchor=":~:text=%E6%8B%BC%E5%A4%9A%E5%A4%9A%20%E8%BF%91%E6%9C%9F%E5%85%AC%E5%B8%83%E8%B4%A2%E6%8A%A5%E6%95%B0%E6%8D%AE%EF%BC%8C2024%E5%B9%B4%E5%88%A9%E6%B6%A6%E8%BE%BE%E5%88%B01124%E4%BA%BF%E5%85%83%EF%BC%8C%E5%90%8C%E6%AF%94%E5%A4%A7%E5%A2%9E87"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。如此高速增长使其过去一年估值一度攀升，股价在</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年下半年强劲反弹。然而，进入</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年，迹象表明拼多多的高增长正在放缓：</w:t>
      </w:r>
      <w:r w:rsidRPr="00FA1356">
        <w:rPr>
          <w:rFonts w:ascii="Times New Roman" w:eastAsia="微软雅黑" w:hAnsi="Times New Roman" w:cs="Times New Roman"/>
          <w:b/>
          <w:bCs/>
          <w:sz w:val="22"/>
          <w:szCs w:val="22"/>
        </w:rPr>
        <w:t>2024</w:t>
      </w:r>
      <w:r w:rsidRPr="00FA1356">
        <w:rPr>
          <w:rFonts w:ascii="Times New Roman" w:eastAsia="微软雅黑" w:hAnsi="Times New Roman" w:cs="Times New Roman"/>
          <w:b/>
          <w:bCs/>
          <w:sz w:val="22"/>
          <w:szCs w:val="22"/>
        </w:rPr>
        <w:t>年第四季度营收同比仅增</w:t>
      </w:r>
      <w:r w:rsidRPr="00FA1356">
        <w:rPr>
          <w:rFonts w:ascii="Times New Roman" w:eastAsia="微软雅黑" w:hAnsi="Times New Roman" w:cs="Times New Roman"/>
          <w:b/>
          <w:bCs/>
          <w:sz w:val="22"/>
          <w:szCs w:val="22"/>
        </w:rPr>
        <w:t>24%</w:t>
      </w:r>
      <w:r w:rsidRPr="00FA1356">
        <w:rPr>
          <w:rFonts w:ascii="Times New Roman" w:eastAsia="微软雅黑" w:hAnsi="Times New Roman" w:cs="Times New Roman"/>
          <w:b/>
          <w:bCs/>
          <w:sz w:val="22"/>
          <w:szCs w:val="22"/>
        </w:rPr>
        <w:t>，低于市场预期，非</w:t>
      </w:r>
      <w:r w:rsidRPr="00FA1356">
        <w:rPr>
          <w:rFonts w:ascii="Times New Roman" w:eastAsia="微软雅黑" w:hAnsi="Times New Roman" w:cs="Times New Roman"/>
          <w:b/>
          <w:bCs/>
          <w:sz w:val="22"/>
          <w:szCs w:val="22"/>
        </w:rPr>
        <w:t>GAAP</w:t>
      </w:r>
      <w:r w:rsidRPr="00FA1356">
        <w:rPr>
          <w:rFonts w:ascii="Times New Roman" w:eastAsia="微软雅黑" w:hAnsi="Times New Roman" w:cs="Times New Roman"/>
          <w:b/>
          <w:bCs/>
          <w:sz w:val="22"/>
          <w:szCs w:val="22"/>
        </w:rPr>
        <w:t>净利同比增</w:t>
      </w:r>
      <w:r w:rsidRPr="00FA1356">
        <w:rPr>
          <w:rFonts w:ascii="Times New Roman" w:eastAsia="微软雅黑" w:hAnsi="Times New Roman" w:cs="Times New Roman"/>
          <w:b/>
          <w:bCs/>
          <w:sz w:val="22"/>
          <w:szCs w:val="22"/>
        </w:rPr>
        <w:t>17%</w:t>
      </w:r>
      <w:r w:rsidRPr="00FA1356">
        <w:rPr>
          <w:rFonts w:ascii="Times New Roman" w:eastAsia="微软雅黑" w:hAnsi="Times New Roman" w:cs="Times New Roman"/>
          <w:b/>
          <w:bCs/>
          <w:sz w:val="22"/>
          <w:szCs w:val="22"/>
        </w:rPr>
        <w:t>，公司连续两个季度业绩未达预期</w:t>
      </w:r>
      <w:r w:rsidRPr="00FA1356">
        <w:rPr>
          <w:rFonts w:ascii="Times New Roman" w:eastAsia="微软雅黑" w:hAnsi="Times New Roman" w:cs="Times New Roman"/>
          <w:b/>
          <w:bCs/>
          <w:sz w:val="22"/>
          <w:szCs w:val="22"/>
        </w:rPr>
        <w:t xml:space="preserve"> (</w:t>
      </w:r>
      <w:hyperlink r:id="rId326" w:anchor=":~:text=%E9%95%BF17"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。管理层也提前预警盈利增速将逐渐下降，</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从长远看盈利能力下降是不可避免的</w:t>
      </w:r>
      <w:r w:rsidRPr="00FA1356">
        <w:rPr>
          <w:rFonts w:ascii="Times New Roman" w:eastAsia="微软雅黑" w:hAnsi="Times New Roman" w:cs="Times New Roman"/>
          <w:b/>
          <w:bCs/>
          <w:sz w:val="22"/>
          <w:szCs w:val="22"/>
        </w:rPr>
        <w:t>” (</w:t>
      </w:r>
      <w:hyperlink r:id="rId327" w:anchor=":~:text=%E9%95%BF17"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w:t>
        </w:r>
        <w:r w:rsidRPr="00FA1356">
          <w:rPr>
            <w:rStyle w:val="af0"/>
            <w:rFonts w:ascii="Times New Roman" w:eastAsia="微软雅黑" w:hAnsi="Times New Roman" w:cs="Times New Roman"/>
            <w:b/>
            <w:bCs/>
            <w:sz w:val="22"/>
            <w:szCs w:val="22"/>
          </w:rPr>
          <w:lastRenderedPageBreak/>
          <w:t>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。这一方面由于用户规模接近天花板、获客成本上升，另一方面公司主动加大投入（如商家补贴、技术研发和全球合规拓展）导致利润率阶段性走低</w:t>
      </w:r>
      <w:r w:rsidRPr="00FA1356">
        <w:rPr>
          <w:rFonts w:ascii="Times New Roman" w:eastAsia="微软雅黑" w:hAnsi="Times New Roman" w:cs="Times New Roman"/>
          <w:b/>
          <w:bCs/>
          <w:sz w:val="22"/>
          <w:szCs w:val="22"/>
        </w:rPr>
        <w:t xml:space="preserve"> (</w:t>
      </w:r>
      <w:hyperlink r:id="rId328" w:anchor=":~:text=%E6%AD%A4%E5%89%8D%E4%B8%89%E5%AD%A3%E6%8A%A5%E6%97%B6%EF%BC%8C%E6%8B%BC%E5%A4%9A%E5%A4%9A%E7%AE%A1%E7%90%86%E5%B1%82%E6%9B%BE%E8%AF%B4%EF%BC%8C%E2%80%9C%E6%88%91%E6%83%B3%E5%90%91%E6%88%91%E4%BB%AC%E7%9A%84%E6%8A%95%E8%B5%84%E8%80%85%E6%98%8E%E7%A1%AE%E8%A1%A8%E7%A4%BA%EF%BC%8C%E4%BB%8E%E7%AC%AC%E4%B8%89%E5%AD%A3%E5%BA%A6%E5%BC%80%E5%A7%8B%EF%BC%8C%E5%88%A9%E6%B6%A6%E5%B0%86%E9%80%90%E6%B8%90%E5%91%88%E4%B8%8B%E9%99%8D%E8%B6%8B%E5%8A%BF%E2%80%A6%E2%80%A6%E4%BB%8E%E9%95%BF%E8%BF%9C%E6%9D%A5%E7%9C%8B%EF%BC%8C%E7%9B%88%E5%88%A9%E8%83%BD%E5%8A%9B%E4%B8%8B%E9%99%8D%E6%98%AF%E4%B8%8D%E5%8F%AF%E9%81%BF%E5%85%8D%E7%9A%84%E3%80%82%E2%80%9D" w:history="1">
        <w:r w:rsidRPr="00FA1356">
          <w:rPr>
            <w:rStyle w:val="af0"/>
            <w:rFonts w:ascii="Times New Roman" w:eastAsia="微软雅黑" w:hAnsi="Times New Roman" w:cs="Times New Roman"/>
            <w:b/>
            <w:bCs/>
            <w:sz w:val="22"/>
            <w:szCs w:val="22"/>
          </w:rPr>
          <w:t>利润</w:t>
        </w:r>
        <w:r w:rsidRPr="00FA1356">
          <w:rPr>
            <w:rStyle w:val="af0"/>
            <w:rFonts w:ascii="Times New Roman" w:eastAsia="微软雅黑" w:hAnsi="Times New Roman" w:cs="Times New Roman"/>
            <w:b/>
            <w:bCs/>
            <w:sz w:val="22"/>
            <w:szCs w:val="22"/>
          </w:rPr>
          <w:t>1124</w:t>
        </w:r>
        <w:r w:rsidRPr="00FA1356">
          <w:rPr>
            <w:rStyle w:val="af0"/>
            <w:rFonts w:ascii="Times New Roman" w:eastAsia="微软雅黑" w:hAnsi="Times New Roman" w:cs="Times New Roman"/>
            <w:b/>
            <w:bCs/>
            <w:sz w:val="22"/>
            <w:szCs w:val="22"/>
          </w:rPr>
          <w:t>亿，拼多多面临的新危机</w:t>
        </w:r>
        <w:r w:rsidRPr="00FA1356">
          <w:rPr>
            <w:rStyle w:val="af0"/>
            <w:rFonts w:ascii="Times New Roman" w:eastAsia="微软雅黑" w:hAnsi="Times New Roman" w:cs="Times New Roman"/>
            <w:b/>
            <w:bCs/>
            <w:sz w:val="22"/>
            <w:szCs w:val="22"/>
          </w:rPr>
          <w:t>_</w:t>
        </w:r>
        <w:r w:rsidRPr="00FA1356">
          <w:rPr>
            <w:rStyle w:val="af0"/>
            <w:rFonts w:ascii="Times New Roman" w:eastAsia="微软雅黑" w:hAnsi="Times New Roman" w:cs="Times New Roman"/>
            <w:b/>
            <w:bCs/>
            <w:sz w:val="22"/>
            <w:szCs w:val="22"/>
          </w:rPr>
          <w:t>腾讯新闻</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。目前市场对拼多多的估值开始重估，市盈率</w:t>
      </w:r>
      <w:r w:rsidRPr="00FA1356">
        <w:rPr>
          <w:rFonts w:ascii="Times New Roman" w:eastAsia="微软雅黑" w:hAnsi="Times New Roman" w:cs="Times New Roman"/>
          <w:b/>
          <w:bCs/>
          <w:sz w:val="22"/>
          <w:szCs w:val="22"/>
        </w:rPr>
        <w:t>(TTM)</w:t>
      </w:r>
      <w:r w:rsidRPr="00FA1356">
        <w:rPr>
          <w:rFonts w:ascii="Times New Roman" w:eastAsia="微软雅黑" w:hAnsi="Times New Roman" w:cs="Times New Roman"/>
          <w:b/>
          <w:bCs/>
          <w:sz w:val="22"/>
          <w:szCs w:val="22"/>
        </w:rPr>
        <w:t>约在</w:t>
      </w:r>
      <w:r w:rsidRPr="00FA1356">
        <w:rPr>
          <w:rFonts w:ascii="Times New Roman" w:eastAsia="微软雅黑" w:hAnsi="Times New Roman" w:cs="Times New Roman"/>
          <w:b/>
          <w:bCs/>
          <w:sz w:val="22"/>
          <w:szCs w:val="22"/>
        </w:rPr>
        <w:t>11</w:t>
      </w:r>
      <w:r w:rsidRPr="00FA1356">
        <w:rPr>
          <w:rFonts w:ascii="Times New Roman" w:eastAsia="微软雅黑" w:hAnsi="Times New Roman" w:cs="Times New Roman"/>
          <w:b/>
          <w:bCs/>
          <w:sz w:val="22"/>
          <w:szCs w:val="22"/>
        </w:rPr>
        <w:t>倍左右</w:t>
      </w:r>
      <w:r w:rsidRPr="00FA1356">
        <w:rPr>
          <w:rFonts w:ascii="Times New Roman" w:eastAsia="微软雅黑" w:hAnsi="Times New Roman" w:cs="Times New Roman"/>
          <w:b/>
          <w:bCs/>
          <w:sz w:val="22"/>
          <w:szCs w:val="22"/>
        </w:rPr>
        <w:t xml:space="preserve"> (</w:t>
      </w:r>
      <w:hyperlink r:id="rId329" w:anchor=":~:text=%E2%80%94" w:history="1">
        <w:r w:rsidRPr="00FA1356">
          <w:rPr>
            <w:rStyle w:val="af0"/>
            <w:rFonts w:ascii="Times New Roman" w:eastAsia="微软雅黑" w:hAnsi="Times New Roman" w:cs="Times New Roman"/>
            <w:b/>
            <w:bCs/>
            <w:sz w:val="22"/>
            <w:szCs w:val="22"/>
          </w:rPr>
          <w:t>PDD</w:t>
        </w:r>
        <w:r w:rsidRPr="00FA1356">
          <w:rPr>
            <w:rStyle w:val="af0"/>
            <w:rFonts w:ascii="Times New Roman" w:eastAsia="微软雅黑" w:hAnsi="Times New Roman" w:cs="Times New Roman"/>
            <w:b/>
            <w:bCs/>
            <w:sz w:val="22"/>
            <w:szCs w:val="22"/>
          </w:rPr>
          <w:t>股票价格和图表</w:t>
        </w:r>
        <w:r w:rsidRPr="00FA1356">
          <w:rPr>
            <w:rStyle w:val="af0"/>
            <w:rFonts w:ascii="Times New Roman" w:eastAsia="微软雅黑" w:hAnsi="Times New Roman" w:cs="Times New Roman"/>
            <w:b/>
            <w:bCs/>
            <w:sz w:val="22"/>
            <w:szCs w:val="22"/>
          </w:rPr>
          <w:t xml:space="preserve"> - NASDAQ:PDD — TradingView</w:t>
        </w:r>
      </w:hyperlink>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相对于其过去的增长率，这一估值水平显得偏低，说明投资者已经计入了未来盈利放缓和风险溢价。总的来说，公司财务基本盘依然稳健（手握充裕现金流、无负债压力，盈利能力行业领先），但增速放缓</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投入增加</w:t>
      </w:r>
      <w:r w:rsidRPr="00FA1356">
        <w:rPr>
          <w:rFonts w:ascii="Times New Roman" w:eastAsia="微软雅黑" w:hAnsi="Times New Roman" w:cs="Times New Roman"/>
          <w:sz w:val="22"/>
          <w:szCs w:val="22"/>
        </w:rPr>
        <w:t>使估值中枢下移。这成为近期股价脆弱的重要内因：当外部利空（如关税事件）出现时，高估值溢价已不再，股价自然迅速回调以反映新预期。</w:t>
      </w:r>
    </w:p>
    <w:p w14:paraId="56CD45F7"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综上，拼多多近期股价暴跌是多重因素共振的结果：美国关税政策打击了市场对其跨境业务和增长前景的信心，</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海外扩张的不确定性增大；国内宏观和政策环境虽有利长远但短期掣肘盈利；竞争加剧和公司增速放缓也使估值承压。当利空消息密集出现时，投资者选择迅速撤离避险，导致股价短期内大幅跳水。</w:t>
      </w:r>
    </w:p>
    <w:p w14:paraId="1C020906"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从现在至</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年底的股价走势预测</w:t>
      </w:r>
    </w:p>
    <w:p w14:paraId="1520DB10"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展望未来，我们需要结合基本面和技术面因素，对拼多多股价从当前（</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月初）到</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年底的走势作出预测，并讨论相应的交易策略。</w:t>
      </w:r>
    </w:p>
    <w:p w14:paraId="2880AAEA"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短线技术走势分析与交易策略</w:t>
      </w:r>
    </w:p>
    <w:p w14:paraId="6B298C07"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hyperlink r:id="rId330" w:history="1">
        <w:r w:rsidRPr="00FA1356">
          <w:rPr>
            <w:rStyle w:val="af0"/>
            <w:rFonts w:ascii="Times New Roman" w:eastAsia="微软雅黑" w:hAnsi="Times New Roman" w:cs="Times New Roman"/>
            <w:sz w:val="22"/>
            <w:szCs w:val="22"/>
          </w:rPr>
          <w:t>image</w:t>
        </w:r>
      </w:hyperlink>
      <w:r w:rsidRPr="00FA1356">
        <w:rPr>
          <w:rFonts w:ascii="Times New Roman" w:eastAsia="微软雅黑" w:hAnsi="Times New Roman" w:cs="Times New Roman"/>
          <w:sz w:val="22"/>
          <w:szCs w:val="22"/>
        </w:rPr>
        <w:t xml:space="preserve">) </w:t>
      </w:r>
      <w:r w:rsidRPr="00FA1356">
        <w:rPr>
          <w:rFonts w:ascii="Times New Roman" w:eastAsia="微软雅黑" w:hAnsi="Times New Roman" w:cs="Times New Roman"/>
          <w:i/>
          <w:iCs/>
          <w:sz w:val="22"/>
          <w:szCs w:val="22"/>
        </w:rPr>
        <w:t>图</w:t>
      </w:r>
      <w:r w:rsidRPr="00FA1356">
        <w:rPr>
          <w:rFonts w:ascii="Times New Roman" w:eastAsia="微软雅黑" w:hAnsi="Times New Roman" w:cs="Times New Roman"/>
          <w:i/>
          <w:iCs/>
          <w:sz w:val="22"/>
          <w:szCs w:val="22"/>
        </w:rPr>
        <w:t>1</w:t>
      </w:r>
      <w:r w:rsidRPr="00FA1356">
        <w:rPr>
          <w:rFonts w:ascii="Times New Roman" w:eastAsia="微软雅黑" w:hAnsi="Times New Roman" w:cs="Times New Roman"/>
          <w:i/>
          <w:iCs/>
          <w:sz w:val="22"/>
          <w:szCs w:val="22"/>
        </w:rPr>
        <w:t>：拼多多（日线）近期股价走势及技术形态示意（</w:t>
      </w:r>
      <w:r w:rsidRPr="00FA1356">
        <w:rPr>
          <w:rFonts w:ascii="Times New Roman" w:eastAsia="微软雅黑" w:hAnsi="Times New Roman" w:cs="Times New Roman"/>
          <w:i/>
          <w:iCs/>
          <w:sz w:val="22"/>
          <w:szCs w:val="22"/>
        </w:rPr>
        <w:t>2025</w:t>
      </w:r>
      <w:r w:rsidRPr="00FA1356">
        <w:rPr>
          <w:rFonts w:ascii="Times New Roman" w:eastAsia="微软雅黑" w:hAnsi="Times New Roman" w:cs="Times New Roman"/>
          <w:i/>
          <w:iCs/>
          <w:sz w:val="22"/>
          <w:szCs w:val="22"/>
        </w:rPr>
        <w:t>年</w:t>
      </w:r>
      <w:r w:rsidRPr="00FA1356">
        <w:rPr>
          <w:rFonts w:ascii="Times New Roman" w:eastAsia="微软雅黑" w:hAnsi="Times New Roman" w:cs="Times New Roman"/>
          <w:i/>
          <w:iCs/>
          <w:sz w:val="22"/>
          <w:szCs w:val="22"/>
        </w:rPr>
        <w:t>1</w:t>
      </w:r>
      <w:r w:rsidRPr="00FA1356">
        <w:rPr>
          <w:rFonts w:ascii="Times New Roman" w:eastAsia="微软雅黑" w:hAnsi="Times New Roman" w:cs="Times New Roman"/>
          <w:i/>
          <w:iCs/>
          <w:sz w:val="22"/>
          <w:szCs w:val="22"/>
        </w:rPr>
        <w:t>月</w:t>
      </w:r>
      <w:r w:rsidRPr="00FA1356">
        <w:rPr>
          <w:rFonts w:ascii="Times New Roman" w:eastAsia="微软雅黑" w:hAnsi="Times New Roman" w:cs="Times New Roman"/>
          <w:i/>
          <w:iCs/>
          <w:sz w:val="22"/>
          <w:szCs w:val="22"/>
        </w:rPr>
        <w:t>–4</w:t>
      </w:r>
      <w:r w:rsidRPr="00FA1356">
        <w:rPr>
          <w:rFonts w:ascii="Times New Roman" w:eastAsia="微软雅黑" w:hAnsi="Times New Roman" w:cs="Times New Roman"/>
          <w:i/>
          <w:iCs/>
          <w:sz w:val="22"/>
          <w:szCs w:val="22"/>
        </w:rPr>
        <w:t>月）。</w:t>
      </w:r>
      <w:r w:rsidRPr="00FA1356">
        <w:rPr>
          <w:rFonts w:ascii="Times New Roman" w:eastAsia="微软雅黑" w:hAnsi="Times New Roman" w:cs="Times New Roman"/>
          <w:sz w:val="22"/>
          <w:szCs w:val="22"/>
        </w:rPr>
        <w:br/>
      </w:r>
      <w:r w:rsidRPr="00FA1356">
        <w:rPr>
          <w:rFonts w:ascii="Times New Roman" w:eastAsia="微软雅黑" w:hAnsi="Times New Roman" w:cs="Times New Roman"/>
          <w:i/>
          <w:iCs/>
          <w:sz w:val="22"/>
          <w:szCs w:val="22"/>
        </w:rPr>
        <w:t>图</w:t>
      </w:r>
      <w:r w:rsidRPr="00FA1356">
        <w:rPr>
          <w:rFonts w:ascii="Times New Roman" w:eastAsia="微软雅黑" w:hAnsi="Times New Roman" w:cs="Times New Roman"/>
          <w:i/>
          <w:iCs/>
          <w:sz w:val="22"/>
          <w:szCs w:val="22"/>
        </w:rPr>
        <w:t>1</w:t>
      </w:r>
      <w:r w:rsidRPr="00FA1356">
        <w:rPr>
          <w:rFonts w:ascii="Times New Roman" w:eastAsia="微软雅黑" w:hAnsi="Times New Roman" w:cs="Times New Roman"/>
          <w:i/>
          <w:iCs/>
          <w:sz w:val="22"/>
          <w:szCs w:val="22"/>
        </w:rPr>
        <w:t>展示了拼多多今年以来的日</w:t>
      </w:r>
      <w:r w:rsidRPr="00FA1356">
        <w:rPr>
          <w:rFonts w:ascii="Times New Roman" w:eastAsia="微软雅黑" w:hAnsi="Times New Roman" w:cs="Times New Roman"/>
          <w:i/>
          <w:iCs/>
          <w:sz w:val="22"/>
          <w:szCs w:val="22"/>
        </w:rPr>
        <w:t>K</w:t>
      </w:r>
      <w:r w:rsidRPr="00FA1356">
        <w:rPr>
          <w:rFonts w:ascii="Times New Roman" w:eastAsia="微软雅黑" w:hAnsi="Times New Roman" w:cs="Times New Roman"/>
          <w:i/>
          <w:iCs/>
          <w:sz w:val="22"/>
          <w:szCs w:val="22"/>
        </w:rPr>
        <w:t>线走势图。可以看到股价在</w:t>
      </w:r>
      <w:r w:rsidRPr="00FA1356">
        <w:rPr>
          <w:rFonts w:ascii="Times New Roman" w:eastAsia="微软雅黑" w:hAnsi="Times New Roman" w:cs="Times New Roman"/>
          <w:i/>
          <w:iCs/>
          <w:sz w:val="22"/>
          <w:szCs w:val="22"/>
        </w:rPr>
        <w:t>3</w:t>
      </w:r>
      <w:r w:rsidRPr="00FA1356">
        <w:rPr>
          <w:rFonts w:ascii="Times New Roman" w:eastAsia="微软雅黑" w:hAnsi="Times New Roman" w:cs="Times New Roman"/>
          <w:i/>
          <w:iCs/>
          <w:sz w:val="22"/>
          <w:szCs w:val="22"/>
        </w:rPr>
        <w:t>月下旬冲高后迅速回落，并击穿了短期均线支撑。</w:t>
      </w:r>
    </w:p>
    <w:p w14:paraId="33EDCB26"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从技术图表上看，拼多多当前处于</w:t>
      </w:r>
      <w:r w:rsidRPr="00FA1356">
        <w:rPr>
          <w:rFonts w:ascii="Times New Roman" w:eastAsia="微软雅黑" w:hAnsi="Times New Roman" w:cs="Times New Roman"/>
          <w:b/>
          <w:bCs/>
          <w:sz w:val="22"/>
          <w:szCs w:val="22"/>
        </w:rPr>
        <w:t>短期下行趋势</w:t>
      </w:r>
      <w:r w:rsidRPr="00FA1356">
        <w:rPr>
          <w:rFonts w:ascii="Times New Roman" w:eastAsia="微软雅黑" w:hAnsi="Times New Roman" w:cs="Times New Roman"/>
          <w:sz w:val="22"/>
          <w:szCs w:val="22"/>
        </w:rPr>
        <w:t>中。</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月下旬见顶</w:t>
      </w:r>
      <w:r w:rsidRPr="00FA1356">
        <w:rPr>
          <w:rFonts w:ascii="Times New Roman" w:eastAsia="微软雅黑" w:hAnsi="Times New Roman" w:cs="Times New Roman"/>
          <w:sz w:val="22"/>
          <w:szCs w:val="22"/>
        </w:rPr>
        <w:t>130</w:t>
      </w:r>
      <w:r w:rsidRPr="00FA1356">
        <w:rPr>
          <w:rFonts w:ascii="Times New Roman" w:eastAsia="微软雅黑" w:hAnsi="Times New Roman" w:cs="Times New Roman"/>
          <w:sz w:val="22"/>
          <w:szCs w:val="22"/>
        </w:rPr>
        <w:t>美元后，日</w:t>
      </w:r>
      <w:r w:rsidRPr="00FA1356">
        <w:rPr>
          <w:rFonts w:ascii="Times New Roman" w:eastAsia="微软雅黑" w:hAnsi="Times New Roman" w:cs="Times New Roman"/>
          <w:sz w:val="22"/>
          <w:szCs w:val="22"/>
        </w:rPr>
        <w:t>K</w:t>
      </w:r>
      <w:r w:rsidRPr="00FA1356">
        <w:rPr>
          <w:rFonts w:ascii="Times New Roman" w:eastAsia="微软雅黑" w:hAnsi="Times New Roman" w:cs="Times New Roman"/>
          <w:sz w:val="22"/>
          <w:szCs w:val="22"/>
        </w:rPr>
        <w:t>线连收多根大阴线，跌破了</w:t>
      </w:r>
      <w:r w:rsidRPr="00FA1356">
        <w:rPr>
          <w:rFonts w:ascii="Times New Roman" w:eastAsia="微软雅黑" w:hAnsi="Times New Roman" w:cs="Times New Roman"/>
          <w:sz w:val="22"/>
          <w:szCs w:val="22"/>
        </w:rPr>
        <w:t>20</w:t>
      </w:r>
      <w:r w:rsidRPr="00FA1356">
        <w:rPr>
          <w:rFonts w:ascii="Times New Roman" w:eastAsia="微软雅黑" w:hAnsi="Times New Roman" w:cs="Times New Roman"/>
          <w:sz w:val="22"/>
          <w:szCs w:val="22"/>
        </w:rPr>
        <w:t>日和</w:t>
      </w:r>
      <w:r w:rsidRPr="00FA1356">
        <w:rPr>
          <w:rFonts w:ascii="Times New Roman" w:eastAsia="微软雅黑" w:hAnsi="Times New Roman" w:cs="Times New Roman"/>
          <w:sz w:val="22"/>
          <w:szCs w:val="22"/>
        </w:rPr>
        <w:t>50</w:t>
      </w:r>
      <w:r w:rsidRPr="00FA1356">
        <w:rPr>
          <w:rFonts w:ascii="Times New Roman" w:eastAsia="微软雅黑" w:hAnsi="Times New Roman" w:cs="Times New Roman"/>
          <w:sz w:val="22"/>
          <w:szCs w:val="22"/>
        </w:rPr>
        <w:t>日均线，成交量放大，显示空方力量占据主导。</w:t>
      </w:r>
      <w:r w:rsidRPr="00FA1356">
        <w:rPr>
          <w:rFonts w:ascii="Times New Roman" w:eastAsia="微软雅黑" w:hAnsi="Times New Roman" w:cs="Times New Roman"/>
          <w:sz w:val="22"/>
          <w:szCs w:val="22"/>
        </w:rPr>
        <w:t>RSI</w:t>
      </w:r>
      <w:r w:rsidRPr="00FA1356">
        <w:rPr>
          <w:rFonts w:ascii="Times New Roman" w:eastAsia="微软雅黑" w:hAnsi="Times New Roman" w:cs="Times New Roman"/>
          <w:sz w:val="22"/>
          <w:szCs w:val="22"/>
        </w:rPr>
        <w:t>相对强弱指标快速滑落至</w:t>
      </w:r>
      <w:r w:rsidRPr="00FA1356">
        <w:rPr>
          <w:rFonts w:ascii="Times New Roman" w:eastAsia="微软雅黑" w:hAnsi="Times New Roman" w:cs="Times New Roman"/>
          <w:sz w:val="22"/>
          <w:szCs w:val="22"/>
        </w:rPr>
        <w:t>30</w:t>
      </w:r>
      <w:r w:rsidRPr="00FA1356">
        <w:rPr>
          <w:rFonts w:ascii="Times New Roman" w:eastAsia="微软雅黑" w:hAnsi="Times New Roman" w:cs="Times New Roman"/>
          <w:sz w:val="22"/>
          <w:szCs w:val="22"/>
        </w:rPr>
        <w:t>以下的超卖区域，短线有技术反弹需求。然而在消息面不确定性消除前，反弹力度可能有限。下面是短线关键技术位和可能的策略：</w:t>
      </w:r>
    </w:p>
    <w:p w14:paraId="44974C24" w14:textId="77777777" w:rsidR="00FA1356" w:rsidRPr="00FA1356" w:rsidRDefault="00FA1356">
      <w:pPr>
        <w:numPr>
          <w:ilvl w:val="0"/>
          <w:numId w:val="231"/>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支撑位与阻力位：下方</w:t>
      </w:r>
      <w:r w:rsidRPr="00FA1356">
        <w:rPr>
          <w:rFonts w:ascii="Times New Roman" w:eastAsia="微软雅黑" w:hAnsi="Times New Roman" w:cs="Times New Roman"/>
          <w:b/>
          <w:bCs/>
          <w:sz w:val="22"/>
          <w:szCs w:val="22"/>
        </w:rPr>
        <w:t>100</w:t>
      </w:r>
      <w:r w:rsidRPr="00FA1356">
        <w:rPr>
          <w:rFonts w:ascii="Times New Roman" w:eastAsia="微软雅黑" w:hAnsi="Times New Roman" w:cs="Times New Roman"/>
          <w:b/>
          <w:bCs/>
          <w:sz w:val="22"/>
          <w:szCs w:val="22"/>
        </w:rPr>
        <w:t>美元</w:t>
      </w:r>
      <w:r w:rsidRPr="00FA1356">
        <w:rPr>
          <w:rFonts w:ascii="Times New Roman" w:eastAsia="微软雅黑" w:hAnsi="Times New Roman" w:cs="Times New Roman"/>
          <w:sz w:val="22"/>
          <w:szCs w:val="22"/>
        </w:rPr>
        <w:t>关口是强心理支撑位，也大致接近</w:t>
      </w:r>
      <w:r w:rsidRPr="00FA1356">
        <w:rPr>
          <w:rFonts w:ascii="Times New Roman" w:eastAsia="微软雅黑" w:hAnsi="Times New Roman" w:cs="Times New Roman"/>
          <w:sz w:val="22"/>
          <w:szCs w:val="22"/>
        </w:rPr>
        <w:t>200</w:t>
      </w:r>
      <w:r w:rsidRPr="00FA1356">
        <w:rPr>
          <w:rFonts w:ascii="Times New Roman" w:eastAsia="微软雅黑" w:hAnsi="Times New Roman" w:cs="Times New Roman"/>
          <w:sz w:val="22"/>
          <w:szCs w:val="22"/>
        </w:rPr>
        <w:t>日移动均线所在的位置。一旦跌破，可能引发新一轮恐慌抛售。上方</w:t>
      </w:r>
      <w:r w:rsidRPr="00FA1356">
        <w:rPr>
          <w:rFonts w:ascii="Times New Roman" w:eastAsia="微软雅黑" w:hAnsi="Times New Roman" w:cs="Times New Roman"/>
          <w:b/>
          <w:bCs/>
          <w:sz w:val="22"/>
          <w:szCs w:val="22"/>
        </w:rPr>
        <w:t>120</w:t>
      </w:r>
      <w:r w:rsidRPr="00FA1356">
        <w:rPr>
          <w:rFonts w:ascii="Times New Roman" w:eastAsia="微软雅黑" w:hAnsi="Times New Roman" w:cs="Times New Roman"/>
          <w:b/>
          <w:bCs/>
          <w:sz w:val="22"/>
          <w:szCs w:val="22"/>
        </w:rPr>
        <w:t>美元</w:t>
      </w:r>
      <w:r w:rsidRPr="00FA1356">
        <w:rPr>
          <w:rFonts w:ascii="Times New Roman" w:eastAsia="微软雅黑" w:hAnsi="Times New Roman" w:cs="Times New Roman"/>
          <w:sz w:val="22"/>
          <w:szCs w:val="22"/>
        </w:rPr>
        <w:t>附近则成为近期反弹的首要压力位（此前的支撑转化而来），进一步阻力在前高</w:t>
      </w:r>
      <w:r w:rsidRPr="00FA1356">
        <w:rPr>
          <w:rFonts w:ascii="Times New Roman" w:eastAsia="微软雅黑" w:hAnsi="Times New Roman" w:cs="Times New Roman"/>
          <w:sz w:val="22"/>
          <w:szCs w:val="22"/>
        </w:rPr>
        <w:t>130</w:t>
      </w:r>
      <w:r w:rsidRPr="00FA1356">
        <w:rPr>
          <w:rFonts w:ascii="Times New Roman" w:eastAsia="微软雅黑" w:hAnsi="Times New Roman" w:cs="Times New Roman"/>
          <w:sz w:val="22"/>
          <w:szCs w:val="22"/>
        </w:rPr>
        <w:t>美元。如果无重大利好，股价短期内难以有效突破上一高点区域。</w:t>
      </w:r>
    </w:p>
    <w:p w14:paraId="7B50EB06" w14:textId="77777777" w:rsidR="00FA1356" w:rsidRPr="00FA1356" w:rsidRDefault="00FA1356">
      <w:pPr>
        <w:numPr>
          <w:ilvl w:val="0"/>
          <w:numId w:val="231"/>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lastRenderedPageBreak/>
        <w:t>**</w:t>
      </w:r>
      <w:r w:rsidRPr="00FA1356">
        <w:rPr>
          <w:rFonts w:ascii="Times New Roman" w:eastAsia="微软雅黑" w:hAnsi="Times New Roman" w:cs="Times New Roman"/>
          <w:sz w:val="22"/>
          <w:szCs w:val="22"/>
        </w:rPr>
        <w:t>趋势与形态：</w:t>
      </w:r>
      <w:r w:rsidRPr="00FA1356">
        <w:rPr>
          <w:rFonts w:ascii="Times New Roman" w:eastAsia="微软雅黑" w:hAnsi="Times New Roman" w:cs="Times New Roman"/>
          <w:b/>
          <w:bCs/>
          <w:sz w:val="22"/>
          <w:szCs w:val="22"/>
        </w:rPr>
        <w:t>目前短线形态上出现类似</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下降通道</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月初的一波急跌或属消息面驱动的超跌。日</w:t>
      </w:r>
      <w:r w:rsidRPr="00FA1356">
        <w:rPr>
          <w:rFonts w:ascii="Times New Roman" w:eastAsia="微软雅黑" w:hAnsi="Times New Roman" w:cs="Times New Roman"/>
          <w:b/>
          <w:bCs/>
          <w:sz w:val="22"/>
          <w:szCs w:val="22"/>
        </w:rPr>
        <w:t>K</w:t>
      </w:r>
      <w:r w:rsidRPr="00FA1356">
        <w:rPr>
          <w:rFonts w:ascii="Times New Roman" w:eastAsia="微软雅黑" w:hAnsi="Times New Roman" w:cs="Times New Roman"/>
          <w:b/>
          <w:bCs/>
          <w:sz w:val="22"/>
          <w:szCs w:val="22"/>
        </w:rPr>
        <w:t>线在触及</w:t>
      </w:r>
      <w:r w:rsidRPr="00FA1356">
        <w:rPr>
          <w:rFonts w:ascii="Times New Roman" w:eastAsia="微软雅黑" w:hAnsi="Times New Roman" w:cs="Times New Roman"/>
          <w:b/>
          <w:bCs/>
          <w:sz w:val="22"/>
          <w:szCs w:val="22"/>
        </w:rPr>
        <w:t>105</w:t>
      </w:r>
      <w:r w:rsidRPr="00FA1356">
        <w:rPr>
          <w:rFonts w:ascii="Times New Roman" w:eastAsia="微软雅黑" w:hAnsi="Times New Roman" w:cs="Times New Roman"/>
          <w:b/>
          <w:bCs/>
          <w:sz w:val="22"/>
          <w:szCs w:val="22"/>
        </w:rPr>
        <w:t>美元附近时曾出现下影线，表明多头在接近</w:t>
      </w:r>
      <w:r w:rsidRPr="00FA1356">
        <w:rPr>
          <w:rFonts w:ascii="Times New Roman" w:eastAsia="微软雅黑" w:hAnsi="Times New Roman" w:cs="Times New Roman"/>
          <w:b/>
          <w:bCs/>
          <w:sz w:val="22"/>
          <w:szCs w:val="22"/>
        </w:rPr>
        <w:t>100</w:t>
      </w:r>
      <w:r w:rsidRPr="00FA1356">
        <w:rPr>
          <w:rFonts w:ascii="Times New Roman" w:eastAsia="微软雅黑" w:hAnsi="Times New Roman" w:cs="Times New Roman"/>
          <w:b/>
          <w:bCs/>
          <w:sz w:val="22"/>
          <w:szCs w:val="22"/>
        </w:rPr>
        <w:t>美元关口时有承接力量。如果后续</w:t>
      </w:r>
      <w:r w:rsidRPr="00FA1356">
        <w:rPr>
          <w:rFonts w:ascii="Times New Roman" w:eastAsia="微软雅黑" w:hAnsi="Times New Roman" w:cs="Times New Roman"/>
          <w:b/>
          <w:bCs/>
          <w:sz w:val="22"/>
          <w:szCs w:val="22"/>
        </w:rPr>
        <w:t>K</w:t>
      </w:r>
      <w:r w:rsidRPr="00FA1356">
        <w:rPr>
          <w:rFonts w:ascii="Times New Roman" w:eastAsia="微软雅黑" w:hAnsi="Times New Roman" w:cs="Times New Roman"/>
          <w:b/>
          <w:bCs/>
          <w:sz w:val="22"/>
          <w:szCs w:val="22"/>
        </w:rPr>
        <w:t>线走出</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启明星</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或</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锤子线</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等止跌形态，并伴随成交量缩减，可能预示短线企稳反弹。反之，若继续出现长阴线且无下影，需警惕加速下跌。</w:t>
      </w:r>
    </w:p>
    <w:p w14:paraId="6A553F3C" w14:textId="77777777" w:rsidR="00FA1356" w:rsidRPr="00FA1356" w:rsidRDefault="00FA1356">
      <w:pPr>
        <w:numPr>
          <w:ilvl w:val="0"/>
          <w:numId w:val="231"/>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短线交易策略：对于趋势交易者，目前应顺势而为。在明确止跌信号出现前，不宜贸然抄底。激进的短线交易者可考虑在跌破关键支撑时跟随做空或买入看跌期权，但要快进快出并设置止损。一旦出现技术反弹迹象，可短线做多博取反弹至</w:t>
      </w:r>
      <w:r w:rsidRPr="00FA1356">
        <w:rPr>
          <w:rFonts w:ascii="Times New Roman" w:eastAsia="微软雅黑" w:hAnsi="Times New Roman" w:cs="Times New Roman"/>
          <w:b/>
          <w:bCs/>
          <w:sz w:val="22"/>
          <w:szCs w:val="22"/>
        </w:rPr>
        <w:t>120</w:t>
      </w:r>
      <w:r w:rsidRPr="00FA1356">
        <w:rPr>
          <w:rFonts w:ascii="Times New Roman" w:eastAsia="微软雅黑" w:hAnsi="Times New Roman" w:cs="Times New Roman"/>
          <w:b/>
          <w:bCs/>
          <w:sz w:val="22"/>
          <w:szCs w:val="22"/>
        </w:rPr>
        <w:t>美元附近的机会，但要严格控制仓位。均线策略方面，若</w:t>
      </w:r>
      <w:r w:rsidRPr="00FA1356">
        <w:rPr>
          <w:rFonts w:ascii="Times New Roman" w:eastAsia="微软雅黑" w:hAnsi="Times New Roman" w:cs="Times New Roman"/>
          <w:b/>
          <w:bCs/>
          <w:sz w:val="22"/>
          <w:szCs w:val="22"/>
        </w:rPr>
        <w:t>5</w:t>
      </w:r>
      <w:r w:rsidRPr="00FA1356">
        <w:rPr>
          <w:rFonts w:ascii="Times New Roman" w:eastAsia="微软雅黑" w:hAnsi="Times New Roman" w:cs="Times New Roman"/>
          <w:b/>
          <w:bCs/>
          <w:sz w:val="22"/>
          <w:szCs w:val="22"/>
        </w:rPr>
        <w:t>日均线上穿</w:t>
      </w:r>
      <w:r w:rsidRPr="00FA1356">
        <w:rPr>
          <w:rFonts w:ascii="Times New Roman" w:eastAsia="微软雅黑" w:hAnsi="Times New Roman" w:cs="Times New Roman"/>
          <w:b/>
          <w:bCs/>
          <w:sz w:val="22"/>
          <w:szCs w:val="22"/>
        </w:rPr>
        <w:t>10</w:t>
      </w:r>
      <w:r w:rsidRPr="00FA1356">
        <w:rPr>
          <w:rFonts w:ascii="Times New Roman" w:eastAsia="微软雅黑" w:hAnsi="Times New Roman" w:cs="Times New Roman"/>
          <w:b/>
          <w:bCs/>
          <w:sz w:val="22"/>
          <w:szCs w:val="22"/>
        </w:rPr>
        <w:t>日均线，可能形成短线买入信号；反之若均线系统空头发散，则继续观望。总之，短线以趋势交易和形态确认</w:t>
      </w:r>
      <w:r w:rsidRPr="00FA1356">
        <w:rPr>
          <w:rFonts w:ascii="Times New Roman" w:eastAsia="微软雅黑" w:hAnsi="Times New Roman" w:cs="Times New Roman"/>
          <w:sz w:val="22"/>
          <w:szCs w:val="22"/>
        </w:rPr>
        <w:t>为主，谨慎操作：等待回调企稳再进场而非在急跌中盲目抄底。</w:t>
      </w:r>
    </w:p>
    <w:p w14:paraId="6367DCF4"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中长线走势展望与投资策略</w:t>
      </w:r>
    </w:p>
    <w:p w14:paraId="229455A8"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从中长期角度看，拼多多的基本面和行业地位仍然具备吸引力，但需要权衡政策和竞争等因素对增长的影响。以下是对</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年底前股价走势的展望：</w:t>
      </w:r>
    </w:p>
    <w:p w14:paraId="2FA6DFC8" w14:textId="77777777" w:rsidR="00FA1356" w:rsidRPr="00FA1356" w:rsidRDefault="00FA1356">
      <w:pPr>
        <w:numPr>
          <w:ilvl w:val="0"/>
          <w:numId w:val="232"/>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基本面驱动的估值修复：目前拼多多</w:t>
      </w:r>
      <w:r w:rsidRPr="00FA1356">
        <w:rPr>
          <w:rFonts w:ascii="Times New Roman" w:eastAsia="微软雅黑" w:hAnsi="Times New Roman" w:cs="Times New Roman"/>
          <w:b/>
          <w:bCs/>
          <w:sz w:val="22"/>
          <w:szCs w:val="22"/>
        </w:rPr>
        <w:t>TTM</w:t>
      </w:r>
      <w:r w:rsidRPr="00FA1356">
        <w:rPr>
          <w:rFonts w:ascii="Times New Roman" w:eastAsia="微软雅黑" w:hAnsi="Times New Roman" w:cs="Times New Roman"/>
          <w:b/>
          <w:bCs/>
          <w:sz w:val="22"/>
          <w:szCs w:val="22"/>
        </w:rPr>
        <w:t>市盈率约</w:t>
      </w:r>
      <w:r w:rsidRPr="00FA1356">
        <w:rPr>
          <w:rFonts w:ascii="Times New Roman" w:eastAsia="微软雅黑" w:hAnsi="Times New Roman" w:cs="Times New Roman"/>
          <w:b/>
          <w:bCs/>
          <w:sz w:val="22"/>
          <w:szCs w:val="22"/>
        </w:rPr>
        <w:t>11</w:t>
      </w:r>
      <w:r w:rsidRPr="00FA1356">
        <w:rPr>
          <w:rFonts w:ascii="Times New Roman" w:eastAsia="微软雅黑" w:hAnsi="Times New Roman" w:cs="Times New Roman"/>
          <w:b/>
          <w:bCs/>
          <w:sz w:val="22"/>
          <w:szCs w:val="22"/>
        </w:rPr>
        <w:t>倍，在主要中概互联网公司中处于较低水平，与阿里巴巴、京东相近或更低。这部分反映了市场对其未来利润下滑的预期。然而，如果后续几个季度拼多多依然能保持稳健的盈利（哪怕增速放缓，但绝对利润可观）且证明补贴投入换来的是用户黏性提升和业务长远布局，则市场可能重新评估其价值，出现估值修复</w:t>
      </w:r>
      <w:r w:rsidRPr="00FA1356">
        <w:rPr>
          <w:rFonts w:ascii="Times New Roman" w:eastAsia="微软雅黑" w:hAnsi="Times New Roman" w:cs="Times New Roman"/>
          <w:sz w:val="22"/>
          <w:szCs w:val="22"/>
        </w:rPr>
        <w:t>。特别是到</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年底，若关税风波逐步平息、</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海外业务在其他市场站稳脚跟、国内消费回暖，拼多多的增长故事仍有望重新获得资金青睐，股价可能重回升势。保守预计，到</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年底股价有望</w:t>
      </w:r>
      <w:r w:rsidRPr="00FA1356">
        <w:rPr>
          <w:rFonts w:ascii="Times New Roman" w:eastAsia="微软雅黑" w:hAnsi="Times New Roman" w:cs="Times New Roman"/>
          <w:b/>
          <w:bCs/>
          <w:sz w:val="22"/>
          <w:szCs w:val="22"/>
        </w:rPr>
        <w:t>回到</w:t>
      </w:r>
      <w:r w:rsidRPr="00FA1356">
        <w:rPr>
          <w:rFonts w:ascii="Times New Roman" w:eastAsia="微软雅黑" w:hAnsi="Times New Roman" w:cs="Times New Roman"/>
          <w:b/>
          <w:bCs/>
          <w:sz w:val="22"/>
          <w:szCs w:val="22"/>
        </w:rPr>
        <w:t>120-130</w:t>
      </w:r>
      <w:r w:rsidRPr="00FA1356">
        <w:rPr>
          <w:rFonts w:ascii="Times New Roman" w:eastAsia="微软雅黑" w:hAnsi="Times New Roman" w:cs="Times New Roman"/>
          <w:b/>
          <w:bCs/>
          <w:sz w:val="22"/>
          <w:szCs w:val="22"/>
        </w:rPr>
        <w:t>美元区间</w:t>
      </w:r>
      <w:r w:rsidRPr="00FA1356">
        <w:rPr>
          <w:rFonts w:ascii="Times New Roman" w:eastAsia="微软雅黑" w:hAnsi="Times New Roman" w:cs="Times New Roman"/>
          <w:sz w:val="22"/>
          <w:szCs w:val="22"/>
        </w:rPr>
        <w:t>，对应合理市盈率在</w:t>
      </w:r>
      <w:r w:rsidRPr="00FA1356">
        <w:rPr>
          <w:rFonts w:ascii="Times New Roman" w:eastAsia="微软雅黑" w:hAnsi="Times New Roman" w:cs="Times New Roman"/>
          <w:sz w:val="22"/>
          <w:szCs w:val="22"/>
        </w:rPr>
        <w:t>15</w:t>
      </w:r>
      <w:r w:rsidRPr="00FA1356">
        <w:rPr>
          <w:rFonts w:ascii="Times New Roman" w:eastAsia="微软雅黑" w:hAnsi="Times New Roman" w:cs="Times New Roman"/>
          <w:sz w:val="22"/>
          <w:szCs w:val="22"/>
        </w:rPr>
        <w:t>倍左右；乐观情况下，若海外业务超预期展开、不确定性消除，甚至可能挑战前高（约</w:t>
      </w:r>
      <w:r w:rsidRPr="00FA1356">
        <w:rPr>
          <w:rFonts w:ascii="Times New Roman" w:eastAsia="微软雅黑" w:hAnsi="Times New Roman" w:cs="Times New Roman"/>
          <w:sz w:val="22"/>
          <w:szCs w:val="22"/>
        </w:rPr>
        <w:t>150</w:t>
      </w:r>
      <w:r w:rsidRPr="00FA1356">
        <w:rPr>
          <w:rFonts w:ascii="Times New Roman" w:eastAsia="微软雅黑" w:hAnsi="Times New Roman" w:cs="Times New Roman"/>
          <w:sz w:val="22"/>
          <w:szCs w:val="22"/>
        </w:rPr>
        <w:t>美元）。中长期投资者可在股价深跌、情绪低迷阶段分批布局，逢低吸纳，以价值投资的思路等待估值反转。</w:t>
      </w:r>
    </w:p>
    <w:p w14:paraId="2FE3B5A7" w14:textId="77777777" w:rsidR="00FA1356" w:rsidRPr="00FA1356" w:rsidRDefault="00FA1356">
      <w:pPr>
        <w:numPr>
          <w:ilvl w:val="0"/>
          <w:numId w:val="232"/>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增长性与业务调整：</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拼多多</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年的三大核心战略为深化供给侧改革、全球化合规拓展、构建技术护城河</w:t>
      </w:r>
      <w:r w:rsidRPr="00FA1356">
        <w:rPr>
          <w:rFonts w:ascii="Times New Roman" w:eastAsia="微软雅黑" w:hAnsi="Times New Roman" w:cs="Times New Roman"/>
          <w:sz w:val="22"/>
          <w:szCs w:val="22"/>
        </w:rPr>
        <w:t xml:space="preserve"> (</w:t>
      </w:r>
      <w:hyperlink r:id="rId331" w:anchor=":~:text=%E4%B8%8D%E4%BB%85%E5%A6%82%E6%AD%A4%EF%BC%8C%E9%9A%8F%E7%9D%80%E7%94%A8%E6%88%B7%E6%B8%97%E9%80%8F%E7%8E%87%E8%A7%A6%E9%A1%B6%EF%BC%8C%E4%BD%8E%E4%BB%B7%E7%AD%96%E7%95%A5%E6%95%88%E7%9B%8A%E9%80%92%E5%87%8F%EF%BC%8C%E6%8B%BC%E5%A4%9A%E5%A4%9A%E6%81%90%E9%99%B7%E5%85%A5%E5%A2%9E%E9%95%BF%E7%93%B6%E9%A2%88%E3%80%82%E7%9C%8B%E8%B5%B7%E6%9D%A5%EF%BC%8C%E6%8B%BC%E5%A4%9A%E5%A4%9A%E9%AB%98%E5%A2%9E%E6%97%B6%E4%BB%A3%E4%BC%BC%E4%B9%8E%E5%B7%B2%E7%BB%8F%E8%BF%87%E5%8E%BB%E4%BA%86%E3%80%82"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。这些举措短期可能拖累利润，但有助于长期增长质量。如果</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年内拼多多在农产品上行、新品牌培育等方面取得突破，或其</w:t>
      </w:r>
      <w:r w:rsidRPr="00FA1356">
        <w:rPr>
          <w:rFonts w:ascii="Times New Roman" w:eastAsia="微软雅黑" w:hAnsi="Times New Roman" w:cs="Times New Roman"/>
          <w:sz w:val="22"/>
          <w:szCs w:val="22"/>
        </w:rPr>
        <w:t>AI</w:t>
      </w:r>
      <w:r w:rsidRPr="00FA1356">
        <w:rPr>
          <w:rFonts w:ascii="Times New Roman" w:eastAsia="微软雅黑" w:hAnsi="Times New Roman" w:cs="Times New Roman"/>
          <w:sz w:val="22"/>
          <w:szCs w:val="22"/>
        </w:rPr>
        <w:t>技术应用提升运营效率，均可能成为新的增长点，提振市场信</w:t>
      </w:r>
      <w:r w:rsidRPr="00FA1356">
        <w:rPr>
          <w:rFonts w:ascii="Times New Roman" w:eastAsia="微软雅黑" w:hAnsi="Times New Roman" w:cs="Times New Roman"/>
          <w:sz w:val="22"/>
          <w:szCs w:val="22"/>
        </w:rPr>
        <w:lastRenderedPageBreak/>
        <w:t>心。因此，中长线看，</w:t>
      </w:r>
      <w:r w:rsidRPr="00FA1356">
        <w:rPr>
          <w:rFonts w:ascii="Times New Roman" w:eastAsia="微软雅黑" w:hAnsi="Times New Roman" w:cs="Times New Roman"/>
          <w:b/>
          <w:bCs/>
          <w:sz w:val="22"/>
          <w:szCs w:val="22"/>
        </w:rPr>
        <w:t>基本面转好将引领股价趋势扭转</w:t>
      </w:r>
      <w:r w:rsidRPr="00FA1356">
        <w:rPr>
          <w:rFonts w:ascii="Times New Roman" w:eastAsia="微软雅黑" w:hAnsi="Times New Roman" w:cs="Times New Roman"/>
          <w:sz w:val="22"/>
          <w:szCs w:val="22"/>
        </w:rPr>
        <w:t>。投资者应密切关注季度财报中的用户活跃度、</w:t>
      </w:r>
      <w:r w:rsidRPr="00FA1356">
        <w:rPr>
          <w:rFonts w:ascii="Times New Roman" w:eastAsia="微软雅黑" w:hAnsi="Times New Roman" w:cs="Times New Roman"/>
          <w:sz w:val="22"/>
          <w:szCs w:val="22"/>
        </w:rPr>
        <w:t>GMV</w:t>
      </w:r>
      <w:r w:rsidRPr="00FA1356">
        <w:rPr>
          <w:rFonts w:ascii="Times New Roman" w:eastAsia="微软雅黑" w:hAnsi="Times New Roman" w:cs="Times New Roman"/>
          <w:sz w:val="22"/>
          <w:szCs w:val="22"/>
        </w:rPr>
        <w:t>增长、营销支出占比等指标：若出现拐点迹象（如营销费用率下降、用户数再加速），那可能预示基本面改善，提供中长线加仓信号。</w:t>
      </w:r>
    </w:p>
    <w:p w14:paraId="4DBC91C6" w14:textId="77777777" w:rsidR="00FA1356" w:rsidRPr="00FA1356" w:rsidRDefault="00FA1356">
      <w:pPr>
        <w:numPr>
          <w:ilvl w:val="0"/>
          <w:numId w:val="232"/>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中长线投资策略：对于看好拼多多长期价值的投资者，当前股价回调反而提供了更好的介入点。可以采取定投或逢低分批买入</w:t>
      </w:r>
      <w:r w:rsidRPr="00FA1356">
        <w:rPr>
          <w:rFonts w:ascii="Times New Roman" w:eastAsia="微软雅黑" w:hAnsi="Times New Roman" w:cs="Times New Roman"/>
          <w:sz w:val="22"/>
          <w:szCs w:val="22"/>
        </w:rPr>
        <w:t>的策略，将短期波动视为积累仓位的机会。同时，应做好持股周期拉长至</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年底甚至更久的准备，以穿越短期波动。估值层面可参考同业：拼多多的</w:t>
      </w:r>
      <w:r w:rsidRPr="00FA1356">
        <w:rPr>
          <w:rFonts w:ascii="Times New Roman" w:eastAsia="微软雅黑" w:hAnsi="Times New Roman" w:cs="Times New Roman"/>
          <w:sz w:val="22"/>
          <w:szCs w:val="22"/>
        </w:rPr>
        <w:t>PEG</w:t>
      </w:r>
      <w:r w:rsidRPr="00FA1356">
        <w:rPr>
          <w:rFonts w:ascii="Times New Roman" w:eastAsia="微软雅黑" w:hAnsi="Times New Roman" w:cs="Times New Roman"/>
          <w:sz w:val="22"/>
          <w:szCs w:val="22"/>
        </w:rPr>
        <w:t>（市盈率相对增速）现已低于</w:t>
      </w:r>
      <w:r w:rsidRPr="00FA1356">
        <w:rPr>
          <w:rFonts w:ascii="Times New Roman" w:eastAsia="微软雅黑" w:hAnsi="Times New Roman" w:cs="Times New Roman"/>
          <w:sz w:val="22"/>
          <w:szCs w:val="22"/>
        </w:rPr>
        <w:t>1</w:t>
      </w:r>
      <w:r w:rsidRPr="00FA1356">
        <w:rPr>
          <w:rFonts w:ascii="Times New Roman" w:eastAsia="微软雅黑" w:hAnsi="Times New Roman" w:cs="Times New Roman"/>
          <w:sz w:val="22"/>
          <w:szCs w:val="22"/>
        </w:rPr>
        <w:t>，具有中长期配置吸引力。但是也需设置风险策略</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例如若基本面恶化超预期（营收增速跌破</w:t>
      </w:r>
      <w:r w:rsidRPr="00FA1356">
        <w:rPr>
          <w:rFonts w:ascii="Times New Roman" w:eastAsia="微软雅黑" w:hAnsi="Times New Roman" w:cs="Times New Roman"/>
          <w:sz w:val="22"/>
          <w:szCs w:val="22"/>
        </w:rPr>
        <w:t>20%</w:t>
      </w:r>
      <w:r w:rsidRPr="00FA1356">
        <w:rPr>
          <w:rFonts w:ascii="Times New Roman" w:eastAsia="微软雅黑" w:hAnsi="Times New Roman" w:cs="Times New Roman"/>
          <w:sz w:val="22"/>
          <w:szCs w:val="22"/>
        </w:rPr>
        <w:t>、国内份额流失明显等），则需审慎评估是否止损或减仓。总体而言，中长线策略应围绕</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高增长向高质量增长</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b/>
          <w:bCs/>
          <w:sz w:val="22"/>
          <w:szCs w:val="22"/>
        </w:rPr>
        <w:t>的转变来制定：相信拼多多通过战略调整能重新获得可持续增长，则当前调整期即为</w:t>
      </w:r>
      <w:r w:rsidRPr="00FA1356">
        <w:rPr>
          <w:rFonts w:ascii="Times New Roman" w:eastAsia="微软雅黑" w:hAnsi="Times New Roman" w:cs="Times New Roman"/>
          <w:sz w:val="22"/>
          <w:szCs w:val="22"/>
        </w:rPr>
        <w:t>价值布局期</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p>
    <w:p w14:paraId="5631250E"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衍生品策略、套利与风险对冲</w:t>
      </w:r>
    </w:p>
    <w:p w14:paraId="366778E8"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鉴于拼多多股价波动性加大，投资者也可以考虑利用套利和衍生品工具来对冲风险或博取收益：</w:t>
      </w:r>
    </w:p>
    <w:p w14:paraId="3A96288F"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期权对冲策略：拼多多美股期权近期交易活跃，在</w:t>
      </w:r>
      <w:r w:rsidRPr="00FA1356">
        <w:rPr>
          <w:rFonts w:ascii="Times New Roman" w:eastAsia="微软雅黑" w:hAnsi="Times New Roman" w:cs="Times New Roman"/>
          <w:b/>
          <w:bCs/>
          <w:sz w:val="22"/>
          <w:szCs w:val="22"/>
        </w:rPr>
        <w:t>4</w:t>
      </w:r>
      <w:r w:rsidRPr="00FA1356">
        <w:rPr>
          <w:rFonts w:ascii="Times New Roman" w:eastAsia="微软雅黑" w:hAnsi="Times New Roman" w:cs="Times New Roman"/>
          <w:b/>
          <w:bCs/>
          <w:sz w:val="22"/>
          <w:szCs w:val="22"/>
        </w:rPr>
        <w:t>月</w:t>
      </w:r>
      <w:r w:rsidRPr="00FA1356">
        <w:rPr>
          <w:rFonts w:ascii="Times New Roman" w:eastAsia="微软雅黑" w:hAnsi="Times New Roman" w:cs="Times New Roman"/>
          <w:b/>
          <w:bCs/>
          <w:sz w:val="22"/>
          <w:szCs w:val="22"/>
        </w:rPr>
        <w:t>3</w:t>
      </w:r>
      <w:r w:rsidRPr="00FA1356">
        <w:rPr>
          <w:rFonts w:ascii="Times New Roman" w:eastAsia="微软雅黑" w:hAnsi="Times New Roman" w:cs="Times New Roman"/>
          <w:b/>
          <w:bCs/>
          <w:sz w:val="22"/>
          <w:szCs w:val="22"/>
        </w:rPr>
        <w:t>日当日期权成交量达</w:t>
      </w:r>
      <w:r w:rsidRPr="00FA1356">
        <w:rPr>
          <w:rFonts w:ascii="Times New Roman" w:eastAsia="微软雅黑" w:hAnsi="Times New Roman" w:cs="Times New Roman"/>
          <w:b/>
          <w:bCs/>
          <w:sz w:val="22"/>
          <w:szCs w:val="22"/>
        </w:rPr>
        <w:t>9.43</w:t>
      </w:r>
      <w:r w:rsidRPr="00FA1356">
        <w:rPr>
          <w:rFonts w:ascii="Times New Roman" w:eastAsia="微软雅黑" w:hAnsi="Times New Roman" w:cs="Times New Roman"/>
          <w:b/>
          <w:bCs/>
          <w:sz w:val="22"/>
          <w:szCs w:val="22"/>
        </w:rPr>
        <w:t>万张，其中看跌期权占比约</w:t>
      </w:r>
      <w:r w:rsidRPr="00FA1356">
        <w:rPr>
          <w:rFonts w:ascii="Times New Roman" w:eastAsia="微软雅黑" w:hAnsi="Times New Roman" w:cs="Times New Roman"/>
          <w:b/>
          <w:bCs/>
          <w:sz w:val="22"/>
          <w:szCs w:val="22"/>
        </w:rPr>
        <w:t>63.5%</w:t>
      </w:r>
      <w:r w:rsidRPr="00FA1356">
        <w:rPr>
          <w:rFonts w:ascii="Times New Roman" w:eastAsia="微软雅黑" w:hAnsi="Times New Roman" w:cs="Times New Roman"/>
          <w:sz w:val="22"/>
          <w:szCs w:val="22"/>
        </w:rPr>
        <w:t>，显现出投资者为了规避下跌风险大量买入看跌期权进行对冲</w:t>
      </w:r>
      <w:r w:rsidRPr="00FA1356">
        <w:rPr>
          <w:rFonts w:ascii="Times New Roman" w:eastAsia="微软雅黑" w:hAnsi="Times New Roman" w:cs="Times New Roman"/>
          <w:sz w:val="22"/>
          <w:szCs w:val="22"/>
        </w:rPr>
        <w:t xml:space="preserve"> (</w:t>
      </w:r>
      <w:hyperlink r:id="rId332" w:anchor=":~:text=%E8%BE%BE9.43%E4%B8%87%E5%BC%A0%EF%BC%8C%E5%85%B6%E4%B8%AD%E7%9C%8B%E8%B7%8C%E6%9C%9F%E6%9D%83%E5%8D%A0%E6%80%BB%E6%88%90%E4%BA%A4%E9%87%8F%E7%9A%8463.54,%E7%BE%8E%E4%B8%9C" w:history="1">
        <w:r w:rsidRPr="00FA1356">
          <w:rPr>
            <w:rStyle w:val="af0"/>
            <w:rFonts w:ascii="Times New Roman" w:eastAsia="微软雅黑" w:hAnsi="Times New Roman" w:cs="Times New Roman"/>
            <w:sz w:val="22"/>
            <w:szCs w:val="22"/>
          </w:rPr>
          <w:t>拼多多</w:t>
        </w:r>
        <w:r w:rsidRPr="00FA1356">
          <w:rPr>
            <w:rStyle w:val="af0"/>
            <w:rFonts w:ascii="Times New Roman" w:eastAsia="微软雅黑" w:hAnsi="Times New Roman" w:cs="Times New Roman"/>
            <w:sz w:val="22"/>
            <w:szCs w:val="22"/>
          </w:rPr>
          <w:t xml:space="preserve"> (PDD) </w:t>
        </w:r>
        <w:r w:rsidRPr="00FA1356">
          <w:rPr>
            <w:rStyle w:val="af0"/>
            <w:rFonts w:ascii="Times New Roman" w:eastAsia="微软雅黑" w:hAnsi="Times New Roman" w:cs="Times New Roman"/>
            <w:sz w:val="22"/>
            <w:szCs w:val="22"/>
          </w:rPr>
          <w:t>新闻动态</w:t>
        </w:r>
        <w:r w:rsidRPr="00FA1356">
          <w:rPr>
            <w:rStyle w:val="af0"/>
            <w:rFonts w:ascii="Times New Roman" w:eastAsia="微软雅黑" w:hAnsi="Times New Roman" w:cs="Times New Roman"/>
            <w:sz w:val="22"/>
            <w:szCs w:val="22"/>
          </w:rPr>
          <w:t xml:space="preserve"> - Moomoo</w:t>
        </w:r>
      </w:hyperlink>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。持有拼多多现货多头的投资者，可以考虑买入适当数量的看跌期权（</w:t>
      </w:r>
      <w:r w:rsidRPr="00FA1356">
        <w:rPr>
          <w:rFonts w:ascii="Times New Roman" w:eastAsia="微软雅黑" w:hAnsi="Times New Roman" w:cs="Times New Roman"/>
          <w:sz w:val="22"/>
          <w:szCs w:val="22"/>
        </w:rPr>
        <w:t>Put</w:t>
      </w:r>
      <w:r w:rsidRPr="00FA1356">
        <w:rPr>
          <w:rFonts w:ascii="Times New Roman" w:eastAsia="微软雅黑" w:hAnsi="Times New Roman" w:cs="Times New Roman"/>
          <w:sz w:val="22"/>
          <w:szCs w:val="22"/>
        </w:rPr>
        <w:t>）作为保险，以锁定最大潜在损失。另外，也可采用</w:t>
      </w:r>
      <w:r w:rsidRPr="00FA1356">
        <w:rPr>
          <w:rFonts w:ascii="Times New Roman" w:eastAsia="微软雅黑" w:hAnsi="Times New Roman" w:cs="Times New Roman"/>
          <w:b/>
          <w:bCs/>
          <w:sz w:val="22"/>
          <w:szCs w:val="22"/>
        </w:rPr>
        <w:t>领口期权策略（</w:t>
      </w:r>
      <w:r w:rsidRPr="00FA1356">
        <w:rPr>
          <w:rFonts w:ascii="Times New Roman" w:eastAsia="微软雅黑" w:hAnsi="Times New Roman" w:cs="Times New Roman"/>
          <w:b/>
          <w:bCs/>
          <w:sz w:val="22"/>
          <w:szCs w:val="22"/>
        </w:rPr>
        <w:t>collar</w:t>
      </w:r>
      <w:r w:rsidRPr="00FA1356">
        <w:rPr>
          <w:rFonts w:ascii="Times New Roman" w:eastAsia="微软雅黑" w:hAnsi="Times New Roman" w:cs="Times New Roman"/>
          <w:b/>
          <w:bCs/>
          <w:sz w:val="22"/>
          <w:szCs w:val="22"/>
        </w:rPr>
        <w:t>）</w:t>
      </w:r>
      <w:r w:rsidRPr="00FA1356">
        <w:rPr>
          <w:rFonts w:ascii="Times New Roman" w:eastAsia="微软雅黑" w:hAnsi="Times New Roman" w:cs="Times New Roman"/>
          <w:sz w:val="22"/>
          <w:szCs w:val="22"/>
        </w:rPr>
        <w:t>：在持有股票的同时，买入虚值看跌期权、卖出虚值看涨期权，以用卖出看涨所得权利金部分抵消对冲成本，从而在不明显增加现金支出的情况下保护下行风险。需要注意期权到期时间的选择，应覆盖预期高波动的事件窗口（例如关税政策正式实施日期、财报公布日期等）。</w:t>
      </w:r>
    </w:p>
    <w:p w14:paraId="2D9ECC58"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波动率交易策略：</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近期消息面频繁导致隐含波动率升高，这为期权卖方提供了机会。如果认为未来一段时间波动将回落，可以适度卖出高波动溢价的期权策略获利。例如卖出跨式</w:t>
      </w:r>
      <w:r w:rsidRPr="00FA1356">
        <w:rPr>
          <w:rFonts w:ascii="Times New Roman" w:eastAsia="微软雅黑" w:hAnsi="Times New Roman" w:cs="Times New Roman"/>
          <w:sz w:val="22"/>
          <w:szCs w:val="22"/>
        </w:rPr>
        <w:t>(Straddle)</w:t>
      </w:r>
      <w:r w:rsidRPr="00FA1356">
        <w:rPr>
          <w:rFonts w:ascii="Times New Roman" w:eastAsia="微软雅黑" w:hAnsi="Times New Roman" w:cs="Times New Roman"/>
          <w:sz w:val="22"/>
          <w:szCs w:val="22"/>
        </w:rPr>
        <w:t>或宽跨式</w:t>
      </w:r>
      <w:r w:rsidRPr="00FA1356">
        <w:rPr>
          <w:rFonts w:ascii="Times New Roman" w:eastAsia="微软雅黑" w:hAnsi="Times New Roman" w:cs="Times New Roman"/>
          <w:sz w:val="22"/>
          <w:szCs w:val="22"/>
        </w:rPr>
        <w:t>(Strangle)</w:t>
      </w:r>
      <w:r w:rsidRPr="00FA1356">
        <w:rPr>
          <w:rFonts w:ascii="Times New Roman" w:eastAsia="微软雅黑" w:hAnsi="Times New Roman" w:cs="Times New Roman"/>
          <w:sz w:val="22"/>
          <w:szCs w:val="22"/>
        </w:rPr>
        <w:t>：在当前隐波高企时同时卖出等量的看涨和看跌期权，收取权利金。若后续股价并未出现超预期的大幅波动，则可赚取权利金差额。当然此策略风险较高，需严格风控，防止单边行情造成损失。</w:t>
      </w:r>
    </w:p>
    <w:p w14:paraId="40121001"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lastRenderedPageBreak/>
        <w:t>套利及对冲交易：由于拼多多与其他中概股和电商股存在一定联动，投资者可运用配对交易</w:t>
      </w:r>
      <w:r w:rsidRPr="00FA1356">
        <w:rPr>
          <w:rFonts w:ascii="Times New Roman" w:eastAsia="微软雅黑" w:hAnsi="Times New Roman" w:cs="Times New Roman"/>
          <w:sz w:val="22"/>
          <w:szCs w:val="22"/>
        </w:rPr>
        <w:t>实现对冲。例如，若认为拼多多被过度杀跌而基本面相对较强，可采取</w:t>
      </w:r>
      <w:r w:rsidRPr="00FA1356">
        <w:rPr>
          <w:rFonts w:ascii="Times New Roman" w:eastAsia="微软雅黑" w:hAnsi="Times New Roman" w:cs="Times New Roman"/>
          <w:b/>
          <w:bCs/>
          <w:sz w:val="22"/>
          <w:szCs w:val="22"/>
        </w:rPr>
        <w:t>多拼多多、空行业</w:t>
      </w:r>
      <w:r w:rsidRPr="00FA1356">
        <w:rPr>
          <w:rFonts w:ascii="Times New Roman" w:eastAsia="微软雅黑" w:hAnsi="Times New Roman" w:cs="Times New Roman"/>
          <w:b/>
          <w:bCs/>
          <w:sz w:val="22"/>
          <w:szCs w:val="22"/>
        </w:rPr>
        <w:t>ETF</w:t>
      </w:r>
      <w:r w:rsidRPr="00FA1356">
        <w:rPr>
          <w:rFonts w:ascii="Times New Roman" w:eastAsia="微软雅黑" w:hAnsi="Times New Roman" w:cs="Times New Roman"/>
          <w:b/>
          <w:bCs/>
          <w:sz w:val="22"/>
          <w:szCs w:val="22"/>
        </w:rPr>
        <w:t>或空主要竞争对手</w:t>
      </w:r>
      <w:r w:rsidRPr="00FA1356">
        <w:rPr>
          <w:rFonts w:ascii="Times New Roman" w:eastAsia="微软雅黑" w:hAnsi="Times New Roman" w:cs="Times New Roman"/>
          <w:sz w:val="22"/>
          <w:szCs w:val="22"/>
        </w:rPr>
        <w:t>的策略，来剥离系统性风险获利。如同时做多</w:t>
      </w:r>
      <w:r w:rsidRPr="00FA1356">
        <w:rPr>
          <w:rFonts w:ascii="Times New Roman" w:eastAsia="微软雅黑" w:hAnsi="Times New Roman" w:cs="Times New Roman"/>
          <w:sz w:val="22"/>
          <w:szCs w:val="22"/>
        </w:rPr>
        <w:t>PDD</w:t>
      </w:r>
      <w:r w:rsidRPr="00FA1356">
        <w:rPr>
          <w:rFonts w:ascii="Times New Roman" w:eastAsia="微软雅黑" w:hAnsi="Times New Roman" w:cs="Times New Roman"/>
          <w:sz w:val="22"/>
          <w:szCs w:val="22"/>
        </w:rPr>
        <w:t>、做空阿里巴巴</w:t>
      </w:r>
      <w:r w:rsidRPr="00FA1356">
        <w:rPr>
          <w:rFonts w:ascii="Times New Roman" w:eastAsia="微软雅黑" w:hAnsi="Times New Roman" w:cs="Times New Roman"/>
          <w:sz w:val="22"/>
          <w:szCs w:val="22"/>
        </w:rPr>
        <w:t>(BABA)</w:t>
      </w:r>
      <w:r w:rsidRPr="00FA1356">
        <w:rPr>
          <w:rFonts w:ascii="Times New Roman" w:eastAsia="微软雅黑" w:hAnsi="Times New Roman" w:cs="Times New Roman"/>
          <w:sz w:val="22"/>
          <w:szCs w:val="22"/>
        </w:rPr>
        <w:t>或做空中概互联网</w:t>
      </w:r>
      <w:r w:rsidRPr="00FA1356">
        <w:rPr>
          <w:rFonts w:ascii="Times New Roman" w:eastAsia="微软雅黑" w:hAnsi="Times New Roman" w:cs="Times New Roman"/>
          <w:sz w:val="22"/>
          <w:szCs w:val="22"/>
        </w:rPr>
        <w:t>ETF(KWEB)</w:t>
      </w:r>
      <w:r w:rsidRPr="00FA1356">
        <w:rPr>
          <w:rFonts w:ascii="Times New Roman" w:eastAsia="微软雅黑" w:hAnsi="Times New Roman" w:cs="Times New Roman"/>
          <w:sz w:val="22"/>
          <w:szCs w:val="22"/>
        </w:rPr>
        <w:t>等，构建市场中性头寸，博取拼多多相对跑赢的超额收益。当然配对对象的选择要考虑相关性和基本面因素，</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尚未上市无法直接对冲，但可以选取与拼多多业务模式</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市场相似度高的标的进行组合交易。另一种思路是在港股市场寻找相关标的进行</w:t>
      </w:r>
      <w:r w:rsidRPr="00FA1356">
        <w:rPr>
          <w:rFonts w:ascii="Times New Roman" w:eastAsia="微软雅黑" w:hAnsi="Times New Roman" w:cs="Times New Roman"/>
          <w:b/>
          <w:bCs/>
          <w:sz w:val="22"/>
          <w:szCs w:val="22"/>
        </w:rPr>
        <w:t>跨市场套利</w:t>
      </w:r>
      <w:r w:rsidRPr="00FA1356">
        <w:rPr>
          <w:rFonts w:ascii="Times New Roman" w:eastAsia="微软雅黑" w:hAnsi="Times New Roman" w:cs="Times New Roman"/>
          <w:sz w:val="22"/>
          <w:szCs w:val="22"/>
        </w:rPr>
        <w:t>：例如观察拼多多美股与同板块港股（如京东、阿里在港股）的走势差异，利用</w:t>
      </w:r>
      <w:r w:rsidRPr="00FA1356">
        <w:rPr>
          <w:rFonts w:ascii="Times New Roman" w:eastAsia="微软雅黑" w:hAnsi="Times New Roman" w:cs="Times New Roman"/>
          <w:sz w:val="22"/>
          <w:szCs w:val="22"/>
        </w:rPr>
        <w:t>AH</w:t>
      </w:r>
      <w:r w:rsidRPr="00FA1356">
        <w:rPr>
          <w:rFonts w:ascii="Times New Roman" w:eastAsia="微软雅黑" w:hAnsi="Times New Roman" w:cs="Times New Roman"/>
          <w:sz w:val="22"/>
          <w:szCs w:val="22"/>
        </w:rPr>
        <w:t>股或不同交易时段的信息不对称进行短线套利操作。</w:t>
      </w:r>
    </w:p>
    <w:p w14:paraId="0FFCCD82" w14:textId="77777777" w:rsidR="00FA1356" w:rsidRPr="00FA1356" w:rsidRDefault="00FA1356">
      <w:pPr>
        <w:numPr>
          <w:ilvl w:val="0"/>
          <w:numId w:val="233"/>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大幅波动期间的风控：</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对于持有大仓位的机构或投资者，在预期将有重大风险事件（如中美贸易磋商结果、监管政策发布）时，可考虑临时提高对冲比例。例如，通过股指期货对冲：做空纳斯达克</w:t>
      </w:r>
      <w:r w:rsidRPr="00FA1356">
        <w:rPr>
          <w:rFonts w:ascii="Times New Roman" w:eastAsia="微软雅黑" w:hAnsi="Times New Roman" w:cs="Times New Roman"/>
          <w:sz w:val="22"/>
          <w:szCs w:val="22"/>
        </w:rPr>
        <w:t>100</w:t>
      </w:r>
      <w:r w:rsidRPr="00FA1356">
        <w:rPr>
          <w:rFonts w:ascii="Times New Roman" w:eastAsia="微软雅黑" w:hAnsi="Times New Roman" w:cs="Times New Roman"/>
          <w:sz w:val="22"/>
          <w:szCs w:val="22"/>
        </w:rPr>
        <w:t>指数期货或中概股指数期货，以对冲拼多多系统性风险部分。同时关注融券借贷市场动向，必要时可以借入拼多多股票融券做空对冲已有多头头寸。在市场极端波动时，</w:t>
      </w:r>
      <w:r w:rsidRPr="00FA1356">
        <w:rPr>
          <w:rFonts w:ascii="Times New Roman" w:eastAsia="微软雅黑" w:hAnsi="Times New Roman" w:cs="Times New Roman"/>
          <w:b/>
          <w:bCs/>
          <w:sz w:val="22"/>
          <w:szCs w:val="22"/>
        </w:rPr>
        <w:t>保证金管理和仓位控制</w:t>
      </w:r>
      <w:r w:rsidRPr="00FA1356">
        <w:rPr>
          <w:rFonts w:ascii="Times New Roman" w:eastAsia="微软雅黑" w:hAnsi="Times New Roman" w:cs="Times New Roman"/>
          <w:sz w:val="22"/>
          <w:szCs w:val="22"/>
        </w:rPr>
        <w:t>至关重要，衍生品杠杆虽可对冲风险但也可能放大损失，务必保持充足的保证金以避免强制平仓。</w:t>
      </w:r>
    </w:p>
    <w:p w14:paraId="7064B137"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综上所述，针对近期拼多多股价的大幅波动，投资者可以灵活运用各种策略：短线顺势交易结合技术分析，中长线逢低布局优质筹码，辅以期权等衍生品对冲风险。在操作中既要抓住可能的超跌反弹和价值修复机会，也要防范政策、宏观等不确定因素继续带来的冲击。</w:t>
      </w:r>
    </w:p>
    <w:p w14:paraId="61EF85A3" w14:textId="77777777" w:rsidR="00FA1356" w:rsidRPr="00FA1356" w:rsidRDefault="00FA1356" w:rsidP="00FA1356">
      <w:pPr>
        <w:rPr>
          <w:rFonts w:ascii="Times New Roman" w:eastAsia="微软雅黑" w:hAnsi="Times New Roman" w:cs="Times New Roman"/>
          <w:b/>
          <w:bCs/>
          <w:sz w:val="22"/>
          <w:szCs w:val="22"/>
        </w:rPr>
      </w:pPr>
      <w:r w:rsidRPr="00FA1356">
        <w:rPr>
          <w:rFonts w:ascii="Times New Roman" w:eastAsia="微软雅黑" w:hAnsi="Times New Roman" w:cs="Times New Roman"/>
          <w:b/>
          <w:bCs/>
          <w:sz w:val="22"/>
          <w:szCs w:val="22"/>
        </w:rPr>
        <w:t>预测结论和操作建议</w:t>
      </w:r>
    </w:p>
    <w:p w14:paraId="3CE6A564"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综合研判</w:t>
      </w:r>
      <w:r w:rsidRPr="00FA1356">
        <w:rPr>
          <w:rFonts w:ascii="Times New Roman" w:eastAsia="微软雅黑" w:hAnsi="Times New Roman" w:cs="Times New Roman"/>
          <w:sz w:val="22"/>
          <w:szCs w:val="22"/>
        </w:rPr>
        <w:t>：短期内（未来</w:t>
      </w:r>
      <w:r w:rsidRPr="00FA1356">
        <w:rPr>
          <w:rFonts w:ascii="Times New Roman" w:eastAsia="微软雅黑" w:hAnsi="Times New Roman" w:cs="Times New Roman"/>
          <w:sz w:val="22"/>
          <w:szCs w:val="22"/>
        </w:rPr>
        <w:t>1-2</w:t>
      </w:r>
      <w:r w:rsidRPr="00FA1356">
        <w:rPr>
          <w:rFonts w:ascii="Times New Roman" w:eastAsia="微软雅黑" w:hAnsi="Times New Roman" w:cs="Times New Roman"/>
          <w:sz w:val="22"/>
          <w:szCs w:val="22"/>
        </w:rPr>
        <w:t>个月），拼多多股价可能维持震荡偏弱格局，区间大致在</w:t>
      </w:r>
      <w:r w:rsidRPr="00FA1356">
        <w:rPr>
          <w:rFonts w:ascii="Times New Roman" w:eastAsia="微软雅黑" w:hAnsi="Times New Roman" w:cs="Times New Roman"/>
          <w:sz w:val="22"/>
          <w:szCs w:val="22"/>
        </w:rPr>
        <w:t>100-120</w:t>
      </w:r>
      <w:r w:rsidRPr="00FA1356">
        <w:rPr>
          <w:rFonts w:ascii="Times New Roman" w:eastAsia="微软雅黑" w:hAnsi="Times New Roman" w:cs="Times New Roman"/>
          <w:sz w:val="22"/>
          <w:szCs w:val="22"/>
        </w:rPr>
        <w:t>美元之间波动。政策消息将是主要驱动因素，一旦有利好（例如中美贸易摩擦缓和、国内出台消费刺激政策等），股价有望迅速反弹；反之若利空发酵，不排除跌破心理整数关口。但</w:t>
      </w:r>
      <w:r w:rsidRPr="00FA1356">
        <w:rPr>
          <w:rFonts w:ascii="Times New Roman" w:eastAsia="微软雅黑" w:hAnsi="Times New Roman" w:cs="Times New Roman"/>
          <w:b/>
          <w:bCs/>
          <w:sz w:val="22"/>
          <w:szCs w:val="22"/>
        </w:rPr>
        <w:t>长期来看（</w:t>
      </w:r>
      <w:r w:rsidRPr="00FA1356">
        <w:rPr>
          <w:rFonts w:ascii="Times New Roman" w:eastAsia="微软雅黑" w:hAnsi="Times New Roman" w:cs="Times New Roman"/>
          <w:b/>
          <w:bCs/>
          <w:sz w:val="22"/>
          <w:szCs w:val="22"/>
        </w:rPr>
        <w:t>2025</w:t>
      </w:r>
      <w:r w:rsidRPr="00FA1356">
        <w:rPr>
          <w:rFonts w:ascii="Times New Roman" w:eastAsia="微软雅黑" w:hAnsi="Times New Roman" w:cs="Times New Roman"/>
          <w:b/>
          <w:bCs/>
          <w:sz w:val="22"/>
          <w:szCs w:val="22"/>
        </w:rPr>
        <w:t>年底前）</w:t>
      </w:r>
      <w:r w:rsidRPr="00FA1356">
        <w:rPr>
          <w:rFonts w:ascii="Times New Roman" w:eastAsia="微软雅黑" w:hAnsi="Times New Roman" w:cs="Times New Roman"/>
          <w:sz w:val="22"/>
          <w:szCs w:val="22"/>
        </w:rPr>
        <w:t>，拼多多凭借其庞大用户基础和持续创新，在消化短期冲击后有望重回稳健成长轨道，股价重心逐步上移。我们预计在悲观情景下，</w:t>
      </w:r>
      <w:r w:rsidRPr="00FA1356">
        <w:rPr>
          <w:rFonts w:ascii="Times New Roman" w:eastAsia="微软雅黑" w:hAnsi="Times New Roman" w:cs="Times New Roman"/>
          <w:sz w:val="22"/>
          <w:szCs w:val="22"/>
        </w:rPr>
        <w:t>2025</w:t>
      </w:r>
      <w:r w:rsidRPr="00FA1356">
        <w:rPr>
          <w:rFonts w:ascii="Times New Roman" w:eastAsia="微软雅黑" w:hAnsi="Times New Roman" w:cs="Times New Roman"/>
          <w:sz w:val="22"/>
          <w:szCs w:val="22"/>
        </w:rPr>
        <w:t>年底股价可能徘徊于百元出头；在基准情景下，有望恢复至</w:t>
      </w:r>
      <w:r w:rsidRPr="00FA1356">
        <w:rPr>
          <w:rFonts w:ascii="Times New Roman" w:eastAsia="微软雅黑" w:hAnsi="Times New Roman" w:cs="Times New Roman"/>
          <w:sz w:val="22"/>
          <w:szCs w:val="22"/>
        </w:rPr>
        <w:t>120-130</w:t>
      </w:r>
      <w:r w:rsidRPr="00FA1356">
        <w:rPr>
          <w:rFonts w:ascii="Times New Roman" w:eastAsia="微软雅黑" w:hAnsi="Times New Roman" w:cs="Times New Roman"/>
          <w:sz w:val="22"/>
          <w:szCs w:val="22"/>
        </w:rPr>
        <w:t>美元水平；在乐观情景下，若海外业务拓展顺利、国内消费强劲复苏，则不排除挑战历史新高的可能。</w:t>
      </w:r>
    </w:p>
    <w:p w14:paraId="7763CBBC"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操作建议</w:t>
      </w:r>
      <w:r w:rsidRPr="00FA1356">
        <w:rPr>
          <w:rFonts w:ascii="Times New Roman" w:eastAsia="微软雅黑" w:hAnsi="Times New Roman" w:cs="Times New Roman"/>
          <w:sz w:val="22"/>
          <w:szCs w:val="22"/>
        </w:rPr>
        <w:t>：</w:t>
      </w:r>
    </w:p>
    <w:p w14:paraId="4A8BE667" w14:textId="77777777" w:rsidR="00FA1356" w:rsidRPr="00FA1356" w:rsidRDefault="00FA1356">
      <w:pPr>
        <w:numPr>
          <w:ilvl w:val="0"/>
          <w:numId w:val="234"/>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lastRenderedPageBreak/>
        <w:t>对于短线交易者</w:t>
      </w:r>
      <w:r w:rsidRPr="00FA1356">
        <w:rPr>
          <w:rFonts w:ascii="Times New Roman" w:eastAsia="微软雅黑" w:hAnsi="Times New Roman" w:cs="Times New Roman"/>
          <w:sz w:val="22"/>
          <w:szCs w:val="22"/>
        </w:rPr>
        <w:t>：当前需重点关注技术面信号和成交量变化。在市场情绪未转暖前，以快进快出为主，看到明确反转信号再跟进不迟。可利用日内反弹或回调进行高抛低吸，但切记设置止损位（如跌破前低点及时止损）。利用均线和</w:t>
      </w:r>
      <w:r w:rsidRPr="00FA1356">
        <w:rPr>
          <w:rFonts w:ascii="Times New Roman" w:eastAsia="微软雅黑" w:hAnsi="Times New Roman" w:cs="Times New Roman"/>
          <w:sz w:val="22"/>
          <w:szCs w:val="22"/>
        </w:rPr>
        <w:t>K</w:t>
      </w:r>
      <w:r w:rsidRPr="00FA1356">
        <w:rPr>
          <w:rFonts w:ascii="Times New Roman" w:eastAsia="微软雅黑" w:hAnsi="Times New Roman" w:cs="Times New Roman"/>
          <w:sz w:val="22"/>
          <w:szCs w:val="22"/>
        </w:rPr>
        <w:t>线形态辅助判断行情，谨防追涨杀跌被来回打脸。</w:t>
      </w:r>
    </w:p>
    <w:p w14:paraId="7412E80A" w14:textId="77777777" w:rsidR="00FA1356" w:rsidRPr="00FA1356" w:rsidRDefault="00FA1356">
      <w:pPr>
        <w:numPr>
          <w:ilvl w:val="0"/>
          <w:numId w:val="234"/>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对于中长线投资者</w:t>
      </w:r>
      <w:r w:rsidRPr="00FA1356">
        <w:rPr>
          <w:rFonts w:ascii="Times New Roman" w:eastAsia="微软雅黑" w:hAnsi="Times New Roman" w:cs="Times New Roman"/>
          <w:sz w:val="22"/>
          <w:szCs w:val="22"/>
        </w:rPr>
        <w:t>：若相信拼多多基本面依旧健康且具备长期竞争力，那么这轮回调提供了较好买入机会。建议采用金字塔式分批建仓，在极端恐慌时加大买入力度。关注公司后续业绩指引和战略进展，只要核心逻辑未破坏（用户与</w:t>
      </w:r>
      <w:r w:rsidRPr="00FA1356">
        <w:rPr>
          <w:rFonts w:ascii="Times New Roman" w:eastAsia="微软雅黑" w:hAnsi="Times New Roman" w:cs="Times New Roman"/>
          <w:sz w:val="22"/>
          <w:szCs w:val="22"/>
        </w:rPr>
        <w:t>GMV</w:t>
      </w:r>
      <w:r w:rsidRPr="00FA1356">
        <w:rPr>
          <w:rFonts w:ascii="Times New Roman" w:eastAsia="微软雅黑" w:hAnsi="Times New Roman" w:cs="Times New Roman"/>
          <w:sz w:val="22"/>
          <w:szCs w:val="22"/>
        </w:rPr>
        <w:t>稳定增长、利润率可控），就可以坚定持有。耐心等待市场情绪恢复理性，分享公司长期成长红利。</w:t>
      </w:r>
    </w:p>
    <w:p w14:paraId="145CB3AF" w14:textId="77777777" w:rsidR="00FA1356" w:rsidRPr="00FA1356" w:rsidRDefault="00FA1356">
      <w:pPr>
        <w:numPr>
          <w:ilvl w:val="0"/>
          <w:numId w:val="234"/>
        </w:num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对于风险管理和专业投资者</w:t>
      </w:r>
      <w:r w:rsidRPr="00FA1356">
        <w:rPr>
          <w:rFonts w:ascii="Times New Roman" w:eastAsia="微软雅黑" w:hAnsi="Times New Roman" w:cs="Times New Roman"/>
          <w:sz w:val="22"/>
          <w:szCs w:val="22"/>
        </w:rPr>
        <w:t>：充分利用衍生工具进行对冲和套利。持仓较大的可以考虑买入看跌期权或构建保护性策略锁定下行风险。擅长量化或对冲交易的，可尝试统计套利、跨市场对冲等策略获取超额收益。同时密切跟踪政策新闻，必要时提前调整仓位避险。</w:t>
      </w:r>
    </w:p>
    <w:p w14:paraId="4365F15A"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最后提醒，任何预测都存在不确定性。目前影响拼多多股价的变量众多，投资者应根据自身风险承受能力制定策略。在极端波动时期，更应遵循纪律，避免情绪化操作。在做好风控的前提下，把握基本面和技术面的信号，理性应对市场变化。总体而言，拼多多短期阵痛难免，但长期价值依然值得关注，关键在于用正确的策略渡过眼前的波动期，在风雨过后迎接彩虹。</w:t>
      </w:r>
    </w:p>
    <w:p w14:paraId="38E8ED0D" w14:textId="77777777" w:rsidR="00FA1356" w:rsidRPr="00FA1356" w:rsidRDefault="00FA1356" w:rsidP="00FA1356">
      <w:pPr>
        <w:rPr>
          <w:rFonts w:ascii="Times New Roman" w:eastAsia="微软雅黑" w:hAnsi="Times New Roman" w:cs="Times New Roman"/>
          <w:sz w:val="22"/>
          <w:szCs w:val="22"/>
        </w:rPr>
      </w:pPr>
      <w:r w:rsidRPr="00FA1356">
        <w:rPr>
          <w:rFonts w:ascii="Times New Roman" w:eastAsia="微软雅黑" w:hAnsi="Times New Roman" w:cs="Times New Roman"/>
          <w:b/>
          <w:bCs/>
          <w:sz w:val="22"/>
          <w:szCs w:val="22"/>
        </w:rPr>
        <w:t>参考来源：</w:t>
      </w:r>
    </w:p>
    <w:p w14:paraId="5ADAE004"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5</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Now</w:t>
      </w:r>
      <w:r w:rsidRPr="00FA1356">
        <w:rPr>
          <w:rFonts w:ascii="Times New Roman" w:eastAsia="微软雅黑" w:hAnsi="Times New Roman" w:cs="Times New Roman"/>
          <w:sz w:val="22"/>
          <w:szCs w:val="22"/>
        </w:rPr>
        <w:t>财经台：《关税措施重击拼多多？》分析报道</w:t>
      </w:r>
      <w:r w:rsidRPr="00FA1356">
        <w:rPr>
          <w:rFonts w:ascii="Times New Roman" w:eastAsia="微软雅黑" w:hAnsi="Times New Roman" w:cs="Times New Roman"/>
          <w:sz w:val="22"/>
          <w:szCs w:val="22"/>
        </w:rPr>
        <w:t xml:space="preserve"> (2025/04/03) (</w:t>
      </w:r>
      <w:hyperlink r:id="rId333" w:anchor=":~:text=%E3%80%96Now%E8%B2%A1%E7%B6%93%E5%8F%B0%E3%80%97%E7%BE%8E%E5%9C%8B%E7%B8%BD%E7%B5%B1%E7%89%B9%E6%9C%97%E6%99%AE%28Donald%20Trump%29%E4%B8%8A%E6%97%A5%283%E6%97%A5%29%E5%85%AC%E5%B8%83%E5%B0%87%E6%96%BC5%E6%9C%882%E6%97%A5%EF%BC%8C%E5%8F%96%E6%B6%88%E8%B5%B7800%E7%BE%8E%E5%85%83%E4%BB%A5%E4%B8%8B%E7%9A%84%E5%8C%85%E8%A3%B9%E6%94%B6%E5%8F%96%E9%97%9C%E7%A8%85%E8%B1%81%E5%85%8D%EF%BC%8C3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 (</w:t>
      </w:r>
      <w:hyperlink r:id="rId334" w:anchor=":~:text=%E5%A4%A7%E8%8F%AF%E7%B9%BC%E9%A1%AF%E7%AD%96%E7%95%A5%E5%B8%AB%E6%A5%8A%E9%9F%BB%E9%8A%B3%E6%8C%87%EF%BC%8C%E6%8B%BC%E5%A4%9A%E5%A4%9A%E7%9A%84%E5%BD%B1%E9%9F%BF%E6%9C%83%E6%AF%94%E4%BA%AC%E6%9D%B1%E9%9B%86%E5%9C%98%2809618%29%E5%92%8C%E9%98%BF%E9%87%8C%E5%B7%B4%E5%B7%B4%2809988%29%E5%A4%A7%EF%BC%8C%E5%9B%A0%E7%82%BA%E8%BF%91%E5%B9%B4%E4%B8%BB%E6%89%93%E6%B5%B7%E5%A4%96%E6%A5%AD%E5%8B%99%EF%BC%8C%E5%A2%9E%E9%95%B7%E5%8B%95%E5%8A%9B%E4%BA%A6%E4%BE%9D%E8%B3%B4%E6%B5%B7%E5%A4%96%E6%A5%AD%E5%8B%99%EF%BC%8C%E5%85%AC%E5%8F%B8%E4%BB%8A%E5%B9%B4%E8%A8%82%E4%B8%8B%E6%B5%B7%E5%A4%96%E6%A5%AD%E5%8B%99%E6%9C%896%200" w:history="1">
        <w:r w:rsidRPr="00FA1356">
          <w:rPr>
            <w:rStyle w:val="af0"/>
            <w:rFonts w:ascii="Times New Roman" w:eastAsia="微软雅黑" w:hAnsi="Times New Roman" w:cs="Times New Roman"/>
            <w:sz w:val="22"/>
            <w:szCs w:val="22"/>
          </w:rPr>
          <w:t>〖專家分析〗關稅措施</w:t>
        </w:r>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重擊拼多多？</w:t>
        </w:r>
      </w:hyperlink>
      <w:r w:rsidRPr="00FA1356">
        <w:rPr>
          <w:rFonts w:ascii="Times New Roman" w:eastAsia="微软雅黑" w:hAnsi="Times New Roman" w:cs="Times New Roman"/>
          <w:sz w:val="22"/>
          <w:szCs w:val="22"/>
        </w:rPr>
        <w:t>)</w:t>
      </w:r>
    </w:p>
    <w:p w14:paraId="19D0E08F"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14</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AMZ123</w:t>
      </w:r>
      <w:r w:rsidRPr="00FA1356">
        <w:rPr>
          <w:rFonts w:ascii="Times New Roman" w:eastAsia="微软雅黑" w:hAnsi="Times New Roman" w:cs="Times New Roman"/>
          <w:sz w:val="22"/>
          <w:szCs w:val="22"/>
        </w:rPr>
        <w:t>跨境资讯：《受</w:t>
      </w:r>
      <w:r w:rsidRPr="00FA1356">
        <w:rPr>
          <w:rFonts w:ascii="Times New Roman" w:eastAsia="微软雅黑" w:hAnsi="Times New Roman" w:cs="Times New Roman"/>
          <w:sz w:val="22"/>
          <w:szCs w:val="22"/>
        </w:rPr>
        <w:t>T86</w:t>
      </w:r>
      <w:r w:rsidRPr="00FA1356">
        <w:rPr>
          <w:rFonts w:ascii="Times New Roman" w:eastAsia="微软雅黑" w:hAnsi="Times New Roman" w:cs="Times New Roman"/>
          <w:sz w:val="22"/>
          <w:szCs w:val="22"/>
        </w:rPr>
        <w:t>政策影响，</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和</w:t>
      </w:r>
      <w:r w:rsidRPr="00FA1356">
        <w:rPr>
          <w:rFonts w:ascii="Times New Roman" w:eastAsia="微软雅黑" w:hAnsi="Times New Roman" w:cs="Times New Roman"/>
          <w:sz w:val="22"/>
          <w:szCs w:val="22"/>
        </w:rPr>
        <w:t>Temu</w:t>
      </w:r>
      <w:r w:rsidRPr="00FA1356">
        <w:rPr>
          <w:rFonts w:ascii="Times New Roman" w:eastAsia="微软雅黑" w:hAnsi="Times New Roman" w:cs="Times New Roman"/>
          <w:sz w:val="22"/>
          <w:szCs w:val="22"/>
        </w:rPr>
        <w:t>销售额急降》</w:t>
      </w:r>
      <w:r w:rsidRPr="00FA1356">
        <w:rPr>
          <w:rFonts w:ascii="Times New Roman" w:eastAsia="微软雅黑" w:hAnsi="Times New Roman" w:cs="Times New Roman"/>
          <w:sz w:val="22"/>
          <w:szCs w:val="22"/>
        </w:rPr>
        <w:t xml:space="preserve"> (2025/02) (</w:t>
      </w:r>
      <w:hyperlink r:id="rId335" w:anchor=":~:text=AMZ123%E8%8E%B7%E6%82%89%EF%BC%8C%E6%A0%B9%E6%8D%AE%E5%BD%AD%E5%8D%9A%E7%A4%BE%E7%9A%84%E6%8A%A5%E9%81%93%EF%BC%8C%E8%87%AA2025%E5%B9%B42%E6%9C%885%E6%97%A5%E8%B5%B7%E7%9A%84%E4%BA%94%E5%A4%A9%E5%86%85%EF%BC%8CShein%E5%9C%A8%E7%BE%8E%E5%9B%BD%E7%9A%84%E9%94%80%E5%94%AE%E9%A2%9D%E4%B8%8B%E9%99%8D%E4%BA%8616"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 (</w:t>
      </w:r>
      <w:hyperlink r:id="rId336" w:anchor=":~:text=Image%3A%20%E5%8F%97T86%E6%94%BF%E7%AD%96%E5%BD%B1%E5%93%8D%EF%BC%8CShein%E5%92%8CTemu%E9%94%80%E5%94%AE%E9%A2%9D%E6%80%A5%E9%99%8D" w:history="1">
        <w:r w:rsidRPr="00FA1356">
          <w:rPr>
            <w:rStyle w:val="af0"/>
            <w:rFonts w:ascii="Times New Roman" w:eastAsia="微软雅黑" w:hAnsi="Times New Roman" w:cs="Times New Roman"/>
            <w:sz w:val="22"/>
            <w:szCs w:val="22"/>
          </w:rPr>
          <w:t>受</w:t>
        </w:r>
        <w:r w:rsidRPr="00FA1356">
          <w:rPr>
            <w:rStyle w:val="af0"/>
            <w:rFonts w:ascii="Times New Roman" w:eastAsia="微软雅黑" w:hAnsi="Times New Roman" w:cs="Times New Roman"/>
            <w:sz w:val="22"/>
            <w:szCs w:val="22"/>
          </w:rPr>
          <w:t>T86</w:t>
        </w:r>
        <w:r w:rsidRPr="00FA1356">
          <w:rPr>
            <w:rStyle w:val="af0"/>
            <w:rFonts w:ascii="Times New Roman" w:eastAsia="微软雅黑" w:hAnsi="Times New Roman" w:cs="Times New Roman"/>
            <w:sz w:val="22"/>
            <w:szCs w:val="22"/>
          </w:rPr>
          <w:t>政策影响，</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和</w:t>
        </w:r>
        <w:r w:rsidRPr="00FA1356">
          <w:rPr>
            <w:rStyle w:val="af0"/>
            <w:rFonts w:ascii="Times New Roman" w:eastAsia="微软雅黑" w:hAnsi="Times New Roman" w:cs="Times New Roman"/>
            <w:sz w:val="22"/>
            <w:szCs w:val="22"/>
          </w:rPr>
          <w:t>Temu</w:t>
        </w:r>
        <w:r w:rsidRPr="00FA1356">
          <w:rPr>
            <w:rStyle w:val="af0"/>
            <w:rFonts w:ascii="Times New Roman" w:eastAsia="微软雅黑" w:hAnsi="Times New Roman" w:cs="Times New Roman"/>
            <w:sz w:val="22"/>
            <w:szCs w:val="22"/>
          </w:rPr>
          <w:t>销售额急降</w:t>
        </w:r>
        <w:r w:rsidRPr="00FA1356">
          <w:rPr>
            <w:rStyle w:val="af0"/>
            <w:rFonts w:ascii="Times New Roman" w:eastAsia="微软雅黑" w:hAnsi="Times New Roman" w:cs="Times New Roman"/>
            <w:sz w:val="22"/>
            <w:szCs w:val="22"/>
          </w:rPr>
          <w:t>-AMZ123</w:t>
        </w:r>
        <w:r w:rsidRPr="00FA1356">
          <w:rPr>
            <w:rStyle w:val="af0"/>
            <w:rFonts w:ascii="Times New Roman" w:eastAsia="微软雅黑" w:hAnsi="Times New Roman" w:cs="Times New Roman"/>
            <w:sz w:val="22"/>
            <w:szCs w:val="22"/>
          </w:rPr>
          <w:t>跨境导航</w:t>
        </w:r>
      </w:hyperlink>
      <w:r w:rsidRPr="00FA1356">
        <w:rPr>
          <w:rFonts w:ascii="Times New Roman" w:eastAsia="微软雅黑" w:hAnsi="Times New Roman" w:cs="Times New Roman"/>
          <w:sz w:val="22"/>
          <w:szCs w:val="22"/>
        </w:rPr>
        <w:t>)</w:t>
      </w:r>
    </w:p>
    <w:p w14:paraId="7D437F06"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47</w:t>
      </w:r>
      <w:r w:rsidRPr="00FA1356">
        <w:rPr>
          <w:rFonts w:ascii="Times New Roman" w:eastAsia="微软雅黑" w:hAnsi="Times New Roman" w:cs="Times New Roman"/>
          <w:sz w:val="22"/>
          <w:szCs w:val="22"/>
        </w:rPr>
        <w:t>】中国新闻网：《拼多多全面构建多方共赢生态推动</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新质供给</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 xml:space="preserve"> (2025/02/26) (</w:t>
      </w:r>
      <w:hyperlink r:id="rId337" w:anchor=":~:text=2025%E5%B9%B4%E4%BC%8A%E5%A7%8B%EF%BC%8C%E5%9B%BD%E5%AE%B6%E5%B8%82%E5%9C%BA%E7%9B%91%E7%AE%A1%E6%80%BB%E5%B1%80%E5%9C%A8%E5%9B%BD%E6%96%B0%E5%8A%9E%E4%B8%BE%E5%8A%9E%E7%9A%84%E2%80%9C%E4%B8%AD%E5%9B%BD%E7%BB%8F%E6%B5%8E%E9%AB%98%E8%B4%A8%E9%87%8F%E5%8F%91%E5%B1%95%E6%88%90%E6%95%88%E2%80%9D%E7%B3%BB%E5%88%97%E6%96%B0%E9%97%BB%E5%8F%91%E5%B8%83%E4%BC%9A%E6%8C%87%E5%87%BA%EF%BC%8C%E5%B0%86%E4%BB%8E%E4%BF%83%E8%BF%9B%E5%B9%B3%E5%8F%B0%E8%A7%84%E5%88%99%E5%85%AC%E5%B9%B3%E9%80%8F%E6%98%8E%E3%80%81%E9%99%8D%E4%BD%8E%E5%B9%B3%E5%8F%B0%E5%86%85%E5%95%86%E6%88%B7%E6%88%90%E6%9C%AC%E8%B4%9F%E6%8B%85%E3%80%81%E5%87%80%E5%8C%96%E7%9B%B4%E6%92%AD%E7%94%B5%E5%95%86%E8%A1%8C%E4%B8%9A%E7%94%9F%20%E6%80%81%E7%AD%89%E6%96%B9%E9%9D%A2%E7%9D%80%E5%8A%9B%E8%A7%84%E8%8C%83%E5%B8%82%E5%9C%BA%E7%AB%9E%E4%BA%89%E7%A7%A9%E5%BA%8F%E3%80%82%E5%9B%BD%E5%AE%B6%E5%B8%82%E5%9C%BA%E7%9B%91%E7%AE%A1%E6%80%BB%E5%B1%80%E7%9B%B8%E5%85%B3%E8%B4%9F%E8%B4%A3%E4%BA%BA%E8%A1%A8%E7%A4%BA%EF%BC%8C%E4%BF%83%E8%BF%9B%E5%B9%B3%E5%8F%B0%E7%BB%8F%E6%B5%8E%E5%81%A5%E5%BA%B7%E5%8F%91%E5%B1%95%E4%BA%8B%E5%85%B3%E6%89%A9%E5%86%85%E9%9C%80%E3%80%81%E7%A8%B3%E5%B0%B1%E4%B8%9A%E3%80%81%E6%83%A0%E6%B0%91%E7%94%9F%EF%BC%8C%E4%B9%9F%E4%BA%8B%E5%85%B3%E8%B5%8B%E8%83%BD%E5%AE%9E%E4%BD%93%E7%BB%8F%E6%B5%8E%E5%92%8C%E4%BF%83%E8%BF%9B%E6%96%B0%E8%B4%A8%E7%94%9F%E4%BA%A7%E5%8A%9B%E5%8F%91%E5%B1%95%E3%80%82" w:history="1">
        <w:r w:rsidRPr="00FA1356">
          <w:rPr>
            <w:rStyle w:val="af0"/>
            <w:rFonts w:ascii="Times New Roman" w:eastAsia="微软雅黑" w:hAnsi="Times New Roman" w:cs="Times New Roman"/>
            <w:sz w:val="22"/>
            <w:szCs w:val="22"/>
          </w:rPr>
          <w:t>拼多多全面构建多方共赢生态推动</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新质供给</w:t>
        </w:r>
        <w:r w:rsidRPr="00FA1356">
          <w:rPr>
            <w:rStyle w:val="af0"/>
            <w:rFonts w:ascii="Times New Roman" w:eastAsia="微软雅黑" w:hAnsi="Times New Roman" w:cs="Times New Roman"/>
            <w:sz w:val="22"/>
            <w:szCs w:val="22"/>
          </w:rPr>
          <w:t>”-</w:t>
        </w:r>
        <w:r w:rsidRPr="00FA1356">
          <w:rPr>
            <w:rStyle w:val="af0"/>
            <w:rFonts w:ascii="Times New Roman" w:eastAsia="微软雅黑" w:hAnsi="Times New Roman" w:cs="Times New Roman"/>
            <w:sz w:val="22"/>
            <w:szCs w:val="22"/>
          </w:rPr>
          <w:t>中新网</w:t>
        </w:r>
      </w:hyperlink>
      <w:r w:rsidRPr="00FA1356">
        <w:rPr>
          <w:rFonts w:ascii="Times New Roman" w:eastAsia="微软雅黑" w:hAnsi="Times New Roman" w:cs="Times New Roman"/>
          <w:sz w:val="22"/>
          <w:szCs w:val="22"/>
        </w:rPr>
        <w:t>)</w:t>
      </w:r>
    </w:p>
    <w:p w14:paraId="216D0869"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18</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21</w:t>
      </w:r>
      <w:r w:rsidRPr="00FA1356">
        <w:rPr>
          <w:rFonts w:ascii="Times New Roman" w:eastAsia="微软雅黑" w:hAnsi="Times New Roman" w:cs="Times New Roman"/>
          <w:sz w:val="22"/>
          <w:szCs w:val="22"/>
        </w:rPr>
        <w:t>世纪经济报道：《传再投千亿元加码商家扶持，拼多多高质量发展战略再升级》</w:t>
      </w:r>
      <w:r w:rsidRPr="00FA1356">
        <w:rPr>
          <w:rFonts w:ascii="Times New Roman" w:eastAsia="微软雅黑" w:hAnsi="Times New Roman" w:cs="Times New Roman"/>
          <w:sz w:val="22"/>
          <w:szCs w:val="22"/>
        </w:rPr>
        <w:t xml:space="preserve"> (2025/03/25) (</w:t>
      </w:r>
      <w:hyperlink r:id="rId338" w:anchor=":~:text=21%E4%B8%96%E7%BA%AA%E7%BB%8F%E6%B5%8E%E6%8A%A5%E9%81%93%E8%AE%B0%E8%80%85%20%E8%91%A3%E9%9D%99%E6%80%A1%20%E4%B8%8A%E6%B5%B7%E6%8A%A5%E9%81%93"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 (</w:t>
      </w:r>
      <w:hyperlink r:id="rId339" w:anchor=":~:text=%E8%87%AA2023%E5%B9%B44%E6%9C%88%E8%B5%B5%E4%BD%B3%E8%87%BB%E5%87%BA%E4%BB%BB%E9%9B%86%E5%9B%A2%E6%89%A7%E8%A1%8C%E8%91%A3%E4%BA%8B%E3%80%81%E8%81%94%E5%B8%AD%E9%A6%96%E5%B8%AD%E6%89%A7%E8%A1%8C%E5%AE%98%E4%BB%A5%E6%9D%A5%EF%BC%8C%E6%8B%BC%E5%A4%9A%E5%A4%9A%E4%BE%BF%E8%81%9A%E7%84%A6%E4%BA%8E%E9%AB%98%E8%B4%A8%E9%87%8F%E5%8F%91%E5%B1%95%E6%88%98%E7%95%A5%EF%BC%8C%E5%9C%A8%E5%B9%B3%E5%8F%B0%E7%94%9F%E6%80%81%E5%92%8C%E4%BA%A7%E4%B8%9A%E7%BA%B5%E6%B7%B1%E4%B8%8A%E6%8C%81%E7%BB%AD%E5%8F%91%E5%8A%9B%E3%80%822024%E5%B9%B4%E4%B8%8B%E5%8D%8A%E5%B9%B4%E5%BC%80%E5%A7%8B%EF%BC%8C%E6%8B%BC%E5%A4%9A%E5%A4%9A%E5%85%88%E5%90%8E%E6%8E%A8%E5%87%BA%E2%80%9C%20%E7%99%BE%E4%BA%BF%E5%87%8F%E5%85%8D%E2%80%9D%E2%80%9C%E7%94%B5%E5%95%86%E8%A5%BF%E8%BF%9B%E2%80%9D%E2%80%9C%E6%96%B0%E8%B4%A8%E5%95%86%E5%AE%B6%E6%89%B6%E6%8C%81%E8%AE%A1%E5%88%92%E2%80%9D%E7%AD%89%E4%B8%80%E7%B3%BB%E5%88%97%E6%83%A0%E5%95%86%E6%96%B0%E4%B8%BE%E6%8E%AA%E3%80%82%E6%8D%AE%E5%85%AC%E5%8F%B8%E6%9C%80%E6%96%B0%E5%8F%91%E5%B8%83%E7%9A%842024%E5%85%A8%E5%B9%B4%E8%B4%A2%E6%8A%A5%E6%8A%AB%E9%9C%B2%EF%BC%8C%E2%80%9C%E7%99%BE%E4%BA%BF%E5%87%8F%E5%85%8D%E2%80%9D%E7%B4%AF%E8%AE%A1%E4%B8%BA%E8%B6%85%E5%8D%83%E4%B8%87%E7%9A%84%E5%95%86%E5%AE%B6%E5%AE%9E%E7%8E%B0%E6%8F%90%E8%B4%A8%E5%A2%9E%E6%95%88%EF%BC%8C%E4%BB%85%E2%80%9C%E6%8E%A8%E5%B9%BF%E6%9C%8D%E5%8A%A1%E8%B4%B9%E9%80%80%20%E8%BF%94%E2%80%9D%E4%B8%80%E9%A1%B9%E5%B0%B1%E4%B8%BA%E5%95%86%E5%AE%B6%E6%AF%8F%E5%B9%B4%E9%99%8D%E6%9C%AC%E6%95%B0%E5%8D%81%E4%BA%BF%EF%BC%9B%E2%80%9C%E7%94%B5%E5%95%86%E8%A5%BF%E8%BF%9B%E2%80%9D%E5%B8%A6%E5%8A%A8%E8%A5%BF%E9%83%A8%E5%9C%B0%E5%8C%BA%E7%9A%84%E8%AE%A2%E5%8D%95%E9%87%8F%E5%90%8C%E6%AF%94%E5%AE%9E%E7%8E%B0%E5%8F%8C%E4%BD%8D%E6%95%B0%E5%A2%9E%E9%95%BF%EF%BC%8C%E5%B9%B6%E4%B8%BA%E5%81%8F%E8%BF%9C%E5%9C%B0%E5%8C%BA%E7%9A%84%E8%BF%91%E4%BA%BF%E6%B6%88%E8%B4%B9%E8%80%85%E5%AE%9E%E7%8E%B0%E4%BA%86%E2%80%9C%E5%85%A8%E9%9D%A2%E5%8C%85%E9%82%AE%E2%80%9D%E7%9A%84%E7%94%B5%E5%95%86%E6%99%AE%E6%83%A0%EF%BC%9B%E2%80%9C%E6%96%B0%E8%B4%A8%E5%95%86%E5%AE%B6%E6%89%B6%E6%8C%81%E8%AE%A1%E5%88%92%E2%80%9D%E7%9A%84%20%E9%A6%96%E" w:history="1">
        <w:r w:rsidRPr="00FA1356">
          <w:rPr>
            <w:rStyle w:val="af0"/>
            <w:rFonts w:ascii="Times New Roman" w:eastAsia="微软雅黑" w:hAnsi="Times New Roman" w:cs="Times New Roman"/>
            <w:sz w:val="22"/>
            <w:szCs w:val="22"/>
          </w:rPr>
          <w:t>传再投千亿元加码商家扶持，拼多多高质量发展战略再升级</w:t>
        </w:r>
        <w:r w:rsidRPr="00FA1356">
          <w:rPr>
            <w:rStyle w:val="af0"/>
            <w:rFonts w:ascii="Times New Roman" w:eastAsia="微软雅黑" w:hAnsi="Times New Roman" w:cs="Times New Roman"/>
            <w:sz w:val="22"/>
            <w:szCs w:val="22"/>
          </w:rPr>
          <w:t xml:space="preserve"> - 21</w:t>
        </w:r>
        <w:r w:rsidRPr="00FA1356">
          <w:rPr>
            <w:rStyle w:val="af0"/>
            <w:rFonts w:ascii="Times New Roman" w:eastAsia="微软雅黑" w:hAnsi="Times New Roman" w:cs="Times New Roman"/>
            <w:sz w:val="22"/>
            <w:szCs w:val="22"/>
          </w:rPr>
          <w:t>经济网</w:t>
        </w:r>
      </w:hyperlink>
      <w:r w:rsidRPr="00FA1356">
        <w:rPr>
          <w:rFonts w:ascii="Times New Roman" w:eastAsia="微软雅黑" w:hAnsi="Times New Roman" w:cs="Times New Roman"/>
          <w:sz w:val="22"/>
          <w:szCs w:val="22"/>
        </w:rPr>
        <w:t>)</w:t>
      </w:r>
    </w:p>
    <w:p w14:paraId="6EE8681A"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lastRenderedPageBreak/>
        <w:t>【</w:t>
      </w:r>
      <w:r w:rsidRPr="00FA1356">
        <w:rPr>
          <w:rFonts w:ascii="Times New Roman" w:eastAsia="微软雅黑" w:hAnsi="Times New Roman" w:cs="Times New Roman"/>
          <w:sz w:val="22"/>
          <w:szCs w:val="22"/>
        </w:rPr>
        <w:t>15</w:t>
      </w:r>
      <w:r w:rsidRPr="00FA1356">
        <w:rPr>
          <w:rFonts w:ascii="Times New Roman" w:eastAsia="微软雅黑" w:hAnsi="Times New Roman" w:cs="Times New Roman"/>
          <w:sz w:val="22"/>
          <w:szCs w:val="22"/>
        </w:rPr>
        <w:t>】腾讯新闻《利润</w:t>
      </w:r>
      <w:r w:rsidRPr="00FA1356">
        <w:rPr>
          <w:rFonts w:ascii="Times New Roman" w:eastAsia="微软雅黑" w:hAnsi="Times New Roman" w:cs="Times New Roman"/>
          <w:sz w:val="22"/>
          <w:szCs w:val="22"/>
        </w:rPr>
        <w:t>1124</w:t>
      </w:r>
      <w:r w:rsidRPr="00FA1356">
        <w:rPr>
          <w:rFonts w:ascii="Times New Roman" w:eastAsia="微软雅黑" w:hAnsi="Times New Roman" w:cs="Times New Roman"/>
          <w:sz w:val="22"/>
          <w:szCs w:val="22"/>
        </w:rPr>
        <w:t>亿，拼多多面临的新危机》</w:t>
      </w:r>
      <w:r w:rsidRPr="00FA1356">
        <w:rPr>
          <w:rFonts w:ascii="Times New Roman" w:eastAsia="微软雅黑" w:hAnsi="Times New Roman" w:cs="Times New Roman"/>
          <w:sz w:val="22"/>
          <w:szCs w:val="22"/>
        </w:rPr>
        <w:t xml:space="preserve"> (2025/03/27) (</w:t>
      </w:r>
      <w:hyperlink r:id="rId340" w:anchor=":~:text=%E6%8B%BC%E5%A4%9A%E5%A4%9A%20%E8%BF%91%E6%9C%9F%E5%85%AC%E5%B8%83%E8%B4%A2%E6%8A%A5%E6%95%B0%E6%8D%AE%EF%BC%8C2024%E5%B9%B4%E5%88%A9%E6%B6%A6%E8%BE%BE%E5%88%B01124%E4%BA%BF%E5%85%83%EF%BC%8C%E5%90%8C%E6%AF%94%E5%A4%A7%E5%A2%9E87"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 (</w:t>
      </w:r>
      <w:hyperlink r:id="rId341" w:anchor=":~:text=%E4%B8%8D%E4%BB%85%E5%A6%82%E6%AD%A4%EF%BC%8C%E9%9A%8F%E7%9D%80%E7%94%A8%E6%88%B7%E6%B8%97%E9%80%8F%E7%8E%87%E8%A7%A6%E9%A1%B6%EF%BC%8C%E4%BD%8E%E4%BB%B7%E7%AD%96%E7%95%A5%E6%95%88%E7%9B%8A%E9%80%92%E5%87%8F%EF%BC%8C%E6%8B%BC%E5%A4%9A%E5%A4%9A%E6%81%90%E9%99%B7%E5%85%A5%E5%A2%9E%E9%95%BF%E7%93%B6%E9%A2%88%E3%80%82%E7%9C%8B%E8%B5%B7%E6%9D%A5%EF%BC%8C%E6%8B%BC%E5%A4%9A%E5%A4%9A%E9%AB%98%E5%A2%9E%E6%97%B6%E4%BB%A3%E4%BC%BC%E4%B9%8E%E5%B7%B2%E7%BB%8F%E8%BF%87%E5%8E%BB%E4%BA%86%E3%80%82"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w:t>
      </w:r>
    </w:p>
    <w:p w14:paraId="64EEA3FB"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56</w:t>
      </w:r>
      <w:r w:rsidRPr="00FA1356">
        <w:rPr>
          <w:rFonts w:ascii="Times New Roman" w:eastAsia="微软雅黑" w:hAnsi="Times New Roman" w:cs="Times New Roman"/>
          <w:sz w:val="22"/>
          <w:szCs w:val="22"/>
        </w:rPr>
        <w:t>】腾讯新闻：《利润</w:t>
      </w:r>
      <w:r w:rsidRPr="00FA1356">
        <w:rPr>
          <w:rFonts w:ascii="Times New Roman" w:eastAsia="微软雅黑" w:hAnsi="Times New Roman" w:cs="Times New Roman"/>
          <w:sz w:val="22"/>
          <w:szCs w:val="22"/>
        </w:rPr>
        <w:t>1124</w:t>
      </w:r>
      <w:r w:rsidRPr="00FA1356">
        <w:rPr>
          <w:rFonts w:ascii="Times New Roman" w:eastAsia="微软雅黑" w:hAnsi="Times New Roman" w:cs="Times New Roman"/>
          <w:sz w:val="22"/>
          <w:szCs w:val="22"/>
        </w:rPr>
        <w:t>亿，拼多多面临的新危机》引用管理层讲话</w:t>
      </w:r>
      <w:r w:rsidRPr="00FA1356">
        <w:rPr>
          <w:rFonts w:ascii="Times New Roman" w:eastAsia="微软雅黑" w:hAnsi="Times New Roman" w:cs="Times New Roman"/>
          <w:sz w:val="22"/>
          <w:szCs w:val="22"/>
        </w:rPr>
        <w:t xml:space="preserve"> (</w:t>
      </w:r>
      <w:hyperlink r:id="rId342" w:anchor=":~:text=%E9%95%BF17" w:history="1">
        <w:r w:rsidRPr="00FA1356">
          <w:rPr>
            <w:rStyle w:val="af0"/>
            <w:rFonts w:ascii="Times New Roman" w:eastAsia="微软雅黑" w:hAnsi="Times New Roman" w:cs="Times New Roman"/>
            <w:sz w:val="22"/>
            <w:szCs w:val="22"/>
          </w:rPr>
          <w:t>利润</w:t>
        </w:r>
        <w:r w:rsidRPr="00FA1356">
          <w:rPr>
            <w:rStyle w:val="af0"/>
            <w:rFonts w:ascii="Times New Roman" w:eastAsia="微软雅黑" w:hAnsi="Times New Roman" w:cs="Times New Roman"/>
            <w:sz w:val="22"/>
            <w:szCs w:val="22"/>
          </w:rPr>
          <w:t>1124</w:t>
        </w:r>
        <w:r w:rsidRPr="00FA1356">
          <w:rPr>
            <w:rStyle w:val="af0"/>
            <w:rFonts w:ascii="Times New Roman" w:eastAsia="微软雅黑" w:hAnsi="Times New Roman" w:cs="Times New Roman"/>
            <w:sz w:val="22"/>
            <w:szCs w:val="22"/>
          </w:rPr>
          <w:t>亿，拼多多面临的新危机</w:t>
        </w:r>
        <w:r w:rsidRPr="00FA1356">
          <w:rPr>
            <w:rStyle w:val="af0"/>
            <w:rFonts w:ascii="Times New Roman" w:eastAsia="微软雅黑" w:hAnsi="Times New Roman" w:cs="Times New Roman"/>
            <w:sz w:val="22"/>
            <w:szCs w:val="22"/>
          </w:rPr>
          <w:t>_</w:t>
        </w:r>
        <w:r w:rsidRPr="00FA1356">
          <w:rPr>
            <w:rStyle w:val="af0"/>
            <w:rFonts w:ascii="Times New Roman" w:eastAsia="微软雅黑" w:hAnsi="Times New Roman" w:cs="Times New Roman"/>
            <w:sz w:val="22"/>
            <w:szCs w:val="22"/>
          </w:rPr>
          <w:t>腾讯新闻</w:t>
        </w:r>
      </w:hyperlink>
      <w:r w:rsidRPr="00FA1356">
        <w:rPr>
          <w:rFonts w:ascii="Times New Roman" w:eastAsia="微软雅黑" w:hAnsi="Times New Roman" w:cs="Times New Roman"/>
          <w:sz w:val="22"/>
          <w:szCs w:val="22"/>
        </w:rPr>
        <w:t>)</w:t>
      </w:r>
    </w:p>
    <w:p w14:paraId="3215BBD0"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25</w:t>
      </w:r>
      <w:r w:rsidRPr="00FA1356">
        <w:rPr>
          <w:rFonts w:ascii="Times New Roman" w:eastAsia="微软雅黑" w:hAnsi="Times New Roman" w:cs="Times New Roman"/>
          <w:sz w:val="22"/>
          <w:szCs w:val="22"/>
        </w:rPr>
        <w:t>】罗戈网：《跨境电商三国杀，阿里、拼多多、</w:t>
      </w:r>
      <w:r w:rsidRPr="00FA1356">
        <w:rPr>
          <w:rFonts w:ascii="Times New Roman" w:eastAsia="微软雅黑" w:hAnsi="Times New Roman" w:cs="Times New Roman"/>
          <w:sz w:val="22"/>
          <w:szCs w:val="22"/>
        </w:rPr>
        <w:t>SHEIN</w:t>
      </w:r>
      <w:r w:rsidRPr="00FA1356">
        <w:rPr>
          <w:rFonts w:ascii="Times New Roman" w:eastAsia="微软雅黑" w:hAnsi="Times New Roman" w:cs="Times New Roman"/>
          <w:sz w:val="22"/>
          <w:szCs w:val="22"/>
        </w:rPr>
        <w:t>决战海外》</w:t>
      </w:r>
      <w:r w:rsidRPr="00FA1356">
        <w:rPr>
          <w:rFonts w:ascii="Times New Roman" w:eastAsia="微软雅黑" w:hAnsi="Times New Roman" w:cs="Times New Roman"/>
          <w:sz w:val="22"/>
          <w:szCs w:val="22"/>
        </w:rPr>
        <w:t xml:space="preserve"> (2023/07/11) (</w:t>
      </w:r>
      <w:hyperlink r:id="rId343" w:anchor=":~:text=match%20at%20L218%204%E6%9C%88%E4%BB%BD%EF%BC%8CSHEIN%E5%AE%98%E6%96%B9%E5%AE%A3%E5%B8%83%E5%B0%86%E5%9C%A8%E5%85%A8%E7%90%83%E5%B8%82%E5%9C%BA%E6%8E%A8%E8%BF%9B%E5%B9%B3%E5%8F%B0%E6%A8%A1%E5%BC%8FSHEIN%20Marketplace%EF%BC%8C%E4%BB%8E%E4%BB%A5%E5%89%8D%E7%9A%84%E7%8B%AC%E7%AB%8B%E7%AB%99%E8%87%AA%E8%90%A5%E6%A8%A1%E5%BC%8F%E5%90%91%E5%B9%B3%E5%8F%B0%E6%A8%A1%E5%BC%8F%E8%BD%AC%E5%9E%8B%E3%80%82%E8%AE%B8%E4%BB%B0%E5%A4%A9%E4%B9%9F%E7%BD%95%E8%A7%81%E5%8F%91%E5%A3%B0%EF%BC%8C%E8%A1%A8%E7%A4%BA%E5%B0%86%E9%80%9A%E8%BF%87%E5%B9%B3%E5%8F%B0%E6%A8%A1%E5%BC%8F%E5%BC%95%E5%85%A5%E6%9B%B4%E5%A4%9A%E7%AC%AC%E4%B8%89%E6%96%B9%E5%8D%96%E5%AE%B6%E3%80%82" w:history="1">
        <w:r w:rsidRPr="00FA1356">
          <w:rPr>
            <w:rStyle w:val="af0"/>
            <w:rFonts w:ascii="Times New Roman" w:eastAsia="微软雅黑" w:hAnsi="Times New Roman" w:cs="Times New Roman"/>
            <w:sz w:val="22"/>
            <w:szCs w:val="22"/>
          </w:rPr>
          <w:t xml:space="preserve"> </w:t>
        </w:r>
        <w:r w:rsidRPr="00FA1356">
          <w:rPr>
            <w:rStyle w:val="af0"/>
            <w:rFonts w:ascii="Times New Roman" w:eastAsia="微软雅黑" w:hAnsi="Times New Roman" w:cs="Times New Roman"/>
            <w:sz w:val="22"/>
            <w:szCs w:val="22"/>
          </w:rPr>
          <w:t>〖罗戈网〗跨境电商三国杀，阿里、拼多多、</w:t>
        </w:r>
        <w:r w:rsidRPr="00FA1356">
          <w:rPr>
            <w:rStyle w:val="af0"/>
            <w:rFonts w:ascii="Times New Roman" w:eastAsia="微软雅黑" w:hAnsi="Times New Roman" w:cs="Times New Roman"/>
            <w:sz w:val="22"/>
            <w:szCs w:val="22"/>
          </w:rPr>
          <w:t>SHEIN</w:t>
        </w:r>
        <w:r w:rsidRPr="00FA1356">
          <w:rPr>
            <w:rStyle w:val="af0"/>
            <w:rFonts w:ascii="Times New Roman" w:eastAsia="微软雅黑" w:hAnsi="Times New Roman" w:cs="Times New Roman"/>
            <w:sz w:val="22"/>
            <w:szCs w:val="22"/>
          </w:rPr>
          <w:t>决战海外</w:t>
        </w:r>
        <w:r w:rsidRPr="00FA1356">
          <w:rPr>
            <w:rStyle w:val="af0"/>
            <w:rFonts w:ascii="Times New Roman" w:eastAsia="微软雅黑" w:hAnsi="Times New Roman" w:cs="Times New Roman"/>
            <w:sz w:val="22"/>
            <w:szCs w:val="22"/>
          </w:rPr>
          <w:t xml:space="preserve"> </w:t>
        </w:r>
      </w:hyperlink>
      <w:r w:rsidRPr="00FA1356">
        <w:rPr>
          <w:rFonts w:ascii="Times New Roman" w:eastAsia="微软雅黑" w:hAnsi="Times New Roman" w:cs="Times New Roman"/>
          <w:sz w:val="22"/>
          <w:szCs w:val="22"/>
        </w:rPr>
        <w:t>)</w:t>
      </w:r>
    </w:p>
    <w:p w14:paraId="06D2D60F"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48</w:t>
      </w:r>
      <w:r w:rsidRPr="00FA1356">
        <w:rPr>
          <w:rFonts w:ascii="Times New Roman" w:eastAsia="微软雅黑" w:hAnsi="Times New Roman" w:cs="Times New Roman"/>
          <w:sz w:val="22"/>
          <w:szCs w:val="22"/>
        </w:rPr>
        <w:t>】新浪财经：《</w:t>
      </w:r>
      <w:r w:rsidRPr="00FA1356">
        <w:rPr>
          <w:rFonts w:ascii="Times New Roman" w:eastAsia="微软雅黑" w:hAnsi="Times New Roman" w:cs="Times New Roman"/>
          <w:sz w:val="22"/>
          <w:szCs w:val="22"/>
        </w:rPr>
        <w:t>SHEIN IPO</w:t>
      </w:r>
      <w:r w:rsidRPr="00FA1356">
        <w:rPr>
          <w:rFonts w:ascii="Times New Roman" w:eastAsia="微软雅黑" w:hAnsi="Times New Roman" w:cs="Times New Roman"/>
          <w:sz w:val="22"/>
          <w:szCs w:val="22"/>
        </w:rPr>
        <w:t>估值被曝降低至</w:t>
      </w:r>
      <w:r w:rsidRPr="00FA1356">
        <w:rPr>
          <w:rFonts w:ascii="Times New Roman" w:eastAsia="微软雅黑" w:hAnsi="Times New Roman" w:cs="Times New Roman"/>
          <w:sz w:val="22"/>
          <w:szCs w:val="22"/>
        </w:rPr>
        <w:t>500</w:t>
      </w:r>
      <w:r w:rsidRPr="00FA1356">
        <w:rPr>
          <w:rFonts w:ascii="Times New Roman" w:eastAsia="微软雅黑" w:hAnsi="Times New Roman" w:cs="Times New Roman"/>
          <w:sz w:val="22"/>
          <w:szCs w:val="22"/>
        </w:rPr>
        <w:t>亿美元</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 xml:space="preserve"> (2024/02/07) (</w:t>
      </w:r>
      <w:hyperlink r:id="rId344" w:anchor=":~:text=%E5%BF%AB%E6%97%B6%E5%B0%9A%E9%9B%B6%E5%94%AE%E5%95%86SHEIN%E7%9B%AE%E6%A0%87%E4%BB%8A%E5%B9%B4%E4%B8%8A%E5%8D%8A%E5%B9%B4%E5%9C%A8%E4%BC%A6%E6%95%A6%E4%B8%8A%E5%B8%82%EF%BC%8C%E4%BB%8D%E5%BE%85%E7%9B%91%E7%AE%A1%E6%89%B9%E5%87%86%E3%80%822%E6%9C%887%E6%97%A5%E8%B7%AF%E9%80%8F%E7%A4%BE%E6%8A%A5%E9%81%93%E5%85%B6%E8%AE%A1%E5%88%92%E5%B0%86%E4%BC%A6%E6%95%A6IPO%E4%BC%B0%E5%80%BC%E4%B8%8B%E8%B0%83%E8%87%B3500%E4%BA%BF%E7%BE%8E%E5%85%83%EF%BC%8C%E8%BE%832023%E5%B9%B4%E8%9E%8D%E8%B5%84%E4%BB%B7%E5%80%BC%E8%B0%83%E4%BD%8E%E8%BF%91%E5%9B%9B%E5%88%86%E4%B9%8B%E4%B8%80%E3%80%82" w:history="1">
        <w:r w:rsidRPr="00FA1356">
          <w:rPr>
            <w:rStyle w:val="af0"/>
            <w:rFonts w:ascii="Times New Roman" w:eastAsia="微软雅黑" w:hAnsi="Times New Roman" w:cs="Times New Roman"/>
            <w:sz w:val="22"/>
            <w:szCs w:val="22"/>
          </w:rPr>
          <w:t xml:space="preserve">SHEIN IPO </w:t>
        </w:r>
        <w:r w:rsidRPr="00FA1356">
          <w:rPr>
            <w:rStyle w:val="af0"/>
            <w:rFonts w:ascii="Times New Roman" w:eastAsia="微软雅黑" w:hAnsi="Times New Roman" w:cs="Times New Roman"/>
            <w:sz w:val="22"/>
            <w:szCs w:val="22"/>
          </w:rPr>
          <w:t>估值被曝降低至</w:t>
        </w:r>
        <w:r w:rsidRPr="00FA1356">
          <w:rPr>
            <w:rStyle w:val="af0"/>
            <w:rFonts w:ascii="Times New Roman" w:eastAsia="微软雅黑" w:hAnsi="Times New Roman" w:cs="Times New Roman"/>
            <w:sz w:val="22"/>
            <w:szCs w:val="22"/>
          </w:rPr>
          <w:t xml:space="preserve">500 </w:t>
        </w:r>
        <w:r w:rsidRPr="00FA1356">
          <w:rPr>
            <w:rStyle w:val="af0"/>
            <w:rFonts w:ascii="Times New Roman" w:eastAsia="微软雅黑" w:hAnsi="Times New Roman" w:cs="Times New Roman"/>
            <w:sz w:val="22"/>
            <w:szCs w:val="22"/>
          </w:rPr>
          <w:t>亿美元，目标今年上半年在伦敦上市</w:t>
        </w:r>
      </w:hyperlink>
      <w:r w:rsidRPr="00FA1356">
        <w:rPr>
          <w:rFonts w:ascii="Times New Roman" w:eastAsia="微软雅黑" w:hAnsi="Times New Roman" w:cs="Times New Roman"/>
          <w:sz w:val="22"/>
          <w:szCs w:val="22"/>
        </w:rPr>
        <w:t>)</w:t>
      </w:r>
    </w:p>
    <w:p w14:paraId="616AB977" w14:textId="77777777" w:rsidR="00FA1356" w:rsidRPr="00FA1356" w:rsidRDefault="00FA1356">
      <w:pPr>
        <w:numPr>
          <w:ilvl w:val="0"/>
          <w:numId w:val="235"/>
        </w:numPr>
        <w:rPr>
          <w:rFonts w:ascii="Times New Roman" w:eastAsia="微软雅黑" w:hAnsi="Times New Roman" w:cs="Times New Roman"/>
          <w:sz w:val="22"/>
          <w:szCs w:val="22"/>
        </w:rPr>
      </w:pP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52</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Moomoo</w:t>
      </w:r>
      <w:r w:rsidRPr="00FA1356">
        <w:rPr>
          <w:rFonts w:ascii="Times New Roman" w:eastAsia="微软雅黑" w:hAnsi="Times New Roman" w:cs="Times New Roman"/>
          <w:sz w:val="22"/>
          <w:szCs w:val="22"/>
        </w:rPr>
        <w:t>富途资讯：《拼多多期权聚焦：</w:t>
      </w:r>
      <w:r w:rsidRPr="00FA1356">
        <w:rPr>
          <w:rFonts w:ascii="Times New Roman" w:eastAsia="微软雅黑" w:hAnsi="Times New Roman" w:cs="Times New Roman"/>
          <w:sz w:val="22"/>
          <w:szCs w:val="22"/>
        </w:rPr>
        <w:t>4</w:t>
      </w:r>
      <w:r w:rsidRPr="00FA1356">
        <w:rPr>
          <w:rFonts w:ascii="Times New Roman" w:eastAsia="微软雅黑" w:hAnsi="Times New Roman" w:cs="Times New Roman"/>
          <w:sz w:val="22"/>
          <w:szCs w:val="22"/>
        </w:rPr>
        <w:t>月</w:t>
      </w:r>
      <w:r w:rsidRPr="00FA1356">
        <w:rPr>
          <w:rFonts w:ascii="Times New Roman" w:eastAsia="微软雅黑" w:hAnsi="Times New Roman" w:cs="Times New Roman"/>
          <w:sz w:val="22"/>
          <w:szCs w:val="22"/>
        </w:rPr>
        <w:t>3</w:t>
      </w:r>
      <w:r w:rsidRPr="00FA1356">
        <w:rPr>
          <w:rFonts w:ascii="Times New Roman" w:eastAsia="微软雅黑" w:hAnsi="Times New Roman" w:cs="Times New Roman"/>
          <w:sz w:val="22"/>
          <w:szCs w:val="22"/>
        </w:rPr>
        <w:t>日成交</w:t>
      </w:r>
      <w:r w:rsidRPr="00FA1356">
        <w:rPr>
          <w:rFonts w:ascii="Times New Roman" w:eastAsia="微软雅黑" w:hAnsi="Times New Roman" w:cs="Times New Roman"/>
          <w:sz w:val="22"/>
          <w:szCs w:val="22"/>
        </w:rPr>
        <w:t>9.43</w:t>
      </w:r>
      <w:r w:rsidRPr="00FA1356">
        <w:rPr>
          <w:rFonts w:ascii="Times New Roman" w:eastAsia="微软雅黑" w:hAnsi="Times New Roman" w:cs="Times New Roman"/>
          <w:sz w:val="22"/>
          <w:szCs w:val="22"/>
        </w:rPr>
        <w:t>万张</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w:t>
      </w:r>
      <w:r w:rsidRPr="00FA1356">
        <w:rPr>
          <w:rFonts w:ascii="Times New Roman" w:eastAsia="微软雅黑" w:hAnsi="Times New Roman" w:cs="Times New Roman"/>
          <w:sz w:val="22"/>
          <w:szCs w:val="22"/>
        </w:rPr>
        <w:t xml:space="preserve"> (2025/04/03)</w:t>
      </w:r>
    </w:p>
    <w:p w14:paraId="77138E5D" w14:textId="281DC2AB" w:rsidR="009D4BBB" w:rsidRPr="00414082" w:rsidRDefault="009D4BBB" w:rsidP="009D4BBB">
      <w:pPr>
        <w:pStyle w:val="1"/>
        <w:rPr>
          <w:rFonts w:ascii="Times New Roman" w:eastAsia="微软雅黑" w:hAnsi="Times New Roman" w:cs="Times New Roman"/>
          <w:b/>
          <w:bCs/>
          <w:sz w:val="22"/>
          <w:szCs w:val="22"/>
        </w:rPr>
      </w:pPr>
      <w:bookmarkStart w:id="11" w:name="_Toc197077219"/>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四</w:t>
      </w:r>
      <w:r w:rsidRPr="00414082">
        <w:rPr>
          <w:rFonts w:ascii="Times New Roman" w:eastAsia="微软雅黑" w:hAnsi="Times New Roman" w:cs="Times New Roman"/>
          <w:b/>
          <w:bCs/>
          <w:sz w:val="22"/>
          <w:szCs w:val="22"/>
        </w:rPr>
        <w:t>章：</w:t>
      </w:r>
      <w:r w:rsidRPr="00BD54E7">
        <w:rPr>
          <w:rFonts w:ascii="Times New Roman" w:eastAsia="微软雅黑" w:hAnsi="Times New Roman" w:cs="Times New Roman" w:hint="eastAsia"/>
          <w:b/>
          <w:bCs/>
          <w:sz w:val="22"/>
          <w:szCs w:val="22"/>
        </w:rPr>
        <w:t xml:space="preserve"> </w:t>
      </w:r>
      <w:r w:rsidR="00732A72" w:rsidRPr="00732A72">
        <w:rPr>
          <w:rFonts w:ascii="Times New Roman" w:eastAsia="微软雅黑" w:hAnsi="Times New Roman" w:cs="Times New Roman" w:hint="eastAsia"/>
          <w:b/>
          <w:bCs/>
          <w:sz w:val="22"/>
          <w:szCs w:val="22"/>
        </w:rPr>
        <w:t>2025</w:t>
      </w:r>
      <w:r w:rsidR="00732A72" w:rsidRPr="00732A72">
        <w:rPr>
          <w:rFonts w:ascii="Times New Roman" w:eastAsia="微软雅黑" w:hAnsi="Times New Roman" w:cs="Times New Roman" w:hint="eastAsia"/>
          <w:b/>
          <w:bCs/>
          <w:sz w:val="22"/>
          <w:szCs w:val="22"/>
        </w:rPr>
        <w:t>年</w:t>
      </w:r>
      <w:r w:rsidR="00732A72" w:rsidRPr="00732A72">
        <w:rPr>
          <w:rFonts w:ascii="Times New Roman" w:eastAsia="微软雅黑" w:hAnsi="Times New Roman" w:cs="Times New Roman" w:hint="eastAsia"/>
          <w:b/>
          <w:bCs/>
          <w:sz w:val="22"/>
          <w:szCs w:val="22"/>
        </w:rPr>
        <w:t>A</w:t>
      </w:r>
      <w:r w:rsidR="00732A72" w:rsidRPr="00732A72">
        <w:rPr>
          <w:rFonts w:ascii="Times New Roman" w:eastAsia="微软雅黑" w:hAnsi="Times New Roman" w:cs="Times New Roman" w:hint="eastAsia"/>
          <w:b/>
          <w:bCs/>
          <w:sz w:val="22"/>
          <w:szCs w:val="22"/>
        </w:rPr>
        <w:t>股投资分析与交易策略报告</w:t>
      </w:r>
      <w:bookmarkEnd w:id="11"/>
    </w:p>
    <w:p w14:paraId="57B4A25A" w14:textId="4EE27444" w:rsidR="00732A72" w:rsidRPr="00732A72" w:rsidRDefault="009D4BBB" w:rsidP="00732A72">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摘要：</w:t>
      </w:r>
      <w:r w:rsidR="00732A72" w:rsidRPr="00732A72">
        <w:rPr>
          <w:rFonts w:ascii="Times New Roman" w:eastAsia="微软雅黑" w:hAnsi="Times New Roman" w:cs="Times New Roman"/>
          <w:sz w:val="22"/>
          <w:szCs w:val="22"/>
        </w:rPr>
        <w:t>专业的</w:t>
      </w:r>
      <w:r w:rsidR="00732A72" w:rsidRPr="00732A72">
        <w:rPr>
          <w:rFonts w:ascii="Times New Roman" w:eastAsia="微软雅黑" w:hAnsi="Times New Roman" w:cs="Times New Roman"/>
          <w:sz w:val="22"/>
          <w:szCs w:val="22"/>
        </w:rPr>
        <w:t>A</w:t>
      </w:r>
      <w:r w:rsidR="00732A72" w:rsidRPr="00732A72">
        <w:rPr>
          <w:rFonts w:ascii="Times New Roman" w:eastAsia="微软雅黑" w:hAnsi="Times New Roman" w:cs="Times New Roman"/>
          <w:sz w:val="22"/>
          <w:szCs w:val="22"/>
        </w:rPr>
        <w:t>股投资分析报告，内容涵盖：</w:t>
      </w:r>
    </w:p>
    <w:p w14:paraId="47C52A8A"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简要总结</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股市场表现与主要事件</w:t>
      </w:r>
    </w:p>
    <w:p w14:paraId="71FDD3C9"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深度分析</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年各季度宏观经济、政策预期、市场风格与板块轮动逻辑</w:t>
      </w:r>
    </w:p>
    <w:p w14:paraId="31B2B630"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推荐未来高增长板块及精选个股名单（新能源、</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、生物医药等）</w:t>
      </w:r>
    </w:p>
    <w:p w14:paraId="30042621"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构建适合高风险承受能力与回报最大化目标的投资组合</w:t>
      </w:r>
    </w:p>
    <w:p w14:paraId="2A379FE6" w14:textId="77777777" w:rsidR="00732A72" w:rsidRPr="00732A72" w:rsidRDefault="00732A72">
      <w:pPr>
        <w:numPr>
          <w:ilvl w:val="0"/>
          <w:numId w:val="220"/>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制定结合中长期配置与波段操作的交易策略</w:t>
      </w:r>
    </w:p>
    <w:p w14:paraId="140155A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撰写对象：高风险承受力投资者</w:t>
      </w:r>
      <w:r w:rsidRPr="00732A72">
        <w:rPr>
          <w:rFonts w:ascii="Times New Roman" w:eastAsia="微软雅黑" w:hAnsi="Times New Roman" w:cs="Times New Roman"/>
          <w:sz w:val="22"/>
          <w:szCs w:val="22"/>
        </w:rPr>
        <w:br/>
      </w:r>
      <w:r w:rsidRPr="00732A72">
        <w:rPr>
          <w:rFonts w:ascii="Times New Roman" w:eastAsia="微软雅黑" w:hAnsi="Times New Roman" w:cs="Times New Roman"/>
          <w:b/>
          <w:bCs/>
          <w:sz w:val="22"/>
          <w:szCs w:val="22"/>
        </w:rPr>
        <w:t>资金规模：约</w:t>
      </w:r>
      <w:r w:rsidRPr="00732A72">
        <w:rPr>
          <w:rFonts w:ascii="Times New Roman" w:eastAsia="微软雅黑" w:hAnsi="Times New Roman" w:cs="Times New Roman"/>
          <w:b/>
          <w:bCs/>
          <w:sz w:val="22"/>
          <w:szCs w:val="22"/>
        </w:rPr>
        <w:t>100</w:t>
      </w:r>
      <w:r w:rsidRPr="00732A72">
        <w:rPr>
          <w:rFonts w:ascii="Times New Roman" w:eastAsia="微软雅黑" w:hAnsi="Times New Roman" w:cs="Times New Roman"/>
          <w:b/>
          <w:bCs/>
          <w:sz w:val="22"/>
          <w:szCs w:val="22"/>
        </w:rPr>
        <w:t>万元人民币</w:t>
      </w:r>
    </w:p>
    <w:p w14:paraId="124039B2"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目录</w:t>
      </w:r>
    </w:p>
    <w:p w14:paraId="44F21A76"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股市场回顾</w:t>
      </w:r>
      <w:r w:rsidRPr="00732A72">
        <w:rPr>
          <w:rFonts w:ascii="Times New Roman" w:eastAsia="微软雅黑" w:hAnsi="Times New Roman" w:cs="Times New Roman"/>
          <w:sz w:val="22"/>
          <w:szCs w:val="22"/>
        </w:rPr>
        <w:br/>
        <w:t xml:space="preserve">1.1 </w:t>
      </w:r>
      <w:r w:rsidRPr="00732A72">
        <w:rPr>
          <w:rFonts w:ascii="Times New Roman" w:eastAsia="微软雅黑" w:hAnsi="Times New Roman" w:cs="Times New Roman"/>
          <w:sz w:val="22"/>
          <w:szCs w:val="22"/>
        </w:rPr>
        <w:t>主要指数表现与市场特征</w:t>
      </w:r>
      <w:r w:rsidRPr="00732A72">
        <w:rPr>
          <w:rFonts w:ascii="Times New Roman" w:eastAsia="微软雅黑" w:hAnsi="Times New Roman" w:cs="Times New Roman"/>
          <w:sz w:val="22"/>
          <w:szCs w:val="22"/>
        </w:rPr>
        <w:br/>
        <w:t xml:space="preserve">1.2 </w:t>
      </w:r>
      <w:r w:rsidRPr="00732A72">
        <w:rPr>
          <w:rFonts w:ascii="Times New Roman" w:eastAsia="微软雅黑" w:hAnsi="Times New Roman" w:cs="Times New Roman"/>
          <w:sz w:val="22"/>
          <w:szCs w:val="22"/>
        </w:rPr>
        <w:t>政策环境与事件驱动影响</w:t>
      </w:r>
      <w:r w:rsidRPr="00732A72">
        <w:rPr>
          <w:rFonts w:ascii="Times New Roman" w:eastAsia="微软雅黑" w:hAnsi="Times New Roman" w:cs="Times New Roman"/>
          <w:sz w:val="22"/>
          <w:szCs w:val="22"/>
        </w:rPr>
        <w:br/>
        <w:t xml:space="preserve">1.3 </w:t>
      </w:r>
      <w:r w:rsidRPr="00732A72">
        <w:rPr>
          <w:rFonts w:ascii="Times New Roman" w:eastAsia="微软雅黑" w:hAnsi="Times New Roman" w:cs="Times New Roman"/>
          <w:sz w:val="22"/>
          <w:szCs w:val="22"/>
        </w:rPr>
        <w:t>板块轮动特点与外资动向</w:t>
      </w:r>
    </w:p>
    <w:p w14:paraId="16EDEE92"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2025</w:t>
      </w:r>
      <w:r w:rsidRPr="00732A72">
        <w:rPr>
          <w:rFonts w:ascii="Times New Roman" w:eastAsia="微软雅黑" w:hAnsi="Times New Roman" w:cs="Times New Roman"/>
          <w:b/>
          <w:bCs/>
          <w:sz w:val="22"/>
          <w:szCs w:val="22"/>
        </w:rPr>
        <w:t>年市场展望与趋势研判</w:t>
      </w:r>
      <w:r w:rsidRPr="00732A72">
        <w:rPr>
          <w:rFonts w:ascii="Times New Roman" w:eastAsia="微软雅黑" w:hAnsi="Times New Roman" w:cs="Times New Roman"/>
          <w:sz w:val="22"/>
          <w:szCs w:val="22"/>
        </w:rPr>
        <w:br/>
        <w:t xml:space="preserve">2.1 </w:t>
      </w:r>
      <w:r w:rsidRPr="00732A72">
        <w:rPr>
          <w:rFonts w:ascii="Times New Roman" w:eastAsia="微软雅黑" w:hAnsi="Times New Roman" w:cs="Times New Roman"/>
          <w:sz w:val="22"/>
          <w:szCs w:val="22"/>
        </w:rPr>
        <w:t>宏观经济与政策预期</w:t>
      </w:r>
      <w:r w:rsidRPr="00732A72">
        <w:rPr>
          <w:rFonts w:ascii="Times New Roman" w:eastAsia="微软雅黑" w:hAnsi="Times New Roman" w:cs="Times New Roman"/>
          <w:sz w:val="22"/>
          <w:szCs w:val="22"/>
        </w:rPr>
        <w:br/>
        <w:t xml:space="preserve">2.2 </w:t>
      </w:r>
      <w:r w:rsidRPr="00732A72">
        <w:rPr>
          <w:rFonts w:ascii="Times New Roman" w:eastAsia="微软雅黑" w:hAnsi="Times New Roman" w:cs="Times New Roman"/>
          <w:sz w:val="22"/>
          <w:szCs w:val="22"/>
        </w:rPr>
        <w:t>市场风格演变（成长</w:t>
      </w:r>
      <w:r w:rsidRPr="00732A72">
        <w:rPr>
          <w:rFonts w:ascii="Times New Roman" w:eastAsia="微软雅黑" w:hAnsi="Times New Roman" w:cs="Times New Roman"/>
          <w:sz w:val="22"/>
          <w:szCs w:val="22"/>
        </w:rPr>
        <w:t>vs</w:t>
      </w:r>
      <w:r w:rsidRPr="00732A72">
        <w:rPr>
          <w:rFonts w:ascii="Times New Roman" w:eastAsia="微软雅黑" w:hAnsi="Times New Roman" w:cs="Times New Roman"/>
          <w:sz w:val="22"/>
          <w:szCs w:val="22"/>
        </w:rPr>
        <w:t>价值、大盘</w:t>
      </w:r>
      <w:r w:rsidRPr="00732A72">
        <w:rPr>
          <w:rFonts w:ascii="Times New Roman" w:eastAsia="微软雅黑" w:hAnsi="Times New Roman" w:cs="Times New Roman"/>
          <w:sz w:val="22"/>
          <w:szCs w:val="22"/>
        </w:rPr>
        <w:t>vs</w:t>
      </w:r>
      <w:r w:rsidRPr="00732A72">
        <w:rPr>
          <w:rFonts w:ascii="Times New Roman" w:eastAsia="微软雅黑" w:hAnsi="Times New Roman" w:cs="Times New Roman"/>
          <w:sz w:val="22"/>
          <w:szCs w:val="22"/>
        </w:rPr>
        <w:t>中小盘）</w:t>
      </w:r>
      <w:r w:rsidRPr="00732A72">
        <w:rPr>
          <w:rFonts w:ascii="Times New Roman" w:eastAsia="微软雅黑" w:hAnsi="Times New Roman" w:cs="Times New Roman"/>
          <w:sz w:val="22"/>
          <w:szCs w:val="22"/>
        </w:rPr>
        <w:br/>
        <w:t xml:space="preserve">2.3 </w:t>
      </w:r>
      <w:r w:rsidRPr="00732A72">
        <w:rPr>
          <w:rFonts w:ascii="Times New Roman" w:eastAsia="微软雅黑" w:hAnsi="Times New Roman" w:cs="Times New Roman"/>
          <w:sz w:val="22"/>
          <w:szCs w:val="22"/>
        </w:rPr>
        <w:t>板块轮动节奏展望（按季度</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月份）</w:t>
      </w:r>
    </w:p>
    <w:p w14:paraId="40E61860"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国际局势背景下的中长期高景气行业</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新能源、人工智能、半导体、生物医药、数字经济、军工等</w:t>
      </w:r>
    </w:p>
    <w:p w14:paraId="564203B3"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高质量</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股个股精选（</w:t>
      </w:r>
      <w:r w:rsidRPr="00732A72">
        <w:rPr>
          <w:rFonts w:ascii="Times New Roman" w:eastAsia="微软雅黑" w:hAnsi="Times New Roman" w:cs="Times New Roman"/>
          <w:b/>
          <w:bCs/>
          <w:sz w:val="22"/>
          <w:szCs w:val="22"/>
        </w:rPr>
        <w:t>10–15</w:t>
      </w:r>
      <w:r w:rsidRPr="00732A72">
        <w:rPr>
          <w:rFonts w:ascii="Times New Roman" w:eastAsia="微软雅黑" w:hAnsi="Times New Roman" w:cs="Times New Roman"/>
          <w:b/>
          <w:bCs/>
          <w:sz w:val="22"/>
          <w:szCs w:val="22"/>
        </w:rPr>
        <w:t>只）</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核心逻辑与投资建议</w:t>
      </w:r>
    </w:p>
    <w:p w14:paraId="3D94C84A"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投资策略与资产配置方案</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核心仓位</w:t>
      </w:r>
      <w:r w:rsidRPr="00732A72">
        <w:rPr>
          <w:rFonts w:ascii="Times New Roman" w:eastAsia="微软雅黑" w:hAnsi="Times New Roman" w:cs="Times New Roman"/>
          <w:sz w:val="22"/>
          <w:szCs w:val="22"/>
        </w:rPr>
        <w:t xml:space="preserve"> vs </w:t>
      </w:r>
      <w:r w:rsidRPr="00732A72">
        <w:rPr>
          <w:rFonts w:ascii="Times New Roman" w:eastAsia="微软雅黑" w:hAnsi="Times New Roman" w:cs="Times New Roman"/>
          <w:sz w:val="22"/>
          <w:szCs w:val="22"/>
        </w:rPr>
        <w:t>交易仓位配置</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价值投资、成长投资、主题驱动、量化趋势等风格结合</w:t>
      </w:r>
    </w:p>
    <w:p w14:paraId="0FD485B1"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买卖与风控策略</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仓位管理与资金分配</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技术指标辅助决策（均线、通道、成交量、形态等）</w:t>
      </w:r>
      <w:r w:rsidRPr="00732A72">
        <w:rPr>
          <w:rFonts w:ascii="Times New Roman" w:eastAsia="微软雅黑" w:hAnsi="Times New Roman" w:cs="Times New Roman"/>
          <w:sz w:val="22"/>
          <w:szCs w:val="22"/>
        </w:rPr>
        <w:br/>
        <w:t xml:space="preserve">– </w:t>
      </w:r>
      <w:r w:rsidRPr="00732A72">
        <w:rPr>
          <w:rFonts w:ascii="Times New Roman" w:eastAsia="微软雅黑" w:hAnsi="Times New Roman" w:cs="Times New Roman"/>
          <w:sz w:val="22"/>
          <w:szCs w:val="22"/>
        </w:rPr>
        <w:t>不同市场情景下的应对策略</w:t>
      </w:r>
    </w:p>
    <w:p w14:paraId="6719A3BA" w14:textId="77777777" w:rsidR="00732A72" w:rsidRPr="00732A72" w:rsidRDefault="00732A72">
      <w:pPr>
        <w:numPr>
          <w:ilvl w:val="0"/>
          <w:numId w:val="221"/>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结论</w:t>
      </w:r>
    </w:p>
    <w:p w14:paraId="5DAAFAE6" w14:textId="77777777" w:rsidR="00732A72" w:rsidRPr="00732A72" w:rsidRDefault="00000000" w:rsidP="00732A7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48F4772">
          <v:rect id="_x0000_i1026" style="width:0;height:1.5pt" o:hralign="center" o:hrstd="t" o:hr="t" fillcolor="#a0a0a0" stroked="f"/>
        </w:pict>
      </w:r>
    </w:p>
    <w:p w14:paraId="03682BB7"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1. 2024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股市场回顾</w:t>
      </w:r>
    </w:p>
    <w:p w14:paraId="4E61BD02" w14:textId="2AB09640"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1.1 </w:t>
      </w:r>
      <w:r w:rsidRPr="00732A72">
        <w:rPr>
          <w:rFonts w:ascii="Times New Roman" w:eastAsia="微软雅黑" w:hAnsi="Times New Roman" w:cs="Times New Roman"/>
          <w:sz w:val="22"/>
          <w:szCs w:val="22"/>
        </w:rPr>
        <w:t>主要指数表现与市场特征：</w:t>
      </w:r>
      <w:r w:rsidR="009C0AC9">
        <w:rPr>
          <w:rFonts w:ascii="Times New Roman" w:eastAsia="微软雅黑" w:hAnsi="Times New Roman" w:cs="Times New Roman" w:hint="eastAsia"/>
          <w:sz w:val="22"/>
          <w:szCs w:val="22"/>
        </w:rPr>
        <w:t>2</w:t>
      </w:r>
      <w:r w:rsidRPr="00732A72">
        <w:rPr>
          <w:rFonts w:ascii="Times New Roman" w:eastAsia="微软雅黑" w:hAnsi="Times New Roman" w:cs="Times New Roman"/>
          <w:sz w:val="22"/>
          <w:szCs w:val="22"/>
        </w:rPr>
        <w:t>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股市场走出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先抑后扬</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的走势，全年表现位居全球前列</w:t>
      </w:r>
      <w:r w:rsidRPr="00732A72">
        <w:rPr>
          <w:rFonts w:ascii="Times New Roman" w:eastAsia="微软雅黑" w:hAnsi="Times New Roman" w:cs="Times New Roman"/>
          <w:sz w:val="22"/>
          <w:szCs w:val="22"/>
        </w:rPr>
        <w:t xml:space="preserve"> (</w:t>
      </w:r>
      <w:hyperlink r:id="rId345" w:anchor=":~:text=%E7%8E%AF%E9%A1%BE%E5%85%A8%E7%90%83%E4%B8%BB%E8%A6%81%E8%82%A1%E6%8C%87%EF%BC%8C2024%E5%B9%B4A%E8%82%A1%E7%A7%91%E5%88%9B50%E6%8C%87%E6%95%B0%E8%A1%A8%E7%8E%B0%E7%AA%81%E5%87%BA%EF%BC%8C%E5%85%A8%E5%B9%B4%E4%B8%8A%E6%B6%A816.1"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。主要指数悉数录得两位数涨幅，其中上证指数全年上涨约</w:t>
      </w:r>
      <w:r w:rsidRPr="00732A72">
        <w:rPr>
          <w:rFonts w:ascii="Times New Roman" w:eastAsia="微软雅黑" w:hAnsi="Times New Roman" w:cs="Times New Roman"/>
          <w:sz w:val="22"/>
          <w:szCs w:val="22"/>
        </w:rPr>
        <w:t>12.7%</w:t>
      </w:r>
      <w:r w:rsidRPr="00732A72">
        <w:rPr>
          <w:rFonts w:ascii="Times New Roman" w:eastAsia="微软雅黑" w:hAnsi="Times New Roman" w:cs="Times New Roman"/>
          <w:sz w:val="22"/>
          <w:szCs w:val="22"/>
        </w:rPr>
        <w:t>，沪深</w:t>
      </w:r>
      <w:r w:rsidRPr="00732A72">
        <w:rPr>
          <w:rFonts w:ascii="Times New Roman" w:eastAsia="微软雅黑" w:hAnsi="Times New Roman" w:cs="Times New Roman"/>
          <w:sz w:val="22"/>
          <w:szCs w:val="22"/>
        </w:rPr>
        <w:t>300</w:t>
      </w:r>
      <w:r w:rsidRPr="00732A72">
        <w:rPr>
          <w:rFonts w:ascii="Times New Roman" w:eastAsia="微软雅黑" w:hAnsi="Times New Roman" w:cs="Times New Roman"/>
          <w:sz w:val="22"/>
          <w:szCs w:val="22"/>
        </w:rPr>
        <w:t>指数上涨</w:t>
      </w:r>
      <w:r w:rsidRPr="00732A72">
        <w:rPr>
          <w:rFonts w:ascii="Times New Roman" w:eastAsia="微软雅黑" w:hAnsi="Times New Roman" w:cs="Times New Roman"/>
          <w:sz w:val="22"/>
          <w:szCs w:val="22"/>
        </w:rPr>
        <w:t>14.7%</w:t>
      </w:r>
      <w:r w:rsidRPr="00732A72">
        <w:rPr>
          <w:rFonts w:ascii="Times New Roman" w:eastAsia="微软雅黑" w:hAnsi="Times New Roman" w:cs="Times New Roman"/>
          <w:sz w:val="22"/>
          <w:szCs w:val="22"/>
        </w:rPr>
        <w:t>，科创</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指数大涨</w:t>
      </w:r>
      <w:r w:rsidRPr="00732A72">
        <w:rPr>
          <w:rFonts w:ascii="Times New Roman" w:eastAsia="微软雅黑" w:hAnsi="Times New Roman" w:cs="Times New Roman"/>
          <w:sz w:val="22"/>
          <w:szCs w:val="22"/>
        </w:rPr>
        <w:t>16.1%</w:t>
      </w:r>
      <w:r w:rsidRPr="00732A72">
        <w:rPr>
          <w:rFonts w:ascii="Times New Roman" w:eastAsia="微软雅黑" w:hAnsi="Times New Roman" w:cs="Times New Roman"/>
          <w:sz w:val="22"/>
          <w:szCs w:val="22"/>
        </w:rPr>
        <w:t>，在全球主要股指中处于中上游水平</w:t>
      </w:r>
      <w:r w:rsidRPr="00732A72">
        <w:rPr>
          <w:rFonts w:ascii="Times New Roman" w:eastAsia="微软雅黑" w:hAnsi="Times New Roman" w:cs="Times New Roman"/>
          <w:sz w:val="22"/>
          <w:szCs w:val="22"/>
        </w:rPr>
        <w:t xml:space="preserve"> (</w:t>
      </w:r>
      <w:hyperlink r:id="rId346" w:anchor=":~:text=%E7%8E%AF%E9%A1%BE%E5%85%A8%E7%90%83%E4%B8%BB%E8%A6%81%E8%82%A1%E6%8C%87%EF%BC%8C2024%E5%B9%B4A%E8%82%A1%E7%A7%91%E5%88%9B50%E6%8C%87%E6%95%B0%E8%A1%A8%E7%8E%B0%E7%AA%81%E5%87%BA%EF%BC%8C%E5%85%A8%E5%B9%B4%E4%B8%8A%E6%B6%A816.1"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 (</w:t>
      </w:r>
      <w:hyperlink r:id="rId347" w:anchor=":~:text=2024%E5%B9%B4A%E8%82%A1%E5%85%A8%E5%B9%B4%E8%A1%A8%E7%8E%B0%E8%89%AF%E5%A5%BD%EF%BC%8C%E5%85%A8%E7%90%83%E8%A1%A8%E7%8E%B0%E5%B1%85%E5%89%8D%E3%80%82%E5%9C%A82005%E8%87%B32024%E5%B9%B4%E7%9A%84%E4%BA%8C%E5%8D%81%E5%B9%B4%E5%8C%BA%E9%97%B4%E5%86%85%EF%BC%8C2024%E5%B9%B4%E5%85%A8A%E6%8C%87%E6%95%B0%E6%B6%A8%E5%B9%8510.0"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。大盘蓝筹强于中小盘：上证</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指数全年上涨</w:t>
      </w:r>
      <w:r w:rsidRPr="00732A72">
        <w:rPr>
          <w:rFonts w:ascii="Times New Roman" w:eastAsia="微软雅黑" w:hAnsi="Times New Roman" w:cs="Times New Roman"/>
          <w:sz w:val="22"/>
          <w:szCs w:val="22"/>
        </w:rPr>
        <w:t>15.42%</w:t>
      </w:r>
      <w:r w:rsidRPr="00732A72">
        <w:rPr>
          <w:rFonts w:ascii="Times New Roman" w:eastAsia="微软雅黑" w:hAnsi="Times New Roman" w:cs="Times New Roman"/>
          <w:sz w:val="22"/>
          <w:szCs w:val="22"/>
        </w:rPr>
        <w:t>，而中小盘指数相对逊色，北证</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指数下跌</w:t>
      </w:r>
      <w:r w:rsidRPr="00732A72">
        <w:rPr>
          <w:rFonts w:ascii="Times New Roman" w:eastAsia="微软雅黑" w:hAnsi="Times New Roman" w:cs="Times New Roman"/>
          <w:sz w:val="22"/>
          <w:szCs w:val="22"/>
        </w:rPr>
        <w:t>4.14%</w:t>
      </w:r>
      <w:r w:rsidRPr="00732A72">
        <w:rPr>
          <w:rFonts w:ascii="Times New Roman" w:eastAsia="微软雅黑" w:hAnsi="Times New Roman" w:cs="Times New Roman"/>
          <w:sz w:val="22"/>
          <w:szCs w:val="22"/>
        </w:rPr>
        <w:t>，呈现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大盘跑赢小盘</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的风格分化</w:t>
      </w:r>
      <w:r w:rsidRPr="00732A72">
        <w:rPr>
          <w:rFonts w:ascii="Times New Roman" w:eastAsia="微软雅黑" w:hAnsi="Times New Roman" w:cs="Times New Roman"/>
          <w:sz w:val="22"/>
          <w:szCs w:val="22"/>
        </w:rPr>
        <w:t xml:space="preserve"> (</w:t>
      </w:r>
      <w:hyperlink r:id="rId348" w:anchor=":~:text=%E7%BA%B5%E8%A7%82%E5%85%A8%E5%B9%B4%EF%BC%8CA%E8%82%A1%E2%80%9C%E5%85%88%E6%8A%91%E5%90%8E%E6%89%AC%E2%80%9D%EF%BC%8C%E4%B8%BB%E8%A6%81%E8%82%A1%E6%8C%87%E5%85%A8%E7%BA%BF%E5%A4%A7%E6%B6%A8%EF%BC%8C%E5%85%B6%E4%B8%AD%E6%B2%AA%E6%8C%87%E5%85%A8%E5%B9%B4%E4%B8%8A%E6%B6%A812.6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。总体来看，</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股整体涨幅约</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，赚钱效应明显改善</w:t>
      </w:r>
      <w:r w:rsidRPr="00732A72">
        <w:rPr>
          <w:rFonts w:ascii="Times New Roman" w:eastAsia="微软雅黑" w:hAnsi="Times New Roman" w:cs="Times New Roman"/>
          <w:sz w:val="22"/>
          <w:szCs w:val="22"/>
        </w:rPr>
        <w:t xml:space="preserve"> (</w:t>
      </w:r>
      <w:hyperlink r:id="rId349" w:anchor=":~:text=2024%E5%B9%B4A%E8%82%A1%E5%85%A8%E5%B9%B4%E8%A1%A8%E7%8E%B0%E8%89%AF%E5%A5%BD%EF%BC%8C%E5%85%A8%E7%90%83%E8%A1%A8%E7%8E%B0%E5%B1%85%E5%89%8D%E3%80%82%E5%9C%A82005%E8%87%B32024%E5%B9%B4%E7%9A%84%E4%BA%8C%E5%8D%81%E5%B9%B4%E5%8C%BA%E9%97%B4%E5%86%85%EF%BC%8C2024%E5%B9%B4%E5%85%A8A%E6%8C%87%E6%95%B0%E6%B6%A8%E5%B9%8510.0"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。然而个股分化严重，全市场仅约一半个股上涨，涨跌幅中位数为负值，结构性行情突出</w:t>
      </w:r>
      <w:r w:rsidRPr="00732A72">
        <w:rPr>
          <w:rFonts w:ascii="Times New Roman" w:eastAsia="微软雅黑" w:hAnsi="Times New Roman" w:cs="Times New Roman"/>
          <w:sz w:val="22"/>
          <w:szCs w:val="22"/>
        </w:rPr>
        <w:t xml:space="preserve"> (</w:t>
      </w:r>
      <w:hyperlink r:id="rId350" w:anchor=":~:text=%E4%BB%8E%E5%85%A8%E5%B9%B4%E7%9B%98%E9%9D%A2%E6%9D%A5%E7%9C%8B%EF%BC%8C%E8%A1%A8%E7%8E%B0%E8%BE%83%E5%A5%BD%E7%9A%84%E9%A2%98%E6%9D%90%E5%8F%8A%E6%9D%BF%E5%9D%97%E4%B8%BB%E8%A6%81%E9%9B%86%E4%B8%AD%E5%9C%A8AI%E3%80%81%E4%BD%8E%E7%A9%BA%E3%80%81%E5%A4%A7%E9%87%91%E8%9E%8D%E3%80%81%E6%9C%BA%E5%99%A8%E4%BA%BA%20%E7%AD%89%E6%96%B9%E5%90%91%EF%BC%8C%E5%85%B6%E4%B8%ADAI%E7%9C%BC%E9%95%9C%E3%80%81Sora%E6%A6%82%E5%BF%B5%E6%B6%A8%E5%B9%85%E4%BD%8D%E5%B1%85%E5%89%8D%E4%B8%A4%E4%BD%8D%E3%80%82"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169CD20B" w14:textId="77777777" w:rsidR="00732A72" w:rsidRDefault="00732A72" w:rsidP="00732A72">
      <w:pPr>
        <w:rPr>
          <w:rFonts w:ascii="Times New Roman" w:eastAsia="微软雅黑" w:hAnsi="Times New Roman" w:cs="Times New Roman"/>
          <w:i/>
          <w:iCs/>
          <w:sz w:val="22"/>
          <w:szCs w:val="22"/>
        </w:rPr>
      </w:pPr>
      <w:r w:rsidRPr="00732A72">
        <w:rPr>
          <w:rFonts w:ascii="Times New Roman" w:eastAsia="微软雅黑" w:hAnsi="Times New Roman" w:cs="Times New Roman"/>
          <w:sz w:val="22"/>
          <w:szCs w:val="22"/>
        </w:rPr>
        <w:lastRenderedPageBreak/>
        <w:t>(</w:t>
      </w:r>
      <w:hyperlink r:id="rId351"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br/>
      </w:r>
      <w:r w:rsidRPr="00732A72">
        <w:rPr>
          <w:rFonts w:ascii="Times New Roman" w:eastAsia="微软雅黑" w:hAnsi="Times New Roman" w:cs="Times New Roman"/>
          <w:i/>
          <w:iCs/>
          <w:sz w:val="22"/>
          <w:szCs w:val="22"/>
        </w:rPr>
        <w:t>2024</w:t>
      </w:r>
      <w:r w:rsidRPr="00732A72">
        <w:rPr>
          <w:rFonts w:ascii="Times New Roman" w:eastAsia="微软雅黑" w:hAnsi="Times New Roman" w:cs="Times New Roman"/>
          <w:i/>
          <w:iCs/>
          <w:sz w:val="22"/>
          <w:szCs w:val="22"/>
        </w:rPr>
        <w:t>年主要股指年度涨跌幅（</w:t>
      </w:r>
      <w:r w:rsidRPr="00732A72">
        <w:rPr>
          <w:rFonts w:ascii="Times New Roman" w:eastAsia="微软雅黑" w:hAnsi="Times New Roman" w:cs="Times New Roman"/>
          <w:i/>
          <w:iCs/>
          <w:sz w:val="22"/>
          <w:szCs w:val="22"/>
        </w:rPr>
        <w:t>%</w:t>
      </w:r>
      <w:r w:rsidRPr="00732A72">
        <w:rPr>
          <w:rFonts w:ascii="Times New Roman" w:eastAsia="微软雅黑" w:hAnsi="Times New Roman" w:cs="Times New Roman"/>
          <w:i/>
          <w:iCs/>
          <w:sz w:val="22"/>
          <w:szCs w:val="22"/>
        </w:rPr>
        <w:t>）。万得全</w:t>
      </w:r>
      <w:r w:rsidRPr="00732A72">
        <w:rPr>
          <w:rFonts w:ascii="Times New Roman" w:eastAsia="微软雅黑" w:hAnsi="Times New Roman" w:cs="Times New Roman"/>
          <w:i/>
          <w:iCs/>
          <w:sz w:val="22"/>
          <w:szCs w:val="22"/>
        </w:rPr>
        <w:t>A</w:t>
      </w:r>
      <w:r w:rsidRPr="00732A72">
        <w:rPr>
          <w:rFonts w:ascii="Times New Roman" w:eastAsia="微软雅黑" w:hAnsi="Times New Roman" w:cs="Times New Roman"/>
          <w:i/>
          <w:iCs/>
          <w:sz w:val="22"/>
          <w:szCs w:val="22"/>
        </w:rPr>
        <w:t>指数上涨</w:t>
      </w:r>
      <w:r w:rsidRPr="00732A72">
        <w:rPr>
          <w:rFonts w:ascii="Times New Roman" w:eastAsia="微软雅黑" w:hAnsi="Times New Roman" w:cs="Times New Roman"/>
          <w:i/>
          <w:iCs/>
          <w:sz w:val="22"/>
          <w:szCs w:val="22"/>
        </w:rPr>
        <w:t>10%</w:t>
      </w:r>
      <w:r w:rsidRPr="00732A72">
        <w:rPr>
          <w:rFonts w:ascii="Times New Roman" w:eastAsia="微软雅黑" w:hAnsi="Times New Roman" w:cs="Times New Roman"/>
          <w:i/>
          <w:iCs/>
          <w:sz w:val="22"/>
          <w:szCs w:val="22"/>
        </w:rPr>
        <w:t>，在全球主要市场中表现不俗</w:t>
      </w:r>
      <w:r w:rsidRPr="00732A72">
        <w:rPr>
          <w:rFonts w:ascii="Times New Roman" w:eastAsia="微软雅黑" w:hAnsi="Times New Roman" w:cs="Times New Roman"/>
          <w:i/>
          <w:iCs/>
          <w:sz w:val="22"/>
          <w:szCs w:val="22"/>
        </w:rPr>
        <w:t xml:space="preserve"> (</w:t>
      </w:r>
      <w:hyperlink r:id="rId352" w:anchor=":~:text=%EF%BC%8C%E7%89%9B%E5%B8%82%E6%9C%89%E6%9C%9B%E7%BB%A7%E7%BB%AD%E6%BC%94%E7%BB%8E%E3%80%82%E9%A2%84%E8%AE%A12025%E5%B9%B4%E7%BB%8F%E6%B5%8E%E5%A2%9E%E9%80%9F%E4%BF%9D%E6%8C%81%E5%9C%A85" w:history="1">
        <w:r w:rsidRPr="00732A72">
          <w:rPr>
            <w:rStyle w:val="af0"/>
            <w:rFonts w:ascii="Times New Roman" w:eastAsia="微软雅黑" w:hAnsi="Times New Roman" w:cs="Times New Roman"/>
            <w:i/>
            <w:iCs/>
            <w:sz w:val="22"/>
            <w:szCs w:val="22"/>
          </w:rPr>
          <w:t>A</w:t>
        </w:r>
        <w:r w:rsidRPr="00732A72">
          <w:rPr>
            <w:rStyle w:val="af0"/>
            <w:rFonts w:ascii="Times New Roman" w:eastAsia="微软雅黑" w:hAnsi="Times New Roman" w:cs="Times New Roman"/>
            <w:i/>
            <w:iCs/>
            <w:sz w:val="22"/>
            <w:szCs w:val="22"/>
          </w:rPr>
          <w:t>股</w:t>
        </w:r>
        <w:r w:rsidRPr="00732A72">
          <w:rPr>
            <w:rStyle w:val="af0"/>
            <w:rFonts w:ascii="Times New Roman" w:eastAsia="微软雅黑" w:hAnsi="Times New Roman" w:cs="Times New Roman"/>
            <w:i/>
            <w:iCs/>
            <w:sz w:val="22"/>
            <w:szCs w:val="22"/>
          </w:rPr>
          <w:t>2025</w:t>
        </w:r>
        <w:r w:rsidRPr="00732A72">
          <w:rPr>
            <w:rStyle w:val="af0"/>
            <w:rFonts w:ascii="Times New Roman" w:eastAsia="微软雅黑" w:hAnsi="Times New Roman" w:cs="Times New Roman"/>
            <w:i/>
            <w:iCs/>
            <w:sz w:val="22"/>
            <w:szCs w:val="22"/>
          </w:rPr>
          <w:t>年怎么走？有哪些机会？机构这样看</w:t>
        </w:r>
      </w:hyperlink>
      <w:r w:rsidRPr="00732A72">
        <w:rPr>
          <w:rFonts w:ascii="Times New Roman" w:eastAsia="微软雅黑" w:hAnsi="Times New Roman" w:cs="Times New Roman"/>
          <w:i/>
          <w:iCs/>
          <w:sz w:val="22"/>
          <w:szCs w:val="22"/>
        </w:rPr>
        <w:t>)</w:t>
      </w:r>
      <w:r w:rsidRPr="00732A72">
        <w:rPr>
          <w:rFonts w:ascii="Times New Roman" w:eastAsia="微软雅黑" w:hAnsi="Times New Roman" w:cs="Times New Roman"/>
          <w:i/>
          <w:iCs/>
          <w:sz w:val="22"/>
          <w:szCs w:val="22"/>
        </w:rPr>
        <w:t>。深粉色表示涨幅为正，绿色表示下跌。</w:t>
      </w:r>
    </w:p>
    <w:p w14:paraId="11C63509" w14:textId="77777777" w:rsidR="009C0AC9" w:rsidRDefault="009C0AC9" w:rsidP="00732A72">
      <w:pPr>
        <w:rPr>
          <w:rFonts w:ascii="Times New Roman" w:eastAsia="微软雅黑" w:hAnsi="Times New Roman" w:cs="Times New Roman"/>
          <w:i/>
          <w:iCs/>
          <w:sz w:val="22"/>
          <w:szCs w:val="22"/>
        </w:rPr>
      </w:pPr>
    </w:p>
    <w:p w14:paraId="59483002" w14:textId="3F9F007D" w:rsidR="009C0AC9" w:rsidRPr="00732A72" w:rsidRDefault="009C0AC9" w:rsidP="00732A72">
      <w:pPr>
        <w:rPr>
          <w:rFonts w:ascii="Times New Roman" w:eastAsia="微软雅黑" w:hAnsi="Times New Roman" w:cs="Times New Roman"/>
          <w:sz w:val="22"/>
          <w:szCs w:val="22"/>
        </w:rPr>
      </w:pPr>
      <w:r>
        <w:rPr>
          <w:rFonts w:ascii="Times New Roman" w:eastAsia="微软雅黑" w:hAnsi="Times New Roman" w:cs="Times New Roman"/>
          <w:noProof/>
          <w:sz w:val="22"/>
          <w:szCs w:val="22"/>
        </w:rPr>
        <w:drawing>
          <wp:inline distT="0" distB="0" distL="0" distR="0" wp14:anchorId="51B6D665" wp14:editId="5ECE6044">
            <wp:extent cx="4572000" cy="2892386"/>
            <wp:effectExtent l="0" t="0" r="0" b="3810"/>
            <wp:docPr id="14716367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4572000" cy="2892386"/>
                    </a:xfrm>
                    <a:prstGeom prst="rect">
                      <a:avLst/>
                    </a:prstGeom>
                    <a:noFill/>
                  </pic:spPr>
                </pic:pic>
              </a:graphicData>
            </a:graphic>
          </wp:inline>
        </w:drawing>
      </w:r>
    </w:p>
    <w:p w14:paraId="19329B15"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1.2 </w:t>
      </w:r>
      <w:r w:rsidRPr="00732A72">
        <w:rPr>
          <w:rFonts w:ascii="Times New Roman" w:eastAsia="微软雅黑" w:hAnsi="Times New Roman" w:cs="Times New Roman"/>
          <w:b/>
          <w:bCs/>
          <w:sz w:val="22"/>
          <w:szCs w:val="22"/>
        </w:rPr>
        <w:t>政策环境与事件驱动：</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股的演绎与政策变化密切相关。年初市场经历快速下跌，</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有无政策</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成为焦点，投资者对是否出台刺激政策高度关注</w:t>
      </w:r>
      <w:r w:rsidRPr="00732A72">
        <w:rPr>
          <w:rFonts w:ascii="Times New Roman" w:eastAsia="微软雅黑" w:hAnsi="Times New Roman" w:cs="Times New Roman"/>
          <w:b/>
          <w:bCs/>
          <w:sz w:val="22"/>
          <w:szCs w:val="22"/>
        </w:rPr>
        <w:t xml:space="preserve"> (</w:t>
      </w:r>
      <w:hyperlink r:id="rId354" w:anchor=":~:text=%E5%9B%9E%E9%A6%962024%E5%B9%B4%EF%BC%8CA%E8%82%A1%E8%A1%A8%E7%8E%B0%E5%B3%B0%E5%9B%9E%E8%B7%AF%E8%BD%AC%EF%BC%8C%E6%94%BF%E7%AD%96%E5%85%B3%E6%B3%A8%E7%84%A6%E7%82%B9%E4%BB%8E%E2%80%9C%E6%9C%89%E6%97%A0%E2%80%9D%E8%BD%AC%E5%90%91%E2%80%9C%E5%BC%BA%E5%BC%B1%E2%80%9D%EF%BC%8C%E5%85%88%E5%86%B3%E5%A4%A7%E5%8A%BF%EF%BC%8C%E5%86%8D%E5%86%B3%E8%A1%8C%E4%B8%9A%E4%BB%8D%E6%98%AF2025%E5%B9%B4%E9%A6%96%E8%A6%81%E4%BB%BB%E5%8A%A1%E3%80%82"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1</w:t>
      </w:r>
      <w:r w:rsidRPr="00732A72">
        <w:rPr>
          <w:rFonts w:ascii="Times New Roman" w:eastAsia="微软雅黑" w:hAnsi="Times New Roman" w:cs="Times New Roman"/>
          <w:b/>
          <w:bCs/>
          <w:sz w:val="22"/>
          <w:szCs w:val="22"/>
        </w:rPr>
        <w:t>月初受流动性担忧（如场外衍生品</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雪球</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产品敲入风险）影响，大盘连续暴跌，市场一度出现踩踏</w:t>
      </w:r>
      <w:r w:rsidRPr="00732A72">
        <w:rPr>
          <w:rFonts w:ascii="Times New Roman" w:eastAsia="微软雅黑" w:hAnsi="Times New Roman" w:cs="Times New Roman"/>
          <w:b/>
          <w:bCs/>
          <w:sz w:val="22"/>
          <w:szCs w:val="22"/>
        </w:rPr>
        <w:t xml:space="preserve"> (</w:t>
      </w:r>
      <w:hyperlink r:id="rId355" w:anchor=":~:text=2024%E5%B9%B4%E5%B3%B0%E5%9B%9E%E8%B7%AF%E8%BD%AC%E3%80%82%E5%B0%BD%E7%AE%A12024%E5%B9%B4A%E8%82%A1%E5%85%A8%E5%B9%B4%E8%A1%A8%E7%8E%B0%E8%89%AF%E5%A5%BD%EF%BC%8C%E4%BD%86%E4%BB%8E%E5%85%A8%E5%B9%B4%E8%8A%82%E5%A5%8F%E4%B8%8E%E8%BF%87%E7%A8%8B%E6%9D%A5%E7%9C%8B%EF%BC%8C%E8%BD%AC%E6%8A%98%E9%80%9F%E5%BA%A6%E4%B8%8E%E5%B9%85%E5%BA%A6%E7%9A%84%E5%8F%98%E5%8C%96%E5%88%99%E5%8D%81%E5%88%86%E6%98%8E%E6%98%BE%EF%BC%8C%E4%B8%BB%E8%A6%81%E5%91%88%E7%8E%B0%E8%B7%8C%E9%80%9F%E5%BF%AB%E3%80%81%E8%B7%8C%E5%B9%85%E5%A4%A7%E3%80%81%E6%B6%A8%E9%80%9F%E5%BF%AB%E3%80%81%E6%B6%A8%E5%B9%85%E5%A4%A7%E7%9A%84%E7%89%B9%E7%82%B9%EF%BC%9A"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。随后宏观数据超预期（如</w:t>
      </w:r>
      <w:r w:rsidRPr="00732A72">
        <w:rPr>
          <w:rFonts w:ascii="Times New Roman" w:eastAsia="微软雅黑" w:hAnsi="Times New Roman" w:cs="Times New Roman"/>
          <w:b/>
          <w:bCs/>
          <w:sz w:val="22"/>
          <w:szCs w:val="22"/>
        </w:rPr>
        <w:t>2023</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GDP</w:t>
      </w:r>
      <w:r w:rsidRPr="00732A72">
        <w:rPr>
          <w:rFonts w:ascii="Times New Roman" w:eastAsia="微软雅黑" w:hAnsi="Times New Roman" w:cs="Times New Roman"/>
          <w:b/>
          <w:bCs/>
          <w:sz w:val="22"/>
          <w:szCs w:val="22"/>
        </w:rPr>
        <w:t>增速</w:t>
      </w:r>
      <w:r w:rsidRPr="00732A72">
        <w:rPr>
          <w:rFonts w:ascii="Times New Roman" w:eastAsia="微软雅黑" w:hAnsi="Times New Roman" w:cs="Times New Roman"/>
          <w:b/>
          <w:bCs/>
          <w:sz w:val="22"/>
          <w:szCs w:val="22"/>
        </w:rPr>
        <w:t>5.2%</w:t>
      </w:r>
      <w:r w:rsidRPr="00732A72">
        <w:rPr>
          <w:rFonts w:ascii="Times New Roman" w:eastAsia="微软雅黑" w:hAnsi="Times New Roman" w:cs="Times New Roman"/>
          <w:b/>
          <w:bCs/>
          <w:sz w:val="22"/>
          <w:szCs w:val="22"/>
        </w:rPr>
        <w:t>高于目标）反而引发对政策退出的担忧，股指再度探底</w:t>
      </w:r>
      <w:r w:rsidRPr="00732A72">
        <w:rPr>
          <w:rFonts w:ascii="Times New Roman" w:eastAsia="微软雅黑" w:hAnsi="Times New Roman" w:cs="Times New Roman"/>
          <w:b/>
          <w:bCs/>
          <w:sz w:val="22"/>
          <w:szCs w:val="22"/>
        </w:rPr>
        <w:t xml:space="preserve"> (</w:t>
      </w:r>
      <w:hyperlink r:id="rId356" w:anchor=":~:text=match%20at%20L173%20%E5%89%A7%E3%80%824%E6%9C%8816%E6%97%A5%EF%BC%8C%E4%B8%80%E5%AD%A3%E5%BA%A6GDP%E6%95%B0%E6%8D%AE%E5%8F%91%E5%B8%83%EF%BC%8C%E5%90%8C%E6%AF%945.3"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4</w:t>
      </w:r>
      <w:r w:rsidRPr="00732A72">
        <w:rPr>
          <w:rFonts w:ascii="Times New Roman" w:eastAsia="微软雅黑" w:hAnsi="Times New Roman" w:cs="Times New Roman"/>
          <w:b/>
          <w:bCs/>
          <w:sz w:val="22"/>
          <w:szCs w:val="22"/>
        </w:rPr>
        <w:t>月中旬，一季度</w:t>
      </w:r>
      <w:r w:rsidRPr="00732A72">
        <w:rPr>
          <w:rFonts w:ascii="Times New Roman" w:eastAsia="微软雅黑" w:hAnsi="Times New Roman" w:cs="Times New Roman"/>
          <w:b/>
          <w:bCs/>
          <w:sz w:val="22"/>
          <w:szCs w:val="22"/>
        </w:rPr>
        <w:t>GDP</w:t>
      </w:r>
      <w:r w:rsidRPr="00732A72">
        <w:rPr>
          <w:rFonts w:ascii="Times New Roman" w:eastAsia="微软雅黑" w:hAnsi="Times New Roman" w:cs="Times New Roman"/>
          <w:b/>
          <w:bCs/>
          <w:sz w:val="22"/>
          <w:szCs w:val="22"/>
        </w:rPr>
        <w:t>同比增</w:t>
      </w:r>
      <w:r w:rsidRPr="00732A72">
        <w:rPr>
          <w:rFonts w:ascii="Times New Roman" w:eastAsia="微软雅黑" w:hAnsi="Times New Roman" w:cs="Times New Roman"/>
          <w:b/>
          <w:bCs/>
          <w:sz w:val="22"/>
          <w:szCs w:val="22"/>
        </w:rPr>
        <w:t>5.3%</w:t>
      </w:r>
      <w:r w:rsidRPr="00732A72">
        <w:rPr>
          <w:rFonts w:ascii="Times New Roman" w:eastAsia="微软雅黑" w:hAnsi="Times New Roman" w:cs="Times New Roman"/>
          <w:b/>
          <w:bCs/>
          <w:sz w:val="22"/>
          <w:szCs w:val="22"/>
        </w:rPr>
        <w:t>，市场担心逆周期政策减弱导致下跌</w:t>
      </w:r>
      <w:r w:rsidRPr="00732A72">
        <w:rPr>
          <w:rFonts w:ascii="Times New Roman" w:eastAsia="微软雅黑" w:hAnsi="Times New Roman" w:cs="Times New Roman"/>
          <w:b/>
          <w:bCs/>
          <w:sz w:val="22"/>
          <w:szCs w:val="22"/>
        </w:rPr>
        <w:t xml:space="preserve"> (</w:t>
      </w:r>
      <w:hyperlink r:id="rId357" w:anchor=":~:text=match%20at%20L173%20%E5%89%A7%E3%80%824%E6%9C%8816%E6%97%A5%EF%BC%8C%E4%B8%80%E5%AD%A3%E5%BA%A6GDP%E6%95%B0%E6%8D%AE%E5%8F%91%E5%B8%83%EF%BC%8C%E5%90%8C%E6%AF%945.3" w:history="1">
        <w:r w:rsidRPr="00732A72">
          <w:rPr>
            <w:rStyle w:val="af0"/>
            <w:rFonts w:ascii="Times New Roman" w:eastAsia="微软雅黑" w:hAnsi="Times New Roman" w:cs="Times New Roman"/>
            <w:b/>
            <w:bCs/>
            <w:sz w:val="22"/>
            <w:szCs w:val="22"/>
          </w:rPr>
          <w:t>2024</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股深度复盘</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新浪财经</w:t>
        </w:r>
        <w:r w:rsidRPr="00732A72">
          <w:rPr>
            <w:rStyle w:val="af0"/>
            <w:rFonts w:ascii="Times New Roman" w:eastAsia="微软雅黑" w:hAnsi="Times New Roman" w:cs="Times New Roman"/>
            <w:b/>
            <w:bCs/>
            <w:sz w:val="22"/>
            <w:szCs w:val="22"/>
          </w:rPr>
          <w:t>_</w:t>
        </w:r>
        <w:r w:rsidRPr="00732A72">
          <w:rPr>
            <w:rStyle w:val="af0"/>
            <w:rFonts w:ascii="Times New Roman" w:eastAsia="微软雅黑" w:hAnsi="Times New Roman" w:cs="Times New Roman"/>
            <w:b/>
            <w:bCs/>
            <w:sz w:val="22"/>
            <w:szCs w:val="22"/>
          </w:rPr>
          <w:t>新浪网</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。关键转折出现在政策</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组合拳</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出台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4</w:t>
      </w:r>
      <w:r w:rsidRPr="00732A72">
        <w:rPr>
          <w:rFonts w:ascii="Times New Roman" w:eastAsia="微软雅黑" w:hAnsi="Times New Roman" w:cs="Times New Roman"/>
          <w:sz w:val="22"/>
          <w:szCs w:val="22"/>
        </w:rPr>
        <w:t>月监管层澄清退市新规误解，叠加高层会见重要外宾，提振了市场信心，北上资金</w:t>
      </w:r>
      <w:r w:rsidRPr="00732A72">
        <w:rPr>
          <w:rFonts w:ascii="Times New Roman" w:eastAsia="微软雅黑" w:hAnsi="Times New Roman" w:cs="Times New Roman"/>
          <w:sz w:val="22"/>
          <w:szCs w:val="22"/>
        </w:rPr>
        <w:t>4</w:t>
      </w:r>
      <w:r w:rsidRPr="00732A72">
        <w:rPr>
          <w:rFonts w:ascii="Times New Roman" w:eastAsia="微软雅黑" w:hAnsi="Times New Roman" w:cs="Times New Roman"/>
          <w:sz w:val="22"/>
          <w:szCs w:val="22"/>
        </w:rPr>
        <w:t>月下旬单日净流入高达</w:t>
      </w:r>
      <w:r w:rsidRPr="00732A72">
        <w:rPr>
          <w:rFonts w:ascii="Times New Roman" w:eastAsia="微软雅黑" w:hAnsi="Times New Roman" w:cs="Times New Roman"/>
          <w:sz w:val="22"/>
          <w:szCs w:val="22"/>
        </w:rPr>
        <w:t>224</w:t>
      </w:r>
      <w:r w:rsidRPr="00732A72">
        <w:rPr>
          <w:rFonts w:ascii="Times New Roman" w:eastAsia="微软雅黑" w:hAnsi="Times New Roman" w:cs="Times New Roman"/>
          <w:sz w:val="22"/>
          <w:szCs w:val="22"/>
        </w:rPr>
        <w:t>亿元，市场迅速修复</w:t>
      </w:r>
      <w:r w:rsidRPr="00732A72">
        <w:rPr>
          <w:rFonts w:ascii="Times New Roman" w:eastAsia="微软雅黑" w:hAnsi="Times New Roman" w:cs="Times New Roman"/>
          <w:sz w:val="22"/>
          <w:szCs w:val="22"/>
        </w:rPr>
        <w:t xml:space="preserve"> (</w:t>
      </w:r>
      <w:hyperlink r:id="rId358" w:anchor=":~:text=%E5%89%A7%E3%80%824%E6%9C%8816%E6%97%A5%EF%BC%8C%E4%B8%80%E5%AD%A3%E5%BA%A6GDP%E6%95%B0%E6%8D%AE%E5%8F%91%E5%B8%83%EF%BC%8C%E5%90%8C%E6%AF%945.3"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 (</w:t>
      </w:r>
      <w:hyperlink r:id="rId359" w:anchor=":~:text=4%E6%9C%8816%E6%97%A5%E7%9B%98%E5%90%8E%EF%BC%8C%E8%AF%81%E7%9B%91%E4%BC%9A%E4%B8%8A%E5%B8%82%E5%85%AC%E5%8F%B8%E7%9B%91%E7%AE%A1%E5%8F%B8%E5%8F%B8%E9%95%BF%E9%83%AD%E7%91%9E%E6%98%8E%E5%B0%B1%E5%88%86%E7%BA%A2%E5%92%8C%E9%80%80%E5%B8%82%E6%9C%89%E5%85%B3%E9%97%AE%E9%A2%98%E7%AD%94%E8%AE%B0%E8%80%85%E9%97%AE%EF%BC%8C%E6%9C%89%E6%95%88%E4%BF%AE%E6%AD%A3%E4%BA%86%E5%B8%82%E5%9C%BA%E6%AD%A4%E5%89%8D%E5%AF%B9%E4%BA%8E%E9%80%80%E5%B8%82%E6%96%B0%E8%A7%84%E7%9A%84%E7%89%87%E9%9D%A2%E7%90%86%E8%A7%A3%EF%BC%8C%E5%B8%82%E5%9C%BA%E5%BC%80%E5%90%AF%E4%BF%AE%E5%A4%8D%E4%B8%8A%E8%A1%8C%EF%BC%8C%E5%8C%97%E4%B8%8A%E8%B5%84%E9%87%91%E4%B9%9F%E4%BA%8E%E5%BD%93%E6%97%A5%E5%BC%80%E5%90%AF%E5%9B%9E%E6%B5%81%20%E3%80%824%E6%9C%8826%E6%97%A5%EF%BC%8C%E6%80%BB%E4%B9%A6%E8%AE%B0%E4%BC%9A%E8%A7%81%E7%BE%8E%E5%9B%BD%E5%9B%BD%E5%8A%A1%E5%8D%BF%EF%BC%8C%E5%8C%97%E5%90%91%E8%B5%84%E9%87%91%E5%8D%95%E6%97%A5%E5%A4%A7%E5%B9%85%E6%B5%81%E5%85%A5224%E4%BA%BF%E5%85%83%E3%80%824%E6%9C%8827%E6%97%A5%EF%BC%8C3%E6%9C%88%E5%B7%A5%E4%B8%9A%E4%BC%81%E4%B8%9A%E5%88%A9%E6%B6%A6%E6%95%B0%E6%8D%AE%E5%8F%91%E5%B8%83%EF%BC%8C4%E6%9C%8830%E6%97%A5%E6%94%BF%E6%B2%BB%E5%B1%80%E4%BC%9A%E8%AE%AE%E5%8F%AC%E5%BC%80%EF%BC%8C%E5%85%A8A%E6%8C%87%E6%95%B0%E5%9C%A8%E6%AD%A4%E5%8C%BA%E9%97%B4%E5%8A%A0%E9%80%9F%E4%B8%8A%E8%A1%8C%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。随后</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五一</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前后各地发布地产优化政策、央行定向降准等利好，使股指稳步上行至</w:t>
      </w:r>
      <w:r w:rsidRPr="00732A72">
        <w:rPr>
          <w:rFonts w:ascii="Times New Roman" w:eastAsia="微软雅黑" w:hAnsi="Times New Roman" w:cs="Times New Roman"/>
          <w:sz w:val="22"/>
          <w:szCs w:val="22"/>
        </w:rPr>
        <w:t>5</w:t>
      </w:r>
      <w:r w:rsidRPr="00732A72">
        <w:rPr>
          <w:rFonts w:ascii="Times New Roman" w:eastAsia="微软雅黑" w:hAnsi="Times New Roman" w:cs="Times New Roman"/>
          <w:sz w:val="22"/>
          <w:szCs w:val="22"/>
        </w:rPr>
        <w:t>月中旬</w:t>
      </w:r>
      <w:r w:rsidRPr="00732A72">
        <w:rPr>
          <w:rFonts w:ascii="Times New Roman" w:eastAsia="微软雅黑" w:hAnsi="Times New Roman" w:cs="Times New Roman"/>
          <w:sz w:val="22"/>
          <w:szCs w:val="22"/>
        </w:rPr>
        <w:t xml:space="preserve"> (</w:t>
      </w:r>
      <w:hyperlink r:id="rId360" w:anchor=":~:text=match%20at%20L179%20%E5%9C%B0%E4%BA%A7%E5%B8%82%E5%9C%BA%E8%B0%83%E6%8E%A7%E6%94%BF%E7%AD%96%E7%9A%84%E9%80%9A%E7%9F%A5%EF%BC%8C%E5%BC%95%E5%8F%91%E5%B8%82%E5%9C%BA%E5%AF%B9%E4%BA%8E%E5%9C%B0%E4%BA%A7%E6%94%BF%E7%AD%96%E7%9A%84%E4%BA%A4%E6%98%93%E9%A2%84%E6%9C%9F%EF%BC%8C%E5%85%A8A%E6%95%B4%E4%BD%93%E4%BF%9D%E6%8C%81%E6%9C%88%E5%86%85%E9%AB%98%E4%BD%8D%E8%BF%90%E8%A1%8C%EF%BC%8C%E5%90%8C%E6%97%B64%E6%9C%88%E8%BF%9B%E5%87%BA%E5%8F%A3%E6%95%B0%E6%8D%AE%E4%B9%9F%E6%94%AF%E6%92%91%E4%BA%86%E5%B8%82%E5%9C%BA%E5%AF%B9%E4%BA%8E%E5%A4%96%E9%9C%80%E6%99%AF%E6%B0%94%E5%BA%A6%E7%9A%84%E4%BF%A1%E5%BF%83%EF%BC%8C%E6%94%BF%E7%AD%96%E7%89%B9%E5%88%AB%E6%98%AF%E5%9C%B0%E4%BA%A7%E6%94%BF%E7%AD%96%E7%9A%84%E9%A2%84%E6%9C%9F%E4%BA%A4%20%E6%98%93%E6%8C%81%E7%BB%AD%E8%87%B35%E6%9C%8817%E6%97%A5%EF%BC%8C%E2%80%9C517%E2%80%9D%E9%87%8D%E7%A3%85%E5%9C%B0%E4%BA%A7%E6%94%BF%E7%AD%96%E5%8F%91%E5%B8%83%EF%BC%8C%E9%9A%8F%E5%90%8E%E5%B8%82%E5%9C%BA%E4%BE%BF%E6%AD%A3%E5%BC%8F%E8%BD%AC%E5%85%A5%E9%A2%84%E6%9C%9F%E5%85%91%E7%8E%B0%E9%98%B6%E6%AE%B5%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“517”</w:t>
      </w:r>
      <w:r w:rsidRPr="00732A72">
        <w:rPr>
          <w:rFonts w:ascii="Times New Roman" w:eastAsia="微软雅黑" w:hAnsi="Times New Roman" w:cs="Times New Roman"/>
          <w:sz w:val="22"/>
          <w:szCs w:val="22"/>
        </w:rPr>
        <w:t>房地产新政落地后，市场进入短暂调整。</w:t>
      </w:r>
    </w:p>
    <w:p w14:paraId="4574391D"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下半年政策更加积极：</w:t>
      </w:r>
      <w:r w:rsidRPr="00732A72">
        <w:rPr>
          <w:rFonts w:ascii="Times New Roman" w:eastAsia="微软雅黑" w:hAnsi="Times New Roman" w:cs="Times New Roman"/>
          <w:sz w:val="22"/>
          <w:szCs w:val="22"/>
        </w:rPr>
        <w:t>7</w:t>
      </w:r>
      <w:r w:rsidRPr="00732A72">
        <w:rPr>
          <w:rFonts w:ascii="Times New Roman" w:eastAsia="微软雅黑" w:hAnsi="Times New Roman" w:cs="Times New Roman"/>
          <w:sz w:val="22"/>
          <w:szCs w:val="22"/>
        </w:rPr>
        <w:t>月政治局会议提出下半年宏观政策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更加给力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，强化了投资者对</w:t>
      </w:r>
      <w:r w:rsidRPr="00732A72">
        <w:rPr>
          <w:rFonts w:ascii="Times New Roman" w:eastAsia="微软雅黑" w:hAnsi="Times New Roman" w:cs="Times New Roman"/>
          <w:b/>
          <w:bCs/>
          <w:sz w:val="22"/>
          <w:szCs w:val="22"/>
        </w:rPr>
        <w:t>稳增长举措</w:t>
      </w:r>
      <w:r w:rsidRPr="00732A72">
        <w:rPr>
          <w:rFonts w:ascii="Times New Roman" w:eastAsia="微软雅黑" w:hAnsi="Times New Roman" w:cs="Times New Roman"/>
          <w:sz w:val="22"/>
          <w:szCs w:val="22"/>
        </w:rPr>
        <w:t>的预期</w:t>
      </w:r>
      <w:r w:rsidRPr="00732A72">
        <w:rPr>
          <w:rFonts w:ascii="Times New Roman" w:eastAsia="微软雅黑" w:hAnsi="Times New Roman" w:cs="Times New Roman"/>
          <w:sz w:val="22"/>
          <w:szCs w:val="22"/>
        </w:rPr>
        <w:t xml:space="preserve"> (</w:t>
      </w:r>
      <w:hyperlink r:id="rId361" w:anchor=":~:text=match%20at%20L211%207%E6%9C%8830%E6%97%A5%E6%94%BF%E6%B2%BB%E5%B1%80%E4%BC%9A%E8%AE%AE%E5%8F%AC%E5%BC%80%EF%BC%8C%E5%85%B6%E4%B8%AD%E7%89%B9%E5%88%AB%E6%8F%90%E5%88%B0%E4%B8%8B%E5%8D%8A%E5%B9%B4%E5%AE%8F%E8%A7%82%E6%94%BF%E7%AD%96%E2%80%9C%E6%9B%B4%E5%8A%A0%E7%BB%99%E5%8A%9B%E2%80%9D%E4%B8%8E%E2%80%9C%E9%80%82%E6%97%B6%E6%8E%A8%E5%87%BA%E4%B8%80%E6%89%B9%E5%A2%9E%E9%87%8F%E6%94%BF%E7%AD%96%E4%B8%BE%E6%8E%AA%E2%80%9D%EF%BC%8C%E6%94%BF%E6%B2%BB%E5%B1%80%E4%BC%9A%E8%AE%AE%E5%AF%B9%E4%BA%8E%E5%AE%8F%E8%A7%82%E6%94%BF%E7%AD%96%E7%9A%84%E7%A7%AF%E6%9E%81%E8%A1%A8%E6%80%81%E4%BD%BF%E5%BE%97%E6%AD%A4%E5%89%8D%E7%96%B2%E5%BC%B1%E7%9A%84%E5%B8%82%E5%9C%BA%E4%BF%A1%E5%BF%83%E5%BE%97%E5%88%B0%E4%BA%86%E4%B8%80%E5%AE%9A%20%E6%8F%90%E6%8C%AF%EF%BC%8C%E4%BD%86%E9%9A%8F%E5%90%8E%E6%97%A5%E6%9C%AC%E8%82%A1%E5%B8%82%E5%A5%97%E5%88%A9%E5%B9%B3%E4%BB%93%E4%BA%A4%E6%98%93%E5%B1%95%E5%BC%80%EF%BC%8C%E5%85%A8%E7%90%83%E5%B8%82%E5%9C%BA%E9%99%B7%E5%85%A5%E9%AB%98%E6%B3%A2%E5%8A%A8%E9%98%B6%E6%AE%B5%EF%BC%8C%E4%B9%9F%E5%9C%A8%E4%B8%80%E5%AE%9A%E7%A8%8B%E5%BA%A6%E4%B8%8A%E5%AF%B9,A%E8%82%A1%E4%BA%A7%E7%94%9F%E4%BA%86%E8%B4%9F%E9%9D%A2%E5%BD%B1%E5%93%8D%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月中旬市场交投情绪跌至冰点，日</w:t>
      </w:r>
      <w:r w:rsidRPr="00732A72">
        <w:rPr>
          <w:rFonts w:ascii="Times New Roman" w:eastAsia="微软雅黑" w:hAnsi="Times New Roman" w:cs="Times New Roman"/>
          <w:sz w:val="22"/>
          <w:szCs w:val="22"/>
        </w:rPr>
        <w:lastRenderedPageBreak/>
        <w:t>成交额多次不足</w:t>
      </w:r>
      <w:r w:rsidRPr="00732A72">
        <w:rPr>
          <w:rFonts w:ascii="Times New Roman" w:eastAsia="微软雅黑" w:hAnsi="Times New Roman" w:cs="Times New Roman"/>
          <w:sz w:val="22"/>
          <w:szCs w:val="22"/>
        </w:rPr>
        <w:t>5000</w:t>
      </w:r>
      <w:r w:rsidRPr="00732A72">
        <w:rPr>
          <w:rFonts w:ascii="Times New Roman" w:eastAsia="微软雅黑" w:hAnsi="Times New Roman" w:cs="Times New Roman"/>
          <w:sz w:val="22"/>
          <w:szCs w:val="22"/>
        </w:rPr>
        <w:t>亿元，反映信心低迷</w:t>
      </w:r>
      <w:r w:rsidRPr="00732A72">
        <w:rPr>
          <w:rFonts w:ascii="Times New Roman" w:eastAsia="微软雅黑" w:hAnsi="Times New Roman" w:cs="Times New Roman"/>
          <w:sz w:val="22"/>
          <w:szCs w:val="22"/>
        </w:rPr>
        <w:t xml:space="preserve"> (</w:t>
      </w:r>
      <w:hyperlink r:id="rId362" w:anchor=":~:text=7%E6%9C%8830%E6%97%A5%E6%94%BF%E6%B2%BB%E5%B1%80%E4%BC%9A%E8%AE%AE%E5%8F%AC%E5%BC%80%EF%BC%8C%E5%85%B6%E4%B8%AD%E7%89%B9%E5%88%AB%E6%8F%90%E5%88%B0%E4%B8%8B%E5%8D%8A%E5%B9%B4%E5%AE%8F%E8%A7%82%E6%94%BF%E7%AD%96%E2%80%9C%E6%9B%B4%E5%8A%A0%E7%BB%99%E5%8A%9B%E2%80%9D%E4%B8%8E%E2%80%9C%E9%80%82%E6%97%B6%E6%8E%A8%E5%87%BA%E4%B8%80%E6%89%B9%E5%A2%9E%E9%87%8F%E6%94%BF%E7%AD%96%E4%B8%BE%E6%8E%AA%E2%80%9D%EF%BC%8C%E6%94%BF%E6%B2%BB%E5%B1%80%E4%BC%9A%E8%AE%AE%E5%AF%B9%E4%BA%8E%E5%AE%8F%E8%A7%82%E6%94%BF%E7%AD%96%E7%9A%84%E7%A7%AF%E6%9E%81%E8%A1%A8%E6%80%81%E4%BD%BF%E5%BE%97%E6%AD%A4%E5%89%8D%E7%96%B2%E5%BC%B1%E7%9A%84%E5%B8%82%E5%9C%BA%E4%BF%A1%E5%BF%83%E5%BE%97%E5%88%B0%E4%BA%86%E4%B8%80%E5%AE%9A%20%E6%8F%90%E6%8C%AF%EF%BC%8C%E4%BD%86%E9%9A%8F%E5%90%8E%E6%97%A5%E6%9C%AC%E8%82%A1%E5%B8%82%E5%A5%97%E5%88%A9%E5%B9%B3%E4%BB%93%E4%BA%A4%E6%98%93%E5%B1%95%E5%BC%80%EF%BC%8C%E5%85%A8%E7%90%83%E5%B8%82%E5%9C%BA%E9%99%B7%E5%85%A5%E9%AB%98%E6%B3%A2%E5%8A%A8%E9%98%B6%E6%AE%B5%EF%BC%8C%E4%B9%9F%E5%9C%A8%E4%B8%80%E5%AE%9A%E7%A8%8B%E5%BA%A6%E4%B8%8A%E5%AF%B9%20A%E8%82%A1%E4%BA%A7%E7%94%9F%E4%BA%86%E8%B4%9F%E9%9D%A2%E5%BD%B1%E5%93%8D%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9</w:t>
      </w:r>
      <w:r w:rsidRPr="00732A72">
        <w:rPr>
          <w:rFonts w:ascii="Times New Roman" w:eastAsia="微软雅黑" w:hAnsi="Times New Roman" w:cs="Times New Roman"/>
          <w:sz w:val="22"/>
          <w:szCs w:val="22"/>
        </w:rPr>
        <w:t>月初监管推出新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国九条</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（提振资本市场的九项政策）以及</w:t>
      </w:r>
      <w:r w:rsidRPr="00732A72">
        <w:rPr>
          <w:rFonts w:ascii="Times New Roman" w:eastAsia="微软雅黑" w:hAnsi="Times New Roman" w:cs="Times New Roman"/>
          <w:sz w:val="22"/>
          <w:szCs w:val="22"/>
        </w:rPr>
        <w:t>9</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24</w:t>
      </w:r>
      <w:r w:rsidRPr="00732A72">
        <w:rPr>
          <w:rFonts w:ascii="Times New Roman" w:eastAsia="微软雅黑" w:hAnsi="Times New Roman" w:cs="Times New Roman"/>
          <w:sz w:val="22"/>
          <w:szCs w:val="22"/>
        </w:rPr>
        <w:t>日的一揽子金融政策，标志</w:t>
      </w:r>
      <w:r w:rsidRPr="00732A72">
        <w:rPr>
          <w:rFonts w:ascii="Times New Roman" w:eastAsia="微软雅黑" w:hAnsi="Times New Roman" w:cs="Times New Roman"/>
          <w:b/>
          <w:bCs/>
          <w:sz w:val="22"/>
          <w:szCs w:val="22"/>
        </w:rPr>
        <w:t>政策底</w:t>
      </w:r>
      <w:r w:rsidRPr="00732A72">
        <w:rPr>
          <w:rFonts w:ascii="Times New Roman" w:eastAsia="微软雅黑" w:hAnsi="Times New Roman" w:cs="Times New Roman"/>
          <w:sz w:val="22"/>
          <w:szCs w:val="22"/>
        </w:rPr>
        <w:t>确立</w:t>
      </w:r>
      <w:r w:rsidRPr="00732A72">
        <w:rPr>
          <w:rFonts w:ascii="Times New Roman" w:eastAsia="微软雅黑" w:hAnsi="Times New Roman" w:cs="Times New Roman"/>
          <w:sz w:val="22"/>
          <w:szCs w:val="22"/>
        </w:rPr>
        <w:t xml:space="preserve"> (</w:t>
      </w:r>
      <w:hyperlink r:id="rId363" w:anchor=":~:text=2025%E5%B9%B4A%E8%82%A1%E5%B8%82%E5%9C%BA%E6%80%8E%E4%B9%88%E7%9C%8B%EF%BC%9F"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。此后市场风险偏好被极大激活，国庆节前后</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股出现历史罕见的快速飙升：</w:t>
      </w:r>
      <w:r w:rsidRPr="00732A72">
        <w:rPr>
          <w:rFonts w:ascii="Times New Roman" w:eastAsia="微软雅黑" w:hAnsi="Times New Roman" w:cs="Times New Roman"/>
          <w:sz w:val="22"/>
          <w:szCs w:val="22"/>
        </w:rPr>
        <w:t>9</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24</w:t>
      </w:r>
      <w:r w:rsidRPr="00732A72">
        <w:rPr>
          <w:rFonts w:ascii="Times New Roman" w:eastAsia="微软雅黑" w:hAnsi="Times New Roman" w:cs="Times New Roman"/>
          <w:sz w:val="22"/>
          <w:szCs w:val="22"/>
        </w:rPr>
        <w:t>日至</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日短短</w:t>
      </w:r>
      <w:r w:rsidRPr="00732A72">
        <w:rPr>
          <w:rFonts w:ascii="Times New Roman" w:eastAsia="微软雅黑" w:hAnsi="Times New Roman" w:cs="Times New Roman"/>
          <w:sz w:val="22"/>
          <w:szCs w:val="22"/>
        </w:rPr>
        <w:t>6</w:t>
      </w:r>
      <w:r w:rsidRPr="00732A72">
        <w:rPr>
          <w:rFonts w:ascii="Times New Roman" w:eastAsia="微软雅黑" w:hAnsi="Times New Roman" w:cs="Times New Roman"/>
          <w:sz w:val="22"/>
          <w:szCs w:val="22"/>
        </w:rPr>
        <w:t>个交易日，全</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指数暴涨约</w:t>
      </w:r>
      <w:r w:rsidRPr="00732A72">
        <w:rPr>
          <w:rFonts w:ascii="Times New Roman" w:eastAsia="微软雅黑" w:hAnsi="Times New Roman" w:cs="Times New Roman"/>
          <w:sz w:val="22"/>
          <w:szCs w:val="22"/>
        </w:rPr>
        <w:t>35%</w:t>
      </w:r>
      <w:r w:rsidRPr="00732A72">
        <w:rPr>
          <w:rFonts w:ascii="Times New Roman" w:eastAsia="微软雅黑" w:hAnsi="Times New Roman" w:cs="Times New Roman"/>
          <w:sz w:val="22"/>
          <w:szCs w:val="22"/>
        </w:rPr>
        <w:t>，成交额屡创新高，</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日单日成交达</w:t>
      </w:r>
      <w:r w:rsidRPr="00732A72">
        <w:rPr>
          <w:rFonts w:ascii="Times New Roman" w:eastAsia="微软雅黑" w:hAnsi="Times New Roman" w:cs="Times New Roman"/>
          <w:sz w:val="22"/>
          <w:szCs w:val="22"/>
        </w:rPr>
        <w:t>3.48</w:t>
      </w:r>
      <w:r w:rsidRPr="00732A72">
        <w:rPr>
          <w:rFonts w:ascii="Times New Roman" w:eastAsia="微软雅黑" w:hAnsi="Times New Roman" w:cs="Times New Roman"/>
          <w:sz w:val="22"/>
          <w:szCs w:val="22"/>
        </w:rPr>
        <w:t>万亿元，创历史记录</w:t>
      </w:r>
      <w:r w:rsidRPr="00732A72">
        <w:rPr>
          <w:rFonts w:ascii="Times New Roman" w:eastAsia="微软雅黑" w:hAnsi="Times New Roman" w:cs="Times New Roman"/>
          <w:sz w:val="22"/>
          <w:szCs w:val="22"/>
        </w:rPr>
        <w:t xml:space="preserve"> (</w:t>
      </w:r>
      <w:hyperlink r:id="rId364" w:anchor=":~:text=1%EF%BC%892024%E5%B9%B41%E6%9C%882%E6%97%A5%E8%87%B32%E6%9C%885%E6%97%A5%EF%BC%8C25%E4%B8%AA%E4%BA%A4%E6%98%93%E6%97%A5%EF%BC%8C%E5%85%A8A%E7%AD%89%E6%9D%83%E6%8C%87%E6%95%B0%E5%8C%BA%E9%97%B4%E8%B7%8C%E5%B9%8529.7%25%EF%BC%8C%E4%B8%94%E5%8F%91%E7%94%9F%E5%9C%A8%E5%89%8D%E6%9C%9F%E5%B7%B2%E6%9C%89%E4%B8%80%E5%AE%9A%E8%B0%83%E6%95%B4%E7%9A%84%E8%83%8C%E6%99%AF%E4%B8%8B%EF%BC%8C%E7%9B%B8%E8%BE%83%E4%BA%8E%E7%89%9B%E8%BD%AC%E7%86%8A%E8%83%8C%E6%99%AF%E4%B8%8B%E7%9A%84%EF%BC%882008%E5%B9%B4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。政策驱动和情绪修复引领</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股下半年上演</w:t>
      </w:r>
      <w:r w:rsidRPr="00732A72">
        <w:rPr>
          <w:rFonts w:ascii="Times New Roman" w:eastAsia="微软雅黑" w:hAnsi="Times New Roman" w:cs="Times New Roman"/>
          <w:sz w:val="22"/>
          <w:szCs w:val="22"/>
        </w:rPr>
        <w:t>“V</w:t>
      </w:r>
      <w:r w:rsidRPr="00732A72">
        <w:rPr>
          <w:rFonts w:ascii="Times New Roman" w:eastAsia="微软雅黑" w:hAnsi="Times New Roman" w:cs="Times New Roman"/>
          <w:sz w:val="22"/>
          <w:szCs w:val="22"/>
        </w:rPr>
        <w:t>型反转</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，市场进入</w:t>
      </w:r>
      <w:r w:rsidRPr="00732A72">
        <w:rPr>
          <w:rFonts w:ascii="Times New Roman" w:eastAsia="微软雅黑" w:hAnsi="Times New Roman" w:cs="Times New Roman"/>
          <w:b/>
          <w:bCs/>
          <w:sz w:val="22"/>
          <w:szCs w:val="22"/>
        </w:rPr>
        <w:t>技术性牛市</w:t>
      </w:r>
      <w:r w:rsidRPr="00732A72">
        <w:rPr>
          <w:rFonts w:ascii="Times New Roman" w:eastAsia="微软雅黑" w:hAnsi="Times New Roman" w:cs="Times New Roman"/>
          <w:sz w:val="22"/>
          <w:szCs w:val="22"/>
        </w:rPr>
        <w:t>格局。</w:t>
      </w:r>
    </w:p>
    <w:p w14:paraId="16BFE82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国际环境方面，</w:t>
      </w:r>
      <w:r w:rsidRPr="00732A72">
        <w:rPr>
          <w:rFonts w:ascii="Times New Roman" w:eastAsia="微软雅黑" w:hAnsi="Times New Roman" w:cs="Times New Roman"/>
          <w:b/>
          <w:bCs/>
          <w:sz w:val="22"/>
          <w:szCs w:val="22"/>
        </w:rPr>
        <w:t>中美博弈与全球流动性</w:t>
      </w:r>
      <w:r w:rsidRPr="00732A72">
        <w:rPr>
          <w:rFonts w:ascii="Times New Roman" w:eastAsia="微软雅黑" w:hAnsi="Times New Roman" w:cs="Times New Roman"/>
          <w:sz w:val="22"/>
          <w:szCs w:val="22"/>
        </w:rPr>
        <w:t>对</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股有潜移默化影响。</w:t>
      </w:r>
      <w:r w:rsidRPr="00732A72">
        <w:rPr>
          <w:rFonts w:ascii="Times New Roman" w:eastAsia="微软雅黑" w:hAnsi="Times New Roman" w:cs="Times New Roman"/>
          <w:sz w:val="22"/>
          <w:szCs w:val="22"/>
        </w:rPr>
        <w:t>3</w:t>
      </w:r>
      <w:r w:rsidRPr="00732A72">
        <w:rPr>
          <w:rFonts w:ascii="Times New Roman" w:eastAsia="微软雅黑" w:hAnsi="Times New Roman" w:cs="Times New Roman"/>
          <w:sz w:val="22"/>
          <w:szCs w:val="22"/>
        </w:rPr>
        <w:t>月美联储维持利率不变但暗示年内不降息，叠加美元走强，一度引发人民币贬值压力，冲击了短期市场情绪</w:t>
      </w:r>
      <w:r w:rsidRPr="00732A72">
        <w:rPr>
          <w:rFonts w:ascii="Times New Roman" w:eastAsia="微软雅黑" w:hAnsi="Times New Roman" w:cs="Times New Roman"/>
          <w:sz w:val="22"/>
          <w:szCs w:val="22"/>
        </w:rPr>
        <w:t xml:space="preserve"> (</w:t>
      </w:r>
      <w:hyperlink r:id="rId365" w:anchor=":~:text=2%E6%9C%88%E7%BB%8F%E6%B5%8E%E6%95%B0%E6%8D%AE%E5%8F%91%E5%B8%83%EF%BC%8C%E6%88%96%E5%BC%95%E5%8F%91%E9%80%86%E5%91%A8%E6%9C%9F%E6%94%BF%E7%AD%96%E5%87%8F%E5%BC%B1%E7%9A%84%E4%B8%8D%E5%BF%85%E8%A6%81%E8%81%94%E6%83%B3%EF%BC%8C%E5%B9%B6%E6%88%96%E4%B8%BA%E5%B8%82%E5%9C%BA%E4%B8%8A%E6%B6%A8%E8%B6%8B%E5%8A%BF%E8%A2%AB%E6%89%93%E6%96%AD%E7%9A%84%E5%8E%9F%E5%9B%A0%E4%B9%8B%E4%B8%80%E3%80%823%E6%9C%8822%E6%97%A5%EF%BC%8C%E7%91%9E%E5%A3%AB%E8%B6%85%E9%A2%84%E6%9C%9F%E9%99%8D%E6%81%AF%E5%BC%95%E5%8F%91%E7%BE%8E%E5%85%83%E5%BF%AB%E9%80%9F%E8%B5%B0%E5%BC%BA%EF%BC%8C%E8%BF%9B%E8%80%8C%E5%BC%95%E5%8F%91%E7%9B%98%E4%B8%AD%E4%BA%BA%E6%B0%91%E5%B8%81%E6%B1%87%E7%8E%87%E7%9A%84%E5%A4%A7%E5%B9%85%20%E6%B3%A2%E5%8A%A8%EF%BC%8C%E5%B8%82%E5%9C%BA%E5%86%8D%E5%BA%A6%E5%BC%80%E5%90%AF%E8%B0%83%E6%95%B4%E3%80%823%E6%9C%8825%E6%97%A5%E8%87%B33%E6%9C%8827%E6%97%A5%EF%BC%8C%E5%B8%82%E5%9C%BA%E8%B0%83%E6%95%B4%E6%9C%89%E6%89%80%E5%8A%A0%E6%B7%B1%EF%BC%8C2%E6%9C%88%E5%88%9D%E4%BB%A5%E6%9D%A5%E7%9A%84%E8%B6%85%E8%B7%8C%E5%8F%8D%E5%BC%B9%E5%8F%8A%E6%98%A5%E8%BA%81%E7%B4%AF%E8%AE%A1%E6%B6%A8%E5%B9%85%E5%8F%8A%E6%BC%94%E7%BB%8E%E6%97%B6%E9%97%B4%E9%83%BD%E8%BE%83%E4%B8%BA%E5%85%85%E5%88%86%EF%BC%8C%E5%B8%82%E5%9C%BA%E6%9C%89%E7%AD%89%E5%BE%85%E6%9B%B4%E6%B8%85%E6%99%B0%E5%AE%8F%E8%A7%82%E7%BB%8F%E6%B5%8E%E7%BA%BF%E7%B4%A2%E4%B8%8E%E8%82%A1%E5%B8%82%E4%B8%BB%E7%BA%BF%20%E7%9A%84%E9%9C%80%E6%B1%82%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股深度复盘</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。地缘政治事件（如俄乌局势、美欧对华科技制裁等）对市场情绪造成扰动，军工等板块阶段性走强。总体而言，</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年外部加息周期尾声、国内政策转向积极，为</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股营造了偏宽松的环境</w:t>
      </w:r>
      <w:r w:rsidRPr="00732A72">
        <w:rPr>
          <w:rFonts w:ascii="Times New Roman" w:eastAsia="微软雅黑" w:hAnsi="Times New Roman" w:cs="Times New Roman"/>
          <w:sz w:val="22"/>
          <w:szCs w:val="22"/>
        </w:rPr>
        <w:t xml:space="preserve"> (</w:t>
      </w:r>
      <w:hyperlink r:id="rId366"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。外资在</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年呈现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先撤后回</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的动向：上半年一度净流出，但随着估值见底和政策改善，年内北向资金累计净流入约</w:t>
      </w:r>
      <w:r w:rsidRPr="00732A72">
        <w:rPr>
          <w:rFonts w:ascii="Times New Roman" w:eastAsia="微软雅黑" w:hAnsi="Times New Roman" w:cs="Times New Roman"/>
          <w:sz w:val="22"/>
          <w:szCs w:val="22"/>
        </w:rPr>
        <w:t>280</w:t>
      </w:r>
      <w:r w:rsidRPr="00732A72">
        <w:rPr>
          <w:rFonts w:ascii="Times New Roman" w:eastAsia="微软雅黑" w:hAnsi="Times New Roman" w:cs="Times New Roman"/>
          <w:sz w:val="22"/>
          <w:szCs w:val="22"/>
        </w:rPr>
        <w:t>亿元，主要加仓汽车整车、半导体、电池等高景气行业</w:t>
      </w:r>
      <w:r w:rsidRPr="00732A72">
        <w:rPr>
          <w:rFonts w:ascii="Times New Roman" w:eastAsia="微软雅黑" w:hAnsi="Times New Roman" w:cs="Times New Roman"/>
          <w:sz w:val="22"/>
          <w:szCs w:val="22"/>
        </w:rPr>
        <w:t xml:space="preserve"> (</w:t>
      </w:r>
      <w:hyperlink r:id="rId367" w:anchor=":~:text=match%20at%20L256%20%E9%87%91%E5%87%A0%E4%B9%8E%E5%91%88%E7%8E%B0%E5%8D%95%E8%BE%B9%E5%87%80%E6%B5%81%E5%87%BA%E7%8A%B6%E6%80%81%EF%BC%8C%E5%8C%BA%E9%97%B4%E7%B4%AF%E8%AE%A1%E5%87%80%E6%B5%81%E5%87%BA%E8%B6%85%E8%BF%872000%E4%BA%BF%E5%85%83%E3%80%82%E5%B7%A7%E5%90%88%E7%9A%84%E6%98%AF%EF%BC%8C%E4%BB%8E%E6%AD%A4A%E8%82%A1%E5%B8%82%E5%9C%BA%E5%A4%84%E4%BA%8E%E4%B8%8D%E6%96%AD%E6%8E%A2%E5%BA%95%E7%9A%84%E8%BF%87%E7%A8%8B%E4%B8%AD%E3%80%82%E6%88%AA%E8%87%B32023%E5%B9%B412%E6%9C%8822%E6%97%A5%EF%BC%8C%E5%8C%97%E5%90%91%E8%B5%84%E9%87%91%E5%B9%B4%E5%86%85%E5%87%80%E6%B5%81%E5%85%A5A%E8%82%A1%E4%BB%85%E4%B8%BA28%200%E4%BA%BF%E5%85%83%E3%80%82%E8%80%8C%E4%B8%80%E5%AD%A3%E5%BA%A6%E6%9C%AB%EF%BC%8C%E8%BF%99%E4%B8%80%E6%95%B0%E6%8D%AE%E5%88%99%E6%98%AF1800%E4%BA%BF%E3%80%82%E8%80%8C%E5%9B%9E%E9%A1%BE%E5%85%A8%E5%B9%B4%EF%BC%8C%E4%B8%80%E5%AD%A3%E5%BA%A6%E5%87%A0%E4%B9%8E%E6%98%AF%E8%A1%A8%E7%8E%B0%E6%9C%80%E4%B8%BA%E5%BC%BA%E5%8A%BF%E7%9A%84%E6%97%B6%E6%AE%B5%E3%80%82%E6%80%BB%E4%BD%93%E8%80%8C%E8%A8%80%EF%BC%8C%E5%8C%97%E5%90%91%E8%B5%84%E9%87%91%E5%BD%93%E6%9C%88%E5%A4%A7%E5%B9%85%E6%B5%81%E5%85%A5%E6%97%B6%EF%BC%8C%E5%B8%82%E5%9C%BA%E6%9C%89%E4%B8%8D%E9%94%99%E7%9A%84%E8%A1%A8%E7%8E%B0%EF%BC%8C%E5%A6%82%E6%9E%9C%E5%A4%A7%E5%B9%85%E5%87%80%E6%B5%81%E5%85%A5%E7%9A%84%E8%B6%8B%E5%8A%BF,%E4%B8%8D%E8%83%BD%E5%BB%B6%E7%BB%AD%EF%BC%8C%E5%88%99%E5%B8%82%E5%9C%BA%E5%AE%B9%E6%98%93%E8%BF%9B%E5%85%A5%E7%9B%98%E6%95%B4%E7%8A%B6%E6%80%81%E3%80%82" w:history="1">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年市场投资策略：寒冬之后春花绽</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。不过临近年底海外资金有部分获利回吐，显示其谨慎心态</w:t>
      </w:r>
      <w:r w:rsidRPr="00732A72">
        <w:rPr>
          <w:rFonts w:ascii="Times New Roman" w:eastAsia="微软雅黑" w:hAnsi="Times New Roman" w:cs="Times New Roman"/>
          <w:sz w:val="22"/>
          <w:szCs w:val="22"/>
        </w:rPr>
        <w:t xml:space="preserve"> (</w:t>
      </w:r>
      <w:hyperlink r:id="rId368" w:anchor=":~:text=25%E5%B9%B4%E8%83%BD%E5%90%A6%E8%BF%8E%E6%9D%A5%E2%80%9C%E6%B5%81%E5%8A%A8%E6%80%A7%E7%89%9B%E5%B8%82%E2%80%9D%EF%BC%9F%20,%E8%82%A1%E7%A5%A8%E5%A4%9A%E5%A4%B4%E5%9F%BA%E9%87%91" w:history="1">
        <w:r w:rsidRPr="00732A72">
          <w:rPr>
            <w:rStyle w:val="af0"/>
            <w:rFonts w:ascii="Times New Roman" w:eastAsia="微软雅黑" w:hAnsi="Times New Roman" w:cs="Times New Roman"/>
            <w:sz w:val="22"/>
            <w:szCs w:val="22"/>
          </w:rPr>
          <w:t>25</w:t>
        </w:r>
        <w:r w:rsidRPr="00732A72">
          <w:rPr>
            <w:rStyle w:val="af0"/>
            <w:rFonts w:ascii="Times New Roman" w:eastAsia="微软雅黑" w:hAnsi="Times New Roman" w:cs="Times New Roman"/>
            <w:sz w:val="22"/>
            <w:szCs w:val="22"/>
          </w:rPr>
          <w:t>年能否迎来</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流动性牛市</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 xml:space="preserve"> - </w:t>
        </w:r>
        <w:r w:rsidRPr="00732A72">
          <w:rPr>
            <w:rStyle w:val="af0"/>
            <w:rFonts w:ascii="Times New Roman" w:eastAsia="微软雅黑" w:hAnsi="Times New Roman" w:cs="Times New Roman"/>
            <w:sz w:val="22"/>
            <w:szCs w:val="22"/>
          </w:rPr>
          <w:t>华尔街见闻</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B38DE4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1.3 </w:t>
      </w:r>
      <w:r w:rsidRPr="00732A72">
        <w:rPr>
          <w:rFonts w:ascii="Times New Roman" w:eastAsia="微软雅黑" w:hAnsi="Times New Roman" w:cs="Times New Roman"/>
          <w:b/>
          <w:bCs/>
          <w:sz w:val="22"/>
          <w:szCs w:val="22"/>
        </w:rPr>
        <w:t>板块轮动特点：</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股热点题材此起彼伏</w:t>
      </w:r>
      <w:r w:rsidRPr="00732A72">
        <w:rPr>
          <w:rFonts w:ascii="Times New Roman" w:eastAsia="微软雅黑" w:hAnsi="Times New Roman" w:cs="Times New Roman"/>
          <w:sz w:val="22"/>
          <w:szCs w:val="22"/>
        </w:rPr>
        <w:t>，呈现明显的结构分化。全年表现最突出的领域集中在</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相关科技和</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大金融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板块</w:t>
      </w:r>
      <w:r w:rsidRPr="00732A72">
        <w:rPr>
          <w:rFonts w:ascii="Times New Roman" w:eastAsia="微软雅黑" w:hAnsi="Times New Roman" w:cs="Times New Roman"/>
          <w:sz w:val="22"/>
          <w:szCs w:val="22"/>
        </w:rPr>
        <w:t>** (</w:t>
      </w:r>
      <w:hyperlink r:id="rId369" w:anchor=":~:text=2024%E5%B9%B4%E5%B8%82%E5%9C%BA%E5%9B%9E%E9%A1%BE"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股投资策略报告</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。具体来看，新一代人工智能（如</w:t>
      </w:r>
      <w:r w:rsidRPr="00732A72">
        <w:rPr>
          <w:rFonts w:ascii="Times New Roman" w:eastAsia="微软雅黑" w:hAnsi="Times New Roman" w:cs="Times New Roman"/>
          <w:sz w:val="22"/>
          <w:szCs w:val="22"/>
        </w:rPr>
        <w:t>AIGC</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眼镜）、机器人、低空经济（通用航空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无人机）等主题涨幅居前</w:t>
      </w:r>
      <w:r w:rsidRPr="00732A72">
        <w:rPr>
          <w:rFonts w:ascii="Times New Roman" w:eastAsia="微软雅黑" w:hAnsi="Times New Roman" w:cs="Times New Roman"/>
          <w:sz w:val="22"/>
          <w:szCs w:val="22"/>
        </w:rPr>
        <w:t xml:space="preserve"> (</w:t>
      </w:r>
      <w:hyperlink r:id="rId370" w:anchor=":~:text=2024%E5%B9%B4%E5%B8%82%E5%9C%BA%E5%9B%9E%E9%A1%BE"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股投资策略报告</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 (</w:t>
      </w:r>
      <w:hyperlink r:id="rId371" w:anchor=":~:text=%E4%BB%8E%E5%85%A8%E5%B9%B4%E7%9B%98%E9%9D%A2%E6%9D%A5%E7%9C%8B%EF%BC%8C%E8%A1%A8%E7%8E%B0%E8%BE%83%E5%A5%BD%E7%9A%84%E9%A2%98%E6%9D%90%E5%8F%8A%E6%9D%BF%E5%9D%97%E4%B8%BB%E8%A6%81%E9%9B%86%E4%B8%AD%E5%9C%A8AI%E3%80%81%E4%BD%8E%E7%A9%BA%E3%80%81%E5%A4%A7%E9%87%91%E8%9E%8D%E3%80%81%E6%9C%BA%E5%99%A8%E4%BA%BA%20%E7%AD%89%E6%96%B9%E5%90%91%EF%BC%8C%E5%85%B6%E4%B8%ADAI%E7%9C%BC%E9%95%9C%E3%80%81Sora%E6%A6%82%E5%BF%B5%E6%B6%A8%E5%B9%85%E4%BD%8D%E5%B1%85%E5%89%8D%E4%B8%A4%E4%BD%8D%E3%80%82"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算力板块中的寒武纪股价暴涨近</w:t>
      </w:r>
      <w:r w:rsidRPr="00732A72">
        <w:rPr>
          <w:rFonts w:ascii="Times New Roman" w:eastAsia="微软雅黑" w:hAnsi="Times New Roman" w:cs="Times New Roman"/>
          <w:sz w:val="22"/>
          <w:szCs w:val="22"/>
        </w:rPr>
        <w:t>400%</w:t>
      </w:r>
      <w:r w:rsidRPr="00732A72">
        <w:rPr>
          <w:rFonts w:ascii="Times New Roman" w:eastAsia="微软雅黑" w:hAnsi="Times New Roman" w:cs="Times New Roman"/>
          <w:sz w:val="22"/>
          <w:szCs w:val="22"/>
        </w:rPr>
        <w:t>，引领科创板走强</w:t>
      </w:r>
      <w:r w:rsidRPr="00732A72">
        <w:rPr>
          <w:rFonts w:ascii="Times New Roman" w:eastAsia="微软雅黑" w:hAnsi="Times New Roman" w:cs="Times New Roman"/>
          <w:sz w:val="22"/>
          <w:szCs w:val="22"/>
        </w:rPr>
        <w:t xml:space="preserve"> (</w:t>
      </w:r>
      <w:hyperlink r:id="rId372" w:anchor=":~:text=%E7%BA%B5%E8%A7%82%E5%85%A8%E5%B9%B4%EF%BC%8CA%E8%82%A1%E2%80%9C%E5%85%88%E6%8A%91%E5%90%8E%E6%89%AC%E2%80%9D%EF%BC%8C%E4%B8%BB%E8%A6%81%E8%82%A1%E6%8C%87%E5%85%A8%E7%BA%BF%E5%A4%A7%E6%B6%A8%EF%BC%8C%E5%85%B6%E4%B8%AD%E6%B2%AA%E6%8C%87%E5%85%A8%E5%B9%B4%E4%B8%8A%E6%B6%A812.6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。另一方面，传统金融权重股在下半年发力，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大象起舞</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提振指数：四大国有银行股价全年飙升逾</w:t>
      </w:r>
      <w:r w:rsidRPr="00732A72">
        <w:rPr>
          <w:rFonts w:ascii="Times New Roman" w:eastAsia="微软雅黑" w:hAnsi="Times New Roman" w:cs="Times New Roman"/>
          <w:sz w:val="22"/>
          <w:szCs w:val="22"/>
        </w:rPr>
        <w:t>40%</w:t>
      </w:r>
      <w:r w:rsidRPr="00732A72">
        <w:rPr>
          <w:rFonts w:ascii="Times New Roman" w:eastAsia="微软雅黑" w:hAnsi="Times New Roman" w:cs="Times New Roman"/>
          <w:sz w:val="22"/>
          <w:szCs w:val="22"/>
        </w:rPr>
        <w:t>，带动上证</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指数领涨</w:t>
      </w:r>
      <w:r w:rsidRPr="00732A72">
        <w:rPr>
          <w:rFonts w:ascii="Times New Roman" w:eastAsia="微软雅黑" w:hAnsi="Times New Roman" w:cs="Times New Roman"/>
          <w:sz w:val="22"/>
          <w:szCs w:val="22"/>
        </w:rPr>
        <w:t xml:space="preserve"> (</w:t>
      </w:r>
      <w:hyperlink r:id="rId373" w:anchor=":~:text=%E7%BA%B5%E8%A7%82%E5%85%A8%E5%B9%B4%EF%BC%8CA%E8%82%A1%E2%80%9C%E5%85%88%E6%8A%91%E5%90%8E%E6%89%AC%E2%80%9D%EF%BC%8C%E4%B8%BB%E8%A6%81%E8%82%A1%E6%8C%87%E5%85%A8%E7%BA%BF%E5%A4%A7%E6%B6%A8%EF%BC%8C%E5%85%B6%E4%B8%AD%E6%B2%AA%E6%8C%87%E5%85%A8%E5%B9%B4%E4%B8%8A%E6%B6%A812.6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年收官！这张图是每个股民的</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来时路</w:t>
        </w:r>
        <w:r w:rsidRPr="00732A72">
          <w:rPr>
            <w:rStyle w:val="af0"/>
            <w:rFonts w:ascii="Times New Roman" w:eastAsia="微软雅黑" w:hAnsi="Times New Roman" w:cs="Times New Roman"/>
            <w:sz w:val="22"/>
            <w:szCs w:val="22"/>
          </w:rPr>
          <w:t xml:space="preserve">” _ </w:t>
        </w:r>
        <w:r w:rsidRPr="00732A72">
          <w:rPr>
            <w:rStyle w:val="af0"/>
            <w:rFonts w:ascii="Times New Roman" w:eastAsia="微软雅黑" w:hAnsi="Times New Roman" w:cs="Times New Roman"/>
            <w:sz w:val="22"/>
            <w:szCs w:val="22"/>
          </w:rPr>
          <w:t>东方财富网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。此外，</w:t>
      </w:r>
      <w:r w:rsidRPr="00732A72">
        <w:rPr>
          <w:rFonts w:ascii="Times New Roman" w:eastAsia="微软雅黑" w:hAnsi="Times New Roman" w:cs="Times New Roman"/>
          <w:sz w:val="22"/>
          <w:szCs w:val="22"/>
        </w:rPr>
        <w:t>ChatGPT</w:t>
      </w:r>
      <w:r w:rsidRPr="00732A72">
        <w:rPr>
          <w:rFonts w:ascii="Times New Roman" w:eastAsia="微软雅黑" w:hAnsi="Times New Roman" w:cs="Times New Roman"/>
          <w:sz w:val="22"/>
          <w:szCs w:val="22"/>
        </w:rPr>
        <w:t>引领的人工智能热潮使得数字经济相关板块（云计算、大数据、网络安全等）上半年强势，而</w:t>
      </w:r>
      <w:r w:rsidRPr="00732A72">
        <w:rPr>
          <w:rFonts w:ascii="Times New Roman" w:eastAsia="微软雅黑" w:hAnsi="Times New Roman" w:cs="Times New Roman"/>
          <w:b/>
          <w:bCs/>
          <w:sz w:val="22"/>
          <w:szCs w:val="22"/>
        </w:rPr>
        <w:t>周期价值股</w:t>
      </w:r>
      <w:r w:rsidRPr="00732A72">
        <w:rPr>
          <w:rFonts w:ascii="Times New Roman" w:eastAsia="微软雅黑" w:hAnsi="Times New Roman" w:cs="Times New Roman"/>
          <w:sz w:val="22"/>
          <w:szCs w:val="22"/>
        </w:rPr>
        <w:t>（如地产、原材料）在政策利好下半年有所补涨。新能源板块则走势分化：上半年受国际油价回落影响一度低迷，下半年随着新能源车销量创新高而反弹。总体而言，</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年的板块轮动呈现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科技成长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金融权重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周期修复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的脉络，投资主线紧扣政策风向和景气度变化。</w:t>
      </w:r>
    </w:p>
    <w:p w14:paraId="2FB33A28"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lastRenderedPageBreak/>
        <w:t>2. 2025</w:t>
      </w:r>
      <w:r w:rsidRPr="00732A72">
        <w:rPr>
          <w:rFonts w:ascii="Times New Roman" w:eastAsia="微软雅黑" w:hAnsi="Times New Roman" w:cs="Times New Roman"/>
          <w:b/>
          <w:bCs/>
          <w:sz w:val="22"/>
          <w:szCs w:val="22"/>
        </w:rPr>
        <w:t>年市场展望与趋势研判</w:t>
      </w:r>
    </w:p>
    <w:p w14:paraId="09CAE282"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**2.1 </w:t>
      </w:r>
      <w:r w:rsidRPr="00732A72">
        <w:rPr>
          <w:rFonts w:ascii="Times New Roman" w:eastAsia="微软雅黑" w:hAnsi="Times New Roman" w:cs="Times New Roman"/>
          <w:sz w:val="22"/>
          <w:szCs w:val="22"/>
        </w:rPr>
        <w:t>宏观经济与政策预期：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展望</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年，中国宏观经济有望温和复苏，政策环境延续积极基调。市场普遍预计</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GDP</w:t>
      </w:r>
      <w:r w:rsidRPr="00732A72">
        <w:rPr>
          <w:rFonts w:ascii="Times New Roman" w:eastAsia="微软雅黑" w:hAnsi="Times New Roman" w:cs="Times New Roman"/>
          <w:sz w:val="22"/>
          <w:szCs w:val="22"/>
        </w:rPr>
        <w:t>增速在</w:t>
      </w:r>
      <w:r w:rsidRPr="00732A72">
        <w:rPr>
          <w:rFonts w:ascii="Times New Roman" w:eastAsia="微软雅黑" w:hAnsi="Times New Roman" w:cs="Times New Roman"/>
          <w:sz w:val="22"/>
          <w:szCs w:val="22"/>
        </w:rPr>
        <w:t>5%</w:t>
      </w:r>
      <w:r w:rsidRPr="00732A72">
        <w:rPr>
          <w:rFonts w:ascii="Times New Roman" w:eastAsia="微软雅黑" w:hAnsi="Times New Roman" w:cs="Times New Roman"/>
          <w:sz w:val="22"/>
          <w:szCs w:val="22"/>
        </w:rPr>
        <w:t>左右，</w:t>
      </w:r>
      <w:r w:rsidRPr="00732A72">
        <w:rPr>
          <w:rFonts w:ascii="Times New Roman" w:eastAsia="微软雅黑" w:hAnsi="Times New Roman" w:cs="Times New Roman"/>
          <w:b/>
          <w:bCs/>
          <w:sz w:val="22"/>
          <w:szCs w:val="22"/>
        </w:rPr>
        <w:t>投资和消费</w:t>
      </w:r>
      <w:r w:rsidRPr="00732A72">
        <w:rPr>
          <w:rFonts w:ascii="Times New Roman" w:eastAsia="微软雅黑" w:hAnsi="Times New Roman" w:cs="Times New Roman"/>
          <w:sz w:val="22"/>
          <w:szCs w:val="22"/>
        </w:rPr>
        <w:t>将成为主要拉动力</w:t>
      </w:r>
      <w:r w:rsidRPr="00732A72">
        <w:rPr>
          <w:rFonts w:ascii="Times New Roman" w:eastAsia="微软雅黑" w:hAnsi="Times New Roman" w:cs="Times New Roman"/>
          <w:sz w:val="22"/>
          <w:szCs w:val="22"/>
        </w:rPr>
        <w:t xml:space="preserve"> (</w:t>
      </w:r>
      <w:hyperlink r:id="rId374"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具体而言，随着稳增长政策发力，基建投资和制造业升级投资将保持较高强度；居民消费信心有望修复，汽车、家电、旅游等可选消费需求回暖。出口方面，全球经济增速虽放缓但保持一定韧性，新兴市场需求和</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一带一路</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市场有助于部分对冲欧美需求走弱</w:t>
      </w:r>
      <w:r w:rsidRPr="00732A72">
        <w:rPr>
          <w:rFonts w:ascii="Times New Roman" w:eastAsia="微软雅黑" w:hAnsi="Times New Roman" w:cs="Times New Roman"/>
          <w:sz w:val="22"/>
          <w:szCs w:val="22"/>
        </w:rPr>
        <w:t xml:space="preserve"> (</w:t>
      </w:r>
      <w:hyperlink r:id="rId375"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。中美贸易科技摩擦可能持续，但供应链重构也促使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中国制造</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在新能源、电动车等领域开拓新兴海外市场。</w:t>
      </w:r>
    </w:p>
    <w:p w14:paraId="47603DC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政策层面</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积极的财政政策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稳健偏宽松的货币政策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组合预计延续。财政政策方面，</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年政府赤字率和专项债规模可能进一步提高，中央财政仍有举债空间，为稳增长提供资金支持</w:t>
      </w:r>
      <w:r w:rsidRPr="00732A72">
        <w:rPr>
          <w:rFonts w:ascii="Times New Roman" w:eastAsia="微软雅黑" w:hAnsi="Times New Roman" w:cs="Times New Roman"/>
          <w:sz w:val="22"/>
          <w:szCs w:val="22"/>
        </w:rPr>
        <w:t xml:space="preserve"> (</w:t>
      </w:r>
      <w:hyperlink r:id="rId376" w:anchor=":~:text=%E4%BB%8D%E6%9C%89%E8%BE%83%E5%A4%A7%E5%A2%9E%E9%87%8F%E3%80%82%E7%BB%8F%E6%B5%8E%E5%91%88%E7%8E%B0%E5%BC%B1%E5%A4%8D%E8%8B%8F%EF%BC%8C%E5%9C%B0%E4%BA%A7%E4%B8%8B%E8%A1%8C%E8%B6%8B%E5%8A%BF%E8%BE%B9%E9%99%85%E6%94%B9%E5%96%84%EF%BC%8C%E8%BF%99%E4%B8%80%E8%BD%AE%E7%BB%8F%E6%B5%8E%E5%91%A8%E6%9C%9F%E6%9C%AC%E8%B4%A8%E6%98%AF%E5%9C%B0%E4%BA%A7%E4%B8%8B%E8%A1%8C%E5%91%A8%E6%9C%9F%EF%BC%8C%E5%8F%AA%E8%A6%81%E5%9C%B0%E4%BA%A7%E8%83%BD%E5%A4%9F%E4%BC%81%E7%A8%B3%EF%BC%8C%E5%AE%8F%E8%A7%82%20%E7%BB%8F%E6%B5%8E%E5%B0%B1%E8%83%BD%E4%BC%81%E7%A8%B3%EF%BC%8C2025%20%E5%B9%B4%E9%A2%84%E8%AE%A1%E6%88%BF%E5%9C%B0%E4%BA%A7%E9%94%80%E5%94%AE%E8%B4%9F%E5%A2%9E%E5%87%8F%E5%BC%B1%E3%80%82%E4%B8%AD%E5%A4%AE%E8%B4%A2%E6%94%BF%E8%BF%98%E6%9C%89%E8%BE%83%E5%A4%A7%E7%9A%84%E4%B8%BE%E5%80%BA%E7%A9%BA%E9%97%B4%E5%92%8C%E8%B5%A4%E5%AD%97%E6%8F%90%E5%8D%87%E7%A9%BA%E9%97%B4%EF%BC%8C%E5%B9%BF%E4%B9%89%E8%B5%A4%E5%AD%97%202025%20%E5%B9%B4%E6%9C%89%E6%9C%9B%E8%87%B3,%E5%87%BA%E5%8F%B0%E9%87%8D%E7%A3%85%E6%94%BF%E7%AD%96%EF%BC%8C%E5%88%BA%E6%BF%80%E7%BB%8F%E6%B5%8E%E5%92%8C%E8%82%A1%E5%B8%82%EF%BC%8C%E5%BD%A2%E6%88%90%E6%94%BF%E7%AD%96%E5%BA%95%E3%80%82%E7%AC%AC%E4%BA%8C%E6%AD%A5%EF%BC%9A%E6%94%BF%E7%AD%96%E9%AA%8C%E8%AF%81%E6%9C%9F%EF%BC%8C%E5%BD%A2%E6%88%90%E5%B8%82%E5%9C%BA%E5%BA%95%E3%80%82%E7%AC%AC%E4%B8%89%E6%AD%A5%EF%BC%9A%E5%9F%BA%E6%9C%AC%E9%9D%A2%E6%94%B9%E5%96%84%EF%BC%8C%E5%BD%A2%E6%88%90%E4%B8%BB%E5%8D%87%E8%B6%8B%E5%8A%BF%E3%80%82%20%E4%BB%8E%E6%94%BF%E7%AD%96%E5%BA%95%E5%88%B0%E5%B8%82%E5%9C%BA%E5%BA%95%EF%BC%8C%E4%BB%8E%E5%B8%82%E5%9C%BA%E5%BA%95%E5%88%B0%E4%B8%9A%E7%BB%A9%E5%BA%95%EF%BC%8C%E5%B8%82%E5%9C%BA%E4%BC%A0%E5%AF%BC%E7%9A%84%E6%98%AF%E4%BB%8E%E9%A2%84%E6%9C%9F%E5%88%B0%E7%8E%B0%E5%AE%9E%E7%9A%84%E9%80%BB%E8%BE%91%E8%BF%87%E7%A8%8B%E3%80%82%E8%BF%87%E5%8E%BB%E8%BF%99%E4%B8%89%E6%AC%A1%E5%A4%A7%E7%9A%84%E7%89%9B%E5%B8%82%E5%91%A8%E6%9C%9F%EF%BC%8C%E6%9C%80%E7%BB%88%E8%B5%B0%E5%87%BA%E4%B8%BB%E5%8D%87%20%E8%A1%8C%E6%83%85%EF%BC%8C%E6%9C%80%E7%BB%88%E5%9F%BA%E6%9C%AC%E9%9D%A2%E8%B5%B7%E5%88%B0%E5%86%B3%E5%AE%9A%E6%80%A7%E4%BD%9C%E7%94%A8%E3%80%82A%20%E" w:history="1">
        <w:r w:rsidRPr="00732A72">
          <w:rPr>
            <w:rStyle w:val="af0"/>
            <w:rFonts w:ascii="Times New Roman" w:eastAsia="微软雅黑" w:hAnsi="Times New Roman" w:cs="Times New Roman"/>
            <w:sz w:val="22"/>
            <w:szCs w:val="22"/>
          </w:rPr>
          <w:t>东兴证券</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年投资展望：砥砺前行，慢牛可期</w:t>
        </w:r>
        <w:r w:rsidRPr="00732A72">
          <w:rPr>
            <w:rStyle w:val="af0"/>
            <w:rFonts w:ascii="Times New Roman" w:eastAsia="微软雅黑" w:hAnsi="Times New Roman" w:cs="Times New Roman"/>
            <w:sz w:val="22"/>
            <w:szCs w:val="22"/>
          </w:rPr>
          <w:t>-250103.pdf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。减税降费和消费补贴等措施有望出台提振内需。货币政策将保持流动性合理充裕，央行强调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有较大降息降准空间</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以应对经济需要</w:t>
      </w:r>
      <w:r w:rsidRPr="00732A72">
        <w:rPr>
          <w:rFonts w:ascii="Times New Roman" w:eastAsia="微软雅黑" w:hAnsi="Times New Roman" w:cs="Times New Roman"/>
          <w:sz w:val="22"/>
          <w:szCs w:val="22"/>
        </w:rPr>
        <w:t xml:space="preserve"> (</w:t>
      </w:r>
      <w:hyperlink r:id="rId377" w:anchor=":~:text=A%20%E8%82%A1%E8%BF%9B%E5%85%A5%E6%96%B0%E7%9A%84%E7%89%9B%E5%B8%82%E5%91%A8%E6%9C%9F%EF%BC%9A%E6%94%BF%E7%AD%96%E5%8F%8D%E8%BD%AC%E5%A5%A0%E5%AE%9A%E7%89%9B%E5%B8%82%E5%9F%BA%E7%A1%80%EF%BC%8CA%20%E8%82%A1%E7%9A%84%E7%89%9B%E5%B8%82%E5%91%A8%E6%9C%9F%E6%80%BB%E6%98%AF%E4%B8%8E%E5%BD%93%E6%97%B6%E5%85%A8%E7%90%83%E5%92%8C%E5%9B%BD%E5%86%85%E6%94%BF%E6%B2%BB%E7%BB%8F%E6%B5%8E%E5%91%A8%E6%9C%9F%E6%81%AF%E6%81%AF%E7%9B%B8%E5%85%B3%EF%BC%8C%E6%9C%AC%E8%BD%AE%E7%BB%8F%E6%B5%8E%20%E4%B8%8B%E8%A1%8C%E5%91%A8%E6%9C%9F%E4%B8%BB%E8%A6%81%E7%89%B9%E5%BE%81%E6%98%AF%E6%88%BF%E5%9C%B0%E4%BA%A7%E4%B8%8B%E8%A1%8C%E5%91%A8%E6%9C%9F%E5%B8%A6%E6%9D%A5%E8%B5%84%E4%BA%A7%E8%B4%9F%E5%80%BA%E8%A1%A8%E5%8F%97%E6%8D%9F%EF%BC%8C%E9%9C%80%E6%B1%82%E7%AB%AF%E4%B8%8D%E6%96%AD%E4%B8%8B%E8%A1%8C%EF%BC%8C%E4%B8%BA%E4%BA%86%E6%89%AD%E8%BD%AC%E4%B8%8B%E8%A1%8C%E8%B6%8B%E5%8A%BF%E8%80%8C%E6%8E%A8%E5%87%BA%E7%B3%BB%E5%88%97%E9%87%8D%E8%A6%81%E6%94%BF%E7%AD%96%E3%80%82%E5%88%A9%E7%8E%87%20%E4%B8%8B%E8%A1%8C%E5%B8%A6%E6%9D%A5%E9%A3%8E%E9%99%A9%E5%81%8F%E5%A5%BD%E6%8F%90%E5%8D%87%EF%BC%8C%E4%B8%AD%E7%BE%8E%E8%BF%9B%E5%85%A5%E5%88%A9%E7%8E%87%E4%B8%8B%E8%A1%8C%E5%85%B1%E6%8C%AF%E6%9C%9F%EF%BC%8C%E7%BE%8E%E8%81%94%E5%82%A8%E9%A2%84%E8%AE%A1,%E5%B9%B4%E6%9C%89%E6%9C%9B%E8%87%B3%2012%20%E4%B8%87%E4%BA%BF%E5%B7%A6%E5%8F%B3%E3%80%82%E5%88%B6%E5%BA%A6%E6%80%A7%E7%BA%A2%E5%88%A9%E9%80%90%E6%B8%90%E6%98%BE%E7%8E%B0%EF%BC%8C%E8%B5%84%E6%9C%AC%E5%B8%82%E5%9C%BA%E9%AB%98%E8%B4%A8%E9%87%8F%E5%8F%91%E5%B1%95%E5%86%85%E6%B6%B5%E5%8F%91%E7%94%9F%E9%87%8D%E5%A4%A7%E5%8F%98%E5%8C%96%EF%BC%9A%E4%BB%8E%E6%B3%A8%E9%87%8D%E8%9E%8D%E8%B5%84%E5%8A%9F%E8%83%BD%E7%9A%84%E5%A2%9E%E9%87%8F%E5%90%91%E6%8E%A8%E5%8A%A8%E5%AD%98%E9%87%8F%E8%B4%A8%E9%87%8F%E8%BD%AC%E5%8F%98%EF%BC%8C%20%E9%80%9A%E8%BF%87%E5%8A%A0%E5%A4%A7%E5%88%86%E7%BA%A2%EF%BC%8C%E5%A2%9E%E5%BC%BA%E4%B8%8A%E5%B8%82%E5%85%AC%E5%8F%B8%E8%82%A1%E4%B8%9C%E5%9B%9E%E6%8A%A5%EF%BC%8C%E9%BC%93%E5%8A%B1%E4%B8%8A%E5%B8%82%E5%85%AC%E5%8F%B8%E5%90%88%E7%90%86%E9%80%9A%E8%BF%87%E5%B8%82%E5%80%BC%E7%AE%A1%E7%90%86%E6%8F%90%E5%8D%87%E5%85%AC%E5%8F%B8%E8%B4%" w:history="1">
        <w:r w:rsidRPr="00732A72">
          <w:rPr>
            <w:rStyle w:val="af0"/>
            <w:rFonts w:ascii="Times New Roman" w:eastAsia="微软雅黑" w:hAnsi="Times New Roman" w:cs="Times New Roman"/>
            <w:sz w:val="22"/>
            <w:szCs w:val="22"/>
          </w:rPr>
          <w:t>东兴证券</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年投资展望：砥砺前行，慢牛可期</w:t>
        </w:r>
        <w:r w:rsidRPr="00732A72">
          <w:rPr>
            <w:rStyle w:val="af0"/>
            <w:rFonts w:ascii="Times New Roman" w:eastAsia="微软雅黑" w:hAnsi="Times New Roman" w:cs="Times New Roman"/>
            <w:sz w:val="22"/>
            <w:szCs w:val="22"/>
          </w:rPr>
          <w:t>-250103.pdf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。在通胀压力不大的背景下（</w:t>
      </w:r>
      <w:r w:rsidRPr="00732A72">
        <w:rPr>
          <w:rFonts w:ascii="Times New Roman" w:eastAsia="微软雅黑" w:hAnsi="Times New Roman" w:cs="Times New Roman"/>
          <w:sz w:val="22"/>
          <w:szCs w:val="22"/>
        </w:rPr>
        <w:t>CPI</w:t>
      </w:r>
      <w:r w:rsidRPr="00732A72">
        <w:rPr>
          <w:rFonts w:ascii="Times New Roman" w:eastAsia="微软雅黑" w:hAnsi="Times New Roman" w:cs="Times New Roman"/>
          <w:sz w:val="22"/>
          <w:szCs w:val="22"/>
        </w:rPr>
        <w:t>温和、</w:t>
      </w:r>
      <w:r w:rsidRPr="00732A72">
        <w:rPr>
          <w:rFonts w:ascii="Times New Roman" w:eastAsia="微软雅黑" w:hAnsi="Times New Roman" w:cs="Times New Roman"/>
          <w:sz w:val="22"/>
          <w:szCs w:val="22"/>
        </w:rPr>
        <w:t>PPI</w:t>
      </w:r>
      <w:r w:rsidRPr="00732A72">
        <w:rPr>
          <w:rFonts w:ascii="Times New Roman" w:eastAsia="微软雅黑" w:hAnsi="Times New Roman" w:cs="Times New Roman"/>
          <w:sz w:val="22"/>
          <w:szCs w:val="22"/>
        </w:rPr>
        <w:t>或在明年年中转正</w:t>
      </w:r>
      <w:r w:rsidRPr="00732A72">
        <w:rPr>
          <w:rFonts w:ascii="Times New Roman" w:eastAsia="微软雅黑" w:hAnsi="Times New Roman" w:cs="Times New Roman"/>
          <w:sz w:val="22"/>
          <w:szCs w:val="22"/>
        </w:rPr>
        <w:t xml:space="preserve"> (</w:t>
      </w:r>
      <w:hyperlink r:id="rId378" w:anchor=":~:text=%E5%9B%BD%E9%87%91%E8%AF%81%E5%88%B8%E7%9A%84%E7%AD%96%E7%95%A5%E6%8A%A5%E5%91%8A%E8%AE%A4%E4%B8%BA%EF%BC%8C%E5%AF%B9%E6%AF%94%E5%8E%86%E5%B1%8A%E6%8C%81%E7%BB%AD%E6%80%A7%E8%BE%83%E4%BD%B3%E7%9A%84%E2%80%9C%E6%98%A5%E5%AD%A3%E8%BA%81%E5%8A%A8%E2%80%9D%E8%A1%8C%E6%83%85%EF%BC%8C%E5%A6%822006%E5%B9%B4%E3%80%812009%E5%B9%B4%E3%80%812016%E5%B9%B4%E3%80%812019%E5%B9%B4%EF%BC%8C2025%E5%B9%B4%E5%A4%A7%E6%A6%82%E7%8E%87%E5%B0%86%E5%87%BA%E7%8E%B0%E2%80%9C%E6%98%A5%E5%AD%A3%E8%BA%81%E5%8A%A8%E2%80%9D%E8%A1%8C%E6%83%85%E3%80%82%E5%85%B7%E4%BD%93%E5%8E%9F%E5%9B%A0%20%EF%BC%9A%EF%BC%881%EF%BC%89%E5%BD%93%E5%89%8D%E5%9B%BD%E5%86%85%E7%BB%8F%E6%B5%8E%E8%B6%8B%E4%BA%8E%E6%94%B9%E5%96%84%EF%BC%8C%E9%A2%84%E8%AE%A1%E6%9C%AC%E8%BD%AE%E5%9B%BD%E5%86%85%E5%9F%BA%E6%9C%AC%E9%9D%A2%E6%94%B9%E5%96%84%E5%91%A8%E6%9C%9F%E8%87%B3%E5%B0%91%E6%8C%81%E7%BB%AD%E8%87%B32025%E5%B9%B4%E4%B8%80%E5%AD%A3%E5%BA%A6%EF%BC%9B%EF%BC%882%EF%BC%89%E5%B8%82%E5%9C%BA%E6%9C%89%E6%95%88%E6%B5%81%E5%8A%A8%E8%B6%8B%E4%BA%8E%E6%94%B9%E5%96%84%EF%BC%9B%EF%BC%883%EF%BC%89%E9%80%9A%E8%83%80%E5%B0%9A%E6%9C%AA%E6%98%8E%E6%98%BE%E4%B8%8A%E5%8D%87%EF%BC%8C%E8%B4%B4%E7%8E%B0%E7%8E%87%E4%BF%9D%E6%8C%81%E8%BE%83%E4%BD%8E%E6%B0%B4%E5%B9%B3%EF%BC%8CPP%20I%E6%8B%90%E7%82%B9%E6%88%96%E5%9C%A8%E6%98%8E%E5%B9%B47%E6%9C%88%EF%BC%8C%E8%BD%AC%E6%AD%A3%E6%9C%80%E5%BF%AB%E6%88%96%E5%9C%A8%E6%98%8E%E5%B9%B49%E6%9C%88%EF%BC%9B%EF%BC%884%EF%BC%89%E4%BC%B0%E5%80%BC%E5%90%88%E7%90%86%E7%94%9A%E8%87%B3%E5%A4%84%E4%BA%8E%E5%81%8F%E4%BD%8E%E6%B0%B4%E5%B9%B3%EF%BC%9B%EF%BC%885%EF%BC%89ERP%E5%A4%84%E4%BA%8E%E9%98%B6%E6%AE%B5%E6%80%A7%E9%AB%98%E7%82%B9%EF%BC%8C%E4%B8%94%E5%85%B7%E5%A4%87%E8%BE%83%E5%A4%9A%E5%90%91%E4%B8%8B%E6%94%B6%E6%95%9B%E7%A9%BA%E9%97%B4%E2%80%94%E2%80%94%E6%88%AA%E8%87%B32024%E5%B9%B411%E6%9C%8820%E6%97%A5%EF%BC%8C%E6%97%A0%E8%AE%BA%20EPR%E8%BF%98%E6%98%AF%E2%80%9C%E8%82%A1%E5%80%BA%E6%94%B6%E7%9B%8A%E5%B7%AE%E2%80%9D%E5%9D%87%E8%AF%B4%E6%98%8EA%E8%82%A1%E9%A3%8E%E9%99%A9%E5%81%8F%E5%A5%BD%E5%85%B7%E5%A4%87%E8%BE%83%E5%A4%A7%E6%94%B9%E5%96%84%E7%A9%BA%E9%97%B4%E3%80%82"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），央行有条件适度降息或定向降准，引导金融体系加大对实体经济支持。预计</w:t>
      </w:r>
      <w:r w:rsidRPr="00732A72">
        <w:rPr>
          <w:rFonts w:ascii="Times New Roman" w:eastAsia="微软雅黑" w:hAnsi="Times New Roman" w:cs="Times New Roman"/>
          <w:b/>
          <w:bCs/>
          <w:sz w:val="22"/>
          <w:szCs w:val="22"/>
        </w:rPr>
        <w:t>信贷环境宽松</w:t>
      </w:r>
      <w:r w:rsidRPr="00732A72">
        <w:rPr>
          <w:rFonts w:ascii="Times New Roman" w:eastAsia="微软雅黑" w:hAnsi="Times New Roman" w:cs="Times New Roman"/>
          <w:sz w:val="22"/>
          <w:szCs w:val="22"/>
        </w:rPr>
        <w:t>，股市资金面改善。同时，资本市场改革红利持续释放，新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国九条</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强调提高上市公司质量和投资者回报，</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年监管层将在提升市场活跃度和信心方面持续出台举措</w:t>
      </w:r>
      <w:r w:rsidRPr="00732A72">
        <w:rPr>
          <w:rFonts w:ascii="Times New Roman" w:eastAsia="微软雅黑" w:hAnsi="Times New Roman" w:cs="Times New Roman"/>
          <w:sz w:val="22"/>
          <w:szCs w:val="22"/>
        </w:rPr>
        <w:t xml:space="preserve"> (</w:t>
      </w:r>
      <w:hyperlink r:id="rId379" w:anchor=":~:text=2025%E5%B9%B4A%E8%82%A1%E5%B8%82%E5%9C%BA%E6%80%8E%E4%B9%88%E7%9C%8B%EF%BC%9F"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 (</w:t>
      </w:r>
      <w:hyperlink r:id="rId380" w:anchor=":~:text=%E4%BB%8D%E6%9C%89%E8%BE%83%E5%A4%A7%E5%A2%9E%E9%87%8F%E3%80%82%E7%BB%8F%E6%B5%8E%E5%91%88%E7%8E%B0%E5%BC%B1%E5%A4%8D%E8%8B%8F%EF%BC%8C%E5%9C%B0%E4%BA%A7%E4%B8%8B%E8%A1%8C%E8%B6%8B%E5%8A%BF%E8%BE%B9%E9%99%85%E6%94%B9%E5%96%84%EF%BC%8C%E8%BF%99%E4%B8%80%E8%BD%AE%E7%BB%8F%E6%B5%8E%E5%91%A8%E6%9C%9F%E6%9C%AC%E8%B4%A8%E6%98%AF%E5%9C%B0%E4%BA%A7%E4%B8%8B%E8%A1%8C%E5%91%A8%E6%9C%9F%EF%BC%8C%E5%8F%AA%E8%A6%81%E5%9C%B0%E4%BA%A7%E8%83%BD%E5%A4%9F%E4%BC%81%E7%A8%B3%EF%BC%8C%E5%AE%8F%E8%A7%82%20%E7%BB%8F%E6%B5%8E%E5%B0%B1%E8%83%BD%E4%BC%81%E7%A8%B3%EF%BC%8C2025%20%E5%B9%B4%E9%A2%84%E8%AE%A1%E6%88%BF%E5%9C%B0%E4%BA%A7%E9%94%80%E5%94%AE%E8%B4%9F%E5%A2%9E%E5%87%8F%E5%BC%B1%E3%80%82%E4%B8%AD%E5%A4%AE%E8%B4%A2%E6%94%BF%E8%BF%98%E6%9C%89%E8%BE%83%E5%A4%A7%E7%9A%84%E4%B8%BE%E5%80%BA%E7%A9%BA%E9%97%B4%E5%92%8C%E8%B5%A4%E5%AD%97%E6%8F%90%E5%8D%87%E7%A9%BA%E9%97%B4%EF%BC%8C%E5%B9%BF%E4%B9%89%E8%B5%A4%E5%AD%97%202025%20%E5%B9%B4%E6%9C%89%E6%9C%9B%E8%87%B3,%E5%87%BA%E5%8F%B0%E9%87%8D%E7%A3%85%E6%94%BF%E7%AD%96%EF%BC%8C%E5%88%BA%E6%BF%80%E7%BB%8F%E6%B5%8E%E5%92%8C%E8%82%A1%E5%B8%82%EF%BC%8C%E5%BD%A2%E6%88%90%E6%94%BF%E7%AD%96%E5%BA%95%E3%80%82%E7%AC%AC%E4%BA%8C%E6%AD%A5%EF%BC%9A%E6%94%BF%E7%AD%96%E9%AA%8C%E8%AF%81%E6%9C%9F%EF%BC%8C%E5%BD%A2%E6%88%90%E5%B8%82%E5%9C%BA%E5%BA%95%E3%80%82%E7%AC%AC%E4%B8%89%E6%AD%A5%EF%BC%9A%E5%9F%BA%E6%9C%AC%E9%9D%A2%E6%94%B9%E5%96%84%EF%BC%8C%E5%BD%A2%E6%88%90%E4%B8%BB%E5%8D%87%E8%B6%8B%E5%8A%BF%E3%80%82%20%E4%BB%8E%E6%94%BF%E7%AD%96%E5%BA%95%E5%88%B0%E5%B8%82%E5%9C%BA%E5%BA%95%EF%BC%8C%E4%BB%8E%E5%B8%82%E5%9C%BA%E5%BA%95%E5%88%B0%E4%B8%9A%E7%BB%A9%E5%BA%95%EF%BC%8C%E5%B8%82%E5%9C%BA%E4%BC%A0%E5%AF%BC%E7%9A%84%E6%98%AF%E4%BB%8E%E9%A2%84%E6%9C%9F%E5%88%B0%E7%8E%B0%E5%AE%9E%E7%9A%84%E9%80%BB%E8%BE%91%E8%BF%87%E7%A8%8B%E3%80%82%E8%BF%87%E5%8E%BB%E8%BF%99%E4%B8%89%E6%AC%A1%E5%A4%A7%E7%9A%84%E7%89%9B%E5%B8%82%E5%91%A8%E6%9C%9F%EF%BC%8C%E6%9C%80%E7%BB%88%E8%B5%B0%E5%87%BA%E4%B8%BB%E5%8D%87%20%E8%A1%8C%E6%83%85%EF%BC%8C%E6%9C%80%E7%BB%88%E5%9F%BA%E6%9C%AC%E9%9D%A2%E8%B5%B7%E5%88%B0%E5%86%B3%E5%AE%9A%E6%80%A7%E4%BD%9C%E7%94%A8%E3%80%82A%20%E" w:history="1">
        <w:r w:rsidRPr="00732A72">
          <w:rPr>
            <w:rStyle w:val="af0"/>
            <w:rFonts w:ascii="Times New Roman" w:eastAsia="微软雅黑" w:hAnsi="Times New Roman" w:cs="Times New Roman"/>
            <w:sz w:val="22"/>
            <w:szCs w:val="22"/>
          </w:rPr>
          <w:t>东兴证券</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年投资展望：砥砺前行，慢牛可期</w:t>
        </w:r>
        <w:r w:rsidRPr="00732A72">
          <w:rPr>
            <w:rStyle w:val="af0"/>
            <w:rFonts w:ascii="Times New Roman" w:eastAsia="微软雅黑" w:hAnsi="Times New Roman" w:cs="Times New Roman"/>
            <w:sz w:val="22"/>
            <w:szCs w:val="22"/>
          </w:rPr>
          <w:t>-250103.pdf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。总体而言，政策合力有望扭转过去三年经济下行态势，为</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股提供基本面和流动性双重支撑，慢牛行情基础逐步夯实</w:t>
      </w:r>
      <w:r w:rsidRPr="00732A72">
        <w:rPr>
          <w:rFonts w:ascii="Times New Roman" w:eastAsia="微软雅黑" w:hAnsi="Times New Roman" w:cs="Times New Roman"/>
          <w:sz w:val="22"/>
          <w:szCs w:val="22"/>
        </w:rPr>
        <w:t xml:space="preserve"> (</w:t>
      </w:r>
      <w:hyperlink r:id="rId381" w:anchor=":~:text=%E5%8D%8E%E9%BE%99%E8%AF%81%E5%88%B8%E8%BF%91%E6%97%A5%E5%8F%91%E5%B8%83%E7%9A%842025%E5%B9%B4A%E8%82%A1%E6%8A%95%E8%B5%84%E7%AD%96%E7%95%A5%E6%8A%A5%E5%91%8A%E8%AE%A4%E4%B8%BA%EF%BC%8C%E4%BB%8E%E6%96%B0%E2%80%9C%E5%9B%BD%E4%B9%9D%E6%9D%A1%E2%80%9D%E5%8F%91%E5%B8%83%E5%88%B09%E6%9C%8824%E6%97%A5%E5%A2%9E%E9%87%8F%E9%87%91%E8%9E%8D%E6%94%BF%E7%AD%96%E6%8E%A8%E5%87%BA%EF%BC%8C%E7%A1%AE%E7%AB%8B%E5%B8%82%E5%9C%BA%E5%BA%95%E9%83%A8%E3%80%82%E6%96%B0%E2%80%9C%E5%9B%BD%E4%B9%9D%E6%9D%A1%E2%80%9D%E6%98%AF%E8%B5%84%E6%9C%AC%E5%B8%82%E5%9C%BA%E7%AC%AC%E4%B8%89%E4%B8%AA%E2%80%9C%E5%9B%BD%E4%B9%9D%E6%9D%A1%E2%80%9D%EF%BC%8C%E4%B8%89%E6%AC%A1%E2%80%9C%E5%9B%BD%20%E4%B9%9D%E6%9D%A1%E2%80%9D%E8%A7%84%E5%88%92%E8%B5%84%E6%9C%AC%E5%B8%82%E5%9C%BA%E2%80%9C%E7%A8%B3%E5%AE%9A%E5%8F%91%E5%B1%95%E2%86%92%E5%81%A5%E5%BA%B7%E5%8F%91%E5%B1%95%E2%86%92%E9%AB%98%E8%B4%A8%E9%87%8F%E5%8F%91%E5%B1%95%E2%80%9D%E8%B7%AF%E5%BE%84%E3%80%824%E6%9C%8812%E6%97%A5%E6%96%B0%E2%80%9C%E5%9B%BD%E4%B9%9D%E6%9D%A1%E2%80%9D%E5%8F%91%E5%B8%83%E7%A8%B3%E5%AE%9A%E5%B8%82%E5%9C%BA%E9%A2%84%E6%9C%9F%EF%BC%8C%E6%8E%A8%E5%8A%A8%E8%B5%84%E6%9C%AC%E5%B8%82%E5%9C%BA%E8%BF%9B%E5%85%A5%E9%AB%98%E8%B4%A8%E9%87%8F%E5%8F%91%E5%B1%95%E7%9A%84%E6%96%B0%E9%98%B6%E6%AE%B5%EF%BC%8C%E5%B8%82%E5%9C%BA%E8%B5%B0%E5%90%914.0%E6%97%B6%E6%9C%9F%E3%80%829%E6%9C%882%204%E6%97%A5%E4%B8%80%E6%8F%BD%E5%AD%90%E9%87%91%E8%9E%8D%E6%94%BF%E7%AD%96%E6%8F%90%E5%87%BA%EF%BC%8C%E6%BF%80%E6%B4%BB%E5%B8%82%E5%9C%BA%E9%A3%8E%E9%99%A9%E5%81%8F%E5%A5%BD%EF%BC%8C%E7%9F%AD%E6%97%B6%E9%97%B4%E8%BF%85%E9%80%9F%E6%8F%90%E6%8C%AF%E5%B8%82%E5%9C%BA%EF%BC%8C%E5%B8%82%E5%9C%BA%E7%89%9B%E5%B8%82%E6%A0%BC%E5%B1%80%E6%98%BE%E7%8E%B0%E3%80%82%E9%A2%84%E8%AE%A12025%E5%B9%B4%E6%94%BF%E7%AD%96%E5%AE%BD%E6%9D%BE%E5%BB%B6%E7%BB%AD%EF%BC%8C%E6%9C%89%E6%9C%9B%E5%B8%A6%E5%8A%A8%E7%BB%8F%E6%B5%8E%E5%9F%BA%E6%9C%AC%E9%9D%A2%E6%8C%81%E7%BB%AD%E6%94%B9%E5%96%84%EF%BC%8C%E6%8F%90%E5%8D%87%E4%B8%8A%E5%B8%82%E5%85%AC%E5%8F%B8%E4%B8%9A%E7%BB%A9%E5%A2%9E%E9%95%BF%E9%A2%84%E6%9C%9F%20%EF%BC%8C%E7%89%9B%E5%B8%82%E6%9C%89%E6%9C%9B%E7%BB%A7%E7%BB%AD%E6%BC%94%E7" w:history="1">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年怎么走？有哪些机会？机构这样看</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22E45F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2.2 </w:t>
      </w:r>
      <w:r w:rsidRPr="00732A72">
        <w:rPr>
          <w:rFonts w:ascii="Times New Roman" w:eastAsia="微软雅黑" w:hAnsi="Times New Roman" w:cs="Times New Roman"/>
          <w:b/>
          <w:bCs/>
          <w:sz w:val="22"/>
          <w:szCs w:val="22"/>
        </w:rPr>
        <w:t>市场风格演变：在宏观环境改善和流动性充裕的条件下，</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股风格可能出现均衡与轮动并存</w:t>
      </w:r>
      <w:r w:rsidRPr="00732A72">
        <w:rPr>
          <w:rFonts w:ascii="Times New Roman" w:eastAsia="微软雅黑" w:hAnsi="Times New Roman" w:cs="Times New Roman"/>
          <w:sz w:val="22"/>
          <w:szCs w:val="22"/>
        </w:rPr>
        <w:t>的特征：</w:t>
      </w:r>
    </w:p>
    <w:p w14:paraId="543E222A" w14:textId="77777777" w:rsidR="00732A72" w:rsidRPr="00732A72" w:rsidRDefault="00732A72">
      <w:pPr>
        <w:numPr>
          <w:ilvl w:val="0"/>
          <w:numId w:val="222"/>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成长</w:t>
      </w:r>
      <w:r w:rsidRPr="00732A72">
        <w:rPr>
          <w:rFonts w:ascii="Times New Roman" w:eastAsia="微软雅黑" w:hAnsi="Times New Roman" w:cs="Times New Roman"/>
          <w:b/>
          <w:bCs/>
          <w:sz w:val="22"/>
          <w:szCs w:val="22"/>
        </w:rPr>
        <w:t xml:space="preserve"> vs </w:t>
      </w:r>
      <w:r w:rsidRPr="00732A72">
        <w:rPr>
          <w:rFonts w:ascii="Times New Roman" w:eastAsia="微软雅黑" w:hAnsi="Times New Roman" w:cs="Times New Roman"/>
          <w:b/>
          <w:bCs/>
          <w:sz w:val="22"/>
          <w:szCs w:val="22"/>
        </w:rPr>
        <w:t>价值：随着经济弱复苏和技术创新提速，成长股有望重新占优，但价值股（尤其是受益经济企稳的周期金融类）亦有表现机会。上半年若政策超预期、经济快速回暖，则盈利增长预期上调将推动</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大盘价值型核心资产</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走强</w:t>
      </w:r>
      <w:r w:rsidRPr="00732A72">
        <w:rPr>
          <w:rFonts w:ascii="Times New Roman" w:eastAsia="微软雅黑" w:hAnsi="Times New Roman" w:cs="Times New Roman"/>
          <w:b/>
          <w:bCs/>
          <w:sz w:val="22"/>
          <w:szCs w:val="22"/>
        </w:rPr>
        <w:t xml:space="preserve"> (</w:t>
      </w:r>
      <w:hyperlink r:id="rId382"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 (</w:t>
      </w:r>
      <w:hyperlink r:id="rId383" w:anchor=":~:text=%E5%9B%BD%E8%81%94%E8%AF%81%E5%88%B8%E5%8C%85%E6%89%BF%E8%B6%85%E5%9C%A8%E5%91%A8%E4%BA%8C%E7%9A%84%E6%8A%A5%E5%91%8A%E4%B8%AD%E6%8C%87%E5%87%BA%EF%BC%8C%E5%B1%95%E6%9C%9B2025%E5%B9%B4%EF%BC%8C%E4%BB%8E%E5%89%A9%E4%BD%99%E6%B5%81%E5%8A%A8%E6%80%A7%E7%9A%84%E6%A1%86%E6%9E%B6%E5%87%BA%E5%8F%91%EF%BC%8C%E4%BC%9A%E6%9C%89%E4%B8%89%E7%A7%8D%E6%83%85%E5%BD%A2%EF%BC%9A"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。如银行保险、央企基建等低估值板块可能出现估值修复行情。同时，科技成长领域在业绩验证和流动性友好环境下仍将涌现结构性行情，</w:t>
      </w:r>
      <w:r w:rsidRPr="00732A72">
        <w:rPr>
          <w:rFonts w:ascii="Times New Roman" w:eastAsia="微软雅黑" w:hAnsi="Times New Roman" w:cs="Times New Roman"/>
          <w:b/>
          <w:bCs/>
          <w:sz w:val="22"/>
          <w:szCs w:val="22"/>
        </w:rPr>
        <w:lastRenderedPageBreak/>
        <w:t>高景气的制造业成长股（新能源、半导体设备等）料持续吸引资金。总体看，成长和价值的此消彼长可能较</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年更为均衡，投资者需动态切换：当基本面定价</w:t>
      </w:r>
      <w:r w:rsidRPr="00732A72">
        <w:rPr>
          <w:rFonts w:ascii="Times New Roman" w:eastAsia="微软雅黑" w:hAnsi="Times New Roman" w:cs="Times New Roman"/>
          <w:sz w:val="22"/>
          <w:szCs w:val="22"/>
        </w:rPr>
        <w:t>占主导时，大盘价值股表现占优；当风险偏好提升、讲故事空间大时，成长题材将更活跃</w:t>
      </w:r>
      <w:r w:rsidRPr="00732A72">
        <w:rPr>
          <w:rFonts w:ascii="Times New Roman" w:eastAsia="微软雅黑" w:hAnsi="Times New Roman" w:cs="Times New Roman"/>
          <w:sz w:val="22"/>
          <w:szCs w:val="22"/>
        </w:rPr>
        <w:t xml:space="preserve"> (</w:t>
      </w:r>
      <w:hyperlink r:id="rId384" w:anchor=":~:text=%E5%A4%A7%E7%9B%98%E9%A3%8E%E6%A0%BC%E5%9C%A8%E4%BB%80%E4%B9%88%E7%8E%AF%E5%A2%83%E4%B8%8B%EF%BC%8C%E5%8F%AF%E8%83%BD%E6%9C%89%E8%B6%8B%E5%8A%BF%E6%80%A7%E8%A1%8C%E6%83%85%EF%BC%9F%E5%9B%BD%E8%81%94%E8%AF%81%E5%88%B8%E8%A1%A8%E7%A4%BA%EF%BC%9A"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6EB18982" w14:textId="77777777" w:rsidR="00732A72" w:rsidRPr="00732A72" w:rsidRDefault="00732A72">
      <w:pPr>
        <w:numPr>
          <w:ilvl w:val="0"/>
          <w:numId w:val="222"/>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大盘</w:t>
      </w:r>
      <w:r w:rsidRPr="00732A72">
        <w:rPr>
          <w:rFonts w:ascii="Times New Roman" w:eastAsia="微软雅黑" w:hAnsi="Times New Roman" w:cs="Times New Roman"/>
          <w:b/>
          <w:bCs/>
          <w:sz w:val="22"/>
          <w:szCs w:val="22"/>
        </w:rPr>
        <w:t xml:space="preserve"> vs </w:t>
      </w:r>
      <w:r w:rsidRPr="00732A72">
        <w:rPr>
          <w:rFonts w:ascii="Times New Roman" w:eastAsia="微软雅黑" w:hAnsi="Times New Roman" w:cs="Times New Roman"/>
          <w:b/>
          <w:bCs/>
          <w:sz w:val="22"/>
          <w:szCs w:val="22"/>
        </w:rPr>
        <w:t>中小盘：经过</w:t>
      </w:r>
      <w:r w:rsidRPr="00732A72">
        <w:rPr>
          <w:rFonts w:ascii="Times New Roman" w:eastAsia="微软雅黑" w:hAnsi="Times New Roman" w:cs="Times New Roman"/>
          <w:b/>
          <w:bCs/>
          <w:sz w:val="22"/>
          <w:szCs w:val="22"/>
        </w:rPr>
        <w:t>2024</w:t>
      </w:r>
      <w:r w:rsidRPr="00732A72">
        <w:rPr>
          <w:rFonts w:ascii="Times New Roman" w:eastAsia="微软雅黑" w:hAnsi="Times New Roman" w:cs="Times New Roman"/>
          <w:b/>
          <w:bCs/>
          <w:sz w:val="22"/>
          <w:szCs w:val="22"/>
        </w:rPr>
        <w:t>年年底的大盘蓝筹快速上涨，中小盘股相对滞涨，</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年初存在一定补涨需求。历史经验显示，每年年初往往风格再均衡</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1</w:t>
      </w:r>
      <w:r w:rsidRPr="00732A72">
        <w:rPr>
          <w:rFonts w:ascii="Times New Roman" w:eastAsia="微软雅黑" w:hAnsi="Times New Roman" w:cs="Times New Roman"/>
          <w:sz w:val="22"/>
          <w:szCs w:val="22"/>
        </w:rPr>
        <w:t>月大盘股抗跌或领涨，</w:t>
      </w:r>
      <w:r w:rsidRPr="00732A72">
        <w:rPr>
          <w:rFonts w:ascii="Times New Roman" w:eastAsia="微软雅黑" w:hAnsi="Times New Roman" w:cs="Times New Roman"/>
          <w:sz w:val="22"/>
          <w:szCs w:val="22"/>
        </w:rPr>
        <w:t>2</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小盘春季躁动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兴起，科技主题带动小盘股弹性释放</w:t>
      </w:r>
      <w:r w:rsidRPr="00732A72">
        <w:rPr>
          <w:rFonts w:ascii="Times New Roman" w:eastAsia="微软雅黑" w:hAnsi="Times New Roman" w:cs="Times New Roman"/>
          <w:sz w:val="22"/>
          <w:szCs w:val="22"/>
        </w:rPr>
        <w:t xml:space="preserve"> (</w:t>
      </w:r>
      <w:hyperlink r:id="rId385" w:anchor=":~:text=%E8%A1%A1%EF%BC%8C%E6%8C%81%E7%BB%AD%E6%97%B6%E9%97%B4%E5%A4%A7%E7%BA%A6%E5%9C%A81%E4%B8%AA%E6%9C%88%E4%BB%A5%E4%B8%8A%EF%BC%8C%E4%B8%A4%E4%B8%AA%E6%8C%87%E6%95%B0%E7%9A%84%E6%94%B6%E7%9B%8A%E5%B7%AE%E8%B7%9D%E6%88%96%E8%B6%85%E8%BF%8710,%E3%80%813%E6%9C%88%E5%AE%8F%E8%A7%82%E6%95%B0%E6%8D%AE%E7%9A%84%E6%83%85%E5%86%B5%EF%BC%8C%E5%86%B3%E5%AE%9A%E6%98%AF%E5%90%A6%E4%BC%9A%E5%B1%95%E5%BC%80%E6%96%B0%E4%B8%80%E8%BD%AE%E7%9A%84%E5%9F%BA%E6%9C%AC%E9%9D%A2%E4%BA%A4%E6%98%93%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。国联证券研报指出，目前大盘股相对小盘估值已回落到历史低位区间，而</w:t>
      </w:r>
      <w:r w:rsidRPr="00732A72">
        <w:rPr>
          <w:rFonts w:ascii="Times New Roman" w:eastAsia="微软雅黑" w:hAnsi="Times New Roman" w:cs="Times New Roman"/>
          <w:sz w:val="22"/>
          <w:szCs w:val="22"/>
        </w:rPr>
        <w:t>ROE</w:t>
      </w:r>
      <w:r w:rsidRPr="00732A72">
        <w:rPr>
          <w:rFonts w:ascii="Times New Roman" w:eastAsia="微软雅黑" w:hAnsi="Times New Roman" w:cs="Times New Roman"/>
          <w:sz w:val="22"/>
          <w:szCs w:val="22"/>
        </w:rPr>
        <w:t>差距仍大，预示</w:t>
      </w:r>
      <w:r w:rsidRPr="00732A72">
        <w:rPr>
          <w:rFonts w:ascii="Times New Roman" w:eastAsia="微软雅黑" w:hAnsi="Times New Roman" w:cs="Times New Roman"/>
          <w:b/>
          <w:bCs/>
          <w:sz w:val="22"/>
          <w:szCs w:val="22"/>
        </w:rPr>
        <w:t>大盘风格有望阶段性回归</w:t>
      </w:r>
      <w:r w:rsidRPr="00732A72">
        <w:rPr>
          <w:rFonts w:ascii="Times New Roman" w:eastAsia="微软雅黑" w:hAnsi="Times New Roman" w:cs="Times New Roman"/>
          <w:sz w:val="22"/>
          <w:szCs w:val="22"/>
        </w:rPr>
        <w:t xml:space="preserve"> (</w:t>
      </w:r>
      <w:hyperlink r:id="rId386" w:anchor=":~:text=%E4%BB%8E%E4%B8%AD%E6%9C%9F%E6%9D%A5%E7%9C%8B%EF%BC%8C%E5%9B%BD%E8%81%94%E8%AF%81%E5%88%B8%E8%AE%A4%E4%B8%BA%EF%BC%8C%E5%A4%A7%E7%9B%98%E9%A3%8E%E6%A0%BC%E7%9A%84%E4%BC%B0%E5%80%BC%E8%B0%83%E6%95%B4%E5%88%B0%E4%BD%8D%EF%BC%8C%E5%90%8E%E7%BB%AD%E5%8F%AF%E8%83%BD%E4%BC%9A%E6%9C%89%E6%96%B0%E4%B8%80%E8%BD%AEROE%E9%87%8D%E4%BC%B0%E5%B8%A6%E5%8A%A8%E7%9A%84%E5%A4%A7%E7%9B%98%E9%A3%8E%E6%A0%BC%E8%A1%8C%E6%83%85%EF%BC%9A"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。预计</w:t>
      </w:r>
      <w:r w:rsidRPr="00732A72">
        <w:rPr>
          <w:rFonts w:ascii="Times New Roman" w:eastAsia="微软雅黑" w:hAnsi="Times New Roman" w:cs="Times New Roman"/>
          <w:b/>
          <w:bCs/>
          <w:sz w:val="22"/>
          <w:szCs w:val="22"/>
        </w:rPr>
        <w:t>上半年</w:t>
      </w:r>
      <w:r w:rsidRPr="00732A72">
        <w:rPr>
          <w:rFonts w:ascii="Times New Roman" w:eastAsia="微软雅黑" w:hAnsi="Times New Roman" w:cs="Times New Roman"/>
          <w:sz w:val="22"/>
          <w:szCs w:val="22"/>
        </w:rPr>
        <w:t>大市值龙头凭借业绩确定性和增量资金偏好（如险资、外资偏爱蓝筹）将占优；进入</w:t>
      </w:r>
      <w:r w:rsidRPr="00732A72">
        <w:rPr>
          <w:rFonts w:ascii="Times New Roman" w:eastAsia="微软雅黑" w:hAnsi="Times New Roman" w:cs="Times New Roman"/>
          <w:b/>
          <w:bCs/>
          <w:sz w:val="22"/>
          <w:szCs w:val="22"/>
        </w:rPr>
        <w:t>下半年</w:t>
      </w:r>
      <w:r w:rsidRPr="00732A72">
        <w:rPr>
          <w:rFonts w:ascii="Times New Roman" w:eastAsia="微软雅黑" w:hAnsi="Times New Roman" w:cs="Times New Roman"/>
          <w:sz w:val="22"/>
          <w:szCs w:val="22"/>
        </w:rPr>
        <w:t>，若经济支撑力度不足但流动性充裕，小盘高弹性品种和高股息防御品种组合（</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哑铃策略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）可能胜出</w:t>
      </w:r>
      <w:r w:rsidRPr="00732A72">
        <w:rPr>
          <w:rFonts w:ascii="Times New Roman" w:eastAsia="微软雅黑" w:hAnsi="Times New Roman" w:cs="Times New Roman"/>
          <w:sz w:val="22"/>
          <w:szCs w:val="22"/>
        </w:rPr>
        <w:t xml:space="preserve"> (</w:t>
      </w:r>
      <w:hyperlink r:id="rId387"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 (</w:t>
      </w:r>
      <w:hyperlink r:id="rId388" w:anchor=":~:text="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。投资者宜采取灵活配置：一季度把握权重股行情，同时在二三季度逢低布局被错杀的优质小盘成长，以分享轮动收益。</w:t>
      </w:r>
    </w:p>
    <w:p w14:paraId="2BF541C7"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**2.3 </w:t>
      </w:r>
      <w:r w:rsidRPr="00732A72">
        <w:rPr>
          <w:rFonts w:ascii="Times New Roman" w:eastAsia="微软雅黑" w:hAnsi="Times New Roman" w:cs="Times New Roman"/>
          <w:sz w:val="22"/>
          <w:szCs w:val="22"/>
        </w:rPr>
        <w:t>板块轮动节奏展望：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结合宏观节奏和历年规律，我们对</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年板块主线做出如下预判：</w:t>
      </w:r>
    </w:p>
    <w:p w14:paraId="7AE94B60"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第一季度（</w:t>
      </w:r>
      <w:r w:rsidRPr="00732A72">
        <w:rPr>
          <w:rFonts w:ascii="Times New Roman" w:eastAsia="微软雅黑" w:hAnsi="Times New Roman" w:cs="Times New Roman"/>
          <w:b/>
          <w:bCs/>
          <w:sz w:val="22"/>
          <w:szCs w:val="22"/>
        </w:rPr>
        <w:t>1</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3</w:t>
      </w:r>
      <w:r w:rsidRPr="00732A72">
        <w:rPr>
          <w:rFonts w:ascii="Times New Roman" w:eastAsia="微软雅黑" w:hAnsi="Times New Roman" w:cs="Times New Roman"/>
          <w:b/>
          <w:bCs/>
          <w:sz w:val="22"/>
          <w:szCs w:val="22"/>
        </w:rPr>
        <w:t>月）：预计延续</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春季行情</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传统，</w:t>
      </w:r>
      <w:r w:rsidRPr="00732A72">
        <w:rPr>
          <w:rFonts w:ascii="Times New Roman" w:eastAsia="微软雅黑" w:hAnsi="Times New Roman" w:cs="Times New Roman"/>
          <w:b/>
          <w:bCs/>
          <w:sz w:val="22"/>
          <w:szCs w:val="22"/>
        </w:rPr>
        <w:t>1</w:t>
      </w:r>
      <w:r w:rsidRPr="00732A72">
        <w:rPr>
          <w:rFonts w:ascii="Times New Roman" w:eastAsia="微软雅黑" w:hAnsi="Times New Roman" w:cs="Times New Roman"/>
          <w:b/>
          <w:bCs/>
          <w:sz w:val="22"/>
          <w:szCs w:val="22"/>
        </w:rPr>
        <w:t>月可能出现技术性调整或震荡筑底，但大盘蓝筹凭借估值优势相对抗跌</w:t>
      </w:r>
      <w:r w:rsidRPr="00732A72">
        <w:rPr>
          <w:rFonts w:ascii="Times New Roman" w:eastAsia="微软雅黑" w:hAnsi="Times New Roman" w:cs="Times New Roman"/>
          <w:b/>
          <w:bCs/>
          <w:sz w:val="22"/>
          <w:szCs w:val="22"/>
        </w:rPr>
        <w:t xml:space="preserve"> (</w:t>
      </w:r>
      <w:hyperlink r:id="rId389" w:anchor=":~:text="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2</w:t>
      </w:r>
      <w:r w:rsidRPr="00732A72">
        <w:rPr>
          <w:rFonts w:ascii="Times New Roman" w:eastAsia="微软雅黑" w:hAnsi="Times New Roman" w:cs="Times New Roman"/>
          <w:b/>
          <w:bCs/>
          <w:sz w:val="22"/>
          <w:szCs w:val="22"/>
        </w:rPr>
        <w:t>月随着</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两会</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政策预期升温和资金面宽裕，新一轮</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春季躁动</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启动，小盘科技题材有望活跃</w:t>
      </w:r>
      <w:r w:rsidRPr="00732A72">
        <w:rPr>
          <w:rFonts w:ascii="Times New Roman" w:eastAsia="微软雅黑" w:hAnsi="Times New Roman" w:cs="Times New Roman"/>
          <w:b/>
          <w:bCs/>
          <w:sz w:val="22"/>
          <w:szCs w:val="22"/>
        </w:rPr>
        <w:t xml:space="preserve"> (</w:t>
      </w:r>
      <w:hyperlink r:id="rId390" w:anchor=":~:text="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。新能源、人工智能、计算机等高成长主题或成为领涨主线，投资者风险偏好提升</w:t>
      </w:r>
      <w:r w:rsidRPr="00732A72">
        <w:rPr>
          <w:rFonts w:ascii="Times New Roman" w:eastAsia="微软雅黑" w:hAnsi="Times New Roman" w:cs="Times New Roman"/>
          <w:b/>
          <w:bCs/>
          <w:sz w:val="22"/>
          <w:szCs w:val="22"/>
        </w:rPr>
        <w:t xml:space="preserve"> (</w:t>
      </w:r>
      <w:hyperlink r:id="rId391" w:anchor=":~:text=%E4%BB%8E%E7%9F%AD%E6%9C%9F%E6%9D%A5%E7%9C%8B%EF%BC%8C%E4%B9%9F%E5%B0%B1%E6%98%AF%E6%98%A5%E8%8A%82%E5%89%8D%EF%BC%8C%E5%A4%A7%E5%B0%8F%E7%9B%98%E4%B9%8B%E9%97%B4%E7%9A%84%E6%88%90%E4%BA%A4%E7%83%AD%E5%BA%A6%E5%8F%AF%E8%83%BD%E4%BC%9A%E9%80%90%E6%AD%A5%E6%94%B6%E6%95%9B%EF%BC%8C%E8%BF%9B%E8%80%8C%E5%B8%A6%E5%8A%A8%E5%A4%A7%E5%B0%8F%E7%9B%98%E8%BF%9B%E8%A1%8C%E5%86%8D%E5%9D%87%E8%A1%A1%E3%80%82%E5%9B%BD%E8%81%94%E8%AF%81%E5%88%B8%E8%A1%A8%E7%A4%BA%EF%BC%9A" w:history="1">
        <w:r w:rsidRPr="00732A72">
          <w:rPr>
            <w:rStyle w:val="af0"/>
            <w:rFonts w:ascii="Times New Roman" w:eastAsia="微软雅黑" w:hAnsi="Times New Roman" w:cs="Times New Roman"/>
            <w:b/>
            <w:bCs/>
            <w:sz w:val="22"/>
            <w:szCs w:val="22"/>
          </w:rPr>
          <w:t>国联包承超的</w:t>
        </w:r>
        <w:r w:rsidRPr="00732A72">
          <w:rPr>
            <w:rStyle w:val="af0"/>
            <w:rFonts w:ascii="Times New Roman" w:eastAsia="微软雅黑" w:hAnsi="Times New Roman" w:cs="Times New Roman"/>
            <w:b/>
            <w:bCs/>
            <w:sz w:val="22"/>
            <w:szCs w:val="22"/>
          </w:rPr>
          <w:t>“2025</w:t>
        </w:r>
        <w:r w:rsidRPr="00732A72">
          <w:rPr>
            <w:rStyle w:val="af0"/>
            <w:rFonts w:ascii="Times New Roman" w:eastAsia="微软雅黑" w:hAnsi="Times New Roman" w:cs="Times New Roman"/>
            <w:b/>
            <w:bCs/>
            <w:sz w:val="22"/>
            <w:szCs w:val="22"/>
          </w:rPr>
          <w:t>年</w:t>
        </w:r>
        <w:r w:rsidRPr="00732A72">
          <w:rPr>
            <w:rStyle w:val="af0"/>
            <w:rFonts w:ascii="Times New Roman" w:eastAsia="微软雅黑" w:hAnsi="Times New Roman" w:cs="Times New Roman"/>
            <w:b/>
            <w:bCs/>
            <w:sz w:val="22"/>
            <w:szCs w:val="22"/>
          </w:rPr>
          <w:t>A</w:t>
        </w:r>
        <w:r w:rsidRPr="00732A72">
          <w:rPr>
            <w:rStyle w:val="af0"/>
            <w:rFonts w:ascii="Times New Roman" w:eastAsia="微软雅黑" w:hAnsi="Times New Roman" w:cs="Times New Roman"/>
            <w:b/>
            <w:bCs/>
            <w:sz w:val="22"/>
            <w:szCs w:val="22"/>
          </w:rPr>
          <w:t>股展望</w:t>
        </w:r>
        <w:r w:rsidRPr="00732A72">
          <w:rPr>
            <w:rStyle w:val="af0"/>
            <w:rFonts w:ascii="Times New Roman" w:eastAsia="微软雅黑" w:hAnsi="Times New Roman" w:cs="Times New Roman"/>
            <w:b/>
            <w:bCs/>
            <w:sz w:val="22"/>
            <w:szCs w:val="22"/>
          </w:rPr>
          <w:t>”</w:t>
        </w:r>
        <w:r w:rsidRPr="00732A72">
          <w:rPr>
            <w:rStyle w:val="af0"/>
            <w:rFonts w:ascii="Times New Roman" w:eastAsia="微软雅黑" w:hAnsi="Times New Roman" w:cs="Times New Roman"/>
            <w:b/>
            <w:bCs/>
            <w:sz w:val="22"/>
            <w:szCs w:val="22"/>
          </w:rPr>
          <w:t>：上半年关注核心资产，下半年看好哑铃策略</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3</w:t>
      </w:r>
      <w:r w:rsidRPr="00732A72">
        <w:rPr>
          <w:rFonts w:ascii="Times New Roman" w:eastAsia="微软雅黑" w:hAnsi="Times New Roman" w:cs="Times New Roman"/>
          <w:b/>
          <w:bCs/>
          <w:sz w:val="22"/>
          <w:szCs w:val="22"/>
        </w:rPr>
        <w:t>月全国</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两会</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召开及年报、一季报预告披露，市场将根据政策定调和企业业绩验证来调仓。若宏观数据呈现改善迹象，金融、地产、周期等基本面驱动板块可能接力上涨；反之则偏成长的主线延续至季末。需关注</w:t>
      </w:r>
      <w:r w:rsidRPr="00732A72">
        <w:rPr>
          <w:rFonts w:ascii="Times New Roman" w:eastAsia="微软雅黑" w:hAnsi="Times New Roman" w:cs="Times New Roman"/>
          <w:b/>
          <w:bCs/>
          <w:sz w:val="22"/>
          <w:szCs w:val="22"/>
        </w:rPr>
        <w:t>3</w:t>
      </w:r>
      <w:r w:rsidRPr="00732A72">
        <w:rPr>
          <w:rFonts w:ascii="Times New Roman" w:eastAsia="微软雅黑" w:hAnsi="Times New Roman" w:cs="Times New Roman"/>
          <w:b/>
          <w:bCs/>
          <w:sz w:val="22"/>
          <w:szCs w:val="22"/>
        </w:rPr>
        <w:t>月中下旬美联储货币政策</w:t>
      </w:r>
      <w:r w:rsidRPr="00732A72">
        <w:rPr>
          <w:rFonts w:ascii="Times New Roman" w:eastAsia="微软雅黑" w:hAnsi="Times New Roman" w:cs="Times New Roman"/>
          <w:sz w:val="22"/>
          <w:szCs w:val="22"/>
        </w:rPr>
        <w:t>动向，如开启降息将提振新兴市场情绪。</w:t>
      </w:r>
    </w:p>
    <w:p w14:paraId="62FDAB24"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第二季度（</w:t>
      </w:r>
      <w:r w:rsidRPr="00732A72">
        <w:rPr>
          <w:rFonts w:ascii="Times New Roman" w:eastAsia="微软雅黑" w:hAnsi="Times New Roman" w:cs="Times New Roman"/>
          <w:b/>
          <w:bCs/>
          <w:sz w:val="22"/>
          <w:szCs w:val="22"/>
        </w:rPr>
        <w:t>4</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6</w:t>
      </w:r>
      <w:r w:rsidRPr="00732A72">
        <w:rPr>
          <w:rFonts w:ascii="Times New Roman" w:eastAsia="微软雅黑" w:hAnsi="Times New Roman" w:cs="Times New Roman"/>
          <w:b/>
          <w:bCs/>
          <w:sz w:val="22"/>
          <w:szCs w:val="22"/>
        </w:rPr>
        <w:t>月）：一季度经济数据出炉和年报</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一季报落地后，市场进入业绩验证期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4</w:t>
      </w:r>
      <w:r w:rsidRPr="00732A72">
        <w:rPr>
          <w:rFonts w:ascii="Times New Roman" w:eastAsia="微软雅黑" w:hAnsi="Times New Roman" w:cs="Times New Roman"/>
          <w:sz w:val="22"/>
          <w:szCs w:val="22"/>
        </w:rPr>
        <w:t>月</w:t>
      </w:r>
      <w:r w:rsidRPr="00732A72">
        <w:rPr>
          <w:rFonts w:ascii="Times New Roman" w:eastAsia="微软雅黑" w:hAnsi="Times New Roman" w:cs="Times New Roman"/>
          <w:sz w:val="22"/>
          <w:szCs w:val="22"/>
        </w:rPr>
        <w:t>-5</w:t>
      </w:r>
      <w:r w:rsidRPr="00732A72">
        <w:rPr>
          <w:rFonts w:ascii="Times New Roman" w:eastAsia="微软雅黑" w:hAnsi="Times New Roman" w:cs="Times New Roman"/>
          <w:sz w:val="22"/>
          <w:szCs w:val="22"/>
        </w:rPr>
        <w:t>月若上市公司盈利普遍改善，前期上涨的周期金融板块有望巩固涨势，</w:t>
      </w:r>
      <w:r w:rsidRPr="00732A72">
        <w:rPr>
          <w:rFonts w:ascii="Times New Roman" w:eastAsia="微软雅黑" w:hAnsi="Times New Roman" w:cs="Times New Roman"/>
          <w:b/>
          <w:bCs/>
          <w:sz w:val="22"/>
          <w:szCs w:val="22"/>
        </w:rPr>
        <w:t>制造业上中游（机械设备、原材料）在需求回暖预期下可能领涨一段时间。与此同时，</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十四五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最后一年各地或加速基建项目</w:t>
      </w:r>
      <w:r w:rsidRPr="00732A72">
        <w:rPr>
          <w:rFonts w:ascii="Times New Roman" w:eastAsia="微软雅黑" w:hAnsi="Times New Roman" w:cs="Times New Roman"/>
          <w:sz w:val="22"/>
          <w:szCs w:val="22"/>
        </w:rPr>
        <w:t>落地，</w:t>
      </w:r>
      <w:r w:rsidRPr="00732A72">
        <w:rPr>
          <w:rFonts w:ascii="Times New Roman" w:eastAsia="微软雅黑" w:hAnsi="Times New Roman" w:cs="Times New Roman"/>
          <w:b/>
          <w:bCs/>
          <w:sz w:val="22"/>
          <w:szCs w:val="22"/>
        </w:rPr>
        <w:t>建筑建材、能源装备</w:t>
      </w:r>
      <w:r w:rsidRPr="00732A72">
        <w:rPr>
          <w:rFonts w:ascii="Times New Roman" w:eastAsia="微软雅黑" w:hAnsi="Times New Roman" w:cs="Times New Roman"/>
          <w:sz w:val="22"/>
          <w:szCs w:val="22"/>
        </w:rPr>
        <w:t>板块受益政策催化。进入</w:t>
      </w:r>
      <w:r w:rsidRPr="00732A72">
        <w:rPr>
          <w:rFonts w:ascii="Times New Roman" w:eastAsia="微软雅黑" w:hAnsi="Times New Roman" w:cs="Times New Roman"/>
          <w:sz w:val="22"/>
          <w:szCs w:val="22"/>
        </w:rPr>
        <w:t>6</w:t>
      </w:r>
      <w:r w:rsidRPr="00732A72">
        <w:rPr>
          <w:rFonts w:ascii="Times New Roman" w:eastAsia="微软雅黑" w:hAnsi="Times New Roman" w:cs="Times New Roman"/>
          <w:sz w:val="22"/>
          <w:szCs w:val="22"/>
        </w:rPr>
        <w:t>月，如通胀依然温和且流动性充足，</w:t>
      </w:r>
      <w:r w:rsidRPr="00732A72">
        <w:rPr>
          <w:rFonts w:ascii="Times New Roman" w:eastAsia="微软雅黑" w:hAnsi="Times New Roman" w:cs="Times New Roman"/>
          <w:b/>
          <w:bCs/>
          <w:sz w:val="22"/>
          <w:szCs w:val="22"/>
        </w:rPr>
        <w:t>科技成长</w:t>
      </w:r>
      <w:r w:rsidRPr="00732A72">
        <w:rPr>
          <w:rFonts w:ascii="Times New Roman" w:eastAsia="微软雅黑" w:hAnsi="Times New Roman" w:cs="Times New Roman"/>
          <w:sz w:val="22"/>
          <w:szCs w:val="22"/>
        </w:rPr>
        <w:t>板块或再度活跃，特别是半年报预喜的高增长公司会吸引提前布局。需提防二季度末可能出现的</w:t>
      </w:r>
      <w:r w:rsidRPr="00732A72">
        <w:rPr>
          <w:rFonts w:ascii="Times New Roman" w:eastAsia="微软雅黑" w:hAnsi="Times New Roman" w:cs="Times New Roman"/>
          <w:b/>
          <w:bCs/>
          <w:sz w:val="22"/>
          <w:szCs w:val="22"/>
        </w:rPr>
        <w:t>获利回吐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若前期涨幅过大或外部出现变数（如海外股市震荡），</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股可能阶段性调整蓄势。</w:t>
      </w:r>
    </w:p>
    <w:p w14:paraId="389B7B4A"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第三季度（</w:t>
      </w:r>
      <w:r w:rsidRPr="00732A72">
        <w:rPr>
          <w:rFonts w:ascii="Times New Roman" w:eastAsia="微软雅黑" w:hAnsi="Times New Roman" w:cs="Times New Roman"/>
          <w:b/>
          <w:bCs/>
          <w:sz w:val="22"/>
          <w:szCs w:val="22"/>
        </w:rPr>
        <w:t>7</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9</w:t>
      </w:r>
      <w:r w:rsidRPr="00732A72">
        <w:rPr>
          <w:rFonts w:ascii="Times New Roman" w:eastAsia="微软雅黑" w:hAnsi="Times New Roman" w:cs="Times New Roman"/>
          <w:b/>
          <w:bCs/>
          <w:sz w:val="22"/>
          <w:szCs w:val="22"/>
        </w:rPr>
        <w:t>月）：下半年初市场走势取决于上半年经济恢复力度。若经济数据持续向好，</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股可能步入基本面主导的中期上升</w:t>
      </w:r>
      <w:r w:rsidRPr="00732A72">
        <w:rPr>
          <w:rFonts w:ascii="Times New Roman" w:eastAsia="微软雅黑" w:hAnsi="Times New Roman" w:cs="Times New Roman"/>
          <w:sz w:val="22"/>
          <w:szCs w:val="22"/>
        </w:rPr>
        <w:t>，周期与消费板块成为新主线：</w:t>
      </w:r>
      <w:r w:rsidRPr="00732A72">
        <w:rPr>
          <w:rFonts w:ascii="Times New Roman" w:eastAsia="微软雅黑" w:hAnsi="Times New Roman" w:cs="Times New Roman"/>
          <w:b/>
          <w:bCs/>
          <w:sz w:val="22"/>
          <w:szCs w:val="22"/>
        </w:rPr>
        <w:t>可选消费</w:t>
      </w:r>
      <w:r w:rsidRPr="00732A72">
        <w:rPr>
          <w:rFonts w:ascii="Times New Roman" w:eastAsia="微软雅黑" w:hAnsi="Times New Roman" w:cs="Times New Roman"/>
          <w:sz w:val="22"/>
          <w:szCs w:val="22"/>
        </w:rPr>
        <w:t>（汽车、家电、旅游）在暑期和假日消费带动下迎来高峰，</w:t>
      </w:r>
      <w:r w:rsidRPr="00732A72">
        <w:rPr>
          <w:rFonts w:ascii="Times New Roman" w:eastAsia="微软雅黑" w:hAnsi="Times New Roman" w:cs="Times New Roman"/>
          <w:b/>
          <w:bCs/>
          <w:sz w:val="22"/>
          <w:szCs w:val="22"/>
        </w:rPr>
        <w:t>原材料</w:t>
      </w:r>
      <w:r w:rsidRPr="00732A72">
        <w:rPr>
          <w:rFonts w:ascii="Times New Roman" w:eastAsia="微软雅黑" w:hAnsi="Times New Roman" w:cs="Times New Roman"/>
          <w:sz w:val="22"/>
          <w:szCs w:val="22"/>
        </w:rPr>
        <w:t>（有色金属、化工）受全球补库存和国内需求提升而走强。</w:t>
      </w:r>
      <w:r w:rsidRPr="00732A72">
        <w:rPr>
          <w:rFonts w:ascii="Times New Roman" w:eastAsia="微软雅黑" w:hAnsi="Times New Roman" w:cs="Times New Roman"/>
          <w:sz w:val="22"/>
          <w:szCs w:val="22"/>
        </w:rPr>
        <w:t>7</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月中报密集披露，盈利超预期行业将得到资金青睐。若基本面改善不及预期，则市场可能回归主题炒作和流动性驱动，小盘成长股在风险偏好稳定的情况下表现相对占优</w:t>
      </w:r>
      <w:r w:rsidRPr="00732A72">
        <w:rPr>
          <w:rFonts w:ascii="Times New Roman" w:eastAsia="微软雅黑" w:hAnsi="Times New Roman" w:cs="Times New Roman"/>
          <w:sz w:val="22"/>
          <w:szCs w:val="22"/>
        </w:rPr>
        <w:t xml:space="preserve"> (</w:t>
      </w:r>
      <w:hyperlink r:id="rId392"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 (</w:t>
      </w:r>
      <w:hyperlink r:id="rId393" w:anchor=":~:text="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。此外，三季度需关注</w:t>
      </w:r>
      <w:r w:rsidRPr="00732A72">
        <w:rPr>
          <w:rFonts w:ascii="Times New Roman" w:eastAsia="微软雅黑" w:hAnsi="Times New Roman" w:cs="Times New Roman"/>
          <w:b/>
          <w:bCs/>
          <w:sz w:val="22"/>
          <w:szCs w:val="22"/>
        </w:rPr>
        <w:t>地缘风险</w:t>
      </w:r>
      <w:r w:rsidRPr="00732A72">
        <w:rPr>
          <w:rFonts w:ascii="Times New Roman" w:eastAsia="微软雅黑" w:hAnsi="Times New Roman" w:cs="Times New Roman"/>
          <w:sz w:val="22"/>
          <w:szCs w:val="22"/>
        </w:rPr>
        <w:t>（如国际局势变化、贸易政策摩擦），一旦升温或引发</w:t>
      </w:r>
      <w:r w:rsidRPr="00732A72">
        <w:rPr>
          <w:rFonts w:ascii="Times New Roman" w:eastAsia="微软雅黑" w:hAnsi="Times New Roman" w:cs="Times New Roman"/>
          <w:b/>
          <w:bCs/>
          <w:sz w:val="22"/>
          <w:szCs w:val="22"/>
        </w:rPr>
        <w:t>军工板块</w:t>
      </w:r>
      <w:r w:rsidRPr="00732A72">
        <w:rPr>
          <w:rFonts w:ascii="Times New Roman" w:eastAsia="微软雅黑" w:hAnsi="Times New Roman" w:cs="Times New Roman"/>
          <w:sz w:val="22"/>
          <w:szCs w:val="22"/>
        </w:rPr>
        <w:t>快速拉升，黄金等避险资产也可能走强。</w:t>
      </w:r>
    </w:p>
    <w:p w14:paraId="3FD59F59" w14:textId="77777777" w:rsidR="00732A72" w:rsidRPr="00732A72" w:rsidRDefault="00732A72">
      <w:pPr>
        <w:numPr>
          <w:ilvl w:val="0"/>
          <w:numId w:val="223"/>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第四季度（</w:t>
      </w:r>
      <w:r w:rsidRPr="00732A72">
        <w:rPr>
          <w:rFonts w:ascii="Times New Roman" w:eastAsia="微软雅黑" w:hAnsi="Times New Roman" w:cs="Times New Roman"/>
          <w:b/>
          <w:bCs/>
          <w:sz w:val="22"/>
          <w:szCs w:val="22"/>
        </w:rPr>
        <w:t>10</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12</w:t>
      </w:r>
      <w:r w:rsidRPr="00732A72">
        <w:rPr>
          <w:rFonts w:ascii="Times New Roman" w:eastAsia="微软雅黑" w:hAnsi="Times New Roman" w:cs="Times New Roman"/>
          <w:b/>
          <w:bCs/>
          <w:sz w:val="22"/>
          <w:szCs w:val="22"/>
        </w:rPr>
        <w:t>月）：在没有外生冲击的情况下，四季度</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股往往受到来年预期和年度业绩排名效应影响，呈现结构性收官行情</w:t>
      </w:r>
      <w:r w:rsidRPr="00732A72">
        <w:rPr>
          <w:rFonts w:ascii="Times New Roman" w:eastAsia="微软雅黑" w:hAnsi="Times New Roman" w:cs="Times New Roman"/>
          <w:sz w:val="22"/>
          <w:szCs w:val="22"/>
        </w:rPr>
        <w:t>。若</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年整体经济企稳向上，则年底前</w:t>
      </w:r>
      <w:r w:rsidRPr="00732A72">
        <w:rPr>
          <w:rFonts w:ascii="Times New Roman" w:eastAsia="微软雅黑" w:hAnsi="Times New Roman" w:cs="Times New Roman"/>
          <w:b/>
          <w:bCs/>
          <w:sz w:val="22"/>
          <w:szCs w:val="22"/>
        </w:rPr>
        <w:t>蓝筹权重</w:t>
      </w:r>
      <w:r w:rsidRPr="00732A72">
        <w:rPr>
          <w:rFonts w:ascii="Times New Roman" w:eastAsia="微软雅黑" w:hAnsi="Times New Roman" w:cs="Times New Roman"/>
          <w:sz w:val="22"/>
          <w:szCs w:val="22"/>
        </w:rPr>
        <w:t>可能再次发力，实现估值切换（投资者布局</w:t>
      </w:r>
      <w:r w:rsidRPr="00732A72">
        <w:rPr>
          <w:rFonts w:ascii="Times New Roman" w:eastAsia="微软雅黑" w:hAnsi="Times New Roman" w:cs="Times New Roman"/>
          <w:sz w:val="22"/>
          <w:szCs w:val="22"/>
        </w:rPr>
        <w:t>2026</w:t>
      </w:r>
      <w:r w:rsidRPr="00732A72">
        <w:rPr>
          <w:rFonts w:ascii="Times New Roman" w:eastAsia="微软雅黑" w:hAnsi="Times New Roman" w:cs="Times New Roman"/>
          <w:sz w:val="22"/>
          <w:szCs w:val="22"/>
        </w:rPr>
        <w:t>年）。同时，一些</w:t>
      </w:r>
      <w:r w:rsidRPr="00732A72">
        <w:rPr>
          <w:rFonts w:ascii="Times New Roman" w:eastAsia="微软雅黑" w:hAnsi="Times New Roman" w:cs="Times New Roman"/>
          <w:b/>
          <w:bCs/>
          <w:sz w:val="22"/>
          <w:szCs w:val="22"/>
        </w:rPr>
        <w:t>年度涨幅落后的板块</w:t>
      </w:r>
      <w:r w:rsidRPr="00732A72">
        <w:rPr>
          <w:rFonts w:ascii="Times New Roman" w:eastAsia="微软雅黑" w:hAnsi="Times New Roman" w:cs="Times New Roman"/>
          <w:sz w:val="22"/>
          <w:szCs w:val="22"/>
        </w:rPr>
        <w:t>（如上半年滞涨的板块）可能在机构补仓下于年底有所表现，带来</w:t>
      </w:r>
      <w:r w:rsidRPr="00732A72">
        <w:rPr>
          <w:rFonts w:ascii="Times New Roman" w:eastAsia="微软雅黑" w:hAnsi="Times New Roman" w:cs="Times New Roman"/>
          <w:b/>
          <w:bCs/>
          <w:sz w:val="22"/>
          <w:szCs w:val="22"/>
        </w:rPr>
        <w:t>估值修复</w:t>
      </w:r>
      <w:r w:rsidRPr="00732A72">
        <w:rPr>
          <w:rFonts w:ascii="Times New Roman" w:eastAsia="微软雅黑" w:hAnsi="Times New Roman" w:cs="Times New Roman"/>
          <w:sz w:val="22"/>
          <w:szCs w:val="22"/>
        </w:rPr>
        <w:t>机会。科技成长领域则可能分化：真正具备业绩支撑的龙头继续创新高，纯概念炒作的题材回落。年底前后，投资者还将根据中央经济工作会议精神调整配置方向，政策明确支持的</w:t>
      </w:r>
      <w:r w:rsidRPr="00732A72">
        <w:rPr>
          <w:rFonts w:ascii="Times New Roman" w:eastAsia="微软雅黑" w:hAnsi="Times New Roman" w:cs="Times New Roman"/>
          <w:b/>
          <w:bCs/>
          <w:sz w:val="22"/>
          <w:szCs w:val="22"/>
        </w:rPr>
        <w:t>新兴产业主题</w:t>
      </w:r>
      <w:r w:rsidRPr="00732A72">
        <w:rPr>
          <w:rFonts w:ascii="Times New Roman" w:eastAsia="微软雅黑" w:hAnsi="Times New Roman" w:cs="Times New Roman"/>
          <w:sz w:val="22"/>
          <w:szCs w:val="22"/>
        </w:rPr>
        <w:t>（例如数字经济、新型基础设施等）有望获得资金提前布局，从而为</w:t>
      </w:r>
      <w:r w:rsidRPr="00732A72">
        <w:rPr>
          <w:rFonts w:ascii="Times New Roman" w:eastAsia="微软雅黑" w:hAnsi="Times New Roman" w:cs="Times New Roman"/>
          <w:sz w:val="22"/>
          <w:szCs w:val="22"/>
        </w:rPr>
        <w:t>2026</w:t>
      </w:r>
      <w:r w:rsidRPr="00732A72">
        <w:rPr>
          <w:rFonts w:ascii="Times New Roman" w:eastAsia="微软雅黑" w:hAnsi="Times New Roman" w:cs="Times New Roman"/>
          <w:sz w:val="22"/>
          <w:szCs w:val="22"/>
        </w:rPr>
        <w:t>年的行情埋下伏笔。</w:t>
      </w:r>
    </w:p>
    <w:p w14:paraId="014EEE88"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总体来看，</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年的板块轮动预计围绕</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政策主线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业绩主线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交替展开：政策催化时，地产链、基建链等周期板块领涨；进入业绩兑现期，高景气的成长板块接力。投资者需紧跟政策节奏，把握季度间的主线切换，在景气趋势和估值切换之间寻求最佳配置。</w:t>
      </w:r>
    </w:p>
    <w:p w14:paraId="4C2178AD"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3. </w:t>
      </w:r>
      <w:r w:rsidRPr="00732A72">
        <w:rPr>
          <w:rFonts w:ascii="Times New Roman" w:eastAsia="微软雅黑" w:hAnsi="Times New Roman" w:cs="Times New Roman"/>
          <w:b/>
          <w:bCs/>
          <w:sz w:val="22"/>
          <w:szCs w:val="22"/>
        </w:rPr>
        <w:t>国际局势背景下的中长期高景气行业</w:t>
      </w:r>
    </w:p>
    <w:p w14:paraId="3B1F5134"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lastRenderedPageBreak/>
        <w:t>当前中美摩擦、贸易战和全球供应链重构的大背景下，中国一批具备自主可控和科技领先优势的产业有望脱颖而出，成为未来数年的</w:t>
      </w:r>
      <w:r w:rsidRPr="00732A72">
        <w:rPr>
          <w:rFonts w:ascii="Times New Roman" w:eastAsia="微软雅黑" w:hAnsi="Times New Roman" w:cs="Times New Roman"/>
          <w:b/>
          <w:bCs/>
          <w:sz w:val="22"/>
          <w:szCs w:val="22"/>
        </w:rPr>
        <w:t>中长期投资主线</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。这些领域不仅符合国家战略方向，也拥有广阔市场空间和高成长潜力，值得高风险偏好投资者重点关注：</w:t>
      </w:r>
    </w:p>
    <w:p w14:paraId="3B7AFA5A"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新能源产业：包括新能源车、动力电池、光伏风电、新型储能等方向。碳中和时代全球能源革命大势所趋，中国凭借完善的产业链和政策支持在新能源领域领跑</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。过去十年我国新能源和电动车产业跨越式发展，未来十年被视为黄金成长期</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十四五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规划将新能源汽车</w:t>
      </w:r>
      <w:r w:rsidRPr="00732A72">
        <w:rPr>
          <w:rFonts w:ascii="Times New Roman" w:eastAsia="微软雅黑" w:hAnsi="Times New Roman" w:cs="Times New Roman"/>
          <w:sz w:val="22"/>
          <w:szCs w:val="22"/>
        </w:rPr>
        <w:t>列为战略新兴产业，政府提供购车补贴、充电桩建设等全方位扶持</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。技术进步驱动成本下降：电池技术迭代（如固态电池、磷酸铁锂提振安全性和续航）、光伏组件效率提升、风电大型化等都在不断打开应用天花板</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。市场需求方面，中国新能源车销量连续夺冠全球。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龙头企业业绩亮眼：</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比如比亚迪</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年销量达</w:t>
      </w:r>
      <w:r w:rsidRPr="00732A72">
        <w:rPr>
          <w:rFonts w:ascii="Times New Roman" w:eastAsia="微软雅黑" w:hAnsi="Times New Roman" w:cs="Times New Roman"/>
          <w:sz w:val="22"/>
          <w:szCs w:val="22"/>
        </w:rPr>
        <w:t>427</w:t>
      </w:r>
      <w:r w:rsidRPr="00732A72">
        <w:rPr>
          <w:rFonts w:ascii="Times New Roman" w:eastAsia="微软雅黑" w:hAnsi="Times New Roman" w:cs="Times New Roman"/>
          <w:sz w:val="22"/>
          <w:szCs w:val="22"/>
        </w:rPr>
        <w:t>万辆，同比增长</w:t>
      </w:r>
      <w:r w:rsidRPr="00732A72">
        <w:rPr>
          <w:rFonts w:ascii="Times New Roman" w:eastAsia="微软雅黑" w:hAnsi="Times New Roman" w:cs="Times New Roman"/>
          <w:sz w:val="22"/>
          <w:szCs w:val="22"/>
        </w:rPr>
        <w:t>41%</w:t>
      </w:r>
      <w:r w:rsidRPr="00732A72">
        <w:rPr>
          <w:rFonts w:ascii="Times New Roman" w:eastAsia="微软雅黑" w:hAnsi="Times New Roman" w:cs="Times New Roman"/>
          <w:sz w:val="22"/>
          <w:szCs w:val="22"/>
        </w:rPr>
        <w:t>，蝉联全球新能源车销冠，并大幅开拓海外市场（出口同比</w:t>
      </w:r>
      <w:r w:rsidRPr="00732A72">
        <w:rPr>
          <w:rFonts w:ascii="Times New Roman" w:eastAsia="微软雅黑" w:hAnsi="Times New Roman" w:cs="Times New Roman"/>
          <w:sz w:val="22"/>
          <w:szCs w:val="22"/>
        </w:rPr>
        <w:t>+71.9%</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 xml:space="preserve"> (</w:t>
      </w:r>
      <w:hyperlink r:id="rId394" w:anchor=":~:text=%E5%A4%9A%E5%AE%B6%E8%BD%A6%E4%BC%81%E8%B6%85%E9%A2%9D%E5%AE%8C%E6%88%90%E5%B9%B4%E5%BA%A6%E7%9B%AE%E6%A0%87" w:history="1">
        <w:r w:rsidRPr="00732A72">
          <w:rPr>
            <w:rStyle w:val="af0"/>
            <w:rFonts w:ascii="Times New Roman" w:eastAsia="微软雅黑" w:hAnsi="Times New Roman" w:cs="Times New Roman"/>
            <w:sz w:val="22"/>
            <w:szCs w:val="22"/>
          </w:rPr>
          <w:t>新能源车企</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成绩单</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：比亚迪成销冠，多车企销量创历史新高</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。宁德时代等电池企业亦牢据全球领先地位，</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年动力电池市占率升至</w:t>
      </w:r>
      <w:r w:rsidRPr="00732A72">
        <w:rPr>
          <w:rFonts w:ascii="Times New Roman" w:eastAsia="微软雅黑" w:hAnsi="Times New Roman" w:cs="Times New Roman"/>
          <w:sz w:val="22"/>
          <w:szCs w:val="22"/>
        </w:rPr>
        <w:t>38%</w:t>
      </w:r>
      <w:r w:rsidRPr="00732A72">
        <w:rPr>
          <w:rFonts w:ascii="Times New Roman" w:eastAsia="微软雅黑" w:hAnsi="Times New Roman" w:cs="Times New Roman"/>
          <w:sz w:val="22"/>
          <w:szCs w:val="22"/>
        </w:rPr>
        <w:t>左右，稳居世界第一</w:t>
      </w:r>
      <w:r w:rsidRPr="00732A72">
        <w:rPr>
          <w:rFonts w:ascii="Times New Roman" w:eastAsia="微软雅黑" w:hAnsi="Times New Roman" w:cs="Times New Roman"/>
          <w:sz w:val="22"/>
          <w:szCs w:val="22"/>
        </w:rPr>
        <w:t xml:space="preserve"> (</w:t>
      </w:r>
      <w:hyperlink r:id="rId395" w:anchor=":~:text=%E5%88%86%E4%BA%AB" w:history="1">
        <w:r w:rsidRPr="00732A72">
          <w:rPr>
            <w:rStyle w:val="af0"/>
            <w:rFonts w:ascii="Times New Roman" w:eastAsia="微软雅黑" w:hAnsi="Times New Roman" w:cs="Times New Roman"/>
            <w:sz w:val="22"/>
            <w:szCs w:val="22"/>
          </w:rPr>
          <w:t>宁德时代动力电池市占率升至</w:t>
        </w:r>
        <w:r w:rsidRPr="00732A72">
          <w:rPr>
            <w:rStyle w:val="af0"/>
            <w:rFonts w:ascii="Times New Roman" w:eastAsia="微软雅黑" w:hAnsi="Times New Roman" w:cs="Times New Roman"/>
            <w:sz w:val="22"/>
            <w:szCs w:val="22"/>
          </w:rPr>
          <w:t>37.9%</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。预计在国内外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双碳</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目标驱动下，新能源车、电池及光伏装机仍将保持高增长态势，中国相关企业有望分享万亿美元级别的新能源市场蛋糕。</w:t>
      </w:r>
    </w:p>
    <w:p w14:paraId="77E32CF4"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人工智能（</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）与数字经济：以人工智能为代表的新一轮科技革命正重塑各行业格局</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。大模型、生成式</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等技术突破带来指数级增长机会，全球主要经济体将</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提升到战略高度，提供资金和政策支持。中国在人工智能算法研究、应用落地和数据资源上具有优势，政策层面《新一代人工智能规划》持续推进。本轮中美科技博弈中，</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软件算法不在限制之列，反而加速了国产</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生态的发展。预计智能驾驶、</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医疗、智能制造、</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金融</w:t>
      </w:r>
      <w:r w:rsidRPr="00732A72">
        <w:rPr>
          <w:rFonts w:ascii="Times New Roman" w:eastAsia="微软雅黑" w:hAnsi="Times New Roman" w:cs="Times New Roman"/>
          <w:sz w:val="22"/>
          <w:szCs w:val="22"/>
        </w:rPr>
        <w:t>等应用领域将快速扩张。与此同时，</w:t>
      </w:r>
      <w:r w:rsidRPr="00732A72">
        <w:rPr>
          <w:rFonts w:ascii="Times New Roman" w:eastAsia="微软雅黑" w:hAnsi="Times New Roman" w:cs="Times New Roman"/>
          <w:b/>
          <w:bCs/>
          <w:sz w:val="22"/>
          <w:szCs w:val="22"/>
        </w:rPr>
        <w:t>数字经济</w:t>
      </w:r>
      <w:r w:rsidRPr="00732A72">
        <w:rPr>
          <w:rFonts w:ascii="Times New Roman" w:eastAsia="微软雅黑" w:hAnsi="Times New Roman" w:cs="Times New Roman"/>
          <w:sz w:val="22"/>
          <w:szCs w:val="22"/>
        </w:rPr>
        <w:t>相关产业（云计算、物联网、大数据中心、工业互联网等）在政策扶持下蓬勃发展。我国数字经济规模已超过</w:t>
      </w:r>
      <w:r w:rsidRPr="00732A72">
        <w:rPr>
          <w:rFonts w:ascii="Times New Roman" w:eastAsia="微软雅黑" w:hAnsi="Times New Roman" w:cs="Times New Roman"/>
          <w:sz w:val="22"/>
          <w:szCs w:val="22"/>
        </w:rPr>
        <w:t>45</w:t>
      </w:r>
      <w:r w:rsidRPr="00732A72">
        <w:rPr>
          <w:rFonts w:ascii="Times New Roman" w:eastAsia="微软雅黑" w:hAnsi="Times New Roman" w:cs="Times New Roman"/>
          <w:sz w:val="22"/>
          <w:szCs w:val="22"/>
        </w:rPr>
        <w:t>万亿元，占</w:t>
      </w:r>
      <w:r w:rsidRPr="00732A72">
        <w:rPr>
          <w:rFonts w:ascii="Times New Roman" w:eastAsia="微软雅黑" w:hAnsi="Times New Roman" w:cs="Times New Roman"/>
          <w:sz w:val="22"/>
          <w:szCs w:val="22"/>
        </w:rPr>
        <w:t>GDP</w:t>
      </w:r>
      <w:r w:rsidRPr="00732A72">
        <w:rPr>
          <w:rFonts w:ascii="Times New Roman" w:eastAsia="微软雅黑" w:hAnsi="Times New Roman" w:cs="Times New Roman"/>
          <w:sz w:val="22"/>
          <w:szCs w:val="22"/>
        </w:rPr>
        <w:t>比重超</w:t>
      </w:r>
      <w:r w:rsidRPr="00732A72">
        <w:rPr>
          <w:rFonts w:ascii="Times New Roman" w:eastAsia="微软雅黑" w:hAnsi="Times New Roman" w:cs="Times New Roman"/>
          <w:sz w:val="22"/>
          <w:szCs w:val="22"/>
        </w:rPr>
        <w:t>40%</w:t>
      </w:r>
      <w:r w:rsidRPr="00732A72">
        <w:rPr>
          <w:rFonts w:ascii="Times New Roman" w:eastAsia="微软雅黑" w:hAnsi="Times New Roman" w:cs="Times New Roman"/>
          <w:sz w:val="22"/>
          <w:szCs w:val="22"/>
        </w:rPr>
        <w:t>，并将继续攀升。数据要素确权、算力基础设施投资等举措将催生新的商业模式。展望未来，人工智能与各行业融合将产生海量需求：据估计，到</w:t>
      </w:r>
      <w:r w:rsidRPr="00732A72">
        <w:rPr>
          <w:rFonts w:ascii="Times New Roman" w:eastAsia="微软雅黑" w:hAnsi="Times New Roman" w:cs="Times New Roman"/>
          <w:sz w:val="22"/>
          <w:szCs w:val="22"/>
        </w:rPr>
        <w:t>2030</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有望为中国</w:t>
      </w:r>
      <w:r w:rsidRPr="00732A72">
        <w:rPr>
          <w:rFonts w:ascii="Times New Roman" w:eastAsia="微软雅黑" w:hAnsi="Times New Roman" w:cs="Times New Roman"/>
          <w:sz w:val="22"/>
          <w:szCs w:val="22"/>
        </w:rPr>
        <w:t>GDP</w:t>
      </w:r>
      <w:r w:rsidRPr="00732A72">
        <w:rPr>
          <w:rFonts w:ascii="Times New Roman" w:eastAsia="微软雅黑" w:hAnsi="Times New Roman" w:cs="Times New Roman"/>
          <w:sz w:val="22"/>
          <w:szCs w:val="22"/>
        </w:rPr>
        <w:t>贡献逾</w:t>
      </w:r>
      <w:r w:rsidRPr="00732A72">
        <w:rPr>
          <w:rFonts w:ascii="Times New Roman" w:eastAsia="微软雅黑" w:hAnsi="Times New Roman" w:cs="Times New Roman"/>
          <w:sz w:val="22"/>
          <w:szCs w:val="22"/>
        </w:rPr>
        <w:t>7</w:t>
      </w:r>
      <w:r w:rsidRPr="00732A72">
        <w:rPr>
          <w:rFonts w:ascii="Times New Roman" w:eastAsia="微软雅黑" w:hAnsi="Times New Roman" w:cs="Times New Roman"/>
          <w:sz w:val="22"/>
          <w:szCs w:val="22"/>
        </w:rPr>
        <w:t>个百分点的增长。对于投资</w:t>
      </w:r>
      <w:r w:rsidRPr="00732A72">
        <w:rPr>
          <w:rFonts w:ascii="Times New Roman" w:eastAsia="微软雅黑" w:hAnsi="Times New Roman" w:cs="Times New Roman"/>
          <w:sz w:val="22"/>
          <w:szCs w:val="22"/>
        </w:rPr>
        <w:lastRenderedPageBreak/>
        <w:t>者而言，可关注</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底层技术供应商</w:t>
      </w:r>
      <w:r w:rsidRPr="00732A72">
        <w:rPr>
          <w:rFonts w:ascii="Times New Roman" w:eastAsia="微软雅黑" w:hAnsi="Times New Roman" w:cs="Times New Roman"/>
          <w:sz w:val="22"/>
          <w:szCs w:val="22"/>
        </w:rPr>
        <w:t>（算法、芯片、算力设备）和</w:t>
      </w:r>
      <w:r w:rsidRPr="00732A72">
        <w:rPr>
          <w:rFonts w:ascii="Times New Roman" w:eastAsia="微软雅黑" w:hAnsi="Times New Roman" w:cs="Times New Roman"/>
          <w:b/>
          <w:bCs/>
          <w:sz w:val="22"/>
          <w:szCs w:val="22"/>
        </w:rPr>
        <w:t>行业解决方案龙头</w:t>
      </w:r>
      <w:r w:rsidRPr="00732A72">
        <w:rPr>
          <w:rFonts w:ascii="Times New Roman" w:eastAsia="微软雅黑" w:hAnsi="Times New Roman" w:cs="Times New Roman"/>
          <w:sz w:val="22"/>
          <w:szCs w:val="22"/>
        </w:rPr>
        <w:t>（智能驾驶方案提供商、</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医疗设备商等）。这些公司有望在</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浪潮中实现业绩腾飞，同时享受高估值溢价。</w:t>
      </w:r>
    </w:p>
    <w:p w14:paraId="614079CF"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半导体国产化：芯片被誉为</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现代工业粮食</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，其战略地位在中美博弈下更加凸显</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。受制于外部封锁，中国正全力推进半导体自主可控，预计未来数年该领域将保持高投入和高成长。全球芯片供应链正在重组，各国政府纷纷加大投入实现技术自主，美国推出《芯片与科学法案》投入</w:t>
      </w:r>
      <w:r w:rsidRPr="00732A72">
        <w:rPr>
          <w:rFonts w:ascii="Times New Roman" w:eastAsia="微软雅黑" w:hAnsi="Times New Roman" w:cs="Times New Roman"/>
          <w:b/>
          <w:bCs/>
          <w:sz w:val="22"/>
          <w:szCs w:val="22"/>
        </w:rPr>
        <w:t>520</w:t>
      </w:r>
      <w:r w:rsidRPr="00732A72">
        <w:rPr>
          <w:rFonts w:ascii="Times New Roman" w:eastAsia="微软雅黑" w:hAnsi="Times New Roman" w:cs="Times New Roman"/>
          <w:b/>
          <w:bCs/>
          <w:sz w:val="22"/>
          <w:szCs w:val="22"/>
        </w:rPr>
        <w:t>亿美元扶持本土半导体，中国亦设立大基金三期</w:t>
      </w:r>
      <w:r w:rsidRPr="00732A72">
        <w:rPr>
          <w:rFonts w:ascii="Times New Roman" w:eastAsia="微软雅黑" w:hAnsi="Times New Roman" w:cs="Times New Roman"/>
          <w:sz w:val="22"/>
          <w:szCs w:val="22"/>
        </w:rPr>
        <w:t>、出台税收优惠激励本土企业</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。目前国内在设计、制造、封测各环节均有一批优秀公司涌现，高端领域虽与国际领先仍有差距，但中低端芯片已基本实现国产供应。随着</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、汽车电子等需求激增，国内晶圆代工龙头产能利用率长期维持高位，比如中芯国际</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年营收创新高，产能利用率达</w:t>
      </w:r>
      <w:r w:rsidRPr="00732A72">
        <w:rPr>
          <w:rFonts w:ascii="Times New Roman" w:eastAsia="微软雅黑" w:hAnsi="Times New Roman" w:cs="Times New Roman"/>
          <w:sz w:val="22"/>
          <w:szCs w:val="22"/>
        </w:rPr>
        <w:t>90%</w:t>
      </w:r>
      <w:r w:rsidRPr="00732A72">
        <w:rPr>
          <w:rFonts w:ascii="Times New Roman" w:eastAsia="微软雅黑" w:hAnsi="Times New Roman" w:cs="Times New Roman"/>
          <w:sz w:val="22"/>
          <w:szCs w:val="22"/>
        </w:rPr>
        <w:t>以上，显示下游需求旺盛</w:t>
      </w:r>
      <w:r w:rsidRPr="00732A72">
        <w:rPr>
          <w:rFonts w:ascii="Times New Roman" w:eastAsia="微软雅黑" w:hAnsi="Times New Roman" w:cs="Times New Roman"/>
          <w:sz w:val="22"/>
          <w:szCs w:val="22"/>
        </w:rPr>
        <w:t xml:space="preserve"> (</w:t>
      </w:r>
      <w:hyperlink r:id="rId396" w:anchor=":~:text=%E4%BC%B4%E9%9A%8F%E7%9D%80%E5%85%A8%E7%90%83%E5%AF%B9%E6%99%B6%E5%9C%86%E5%88%B6%E9%80%A0%E7%9A%84%E9%9C%80%E6%B1%82%E6%97%A5%E7%9B%8A%E5%A2%9E%E5%8A%A0%EF%BC%8C%E4%B8%AD%E8%8A%AF%E5%9B%BD%E9%99%85%E7%9A%84%E5%89%8D%E6%99%AF%E8%A2%AB%E5%B9%BF%E6%B3%9B%E7%9C%8B%E5%A5%BD%E3%80%822024%E5%B9%B4%E7%AC%AC%E4%B8%89%E5%AD%A3%E5%BA%A6%EF%BC%8C%E5%85%AC%E5%8F%B8%E6%94%B6%E5%85%A5%E5%88%9B%E4%B8%8B%E5%8E%86%E5%8F%B2%E6%96%B0%E9%AB%98%EF%BC%8C%E5%85%B690"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。我们看好</w:t>
      </w:r>
      <w:r w:rsidRPr="00732A72">
        <w:rPr>
          <w:rFonts w:ascii="Times New Roman" w:eastAsia="微软雅黑" w:hAnsi="Times New Roman" w:cs="Times New Roman"/>
          <w:b/>
          <w:bCs/>
          <w:sz w:val="22"/>
          <w:szCs w:val="22"/>
        </w:rPr>
        <w:t>设备材料、功率半导体、</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芯片</w:t>
      </w:r>
      <w:r w:rsidRPr="00732A72">
        <w:rPr>
          <w:rFonts w:ascii="Times New Roman" w:eastAsia="微软雅黑" w:hAnsi="Times New Roman" w:cs="Times New Roman"/>
          <w:sz w:val="22"/>
          <w:szCs w:val="22"/>
        </w:rPr>
        <w:t>等赛道：设备环节如刻蚀机、光刻胶在政策和需求双驱下增速可观，功率器件受益新能源车放量，</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芯片在算力需求推动下前景广阔。中国半导体产业正迎来历史机遇窗口，尽管短期波动和反复在所难免，但中长期成长空间毋庸置疑。</w:t>
      </w:r>
    </w:p>
    <w:p w14:paraId="018DED12"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生物医药与医疗科技：在人口老龄化和居民健康意识提高的背景下，中国医药卫生支出持续增长，生物科技与创新药成为重点发展领域。基因工程、细胞治疗等前沿技术突破不断涌现，精准医疗时代加速到来</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。我国在生物制药领域的人才和资本投入近年大幅增加，涌现了一批创新药企和</w:t>
      </w:r>
      <w:r w:rsidRPr="00732A72">
        <w:rPr>
          <w:rFonts w:ascii="Times New Roman" w:eastAsia="微软雅黑" w:hAnsi="Times New Roman" w:cs="Times New Roman"/>
          <w:b/>
          <w:bCs/>
          <w:sz w:val="22"/>
          <w:szCs w:val="22"/>
        </w:rPr>
        <w:t>CRO</w:t>
      </w:r>
      <w:r w:rsidRPr="00732A72">
        <w:rPr>
          <w:rFonts w:ascii="Times New Roman" w:eastAsia="微软雅黑" w:hAnsi="Times New Roman" w:cs="Times New Roman"/>
          <w:b/>
          <w:bCs/>
          <w:sz w:val="22"/>
          <w:szCs w:val="22"/>
        </w:rPr>
        <w:t>龙头，部分产品管线具备全球竞争力。政策上，药品审评审批制度改革、医保支持创新等利好持续释放。</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年有望看到更多国产创新药、生物类似药获批上市，医疗器械国产替代率也将提高。高景气细分领域包括：肿瘤免疫治疗、</w:t>
      </w:r>
      <w:r w:rsidRPr="00732A72">
        <w:rPr>
          <w:rFonts w:ascii="Times New Roman" w:eastAsia="微软雅黑" w:hAnsi="Times New Roman" w:cs="Times New Roman"/>
          <w:b/>
          <w:bCs/>
          <w:sz w:val="22"/>
          <w:szCs w:val="22"/>
        </w:rPr>
        <w:t>mRNA</w:t>
      </w:r>
      <w:r w:rsidRPr="00732A72">
        <w:rPr>
          <w:rFonts w:ascii="Times New Roman" w:eastAsia="微软雅黑" w:hAnsi="Times New Roman" w:cs="Times New Roman"/>
          <w:b/>
          <w:bCs/>
          <w:sz w:val="22"/>
          <w:szCs w:val="22"/>
        </w:rPr>
        <w:t>疫苗、基因编辑疗法、医疗</w:t>
      </w:r>
      <w:r w:rsidRPr="00732A72">
        <w:rPr>
          <w:rFonts w:ascii="Times New Roman" w:eastAsia="微软雅黑" w:hAnsi="Times New Roman" w:cs="Times New Roman"/>
          <w:b/>
          <w:bCs/>
          <w:sz w:val="22"/>
          <w:szCs w:val="22"/>
        </w:rPr>
        <w:t>AI</w:t>
      </w:r>
      <w:r w:rsidRPr="00732A72">
        <w:rPr>
          <w:rFonts w:ascii="Times New Roman" w:eastAsia="微软雅黑" w:hAnsi="Times New Roman" w:cs="Times New Roman"/>
          <w:b/>
          <w:bCs/>
          <w:sz w:val="22"/>
          <w:szCs w:val="22"/>
        </w:rPr>
        <w:t>诊断等。这些领域技术壁垒高，但一旦成功将打开巨大的市场。例如</w:t>
      </w:r>
      <w:r w:rsidRPr="00732A72">
        <w:rPr>
          <w:rFonts w:ascii="Times New Roman" w:eastAsia="微软雅黑" w:hAnsi="Times New Roman" w:cs="Times New Roman"/>
          <w:b/>
          <w:bCs/>
          <w:sz w:val="22"/>
          <w:szCs w:val="22"/>
        </w:rPr>
        <w:t>CAR-T</w:t>
      </w:r>
      <w:r w:rsidRPr="00732A72">
        <w:rPr>
          <w:rFonts w:ascii="Times New Roman" w:eastAsia="微软雅黑" w:hAnsi="Times New Roman" w:cs="Times New Roman"/>
          <w:b/>
          <w:bCs/>
          <w:sz w:val="22"/>
          <w:szCs w:val="22"/>
        </w:rPr>
        <w:t>细胞疗法等在血液肿瘤治疗展现卓越疗效</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，国内相关企业正积极布局。投资者可关注研发布局领先、产品线丰富的创新药龙头</w:t>
      </w:r>
      <w:r w:rsidRPr="00732A72">
        <w:rPr>
          <w:rFonts w:ascii="Times New Roman" w:eastAsia="微软雅黑" w:hAnsi="Times New Roman" w:cs="Times New Roman"/>
          <w:sz w:val="22"/>
          <w:szCs w:val="22"/>
        </w:rPr>
        <w:t>，以及业绩增长确定性高的</w:t>
      </w:r>
      <w:r w:rsidRPr="00732A72">
        <w:rPr>
          <w:rFonts w:ascii="Times New Roman" w:eastAsia="微软雅黑" w:hAnsi="Times New Roman" w:cs="Times New Roman"/>
          <w:b/>
          <w:bCs/>
          <w:sz w:val="22"/>
          <w:szCs w:val="22"/>
        </w:rPr>
        <w:t>医疗服务和器械公司</w:t>
      </w:r>
      <w:r w:rsidRPr="00732A72">
        <w:rPr>
          <w:rFonts w:ascii="Times New Roman" w:eastAsia="微软雅黑" w:hAnsi="Times New Roman" w:cs="Times New Roman"/>
          <w:sz w:val="22"/>
          <w:szCs w:val="22"/>
        </w:rPr>
        <w:t>。需要注意医药行业监管政策和费用控制可能带来的短期扰动，但长期来看，生物医药作为满足人民生命健康需求的产业，其高成长逻辑稳固。</w:t>
      </w:r>
    </w:p>
    <w:p w14:paraId="3CCC6A1C" w14:textId="77777777" w:rsidR="00732A72" w:rsidRPr="00732A72" w:rsidRDefault="00732A72">
      <w:pPr>
        <w:numPr>
          <w:ilvl w:val="0"/>
          <w:numId w:val="224"/>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军工国防产业：复杂的国际形势使得</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强军</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成为国家战略重点，预计国防军费将保持较高增速，从而保障军工企业订单饱满。当前我国在航空航天、新型武器装备等领域持续投入，尖端技术屡有突破。例如</w:t>
      </w:r>
      <w:r w:rsidRPr="00732A72">
        <w:rPr>
          <w:rFonts w:ascii="Times New Roman" w:eastAsia="微软雅黑" w:hAnsi="Times New Roman" w:cs="Times New Roman"/>
          <w:b/>
          <w:bCs/>
          <w:sz w:val="22"/>
          <w:szCs w:val="22"/>
        </w:rPr>
        <w:t>C919</w:t>
      </w:r>
      <w:r w:rsidRPr="00732A72">
        <w:rPr>
          <w:rFonts w:ascii="Times New Roman" w:eastAsia="微软雅黑" w:hAnsi="Times New Roman" w:cs="Times New Roman"/>
          <w:b/>
          <w:bCs/>
          <w:sz w:val="22"/>
          <w:szCs w:val="22"/>
        </w:rPr>
        <w:t>大飞机正式交付、航发涡扇发动机研制取得进展、高超音速和航天技术领先等，都为相关军工上市公司带来机遇。供应链重构方面，美国对华高科技出口管制反而刺激国内军工电子、自主芯片加快发展。军工行业具有业绩高弹性和事件驱动属性：一方面，</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十四五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后期装备列装进入高潮期，相关公司业绩有望迎来拐点；另一方面，国际热点事件（台海局势、周边冲突等）可能引发市场对军工股的风险偏好瞬间提升。高风险投资者可战略性配置航空发动机、国防信息化、航天装备</w:t>
      </w:r>
      <w:r w:rsidRPr="00732A72">
        <w:rPr>
          <w:rFonts w:ascii="Times New Roman" w:eastAsia="微软雅黑" w:hAnsi="Times New Roman" w:cs="Times New Roman"/>
          <w:sz w:val="22"/>
          <w:szCs w:val="22"/>
        </w:rPr>
        <w:t>等子领域的龙头公司，这些标的技术壁垒深厚、行业地位稳固，一旦进入收获期，利润增长和股价弹性都将十分可观。同时军工股往往与政策周期相关，建议中长期持有的同时，把握阶段性行情做波段。</w:t>
      </w:r>
    </w:p>
    <w:p w14:paraId="090F923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综上，在外部不确定性增加的背景下，</w:t>
      </w:r>
      <w:r w:rsidRPr="00732A72">
        <w:rPr>
          <w:rFonts w:ascii="Times New Roman" w:eastAsia="微软雅黑" w:hAnsi="Times New Roman" w:cs="Times New Roman"/>
          <w:b/>
          <w:bCs/>
          <w:sz w:val="22"/>
          <w:szCs w:val="22"/>
        </w:rPr>
        <w:t>自主可控、高端制造</w:t>
      </w:r>
      <w:r w:rsidRPr="00732A72">
        <w:rPr>
          <w:rFonts w:ascii="Times New Roman" w:eastAsia="微软雅黑" w:hAnsi="Times New Roman" w:cs="Times New Roman"/>
          <w:sz w:val="22"/>
          <w:szCs w:val="22"/>
        </w:rPr>
        <w:t>成为中国经济未来的重要增长极，也是</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股中长期投资的亮点所在</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。高风险承受力投资者可重点挖掘上述高景气赛道中的优质公司，在波动中布局，以分享行业成长红利。</w:t>
      </w:r>
    </w:p>
    <w:p w14:paraId="3568DEFC"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4. </w:t>
      </w:r>
      <w:r w:rsidRPr="00732A72">
        <w:rPr>
          <w:rFonts w:ascii="Times New Roman" w:eastAsia="微软雅黑" w:hAnsi="Times New Roman" w:cs="Times New Roman"/>
          <w:b/>
          <w:bCs/>
          <w:sz w:val="22"/>
          <w:szCs w:val="22"/>
        </w:rPr>
        <w:t>高质量</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股个股精选（</w:t>
      </w:r>
      <w:r w:rsidRPr="00732A72">
        <w:rPr>
          <w:rFonts w:ascii="Times New Roman" w:eastAsia="微软雅黑" w:hAnsi="Times New Roman" w:cs="Times New Roman"/>
          <w:b/>
          <w:bCs/>
          <w:sz w:val="22"/>
          <w:szCs w:val="22"/>
        </w:rPr>
        <w:t>10–15</w:t>
      </w:r>
      <w:r w:rsidRPr="00732A72">
        <w:rPr>
          <w:rFonts w:ascii="Times New Roman" w:eastAsia="微软雅黑" w:hAnsi="Times New Roman" w:cs="Times New Roman"/>
          <w:b/>
          <w:bCs/>
          <w:sz w:val="22"/>
          <w:szCs w:val="22"/>
        </w:rPr>
        <w:t>只）</w:t>
      </w:r>
    </w:p>
    <w:p w14:paraId="133F3A5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基于上述增长逻辑和基本面研判，我们遴选出一批各行业中质地优秀、具备中长期投资价值的</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股标的。选股综合考虑了公司业绩成长性、行业地位、机构关注度、估值水平以及技术走势，以平衡进攻性和稳健性。以下为推荐股票名单及核心投资逻辑：</w:t>
      </w:r>
    </w:p>
    <w:p w14:paraId="7BAD2E48"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 </w:t>
      </w:r>
      <w:r w:rsidRPr="00732A72">
        <w:rPr>
          <w:rFonts w:ascii="Times New Roman" w:eastAsia="微软雅黑" w:hAnsi="Times New Roman" w:cs="Times New Roman"/>
          <w:b/>
          <w:bCs/>
          <w:sz w:val="22"/>
          <w:szCs w:val="22"/>
        </w:rPr>
        <w:t>比亚迪（</w:t>
      </w:r>
      <w:r w:rsidRPr="00732A72">
        <w:rPr>
          <w:rFonts w:ascii="Times New Roman" w:eastAsia="微软雅黑" w:hAnsi="Times New Roman" w:cs="Times New Roman"/>
          <w:b/>
          <w:bCs/>
          <w:sz w:val="22"/>
          <w:szCs w:val="22"/>
        </w:rPr>
        <w:t>002594</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新能源汽车绝对龙头</w:t>
      </w:r>
      <w:r w:rsidRPr="00732A72">
        <w:rPr>
          <w:rFonts w:ascii="Times New Roman" w:eastAsia="微软雅黑" w:hAnsi="Times New Roman" w:cs="Times New Roman"/>
          <w:sz w:val="22"/>
          <w:szCs w:val="22"/>
        </w:rPr>
        <w:t>：公司集整车制造、电池和芯片自给于一体，构筑深厚护城河。</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年比亚迪销量</w:t>
      </w:r>
      <w:r w:rsidRPr="00732A72">
        <w:rPr>
          <w:rFonts w:ascii="Times New Roman" w:eastAsia="微软雅黑" w:hAnsi="Times New Roman" w:cs="Times New Roman"/>
          <w:sz w:val="22"/>
          <w:szCs w:val="22"/>
        </w:rPr>
        <w:t>427</w:t>
      </w:r>
      <w:r w:rsidRPr="00732A72">
        <w:rPr>
          <w:rFonts w:ascii="Times New Roman" w:eastAsia="微软雅黑" w:hAnsi="Times New Roman" w:cs="Times New Roman"/>
          <w:sz w:val="22"/>
          <w:szCs w:val="22"/>
        </w:rPr>
        <w:t>万辆，同比增长</w:t>
      </w:r>
      <w:r w:rsidRPr="00732A72">
        <w:rPr>
          <w:rFonts w:ascii="Times New Roman" w:eastAsia="微软雅黑" w:hAnsi="Times New Roman" w:cs="Times New Roman"/>
          <w:sz w:val="22"/>
          <w:szCs w:val="22"/>
        </w:rPr>
        <w:t>41.1%</w:t>
      </w:r>
      <w:r w:rsidRPr="00732A72">
        <w:rPr>
          <w:rFonts w:ascii="Times New Roman" w:eastAsia="微软雅黑" w:hAnsi="Times New Roman" w:cs="Times New Roman"/>
          <w:sz w:val="22"/>
          <w:szCs w:val="22"/>
        </w:rPr>
        <w:t>，在全球车企中排名前五并蝉联新能源车销冠</w:t>
      </w:r>
      <w:r w:rsidRPr="00732A72">
        <w:rPr>
          <w:rFonts w:ascii="Times New Roman" w:eastAsia="微软雅黑" w:hAnsi="Times New Roman" w:cs="Times New Roman"/>
          <w:sz w:val="22"/>
          <w:szCs w:val="22"/>
        </w:rPr>
        <w:t xml:space="preserve"> (</w:t>
      </w:r>
      <w:hyperlink r:id="rId397" w:anchor=":~:text=%E5%A4%9A%E5%AE%B6%E8%BD%A6%E4%BC%81%E8%B6%85%E9%A2%9D%E5%AE%8C%E6%88%90%E5%B9%B4%E5%BA%A6%E7%9B%AE%E6%A0%87" w:history="1">
        <w:r w:rsidRPr="00732A72">
          <w:rPr>
            <w:rStyle w:val="af0"/>
            <w:rFonts w:ascii="Times New Roman" w:eastAsia="微软雅黑" w:hAnsi="Times New Roman" w:cs="Times New Roman"/>
            <w:sz w:val="22"/>
            <w:szCs w:val="22"/>
          </w:rPr>
          <w:t>新能源车企</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成绩单</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：比亚迪成销冠，多车企销量创历史新高</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。随着产能扩张及海外市场开拓（海外销量同比</w:t>
      </w:r>
      <w:r w:rsidRPr="00732A72">
        <w:rPr>
          <w:rFonts w:ascii="Times New Roman" w:eastAsia="微软雅黑" w:hAnsi="Times New Roman" w:cs="Times New Roman"/>
          <w:sz w:val="22"/>
          <w:szCs w:val="22"/>
        </w:rPr>
        <w:t>+71.9% (</w:t>
      </w:r>
      <w:hyperlink r:id="rId398" w:anchor=":~:text=%E5%A4%9A%E5%AE%B6%E8%BD%A6%E4%BC%81%E8%B6%85%E9%A2%9D%E5%AE%8C%E6%88%90%E5%B9%B4%E5%BA%A6%E7%9B%AE%E6%A0%87" w:history="1">
        <w:r w:rsidRPr="00732A72">
          <w:rPr>
            <w:rStyle w:val="af0"/>
            <w:rFonts w:ascii="Times New Roman" w:eastAsia="微软雅黑" w:hAnsi="Times New Roman" w:cs="Times New Roman"/>
            <w:sz w:val="22"/>
            <w:szCs w:val="22"/>
          </w:rPr>
          <w:t>新能源车企</w:t>
        </w:r>
        <w:r w:rsidRPr="00732A72">
          <w:rPr>
            <w:rStyle w:val="af0"/>
            <w:rFonts w:ascii="Times New Roman" w:eastAsia="微软雅黑" w:hAnsi="Times New Roman" w:cs="Times New Roman"/>
            <w:sz w:val="22"/>
            <w:szCs w:val="22"/>
          </w:rPr>
          <w:t>2024</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成绩单</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：比亚迪成销冠，多车企销量创历史新高</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新浪财经</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新浪网</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），公司有望保持高速增长。其车型覆盖从大众市场到高端，海洋网和王朝网产品矩阵竞争力强。公司盈利能力在规模效应下提升，</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年前三季净利同比增长超</w:t>
      </w:r>
      <w:r w:rsidRPr="00732A72">
        <w:rPr>
          <w:rFonts w:ascii="Times New Roman" w:eastAsia="微软雅黑" w:hAnsi="Times New Roman" w:cs="Times New Roman"/>
          <w:sz w:val="22"/>
          <w:szCs w:val="22"/>
        </w:rPr>
        <w:t>120%</w:t>
      </w:r>
      <w:r w:rsidRPr="00732A72">
        <w:rPr>
          <w:rFonts w:ascii="Times New Roman" w:eastAsia="微软雅黑" w:hAnsi="Times New Roman" w:cs="Times New Roman"/>
          <w:sz w:val="22"/>
          <w:szCs w:val="22"/>
        </w:rPr>
        <w:t>。当前市盈率相对增长潜力仍具吸引力。</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中长期坚定看好其作为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中国特斯拉</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的地位，可作为核心仓位持有；短期关注销量月度数据及新品发布节奏，逢市场错误定价时积极加仓。</w:t>
      </w:r>
    </w:p>
    <w:p w14:paraId="3DD57FD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 xml:space="preserve">2. </w:t>
      </w:r>
      <w:r w:rsidRPr="00732A72">
        <w:rPr>
          <w:rFonts w:ascii="Times New Roman" w:eastAsia="微软雅黑" w:hAnsi="Times New Roman" w:cs="Times New Roman"/>
          <w:b/>
          <w:bCs/>
          <w:sz w:val="22"/>
          <w:szCs w:val="22"/>
        </w:rPr>
        <w:t>宁德时代（</w:t>
      </w:r>
      <w:r w:rsidRPr="00732A72">
        <w:rPr>
          <w:rFonts w:ascii="Times New Roman" w:eastAsia="微软雅黑" w:hAnsi="Times New Roman" w:cs="Times New Roman"/>
          <w:b/>
          <w:bCs/>
          <w:sz w:val="22"/>
          <w:szCs w:val="22"/>
        </w:rPr>
        <w:t>300750</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动力电池全球霸主</w:t>
      </w:r>
      <w:r w:rsidRPr="00732A72">
        <w:rPr>
          <w:rFonts w:ascii="Times New Roman" w:eastAsia="微软雅黑" w:hAnsi="Times New Roman" w:cs="Times New Roman"/>
          <w:sz w:val="22"/>
          <w:szCs w:val="22"/>
        </w:rPr>
        <w:t>：公司连续</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年蝉联全球动力电池市占率第一，</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年全球装机量</w:t>
      </w:r>
      <w:r w:rsidRPr="00732A72">
        <w:rPr>
          <w:rFonts w:ascii="Times New Roman" w:eastAsia="微软雅黑" w:hAnsi="Times New Roman" w:cs="Times New Roman"/>
          <w:sz w:val="22"/>
          <w:szCs w:val="22"/>
        </w:rPr>
        <w:t>339.3GWh</w:t>
      </w:r>
      <w:r w:rsidRPr="00732A72">
        <w:rPr>
          <w:rFonts w:ascii="Times New Roman" w:eastAsia="微软雅黑" w:hAnsi="Times New Roman" w:cs="Times New Roman"/>
          <w:sz w:val="22"/>
          <w:szCs w:val="22"/>
        </w:rPr>
        <w:t>，市占率升至</w:t>
      </w:r>
      <w:r w:rsidRPr="00732A72">
        <w:rPr>
          <w:rFonts w:ascii="Times New Roman" w:eastAsia="微软雅黑" w:hAnsi="Times New Roman" w:cs="Times New Roman"/>
          <w:sz w:val="22"/>
          <w:szCs w:val="22"/>
        </w:rPr>
        <w:t>37.9%</w:t>
      </w:r>
      <w:r w:rsidRPr="00732A72">
        <w:rPr>
          <w:rFonts w:ascii="Times New Roman" w:eastAsia="微软雅黑" w:hAnsi="Times New Roman" w:cs="Times New Roman"/>
          <w:sz w:val="22"/>
          <w:szCs w:val="22"/>
        </w:rPr>
        <w:t>，与第二名拉开</w:t>
      </w:r>
      <w:r w:rsidRPr="00732A72">
        <w:rPr>
          <w:rFonts w:ascii="Times New Roman" w:eastAsia="微软雅黑" w:hAnsi="Times New Roman" w:cs="Times New Roman"/>
          <w:sz w:val="22"/>
          <w:szCs w:val="22"/>
        </w:rPr>
        <w:t>21</w:t>
      </w:r>
      <w:r w:rsidRPr="00732A72">
        <w:rPr>
          <w:rFonts w:ascii="Times New Roman" w:eastAsia="微软雅黑" w:hAnsi="Times New Roman" w:cs="Times New Roman"/>
          <w:sz w:val="22"/>
          <w:szCs w:val="22"/>
        </w:rPr>
        <w:t>个百分点</w:t>
      </w:r>
      <w:r w:rsidRPr="00732A72">
        <w:rPr>
          <w:rFonts w:ascii="Times New Roman" w:eastAsia="微软雅黑" w:hAnsi="Times New Roman" w:cs="Times New Roman"/>
          <w:sz w:val="22"/>
          <w:szCs w:val="22"/>
        </w:rPr>
        <w:t xml:space="preserve"> (</w:t>
      </w:r>
      <w:hyperlink r:id="rId399" w:anchor=":~:text=%E5%88%86%E4%BA%AB" w:history="1">
        <w:r w:rsidRPr="00732A72">
          <w:rPr>
            <w:rStyle w:val="af0"/>
            <w:rFonts w:ascii="Times New Roman" w:eastAsia="微软雅黑" w:hAnsi="Times New Roman" w:cs="Times New Roman"/>
            <w:sz w:val="22"/>
            <w:szCs w:val="22"/>
          </w:rPr>
          <w:t>宁德时代动力电池市占率升至</w:t>
        </w:r>
        <w:r w:rsidRPr="00732A72">
          <w:rPr>
            <w:rStyle w:val="af0"/>
            <w:rFonts w:ascii="Times New Roman" w:eastAsia="微软雅黑" w:hAnsi="Times New Roman" w:cs="Times New Roman"/>
            <w:sz w:val="22"/>
            <w:szCs w:val="22"/>
          </w:rPr>
          <w:t>37.9%</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。在新能源车、电储能双市场推动下，公司业绩增长稳健，产业链议价能力强。宁德时代致力于技术领先，积极研发钠离子电池、快充电池等新技术并完善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矿产</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生产</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回收</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闭环产业链</w:t>
      </w:r>
      <w:r w:rsidRPr="00732A72">
        <w:rPr>
          <w:rFonts w:ascii="Times New Roman" w:eastAsia="微软雅黑" w:hAnsi="Times New Roman" w:cs="Times New Roman"/>
          <w:sz w:val="22"/>
          <w:szCs w:val="22"/>
        </w:rPr>
        <w:t xml:space="preserve"> (</w:t>
      </w:r>
      <w:hyperlink r:id="rId400" w:anchor=":~:text=%E8%AF%81%E5%88%B8%E6%97%B6%E6%8A%A5e%E5%85%AC%E5%8F%B8%E8%AE%AF%EF%BC%8C%E8%BF%91%E6%97%A5%EF%BC%8C%E9%9F%A9%E5%9B%BD%E7%94%B5%E6%B1%A0%E5%92%8C%E8%83%BD%E6%BA%90%E7%A0%94%E7%A9%B6%E5%85%AC%E5%8F%B8SNE%20Research%E5%8F%91%E5%B8%83%E4%BA%862024%E5%B9%B4%E5%85%A8%E7%90%83%E5%8A%A8%E5%8A%9B%E7%94%B5%E6%B1%A0%E4%BD%BF%E7%94%A8%E6%95%B0%E6%8D%AE%EF%BC%8C%E5%AE%81%E5%BE%B7%E6%97%B6%E4%BB%A3%E8%BF%9E%E7%BB%AD8%E5%B9%B4%E7%99%BB%E9%A1%B6%E5%85%A8%E7%90%83%E7%AC%AC%E4%B8%80%EF%BC%8C%E5%85%A8%E7%90%83%E5%B8%82%E5%9C%BA%E9%A2%86%E5%85%88%E4%BC%98%E5%8A%BF%E8%BF%9B%E4%B8%80%E6%AD%A5%20%E5%B7%A9%E5%9B%BA%E3%80%82%E6%A6%9C%E5%8D%95%E6%98%BE%E7%A4%BA%EF%BC%8C2024%E5%B9%B4%E5%85%A8%E7%90%83%E5%8A%A8%E5%8A%9B%E7%94%B5%E6%B1%A0%E6%80%BB%E4%BD%BF%E7%94%A8%E9%87%8F894.4GWh%EF%BC%8C%E5%90%8C%E6%AF%94%E5%A2%9E%E9%95%BF26.8,%E5%9B%9E%E6%94%B6%E2%80%9D%20%E5%85%A8%E4%BA%A7%E4%B8%9A%E9%93%BE%EF%BC%8C%E5%B8%83%E5%B1%80%E9%94%82%E3%80%81%E9%95%8D%E7%AD%89%E5%85%B3%E9%94%AE%E8%B5%84%E6%BA%90%EF%BC%8C%E6%8E%A8%E5%8A%A8%E9%92%A0%E7%A6%BB%E5%AD%90%E7%94%B5%E6%B1%A0%E7%AD%89%E5%89%8D%E6%B2%BF%E6%9D%90%E6%96%99%E5%88%9B%E6%96%B0%EF%BC%8C%E5%BB%BA%E7%AB%8B%E5%85%A8%E7%90%83%E5%9B%9B%E5%A4%A7%E5%9B%9E%E6%94%B6%E5%9F%BA%E5%9C%B0%EF%BC%8C%E9%94%82%E5%9B%9E%E6%94%B6%E7%8E%87%E8%BE%BE%2091%25%EF%BC%8C%E6%8E%A8%E8%BF%9B%E9%9B%B6%E7%A2%B3%E5%B7%A5%E5%8E%82%E4%B8%8E%E5%8F%AF%E5%86%8D%E7%94%9F%E8%83%BD%E6%BA%90%E4%BD%93%E7%B3%BB%E5%BB%BA%E8%AE%BE%EF%BC%8C%E5%A2%9E%E5%BC%BA%E4%BE%9B%E5%BA%94%E9%93%BE%E9%9F%A7%E6%80%A7%E3%80%82" w:history="1">
        <w:r w:rsidRPr="00732A72">
          <w:rPr>
            <w:rStyle w:val="af0"/>
            <w:rFonts w:ascii="Times New Roman" w:eastAsia="微软雅黑" w:hAnsi="Times New Roman" w:cs="Times New Roman"/>
            <w:sz w:val="22"/>
            <w:szCs w:val="22"/>
          </w:rPr>
          <w:t>宁德时代动力电池市占率升至</w:t>
        </w:r>
        <w:r w:rsidRPr="00732A72">
          <w:rPr>
            <w:rStyle w:val="af0"/>
            <w:rFonts w:ascii="Times New Roman" w:eastAsia="微软雅黑" w:hAnsi="Times New Roman" w:cs="Times New Roman"/>
            <w:sz w:val="22"/>
            <w:szCs w:val="22"/>
          </w:rPr>
          <w:t>37.9%</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，保证长期竞争优势。随着海外基地投产和与海外车企合资合作深化，公司全球市场地位更加稳固。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作为新能源产业</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卖铲人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，宁德时代享有行业高景气红利，可长期持有分享行业增长。但需关注上游锂价波动和行业竞争格局变化，建议在估值合理区间分批建仓，设定止损防范黑天鹅事件。</w:t>
      </w:r>
    </w:p>
    <w:p w14:paraId="4295FC0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3. </w:t>
      </w:r>
      <w:r w:rsidRPr="00732A72">
        <w:rPr>
          <w:rFonts w:ascii="Times New Roman" w:eastAsia="微软雅黑" w:hAnsi="Times New Roman" w:cs="Times New Roman"/>
          <w:b/>
          <w:bCs/>
          <w:sz w:val="22"/>
          <w:szCs w:val="22"/>
        </w:rPr>
        <w:t>中芯国际（</w:t>
      </w:r>
      <w:r w:rsidRPr="00732A72">
        <w:rPr>
          <w:rFonts w:ascii="Times New Roman" w:eastAsia="微软雅黑" w:hAnsi="Times New Roman" w:cs="Times New Roman"/>
          <w:b/>
          <w:bCs/>
          <w:sz w:val="22"/>
          <w:szCs w:val="22"/>
        </w:rPr>
        <w:t>SH688981</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大陆晶圆代工龙头</w:t>
      </w:r>
      <w:r w:rsidRPr="00732A72">
        <w:rPr>
          <w:rFonts w:ascii="Times New Roman" w:eastAsia="微软雅黑" w:hAnsi="Times New Roman" w:cs="Times New Roman"/>
          <w:sz w:val="22"/>
          <w:szCs w:val="22"/>
        </w:rPr>
        <w:t>：公司在</w:t>
      </w:r>
      <w:r w:rsidRPr="00732A72">
        <w:rPr>
          <w:rFonts w:ascii="Times New Roman" w:eastAsia="微软雅黑" w:hAnsi="Times New Roman" w:cs="Times New Roman"/>
          <w:sz w:val="22"/>
          <w:szCs w:val="22"/>
        </w:rPr>
        <w:t>14nm</w:t>
      </w:r>
      <w:r w:rsidRPr="00732A72">
        <w:rPr>
          <w:rFonts w:ascii="Times New Roman" w:eastAsia="微软雅黑" w:hAnsi="Times New Roman" w:cs="Times New Roman"/>
          <w:sz w:val="22"/>
          <w:szCs w:val="22"/>
        </w:rPr>
        <w:t>及以上制程具有成熟量产能力，产能利用率长期维持高位。</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Q3</w:t>
      </w:r>
      <w:r w:rsidRPr="00732A72">
        <w:rPr>
          <w:rFonts w:ascii="Times New Roman" w:eastAsia="微软雅黑" w:hAnsi="Times New Roman" w:cs="Times New Roman"/>
          <w:sz w:val="22"/>
          <w:szCs w:val="22"/>
        </w:rPr>
        <w:t>中芯国际收入创历史新高，产能利用率达</w:t>
      </w:r>
      <w:r w:rsidRPr="00732A72">
        <w:rPr>
          <w:rFonts w:ascii="Times New Roman" w:eastAsia="微软雅黑" w:hAnsi="Times New Roman" w:cs="Times New Roman"/>
          <w:sz w:val="22"/>
          <w:szCs w:val="22"/>
        </w:rPr>
        <w:t>90%</w:t>
      </w:r>
      <w:r w:rsidRPr="00732A72">
        <w:rPr>
          <w:rFonts w:ascii="Times New Roman" w:eastAsia="微软雅黑" w:hAnsi="Times New Roman" w:cs="Times New Roman"/>
          <w:sz w:val="22"/>
          <w:szCs w:val="22"/>
        </w:rPr>
        <w:t>，显示出强劲的晶圆代工需求</w:t>
      </w:r>
      <w:r w:rsidRPr="00732A72">
        <w:rPr>
          <w:rFonts w:ascii="Times New Roman" w:eastAsia="微软雅黑" w:hAnsi="Times New Roman" w:cs="Times New Roman"/>
          <w:sz w:val="22"/>
          <w:szCs w:val="22"/>
        </w:rPr>
        <w:t xml:space="preserve"> (</w:t>
      </w:r>
      <w:hyperlink r:id="rId401" w:anchor=":~:text=%E4%BC%B4%E9%9A%8F%E7%9D%80%E5%85%A8%E7%90%83%E5%AF%B9%E6%99%B6%E5%9C%86%E5%88%B6%E9%80%A0%E7%9A%84%E9%9C%80%E6%B1%82%E6%97%A5%E7%9B%8A%E5%A2%9E%E5%8A%A0%EF%BC%8C%E4%B8%AD%E8%8A%AF%E5%9B%BD%E9%99%85%E7%9A%84%E5%89%8D%E6%99%AF%E8%A2%AB%E5%B9%BF%E6%B3%9B%E7%9C%8B%E5%A5%BD%E3%80%822024%E5%B9%B4%E7%AC%AC%E4%B8%89%E5%AD%A3%E5%BA%A6%EF%BC%8C%E5%85%AC%E5%8F%B8%E6%94%B6%E5%85%A5%E5%88%9B%E4%B8%8B%E5%8E%86%E5%8F%B2%E6%96%B0%E9%AB%98%EF%BC%8C%E5%85%B690"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。尽管受外部制裁影响在先进制程受限，但中芯通过扩产成熟制程（如</w:t>
      </w:r>
      <w:r w:rsidRPr="00732A72">
        <w:rPr>
          <w:rFonts w:ascii="Times New Roman" w:eastAsia="微软雅黑" w:hAnsi="Times New Roman" w:cs="Times New Roman"/>
          <w:sz w:val="22"/>
          <w:szCs w:val="22"/>
        </w:rPr>
        <w:t>28nm</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40nm</w:t>
      </w:r>
      <w:r w:rsidRPr="00732A72">
        <w:rPr>
          <w:rFonts w:ascii="Times New Roman" w:eastAsia="微软雅黑" w:hAnsi="Times New Roman" w:cs="Times New Roman"/>
          <w:sz w:val="22"/>
          <w:szCs w:val="22"/>
        </w:rPr>
        <w:t>）和提升特殊工艺（功率半导体、</w:t>
      </w:r>
      <w:r w:rsidRPr="00732A72">
        <w:rPr>
          <w:rFonts w:ascii="Times New Roman" w:eastAsia="微软雅黑" w:hAnsi="Times New Roman" w:cs="Times New Roman"/>
          <w:sz w:val="22"/>
          <w:szCs w:val="22"/>
        </w:rPr>
        <w:t>MCU</w:t>
      </w:r>
      <w:r w:rsidRPr="00732A72">
        <w:rPr>
          <w:rFonts w:ascii="Times New Roman" w:eastAsia="微软雅黑" w:hAnsi="Times New Roman" w:cs="Times New Roman"/>
          <w:sz w:val="22"/>
          <w:szCs w:val="22"/>
        </w:rPr>
        <w:t>等），仍实现稳健增长。中国大陆晶圆代工自给率提升是大势所趋，作为龙头的中芯有望获得政策大力支持和本土客户的订单倾斜。公司管理层经验丰富、财务状况稳健。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考虑到地缘政治风险，股价波动较大，适合高风险投资者中长期布局。可在消息面利空导致股价大跌时逢低介入，耐心持有等待基本面价值回归。同时密切跟踪公司产能扩张进度、客户结构变化以及美国管制政策的最新动态。</w:t>
      </w:r>
    </w:p>
    <w:p w14:paraId="0EF15BE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4. </w:t>
      </w:r>
      <w:r w:rsidRPr="00732A72">
        <w:rPr>
          <w:rFonts w:ascii="Times New Roman" w:eastAsia="微软雅黑" w:hAnsi="Times New Roman" w:cs="Times New Roman"/>
          <w:b/>
          <w:bCs/>
          <w:sz w:val="22"/>
          <w:szCs w:val="22"/>
        </w:rPr>
        <w:t>北方华创（</w:t>
      </w:r>
      <w:r w:rsidRPr="00732A72">
        <w:rPr>
          <w:rFonts w:ascii="Times New Roman" w:eastAsia="微软雅黑" w:hAnsi="Times New Roman" w:cs="Times New Roman"/>
          <w:b/>
          <w:bCs/>
          <w:sz w:val="22"/>
          <w:szCs w:val="22"/>
        </w:rPr>
        <w:t>002371</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半导体设备国产中坚</w:t>
      </w:r>
      <w:r w:rsidRPr="00732A72">
        <w:rPr>
          <w:rFonts w:ascii="Times New Roman" w:eastAsia="微软雅黑" w:hAnsi="Times New Roman" w:cs="Times New Roman"/>
          <w:sz w:val="22"/>
          <w:szCs w:val="22"/>
        </w:rPr>
        <w:t>：公司专注于刻蚀机、</w:t>
      </w:r>
      <w:r w:rsidRPr="00732A72">
        <w:rPr>
          <w:rFonts w:ascii="Times New Roman" w:eastAsia="微软雅黑" w:hAnsi="Times New Roman" w:cs="Times New Roman"/>
          <w:sz w:val="22"/>
          <w:szCs w:val="22"/>
        </w:rPr>
        <w:t>PVD/CVD</w:t>
      </w:r>
      <w:r w:rsidRPr="00732A72">
        <w:rPr>
          <w:rFonts w:ascii="Times New Roman" w:eastAsia="微软雅黑" w:hAnsi="Times New Roman" w:cs="Times New Roman"/>
          <w:sz w:val="22"/>
          <w:szCs w:val="22"/>
        </w:rPr>
        <w:t>等核心半导体制造装备，在国内市占率领先。全球供应链重构背景下，晶圆厂对国产设备采购意愿增强。北方华创产品已进入中芯国际、长江存储等产线验证，订单饱满。随着国家大基金三期等投入，国内晶圆产能扩张将持续拉动对设备的需求，公司业绩有望保持高速增长。</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年前三季度公司净利同比增长约</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，展现出较强盈利能力。虽然估值较高，但反映了对未来几年业绩高增长的预期。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设备领域技术壁垒高、认证周期长，北方华创作为领军企业稀缺性强，可给予一定估值溢价。适合高风险投资者作主题配置，宜在市场情绪低迷时逐步建仓。注意跟踪其新品研发（如</w:t>
      </w:r>
      <w:r w:rsidRPr="00732A72">
        <w:rPr>
          <w:rFonts w:ascii="Times New Roman" w:eastAsia="微软雅黑" w:hAnsi="Times New Roman" w:cs="Times New Roman"/>
          <w:sz w:val="22"/>
          <w:szCs w:val="22"/>
        </w:rPr>
        <w:t>5nm</w:t>
      </w:r>
      <w:r w:rsidRPr="00732A72">
        <w:rPr>
          <w:rFonts w:ascii="Times New Roman" w:eastAsia="微软雅黑" w:hAnsi="Times New Roman" w:cs="Times New Roman"/>
          <w:sz w:val="22"/>
          <w:szCs w:val="22"/>
        </w:rPr>
        <w:t>刻蚀机）进展和下游客户扩产计划。</w:t>
      </w:r>
    </w:p>
    <w:p w14:paraId="5C5E6BFA"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5. </w:t>
      </w:r>
      <w:r w:rsidRPr="00732A72">
        <w:rPr>
          <w:rFonts w:ascii="Times New Roman" w:eastAsia="微软雅黑" w:hAnsi="Times New Roman" w:cs="Times New Roman"/>
          <w:b/>
          <w:bCs/>
          <w:sz w:val="22"/>
          <w:szCs w:val="22"/>
        </w:rPr>
        <w:t>招商银行（</w:t>
      </w:r>
      <w:r w:rsidRPr="00732A72">
        <w:rPr>
          <w:rFonts w:ascii="Times New Roman" w:eastAsia="微软雅黑" w:hAnsi="Times New Roman" w:cs="Times New Roman"/>
          <w:b/>
          <w:bCs/>
          <w:sz w:val="22"/>
          <w:szCs w:val="22"/>
        </w:rPr>
        <w:t>600036</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零售银行翘楚</w:t>
      </w:r>
      <w:r w:rsidRPr="00732A72">
        <w:rPr>
          <w:rFonts w:ascii="Times New Roman" w:eastAsia="微软雅黑" w:hAnsi="Times New Roman" w:cs="Times New Roman"/>
          <w:sz w:val="22"/>
          <w:szCs w:val="22"/>
        </w:rPr>
        <w:t>：作为国内最具特色的股份制银行，招行凭借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轻型银行</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战略，在零售业务和财富管理领域优势显著。</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年前三季度虽营收利润小幅下滑，但</w:t>
      </w:r>
      <w:r w:rsidRPr="00732A72">
        <w:rPr>
          <w:rFonts w:ascii="Times New Roman" w:eastAsia="微软雅黑" w:hAnsi="Times New Roman" w:cs="Times New Roman"/>
          <w:sz w:val="22"/>
          <w:szCs w:val="22"/>
        </w:rPr>
        <w:t>Q3</w:t>
      </w:r>
      <w:r w:rsidRPr="00732A72">
        <w:rPr>
          <w:rFonts w:ascii="Times New Roman" w:eastAsia="微软雅黑" w:hAnsi="Times New Roman" w:cs="Times New Roman"/>
          <w:sz w:val="22"/>
          <w:szCs w:val="22"/>
        </w:rPr>
        <w:t>单季业绩已有回暖趋势</w:t>
      </w:r>
      <w:r w:rsidRPr="00732A72">
        <w:rPr>
          <w:rFonts w:ascii="Times New Roman" w:eastAsia="微软雅黑" w:hAnsi="Times New Roman" w:cs="Times New Roman"/>
          <w:sz w:val="22"/>
          <w:szCs w:val="22"/>
        </w:rPr>
        <w:t xml:space="preserve"> (</w:t>
      </w:r>
      <w:hyperlink r:id="rId402" w:anchor=":~:text=%E7%AC%AC%E4%B8%80%E9%83%A8%E5%88%86%EF%BC%9A%E6%8B%9B%E5%95%86%E9%93%B6%E8%A1%8C%EF%BC%88600036%EF%BC%89"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。分析认</w:t>
      </w:r>
      <w:r w:rsidRPr="00732A72">
        <w:rPr>
          <w:rFonts w:ascii="Times New Roman" w:eastAsia="微软雅黑" w:hAnsi="Times New Roman" w:cs="Times New Roman"/>
          <w:sz w:val="22"/>
          <w:szCs w:val="22"/>
        </w:rPr>
        <w:lastRenderedPageBreak/>
        <w:t>为，招行</w:t>
      </w:r>
      <w:r w:rsidRPr="00732A72">
        <w:rPr>
          <w:rFonts w:ascii="Times New Roman" w:eastAsia="微软雅黑" w:hAnsi="Times New Roman" w:cs="Times New Roman"/>
          <w:b/>
          <w:bCs/>
          <w:sz w:val="22"/>
          <w:szCs w:val="22"/>
        </w:rPr>
        <w:t>存款成本优势</w:t>
      </w:r>
      <w:r w:rsidRPr="00732A72">
        <w:rPr>
          <w:rFonts w:ascii="Times New Roman" w:eastAsia="微软雅黑" w:hAnsi="Times New Roman" w:cs="Times New Roman"/>
          <w:sz w:val="22"/>
          <w:szCs w:val="22"/>
        </w:rPr>
        <w:t>突出，负债结构优质；金融科技投入提升运营效率</w:t>
      </w:r>
      <w:r w:rsidRPr="00732A72">
        <w:rPr>
          <w:rFonts w:ascii="Times New Roman" w:eastAsia="微软雅黑" w:hAnsi="Times New Roman" w:cs="Times New Roman"/>
          <w:sz w:val="22"/>
          <w:szCs w:val="22"/>
        </w:rPr>
        <w:t xml:space="preserve"> (</w:t>
      </w:r>
      <w:hyperlink r:id="rId403" w:anchor=":~:text=%E6%8B%9B%E5%95%86%E9%93%B6%E8%A1%8C%E4%BE%9D%E7%84%B6%E6%98%AF%E4%B8%AD%E5%9B%BD%E9%93%B6%E8%A1%8C%E4%B8%9A%E4%B8%AD%E7%9A%84%E4%B8%80%E5%8C%B9%E9%BB%91%E9%A9%AC%E3%80%82%E5%B0%BD%E7%AE%A12024%E5%B9%B4%E5%89%8D%E4%B8%89%E5%AD%A3%E5%BA%A6%E8%90%A5%E6%94%B6%E5%B0%8F%E5%B9%85%E4%B8%8B%E6%BB%912.9"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。随着财富管理业务在疫情后恢复增长，预计将贡献可观利润增量</w:t>
      </w:r>
      <w:r w:rsidRPr="00732A72">
        <w:rPr>
          <w:rFonts w:ascii="Times New Roman" w:eastAsia="微软雅黑" w:hAnsi="Times New Roman" w:cs="Times New Roman"/>
          <w:sz w:val="22"/>
          <w:szCs w:val="22"/>
        </w:rPr>
        <w:t xml:space="preserve"> (</w:t>
      </w:r>
      <w:hyperlink r:id="rId404" w:anchor=":~:text=%E6%8A%95%E8%B5%84%E4%BA%AE%E7%82%B9%EF%BC%9A"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。资产质量方面，招行不良贷款率行业最低，拨备覆盖充足，抗风险能力强。估值上，目前股价对应</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w:t>
      </w:r>
      <w:r w:rsidRPr="00732A72">
        <w:rPr>
          <w:rFonts w:ascii="Times New Roman" w:eastAsia="微软雅黑" w:hAnsi="Times New Roman" w:cs="Times New Roman"/>
          <w:sz w:val="22"/>
          <w:szCs w:val="22"/>
        </w:rPr>
        <w:t>PE</w:t>
      </w:r>
      <w:r w:rsidRPr="00732A72">
        <w:rPr>
          <w:rFonts w:ascii="Times New Roman" w:eastAsia="微软雅黑" w:hAnsi="Times New Roman" w:cs="Times New Roman"/>
          <w:sz w:val="22"/>
          <w:szCs w:val="22"/>
        </w:rPr>
        <w:t>不到</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倍，处于历史偏低水平且股息率可观。</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招行兼具稳定性和成长性，可作为高风险组合中的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压舱石</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配置。建议配置比例适中（如总资产的</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左右），享受稳健收益。同时可利用市场错杀（如宏观悲观预期导致银行板块调整）时加仓，长期持有获取股息和资本增值。</w:t>
      </w:r>
    </w:p>
    <w:p w14:paraId="2D613A3A"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6. </w:t>
      </w:r>
      <w:r w:rsidRPr="00732A72">
        <w:rPr>
          <w:rFonts w:ascii="Times New Roman" w:eastAsia="微软雅黑" w:hAnsi="Times New Roman" w:cs="Times New Roman"/>
          <w:b/>
          <w:bCs/>
          <w:sz w:val="22"/>
          <w:szCs w:val="22"/>
        </w:rPr>
        <w:t>东方财富（</w:t>
      </w:r>
      <w:r w:rsidRPr="00732A72">
        <w:rPr>
          <w:rFonts w:ascii="Times New Roman" w:eastAsia="微软雅黑" w:hAnsi="Times New Roman" w:cs="Times New Roman"/>
          <w:b/>
          <w:bCs/>
          <w:sz w:val="22"/>
          <w:szCs w:val="22"/>
        </w:rPr>
        <w:t>300059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互联网券商与财富管理平台</w:t>
      </w:r>
      <w:r w:rsidRPr="00732A72">
        <w:rPr>
          <w:rFonts w:ascii="Times New Roman" w:eastAsia="微软雅黑" w:hAnsi="Times New Roman" w:cs="Times New Roman"/>
          <w:sz w:val="22"/>
          <w:szCs w:val="22"/>
        </w:rPr>
        <w:t>：东方财富依托互联网流量优势，打造了集证券、基金销售、资讯于一体的综合财经平台。</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年前三季公司总资产达</w:t>
      </w:r>
      <w:r w:rsidRPr="00732A72">
        <w:rPr>
          <w:rFonts w:ascii="Times New Roman" w:eastAsia="微软雅黑" w:hAnsi="Times New Roman" w:cs="Times New Roman"/>
          <w:sz w:val="22"/>
          <w:szCs w:val="22"/>
        </w:rPr>
        <w:t>3264.8</w:t>
      </w:r>
      <w:r w:rsidRPr="00732A72">
        <w:rPr>
          <w:rFonts w:ascii="Times New Roman" w:eastAsia="微软雅黑" w:hAnsi="Times New Roman" w:cs="Times New Roman"/>
          <w:sz w:val="22"/>
          <w:szCs w:val="22"/>
        </w:rPr>
        <w:t>亿元，同比增长</w:t>
      </w:r>
      <w:r w:rsidRPr="00732A72">
        <w:rPr>
          <w:rFonts w:ascii="Times New Roman" w:eastAsia="微软雅黑" w:hAnsi="Times New Roman" w:cs="Times New Roman"/>
          <w:sz w:val="22"/>
          <w:szCs w:val="22"/>
        </w:rPr>
        <w:t>36.3%</w:t>
      </w:r>
      <w:r w:rsidRPr="00732A72">
        <w:rPr>
          <w:rFonts w:ascii="Times New Roman" w:eastAsia="微软雅黑" w:hAnsi="Times New Roman" w:cs="Times New Roman"/>
          <w:sz w:val="22"/>
          <w:szCs w:val="22"/>
        </w:rPr>
        <w:t>，显著跑赢同行</w:t>
      </w:r>
      <w:r w:rsidRPr="00732A72">
        <w:rPr>
          <w:rFonts w:ascii="Times New Roman" w:eastAsia="微软雅黑" w:hAnsi="Times New Roman" w:cs="Times New Roman"/>
          <w:sz w:val="22"/>
          <w:szCs w:val="22"/>
        </w:rPr>
        <w:t xml:space="preserve"> (</w:t>
      </w:r>
      <w:hyperlink r:id="rId405" w:anchor=":~:text=3"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。其多元金融牌照布局完善，先后拿下公募基金、期货等资质，业务版图扩张</w:t>
      </w:r>
      <w:r w:rsidRPr="00732A72">
        <w:rPr>
          <w:rFonts w:ascii="Times New Roman" w:eastAsia="微软雅黑" w:hAnsi="Times New Roman" w:cs="Times New Roman"/>
          <w:sz w:val="22"/>
          <w:szCs w:val="22"/>
        </w:rPr>
        <w:t xml:space="preserve"> (</w:t>
      </w:r>
      <w:hyperlink r:id="rId406" w:anchor=":~:text=%E4%BD%9C%E4%B8%BA%E4%B8%80%E5%AE%B6%E7%8B%AC%E7%89%B9%E7%9A%84%E2%80%9C%E4%BA%92%E8%81%94%E7%BD%91%2B%E5%88%B8%E5%95%86%E2%80%9D%E5%B9%B3%E5%8F%B0%EF%BC%8C%E4%B8%9C%E6%96%B9%E8%B4%A2%E5%AF%8C%E5%9C%A8%E5%B8%82%E5%9C%BA%E5%9B%9E%E6%9A%96%E7%9A%84%E8%83%8C%E6%99%AF%E4%B8%8B%E8%BF%8E%E6%9D%A5%E4%BA%86%E4%B8%9A%E5%8A%A1%E7%B9%81%E8%8D%A3%E3%80%822024%E5%B9%B4%E4%B8%89%E5%AD%A3%E5%BA%A6%E6%9C%AB%EF%BC%8C%E5%85%AC%E5%8F%B8%E8%B5%84%E4%BA%A7%E8%A7%84%E6%A8%A1%E8%BE%BE3264.8%E4%BA%BF%E5%85%83%EF%BC%8C%E5%90%8C%E6%AF%94%E5%A2%9E%E9%95%BF36.3"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。随着股市回暖，两市成交量放大，公司经纪业务和两融业务量大增，业绩弹性凸显</w:t>
      </w:r>
      <w:r w:rsidRPr="00732A72">
        <w:rPr>
          <w:rFonts w:ascii="Times New Roman" w:eastAsia="微软雅黑" w:hAnsi="Times New Roman" w:cs="Times New Roman"/>
          <w:sz w:val="22"/>
          <w:szCs w:val="22"/>
        </w:rPr>
        <w:t xml:space="preserve"> (</w:t>
      </w:r>
      <w:hyperlink r:id="rId407" w:anchor=":~:text=%E4%BD%9C%E4%B8%BA%E4%B8%80%E5%AE%B6%E7%8B%AC%E7%89%B9%E7%9A%84%E2%80%9C%E4%BA%92%E8%81%94%E7%BD%91%2B%E5%88%B8%E5%95%86%E2%80%9D%E5%B9%B3%E5%8F%B0%EF%BC%8C%E4%B8%9C%E6%96%B9%E8%B4%A2%E5%AF%8C%E5%9C%A8%E5%B8%82%E5%9C%BA%E5%9B%9E%E6%9A%96%E7%9A%84%E8%83%8C%E6%99%AF%E4%B8%8B%E8%BF%8E%E6%9D%A5%E4%BA%86%E4%B8%9A%E5%8A%A1%E7%B9%81%E8%8D%A3%E3%80%822024%E5%B9%B4%E4%B8%89%E5%AD%A3%E5%BA%A6%E6%9C%AB%EF%BC%8C%E5%85%AC%E5%8F%B8%E8%B5%84%E4%BA%A7%E8%A7%84%E6%A8%A1%E8%BE%BE3264.8%E4%BA%BF%E5%85%83%EF%BC%8C%E5%90%8C%E6%AF%94%E5%A2%9E%E9%95%BF36.3"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。此外，公司基金代销和财富管理业务也因居民理财热情回升而快速增长。东方财富具备</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高贝塔</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属性，牛市中盈利爆发力强。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行情弹性品种，可在市场趋势向上时增配以放大收益。在核心仓位之外拿出一部分资金作为交易仓位参与东方财富的波段：比如在指数放量突破时买入，达到目标涨幅后止盈。中长期看，公司在互联网理财领域的先发优势将继续转化为市占率提升，值得长期持有部分仓位。</w:t>
      </w:r>
    </w:p>
    <w:p w14:paraId="060385D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7. </w:t>
      </w:r>
      <w:r w:rsidRPr="00732A72">
        <w:rPr>
          <w:rFonts w:ascii="Times New Roman" w:eastAsia="微软雅黑" w:hAnsi="Times New Roman" w:cs="Times New Roman"/>
          <w:b/>
          <w:bCs/>
          <w:sz w:val="22"/>
          <w:szCs w:val="22"/>
        </w:rPr>
        <w:t>澜起科技（</w:t>
      </w:r>
      <w:r w:rsidRPr="00732A72">
        <w:rPr>
          <w:rFonts w:ascii="Times New Roman" w:eastAsia="微软雅黑" w:hAnsi="Times New Roman" w:cs="Times New Roman"/>
          <w:b/>
          <w:bCs/>
          <w:sz w:val="22"/>
          <w:szCs w:val="22"/>
        </w:rPr>
        <w:t>688008</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内存接口芯片龙头</w:t>
      </w:r>
      <w:r w:rsidRPr="00732A72">
        <w:rPr>
          <w:rFonts w:ascii="Times New Roman" w:eastAsia="微软雅黑" w:hAnsi="Times New Roman" w:cs="Times New Roman"/>
          <w:sz w:val="22"/>
          <w:szCs w:val="22"/>
        </w:rPr>
        <w:t>：公司主营</w:t>
      </w:r>
      <w:r w:rsidRPr="00732A72">
        <w:rPr>
          <w:rFonts w:ascii="Times New Roman" w:eastAsia="微软雅黑" w:hAnsi="Times New Roman" w:cs="Times New Roman"/>
          <w:sz w:val="22"/>
          <w:szCs w:val="22"/>
        </w:rPr>
        <w:t>DDR</w:t>
      </w:r>
      <w:r w:rsidRPr="00732A72">
        <w:rPr>
          <w:rFonts w:ascii="Times New Roman" w:eastAsia="微软雅黑" w:hAnsi="Times New Roman" w:cs="Times New Roman"/>
          <w:sz w:val="22"/>
          <w:szCs w:val="22"/>
        </w:rPr>
        <w:t>内存缓冲芯片，是服务器内存模块关键器件供应商。随着全球步入</w:t>
      </w:r>
      <w:r w:rsidRPr="00732A72">
        <w:rPr>
          <w:rFonts w:ascii="Times New Roman" w:eastAsia="微软雅黑" w:hAnsi="Times New Roman" w:cs="Times New Roman"/>
          <w:sz w:val="22"/>
          <w:szCs w:val="22"/>
        </w:rPr>
        <w:t>DDR5</w:t>
      </w:r>
      <w:r w:rsidRPr="00732A72">
        <w:rPr>
          <w:rFonts w:ascii="Times New Roman" w:eastAsia="微软雅黑" w:hAnsi="Times New Roman" w:cs="Times New Roman"/>
          <w:sz w:val="22"/>
          <w:szCs w:val="22"/>
        </w:rPr>
        <w:t>内存升级周期，澜起科技产品需求快速上升。</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年公司</w:t>
      </w:r>
      <w:r w:rsidRPr="00732A72">
        <w:rPr>
          <w:rFonts w:ascii="Times New Roman" w:eastAsia="微软雅黑" w:hAnsi="Times New Roman" w:cs="Times New Roman"/>
          <w:sz w:val="22"/>
          <w:szCs w:val="22"/>
        </w:rPr>
        <w:t>DDR5</w:t>
      </w:r>
      <w:r w:rsidRPr="00732A72">
        <w:rPr>
          <w:rFonts w:ascii="Times New Roman" w:eastAsia="微软雅黑" w:hAnsi="Times New Roman" w:cs="Times New Roman"/>
          <w:sz w:val="22"/>
          <w:szCs w:val="22"/>
        </w:rPr>
        <w:t>内存接口芯片出货量大增，新产品逐步放量，成功实现从</w:t>
      </w:r>
      <w:r w:rsidRPr="00732A72">
        <w:rPr>
          <w:rFonts w:ascii="Times New Roman" w:eastAsia="微软雅黑" w:hAnsi="Times New Roman" w:cs="Times New Roman"/>
          <w:sz w:val="22"/>
          <w:szCs w:val="22"/>
        </w:rPr>
        <w:t>DDR4</w:t>
      </w:r>
      <w:r w:rsidRPr="00732A72">
        <w:rPr>
          <w:rFonts w:ascii="Times New Roman" w:eastAsia="微软雅黑" w:hAnsi="Times New Roman" w:cs="Times New Roman"/>
          <w:sz w:val="22"/>
          <w:szCs w:val="22"/>
        </w:rPr>
        <w:t>向</w:t>
      </w:r>
      <w:r w:rsidRPr="00732A72">
        <w:rPr>
          <w:rFonts w:ascii="Times New Roman" w:eastAsia="微软雅黑" w:hAnsi="Times New Roman" w:cs="Times New Roman"/>
          <w:sz w:val="22"/>
          <w:szCs w:val="22"/>
        </w:rPr>
        <w:t>DDR5</w:t>
      </w:r>
      <w:r w:rsidRPr="00732A72">
        <w:rPr>
          <w:rFonts w:ascii="Times New Roman" w:eastAsia="微软雅黑" w:hAnsi="Times New Roman" w:cs="Times New Roman"/>
          <w:sz w:val="22"/>
          <w:szCs w:val="22"/>
        </w:rPr>
        <w:t>时代的转换</w:t>
      </w:r>
      <w:r w:rsidRPr="00732A72">
        <w:rPr>
          <w:rFonts w:ascii="Times New Roman" w:eastAsia="微软雅黑" w:hAnsi="Times New Roman" w:cs="Times New Roman"/>
          <w:sz w:val="22"/>
          <w:szCs w:val="22"/>
        </w:rPr>
        <w:t xml:space="preserve"> (</w:t>
      </w:r>
      <w:hyperlink r:id="rId408" w:anchor=":~:text=%E6%BE%9C%E8%B5%B7%E7%A7%91%E6%8A%80%E5%9C%A8%E5%86%85%E5%AD%98%E6%8E%A5%E5%8F%A3%E8%8A%AF%E7%89%87%E9%A2%86%E5%9F%9F%E7%9A%84%E5%BF%AB%E9%80%9F%E6%88%90%E9%95%BF%E4%B8%BA%E5%85%B6%E5%BC%80%E5%90%AF%E4%BA%86%E6%96%B0%E7%9A%84%E5%B8%82%E5%9C%BA%E3%80%82"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。公司还积极拓展时钟芯片、高速接口芯片等新品，并布局</w:t>
      </w:r>
      <w:r w:rsidRPr="00732A72">
        <w:rPr>
          <w:rFonts w:ascii="Times New Roman" w:eastAsia="微软雅黑" w:hAnsi="Times New Roman" w:cs="Times New Roman"/>
          <w:sz w:val="22"/>
          <w:szCs w:val="22"/>
        </w:rPr>
        <w:t>CXL</w:t>
      </w:r>
      <w:r w:rsidRPr="00732A72">
        <w:rPr>
          <w:rFonts w:ascii="Times New Roman" w:eastAsia="微软雅黑" w:hAnsi="Times New Roman" w:cs="Times New Roman"/>
          <w:sz w:val="22"/>
          <w:szCs w:val="22"/>
        </w:rPr>
        <w:t>内存扩展等前沿技术。受益</w:t>
      </w:r>
      <w:r w:rsidRPr="00732A72">
        <w:rPr>
          <w:rFonts w:ascii="Times New Roman" w:eastAsia="微软雅黑" w:hAnsi="Times New Roman" w:cs="Times New Roman"/>
          <w:sz w:val="22"/>
          <w:szCs w:val="22"/>
        </w:rPr>
        <w:t>AI</w:t>
      </w:r>
      <w:r w:rsidRPr="00732A72">
        <w:rPr>
          <w:rFonts w:ascii="Times New Roman" w:eastAsia="微软雅黑" w:hAnsi="Times New Roman" w:cs="Times New Roman"/>
          <w:sz w:val="22"/>
          <w:szCs w:val="22"/>
        </w:rPr>
        <w:t>服务器和数据中心升级浪潮，未来几年公司业绩有望保持高增长。澜起科技毛利率高，净现金充裕，抗风险能力强。</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科创板科技白马，公司估值不低，但成长性稀缺。建议耐心等待市场调整带来的买入窗口，逐步建仓。可重点关注其与国际大厂的合作进展及新品研发节点，任何超预期突破都可能成为股价催化剂。在操作上，可结合技术走势，当股价突破重要均线压制时加仓跟进</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0321026"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lastRenderedPageBreak/>
        <w:t xml:space="preserve">8. </w:t>
      </w:r>
      <w:r w:rsidRPr="00732A72">
        <w:rPr>
          <w:rFonts w:ascii="Times New Roman" w:eastAsia="微软雅黑" w:hAnsi="Times New Roman" w:cs="Times New Roman"/>
          <w:b/>
          <w:bCs/>
          <w:sz w:val="22"/>
          <w:szCs w:val="22"/>
        </w:rPr>
        <w:t>均胜电子（</w:t>
      </w:r>
      <w:r w:rsidRPr="00732A72">
        <w:rPr>
          <w:rFonts w:ascii="Times New Roman" w:eastAsia="微软雅黑" w:hAnsi="Times New Roman" w:cs="Times New Roman"/>
          <w:b/>
          <w:bCs/>
          <w:sz w:val="22"/>
          <w:szCs w:val="22"/>
        </w:rPr>
        <w:t>600699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汽车智能安全系统领先者</w:t>
      </w:r>
      <w:r w:rsidRPr="00732A72">
        <w:rPr>
          <w:rFonts w:ascii="Times New Roman" w:eastAsia="微软雅黑" w:hAnsi="Times New Roman" w:cs="Times New Roman"/>
          <w:sz w:val="22"/>
          <w:szCs w:val="22"/>
        </w:rPr>
        <w:t>：公司深耕汽车安全和电子领域，产品涵盖被动安全（安全带、安全气囊）、汽车电子、智能驾驶等。在新能源和智能汽车大趋势下，均胜电子获得全球车企大量订单：</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年前三季度新签订单金额高达</w:t>
      </w:r>
      <w:r w:rsidRPr="00732A72">
        <w:rPr>
          <w:rFonts w:ascii="Times New Roman" w:eastAsia="微软雅黑" w:hAnsi="Times New Roman" w:cs="Times New Roman"/>
          <w:sz w:val="22"/>
          <w:szCs w:val="22"/>
        </w:rPr>
        <w:t>704</w:t>
      </w:r>
      <w:r w:rsidRPr="00732A72">
        <w:rPr>
          <w:rFonts w:ascii="Times New Roman" w:eastAsia="微软雅黑" w:hAnsi="Times New Roman" w:cs="Times New Roman"/>
          <w:sz w:val="22"/>
          <w:szCs w:val="22"/>
        </w:rPr>
        <w:t>亿元，订单增长非常亮眼</w:t>
      </w:r>
      <w:r w:rsidRPr="00732A72">
        <w:rPr>
          <w:rFonts w:ascii="Times New Roman" w:eastAsia="微软雅黑" w:hAnsi="Times New Roman" w:cs="Times New Roman"/>
          <w:sz w:val="22"/>
          <w:szCs w:val="22"/>
        </w:rPr>
        <w:t xml:space="preserve"> (</w:t>
      </w:r>
      <w:hyperlink r:id="rId409" w:anchor=":~:text=%E5%9D%87%E8%83%9C%E7%94%B5%E5%AD%90%E5%9C%A8%E6%96%B0%E8%83%BD%E6%BA%90%E8%BD%A6%E5%9E%8B%E5%8F%8A%E6%99%BA%E8%83%BD%E9%A9%BE%E9%A9%B6%E9%A2%86%E5%9F%9F%E7%9A%84%E5%B8%83%E5%B1%80%E8%AE%A9%E5%85%B6%E5%9C%A8%E6%9C%AA%E6%9D%A5%E9%9D%A2%E4%B8%B4%E7%9A%84%E6%8C%91%E6%88%98%E5%92%8C%E6%9C%BA%E9%81%87%E5%B9%B6%E5%AD%98%E3%80%82"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。公司积极推进降本增效，整合全球研发资源，盈利能力有望回升</w:t>
      </w:r>
      <w:r w:rsidRPr="00732A72">
        <w:rPr>
          <w:rFonts w:ascii="Times New Roman" w:eastAsia="微软雅黑" w:hAnsi="Times New Roman" w:cs="Times New Roman"/>
          <w:sz w:val="22"/>
          <w:szCs w:val="22"/>
        </w:rPr>
        <w:t xml:space="preserve"> (</w:t>
      </w:r>
      <w:hyperlink r:id="rId410" w:anchor=":~:text=%E5%9D%87%E8%83%9C%E7%94%B5%E5%AD%90%E5%9C%A8%E6%96%B0%E8%83%BD%E6%BA%90%E8%BD%A6%E5%9E%8B%E5%8F%8A%E6%99%BA%E8%83%BD%E9%A9%BE%E9%A9%B6%E9%A2%86%E5%9F%9F%E7%9A%84%E5%B8%83%E5%B1%80%E8%AE%A9%E5%85%B6%E5%9C%A8%E6%9C%AA%E6%9D%A5%E9%9D%A2%E4%B8%B4%E7%9A%84%E6%8C%91%E6%88%98%E5%92%8C%E6%9C%BA%E9%81%87%E5%B9%B6%E5%AD%98%E3%80%82" w:history="1">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年十大金股推荐：投资未来的无尽可能！</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市场</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亮点</w:t>
        </w:r>
        <w:r w:rsidRPr="00732A72">
          <w:rPr>
            <w:rStyle w:val="af0"/>
            <w:rFonts w:ascii="Times New Roman" w:eastAsia="微软雅黑" w:hAnsi="Times New Roman" w:cs="Times New Roman"/>
            <w:sz w:val="22"/>
            <w:szCs w:val="22"/>
          </w:rPr>
          <w:t>_</w:t>
        </w:r>
        <w:r w:rsidRPr="00732A72">
          <w:rPr>
            <w:rStyle w:val="af0"/>
            <w:rFonts w:ascii="Times New Roman" w:eastAsia="微软雅黑" w:hAnsi="Times New Roman" w:cs="Times New Roman"/>
            <w:sz w:val="22"/>
            <w:szCs w:val="22"/>
          </w:rPr>
          <w:t>业务</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。同时布局新能源车热管理、座舱电子等新业务领域，打开成长新空间。考虑到汽车供应链周期性，公司股价波动较大，但当前估值处于历史底部区域。</w:t>
      </w:r>
      <w:r w:rsidRPr="00732A72">
        <w:rPr>
          <w:rFonts w:ascii="Times New Roman" w:eastAsia="微软雅黑" w:hAnsi="Times New Roman" w:cs="Times New Roman"/>
          <w:b/>
          <w:bCs/>
          <w:sz w:val="22"/>
          <w:szCs w:val="22"/>
        </w:rPr>
        <w:t>投资建议：均胜电子适合作为主题交易型</w:t>
      </w:r>
      <w:r w:rsidRPr="00732A72">
        <w:rPr>
          <w:rFonts w:ascii="Times New Roman" w:eastAsia="微软雅黑" w:hAnsi="Times New Roman" w:cs="Times New Roman"/>
          <w:sz w:val="22"/>
          <w:szCs w:val="22"/>
        </w:rPr>
        <w:t>标的，当市场聚焦智能汽车主题时配置以获取超额收益。中线看订单饱满支撑未来业绩，可低位建仓后耐心持有至业绩释放期。注意跟踪全球汽车销量景气度和公司订单兑现情况，设置止损以防范行业景气下行风险。</w:t>
      </w:r>
    </w:p>
    <w:p w14:paraId="2BA25E7E"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9. </w:t>
      </w:r>
      <w:r w:rsidRPr="00732A72">
        <w:rPr>
          <w:rFonts w:ascii="Times New Roman" w:eastAsia="微软雅黑" w:hAnsi="Times New Roman" w:cs="Times New Roman"/>
          <w:b/>
          <w:bCs/>
          <w:sz w:val="22"/>
          <w:szCs w:val="22"/>
        </w:rPr>
        <w:t>药明康德（</w:t>
      </w:r>
      <w:r w:rsidRPr="00732A72">
        <w:rPr>
          <w:rFonts w:ascii="Times New Roman" w:eastAsia="微软雅黑" w:hAnsi="Times New Roman" w:cs="Times New Roman"/>
          <w:b/>
          <w:bCs/>
          <w:sz w:val="22"/>
          <w:szCs w:val="22"/>
        </w:rPr>
        <w:t>603259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医药研发外包（</w:t>
      </w:r>
      <w:r w:rsidRPr="00732A72">
        <w:rPr>
          <w:rFonts w:ascii="Times New Roman" w:eastAsia="微软雅黑" w:hAnsi="Times New Roman" w:cs="Times New Roman"/>
          <w:i/>
          <w:iCs/>
          <w:sz w:val="22"/>
          <w:szCs w:val="22"/>
        </w:rPr>
        <w:t>CRO</w:t>
      </w:r>
      <w:r w:rsidRPr="00732A72">
        <w:rPr>
          <w:rFonts w:ascii="Times New Roman" w:eastAsia="微软雅黑" w:hAnsi="Times New Roman" w:cs="Times New Roman"/>
          <w:i/>
          <w:iCs/>
          <w:sz w:val="22"/>
          <w:szCs w:val="22"/>
        </w:rPr>
        <w:t>）龙头</w:t>
      </w:r>
      <w:r w:rsidRPr="00732A72">
        <w:rPr>
          <w:rFonts w:ascii="Times New Roman" w:eastAsia="微软雅黑" w:hAnsi="Times New Roman" w:cs="Times New Roman"/>
          <w:sz w:val="22"/>
          <w:szCs w:val="22"/>
        </w:rPr>
        <w:t>：公司是全球领先的医药研发生产服务平台，为制药公司提供一站式新药研发外包服务。受益于医药研发向外部合作趋势，药明康德订单饱满，业绩多年保持</w:t>
      </w:r>
      <w:r w:rsidRPr="00732A72">
        <w:rPr>
          <w:rFonts w:ascii="Times New Roman" w:eastAsia="微软雅黑" w:hAnsi="Times New Roman" w:cs="Times New Roman"/>
          <w:sz w:val="22"/>
          <w:szCs w:val="22"/>
        </w:rPr>
        <w:t>30%</w:t>
      </w:r>
      <w:r w:rsidRPr="00732A72">
        <w:rPr>
          <w:rFonts w:ascii="Times New Roman" w:eastAsia="微软雅黑" w:hAnsi="Times New Roman" w:cs="Times New Roman"/>
          <w:sz w:val="22"/>
          <w:szCs w:val="22"/>
        </w:rPr>
        <w:t>以上增长。</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年公司克服了海外审查风波影响，收入利润继续创历史新高。其客户涵盖跨国药企和创新生物技术公司，业务模式抗周期性强。随着中国创新药产业发展和全球新药研发投入增加，</w:t>
      </w:r>
      <w:r w:rsidRPr="00732A72">
        <w:rPr>
          <w:rFonts w:ascii="Times New Roman" w:eastAsia="微软雅黑" w:hAnsi="Times New Roman" w:cs="Times New Roman"/>
          <w:sz w:val="22"/>
          <w:szCs w:val="22"/>
        </w:rPr>
        <w:t>CRO</w:t>
      </w:r>
      <w:r w:rsidRPr="00732A72">
        <w:rPr>
          <w:rFonts w:ascii="Times New Roman" w:eastAsia="微软雅黑" w:hAnsi="Times New Roman" w:cs="Times New Roman"/>
          <w:sz w:val="22"/>
          <w:szCs w:val="22"/>
        </w:rPr>
        <w:t>行业高景气有望延续。公司在小分子合成、大分子</w:t>
      </w:r>
      <w:r w:rsidRPr="00732A72">
        <w:rPr>
          <w:rFonts w:ascii="Times New Roman" w:eastAsia="微软雅黑" w:hAnsi="Times New Roman" w:cs="Times New Roman"/>
          <w:sz w:val="22"/>
          <w:szCs w:val="22"/>
        </w:rPr>
        <w:t>CDMO</w:t>
      </w:r>
      <w:r w:rsidRPr="00732A72">
        <w:rPr>
          <w:rFonts w:ascii="Times New Roman" w:eastAsia="微软雅黑" w:hAnsi="Times New Roman" w:cs="Times New Roman"/>
          <w:sz w:val="22"/>
          <w:szCs w:val="22"/>
        </w:rPr>
        <w:t>、细胞基因疗法等领域全面布局，长期成长空间广阔。但需要注意美国地缘因素带来的情绪影响。</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药明康德基本面稳健，可作为生物医药板块核心配置。股价历经前期调整后估值回落至合理区间，具备中长期投资价值。建议采用分批介入策略，逢市场对医药板块情绪悲观时低吸布局，耐心持有分享行业增长。同时严控仓位，留意政策变动对公司业务的潜在影响。</w:t>
      </w:r>
    </w:p>
    <w:p w14:paraId="0F0FD5B4"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 xml:space="preserve">10. </w:t>
      </w:r>
      <w:r w:rsidRPr="00732A72">
        <w:rPr>
          <w:rFonts w:ascii="Times New Roman" w:eastAsia="微软雅黑" w:hAnsi="Times New Roman" w:cs="Times New Roman"/>
          <w:b/>
          <w:bCs/>
          <w:sz w:val="22"/>
          <w:szCs w:val="22"/>
        </w:rPr>
        <w:t>中航光电（</w:t>
      </w:r>
      <w:r w:rsidRPr="00732A72">
        <w:rPr>
          <w:rFonts w:ascii="Times New Roman" w:eastAsia="微软雅黑" w:hAnsi="Times New Roman" w:cs="Times New Roman"/>
          <w:b/>
          <w:bCs/>
          <w:sz w:val="22"/>
          <w:szCs w:val="22"/>
        </w:rPr>
        <w:t>002179</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i/>
          <w:iCs/>
          <w:sz w:val="22"/>
          <w:szCs w:val="22"/>
        </w:rPr>
        <w:t>高端连接器龙头（军民两用）</w:t>
      </w:r>
      <w:r w:rsidRPr="00732A72">
        <w:rPr>
          <w:rFonts w:ascii="Times New Roman" w:eastAsia="微软雅黑" w:hAnsi="Times New Roman" w:cs="Times New Roman"/>
          <w:sz w:val="22"/>
          <w:szCs w:val="22"/>
        </w:rPr>
        <w:t>：公司隶属航空工业集团，主营各类电连接器，在军工、新能源汽车、通信等领域市场份额领先。中航光电受益于军工装备升级和国产替代需求，近年业绩稳步增长。其产品毛利率高且技术含量大，在国产连接器中处于龙头地位。特别是在新能源车高速发展过程中，充电接口、高压连接器需求爆发，公司开拓汽车业务取得很大成功，形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军工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汽车</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双引擎。</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年前三季度公司净利润同比增长约</w:t>
      </w:r>
      <w:r w:rsidRPr="00732A72">
        <w:rPr>
          <w:rFonts w:ascii="Times New Roman" w:eastAsia="微软雅黑" w:hAnsi="Times New Roman" w:cs="Times New Roman"/>
          <w:sz w:val="22"/>
          <w:szCs w:val="22"/>
        </w:rPr>
        <w:t>30%</w:t>
      </w:r>
      <w:r w:rsidRPr="00732A72">
        <w:rPr>
          <w:rFonts w:ascii="Times New Roman" w:eastAsia="微软雅黑" w:hAnsi="Times New Roman" w:cs="Times New Roman"/>
          <w:sz w:val="22"/>
          <w:szCs w:val="22"/>
        </w:rPr>
        <w:t>，展现良好成长性。考虑到连接器下游应用景气度高，公司未来几年收入利润有望保持双位数增长。</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投资建议：</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作为兼具军工和新能源车概念的标的，中航光电适合高风险投资者中长线配置。一方面享受军工订单增长的稳定性，另一方面把握新能源汽车浪潮带来的高弹性。估值相对于增长并不昂贵，建议在市场调整时介入。短期如果军工板块因事件催化大涨，也可考虑适当高抛低吸，滚动操作增厚收益。</w:t>
      </w:r>
    </w:p>
    <w:p w14:paraId="6D860A44"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i/>
          <w:iCs/>
          <w:sz w:val="22"/>
          <w:szCs w:val="22"/>
        </w:rPr>
        <w:lastRenderedPageBreak/>
        <w:t>（注：以上个股仅为策略分析推荐，不构成对任何特定证券的买卖建议。高风险投资者需结合自身情况审慎决策，做到独立思考。）</w:t>
      </w:r>
    </w:p>
    <w:p w14:paraId="4A44D587"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5. </w:t>
      </w:r>
      <w:r w:rsidRPr="00732A72">
        <w:rPr>
          <w:rFonts w:ascii="Times New Roman" w:eastAsia="微软雅黑" w:hAnsi="Times New Roman" w:cs="Times New Roman"/>
          <w:b/>
          <w:bCs/>
          <w:sz w:val="22"/>
          <w:szCs w:val="22"/>
        </w:rPr>
        <w:t>投资策略与资产配置方案</w:t>
      </w:r>
    </w:p>
    <w:p w14:paraId="4DC07B9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针对高风险承受能力、资金体量约</w:t>
      </w:r>
      <w:r w:rsidRPr="00732A72">
        <w:rPr>
          <w:rFonts w:ascii="Times New Roman" w:eastAsia="微软雅黑" w:hAnsi="Times New Roman" w:cs="Times New Roman"/>
          <w:sz w:val="22"/>
          <w:szCs w:val="22"/>
        </w:rPr>
        <w:t>100</w:t>
      </w:r>
      <w:r w:rsidRPr="00732A72">
        <w:rPr>
          <w:rFonts w:ascii="Times New Roman" w:eastAsia="微软雅黑" w:hAnsi="Times New Roman" w:cs="Times New Roman"/>
          <w:sz w:val="22"/>
          <w:szCs w:val="22"/>
        </w:rPr>
        <w:t>万的投资者，我们建议采用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卫星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进行资产配置，将中长期投资与短期波段交易相结合，力求在控制风险的前提下实现超额收益。</w:t>
      </w:r>
    </w:p>
    <w:p w14:paraId="6C51A6F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核心仓位（长期配置）</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sz w:val="22"/>
          <w:szCs w:val="22"/>
        </w:rPr>
        <w:t>占组合的</w:t>
      </w:r>
      <w:r w:rsidRPr="00732A72">
        <w:rPr>
          <w:rFonts w:ascii="Times New Roman" w:eastAsia="微软雅黑" w:hAnsi="Times New Roman" w:cs="Times New Roman"/>
          <w:b/>
          <w:bCs/>
          <w:sz w:val="22"/>
          <w:szCs w:val="22"/>
        </w:rPr>
        <w:t>60%–70%</w:t>
      </w:r>
      <w:r w:rsidRPr="00732A72">
        <w:rPr>
          <w:rFonts w:ascii="Times New Roman" w:eastAsia="微软雅黑" w:hAnsi="Times New Roman" w:cs="Times New Roman"/>
          <w:b/>
          <w:bCs/>
          <w:sz w:val="22"/>
          <w:szCs w:val="22"/>
        </w:rPr>
        <w:t>左右，用于持有高</w:t>
      </w:r>
      <w:r w:rsidRPr="00732A72">
        <w:rPr>
          <w:rFonts w:ascii="Times New Roman" w:eastAsia="微软雅黑" w:hAnsi="Times New Roman" w:cs="Times New Roman"/>
          <w:b/>
          <w:bCs/>
          <w:sz w:val="22"/>
          <w:szCs w:val="22"/>
        </w:rPr>
        <w:t xml:space="preserve"> conviction </w:t>
      </w:r>
      <w:r w:rsidRPr="00732A72">
        <w:rPr>
          <w:rFonts w:ascii="Times New Roman" w:eastAsia="微软雅黑" w:hAnsi="Times New Roman" w:cs="Times New Roman"/>
          <w:b/>
          <w:bCs/>
          <w:sz w:val="22"/>
          <w:szCs w:val="22"/>
        </w:rPr>
        <w:t>的优质股票，追求中长期资本增值。核心仓位以成长型股票</w:t>
      </w:r>
      <w:r w:rsidRPr="00732A72">
        <w:rPr>
          <w:rFonts w:ascii="Times New Roman" w:eastAsia="微软雅黑" w:hAnsi="Times New Roman" w:cs="Times New Roman"/>
          <w:sz w:val="22"/>
          <w:szCs w:val="22"/>
        </w:rPr>
        <w:t>为主，辅以少量价值蓝筹平衡风险。其中包含上一章节精选的龙头标的，如新能源和科技领域的领先公司（比亚迪、宁德时代、北方华创等）以及稳健增长的金融和消费龙头（招商银行、泸州老窖等）。这些股票具备坚实基本面和长期上涨逻辑，可以较长时间持有。核心仓位体现</w:t>
      </w:r>
      <w:r w:rsidRPr="00732A72">
        <w:rPr>
          <w:rFonts w:ascii="Times New Roman" w:eastAsia="微软雅黑" w:hAnsi="Times New Roman" w:cs="Times New Roman"/>
          <w:b/>
          <w:bCs/>
          <w:sz w:val="22"/>
          <w:szCs w:val="22"/>
        </w:rPr>
        <w:t>价值投资</w:t>
      </w:r>
      <w:r w:rsidRPr="00732A72">
        <w:rPr>
          <w:rFonts w:ascii="Times New Roman" w:eastAsia="微软雅黑" w:hAnsi="Times New Roman" w:cs="Times New Roman"/>
          <w:sz w:val="22"/>
          <w:szCs w:val="22"/>
        </w:rPr>
        <w:t>思维，买入后设定较宽的止损区间，注重基本面跟踪，耐心陪伴企业成长。同时，核心组合内部也可适度分散于多个行业，以降低单一板块系统性风险</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w:t>
      </w:r>
      <w:r w:rsidRPr="00732A72">
        <w:rPr>
          <w:rFonts w:ascii="Times New Roman" w:eastAsia="微软雅黑" w:hAnsi="Times New Roman" w:cs="Times New Roman"/>
          <w:sz w:val="22"/>
          <w:szCs w:val="22"/>
        </w:rPr>
        <w:t>40%</w:t>
      </w:r>
      <w:r w:rsidRPr="00732A72">
        <w:rPr>
          <w:rFonts w:ascii="Times New Roman" w:eastAsia="微软雅黑" w:hAnsi="Times New Roman" w:cs="Times New Roman"/>
          <w:sz w:val="22"/>
          <w:szCs w:val="22"/>
        </w:rPr>
        <w:t>资金配置在新能源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科技龙头，</w:t>
      </w:r>
      <w:r w:rsidRPr="00732A72">
        <w:rPr>
          <w:rFonts w:ascii="Times New Roman" w:eastAsia="微软雅黑" w:hAnsi="Times New Roman" w:cs="Times New Roman"/>
          <w:sz w:val="22"/>
          <w:szCs w:val="22"/>
        </w:rPr>
        <w:t>20%</w:t>
      </w:r>
      <w:r w:rsidRPr="00732A72">
        <w:rPr>
          <w:rFonts w:ascii="Times New Roman" w:eastAsia="微软雅黑" w:hAnsi="Times New Roman" w:cs="Times New Roman"/>
          <w:sz w:val="22"/>
          <w:szCs w:val="22"/>
        </w:rPr>
        <w:t>配置在金融消费价值蓝筹，以实现攻守兼备。</w:t>
      </w:r>
    </w:p>
    <w:p w14:paraId="137E650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交易仓位（短期波段）</w:t>
      </w:r>
      <w:r w:rsidRPr="00732A72">
        <w:rPr>
          <w:rFonts w:ascii="Times New Roman" w:eastAsia="微软雅黑" w:hAnsi="Times New Roman" w:cs="Times New Roman"/>
          <w:sz w:val="22"/>
          <w:szCs w:val="22"/>
        </w:rPr>
        <w:t xml:space="preserve"> – </w:t>
      </w:r>
      <w:r w:rsidRPr="00732A72">
        <w:rPr>
          <w:rFonts w:ascii="Times New Roman" w:eastAsia="微软雅黑" w:hAnsi="Times New Roman" w:cs="Times New Roman"/>
          <w:sz w:val="22"/>
          <w:szCs w:val="22"/>
        </w:rPr>
        <w:t>占组合的</w:t>
      </w:r>
      <w:r w:rsidRPr="00732A72">
        <w:rPr>
          <w:rFonts w:ascii="Times New Roman" w:eastAsia="微软雅黑" w:hAnsi="Times New Roman" w:cs="Times New Roman"/>
          <w:b/>
          <w:bCs/>
          <w:sz w:val="22"/>
          <w:szCs w:val="22"/>
        </w:rPr>
        <w:t>30%–40%</w:t>
      </w:r>
      <w:r w:rsidRPr="00732A72">
        <w:rPr>
          <w:rFonts w:ascii="Times New Roman" w:eastAsia="微软雅黑" w:hAnsi="Times New Roman" w:cs="Times New Roman"/>
          <w:b/>
          <w:bCs/>
          <w:sz w:val="22"/>
          <w:szCs w:val="22"/>
        </w:rPr>
        <w:t>左右，用于捕捉阶段性行情和主题机会，体现主动交易和趋势策略</w:t>
      </w:r>
      <w:r w:rsidRPr="00732A72">
        <w:rPr>
          <w:rFonts w:ascii="Times New Roman" w:eastAsia="微软雅黑" w:hAnsi="Times New Roman" w:cs="Times New Roman"/>
          <w:sz w:val="22"/>
          <w:szCs w:val="22"/>
        </w:rPr>
        <w:t>。这部分资金机动性高，可以根据市场热点快速轮动。交易仓位主要参与以下几类策略：</w:t>
      </w:r>
    </w:p>
    <w:p w14:paraId="72F5E87F"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主题驱动策略：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紧跟市场热门题材，如政策推出的新兴产业方向或突发事件受益板块。在热点初起时及时介入，获得短线收益。例如两会前后炒作数字经济、新型基建主题，地缘紧张时把握军工急涨行情等。注意主题炒作往往短暂，盈利达到预期或题材退潮时果断止盈退出。</w:t>
      </w:r>
    </w:p>
    <w:p w14:paraId="5EE54A1E"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成长动量策略：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针对基本面优秀但股价走势具有趋势性的成长股，使用技术指标判断买卖点进行波段操作</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。如当某科技股放量突破重要阻力位时买入追涨，若上涨动能减弱或出现技术见顶信号则高位卖出。</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p>
    <w:p w14:paraId="1D595604"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事件套利策略：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利用公司公告、业绩超预期、政策公布等事件引发的股价波动进行短线交易</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。例如公司业绩大超预期股价跳空高开时择机追入，待市场反应过度后卖出获利；或政策落地利好兑现时逢高减仓等。</w:t>
      </w:r>
    </w:p>
    <w:p w14:paraId="07458743" w14:textId="77777777" w:rsidR="00732A72" w:rsidRPr="00732A72" w:rsidRDefault="00732A72">
      <w:pPr>
        <w:numPr>
          <w:ilvl w:val="0"/>
          <w:numId w:val="225"/>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lastRenderedPageBreak/>
        <w:t>**</w:t>
      </w:r>
      <w:r w:rsidRPr="00732A72">
        <w:rPr>
          <w:rFonts w:ascii="Times New Roman" w:eastAsia="微软雅黑" w:hAnsi="Times New Roman" w:cs="Times New Roman"/>
          <w:sz w:val="22"/>
          <w:szCs w:val="22"/>
        </w:rPr>
        <w:t>量化趋势策略：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可借助一定的量化工具或规则，跟随市场趋势交易指数或杠杆</w:t>
      </w:r>
      <w:r w:rsidRPr="00732A72">
        <w:rPr>
          <w:rFonts w:ascii="Times New Roman" w:eastAsia="微软雅黑" w:hAnsi="Times New Roman" w:cs="Times New Roman"/>
          <w:sz w:val="22"/>
          <w:szCs w:val="22"/>
        </w:rPr>
        <w:t>ETF</w:t>
      </w:r>
      <w:r w:rsidRPr="00732A72">
        <w:rPr>
          <w:rFonts w:ascii="Times New Roman" w:eastAsia="微软雅黑" w:hAnsi="Times New Roman" w:cs="Times New Roman"/>
          <w:sz w:val="22"/>
          <w:szCs w:val="22"/>
        </w:rPr>
        <w:t>等。如当市场技术面转强时，加大沪深</w:t>
      </w:r>
      <w:r w:rsidRPr="00732A72">
        <w:rPr>
          <w:rFonts w:ascii="Times New Roman" w:eastAsia="微软雅黑" w:hAnsi="Times New Roman" w:cs="Times New Roman"/>
          <w:sz w:val="22"/>
          <w:szCs w:val="22"/>
        </w:rPr>
        <w:t>300</w:t>
      </w:r>
      <w:r w:rsidRPr="00732A72">
        <w:rPr>
          <w:rFonts w:ascii="Times New Roman" w:eastAsia="微软雅黑" w:hAnsi="Times New Roman" w:cs="Times New Roman"/>
          <w:sz w:val="22"/>
          <w:szCs w:val="22"/>
        </w:rPr>
        <w:t>等指数</w:t>
      </w:r>
      <w:r w:rsidRPr="00732A72">
        <w:rPr>
          <w:rFonts w:ascii="Times New Roman" w:eastAsia="微软雅黑" w:hAnsi="Times New Roman" w:cs="Times New Roman"/>
          <w:sz w:val="22"/>
          <w:szCs w:val="22"/>
        </w:rPr>
        <w:t>ETF</w:t>
      </w:r>
      <w:r w:rsidRPr="00732A72">
        <w:rPr>
          <w:rFonts w:ascii="Times New Roman" w:eastAsia="微软雅黑" w:hAnsi="Times New Roman" w:cs="Times New Roman"/>
          <w:sz w:val="22"/>
          <w:szCs w:val="22"/>
        </w:rPr>
        <w:t>仓位获取</w:t>
      </w:r>
      <w:r w:rsidRPr="00732A72">
        <w:rPr>
          <w:rFonts w:ascii="Times New Roman" w:eastAsia="微软雅黑" w:hAnsi="Times New Roman" w:cs="Times New Roman"/>
          <w:sz w:val="22"/>
          <w:szCs w:val="22"/>
        </w:rPr>
        <w:t>beta</w:t>
      </w:r>
      <w:r w:rsidRPr="00732A72">
        <w:rPr>
          <w:rFonts w:ascii="Times New Roman" w:eastAsia="微软雅黑" w:hAnsi="Times New Roman" w:cs="Times New Roman"/>
          <w:sz w:val="22"/>
          <w:szCs w:val="22"/>
        </w:rPr>
        <w:t>收益；趋势走弱时及时降低仓位或对冲。高风险投资者甚至可以使用部分融资融券放大交易仓位收益，但要严格控制杠杆比例和风险敞口</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1162C479"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多种风格结合：在整体策略上，既要坚持以基本面为根基的价值</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成长投资理念，又要融入灵活的交易思维。核心仓位更多体现成长价值风格</w:t>
      </w:r>
      <w:r w:rsidRPr="00732A72">
        <w:rPr>
          <w:rFonts w:ascii="Times New Roman" w:eastAsia="微软雅黑" w:hAnsi="Times New Roman" w:cs="Times New Roman"/>
          <w:sz w:val="22"/>
          <w:szCs w:val="22"/>
        </w:rPr>
        <w:t>，选择有基本面支撑的股票长期持有，享受复利增长；交易仓位则偏向</w:t>
      </w:r>
      <w:r w:rsidRPr="00732A72">
        <w:rPr>
          <w:rFonts w:ascii="Times New Roman" w:eastAsia="微软雅黑" w:hAnsi="Times New Roman" w:cs="Times New Roman"/>
          <w:b/>
          <w:bCs/>
          <w:sz w:val="22"/>
          <w:szCs w:val="22"/>
        </w:rPr>
        <w:t>趋势投机风格</w:t>
      </w:r>
      <w:r w:rsidRPr="00732A72">
        <w:rPr>
          <w:rFonts w:ascii="Times New Roman" w:eastAsia="微软雅黑" w:hAnsi="Times New Roman" w:cs="Times New Roman"/>
          <w:sz w:val="22"/>
          <w:szCs w:val="22"/>
        </w:rPr>
        <w:t>，追求短期收益最大化。</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通过</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卫星</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的搭配，高风险投资者能够在牛市中充分利用交易仓博取超额利润，在震荡市中依靠核心仓位的优质资产坚守，以避免频繁操作造成的踏空或亏损。</w:t>
      </w:r>
    </w:p>
    <w:p w14:paraId="1518131A"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仓位动态调整：建议投资者根据市况弹性分配核心和交易仓比重。当市场处于明显上升通道、趋势明朗时，可适当提高交易仓比例（如提升至</w:t>
      </w:r>
      <w:r w:rsidRPr="00732A72">
        <w:rPr>
          <w:rFonts w:ascii="Times New Roman" w:eastAsia="微软雅黑" w:hAnsi="Times New Roman" w:cs="Times New Roman"/>
          <w:b/>
          <w:bCs/>
          <w:sz w:val="22"/>
          <w:szCs w:val="22"/>
        </w:rPr>
        <w:t>40%</w:t>
      </w:r>
      <w:r w:rsidRPr="00732A72">
        <w:rPr>
          <w:rFonts w:ascii="Times New Roman" w:eastAsia="微软雅黑" w:hAnsi="Times New Roman" w:cs="Times New Roman"/>
          <w:b/>
          <w:bCs/>
          <w:sz w:val="22"/>
          <w:szCs w:val="22"/>
        </w:rPr>
        <w:t>），积极参与行情</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；当市场不确定性上升或进入震荡磨底阶段，则应降低交易仓（降至</w:t>
      </w:r>
      <w:r w:rsidRPr="00732A72">
        <w:rPr>
          <w:rFonts w:ascii="Times New Roman" w:eastAsia="微软雅黑" w:hAnsi="Times New Roman" w:cs="Times New Roman"/>
          <w:b/>
          <w:bCs/>
          <w:sz w:val="22"/>
          <w:szCs w:val="22"/>
        </w:rPr>
        <w:t>20-30%</w:t>
      </w:r>
      <w:r w:rsidRPr="00732A72">
        <w:rPr>
          <w:rFonts w:ascii="Times New Roman" w:eastAsia="微软雅黑" w:hAnsi="Times New Roman" w:cs="Times New Roman"/>
          <w:b/>
          <w:bCs/>
          <w:sz w:val="22"/>
          <w:szCs w:val="22"/>
        </w:rPr>
        <w:t>），将资金转回核心仓位或暂时持有现金，以防守为主。这种动态调整需要定期评估，每季度对组合表现和市场预期进行一次审视，酌情再平衡</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。此外，在获得阶段性较大收益后，可考虑将一部分利润转入低风险资产暂做休整，以锁定胜利果实</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57A18850"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风险管理与对冲：</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风险组合仍需重视风险分散和控制。除行业分散外，可以利用股指期货、期权等工具对冲系统性风险（若具备相关经验和资质）。例如在市场高位或重大风险事件前，可买入股指看跌期权对冲核心仓位下跌风险。对于交易仓位，设定整体亏损上限，一旦累计亏损达到预设比例（例如交易仓位亏损超过资本的</w:t>
      </w:r>
      <w:r w:rsidRPr="00732A72">
        <w:rPr>
          <w:rFonts w:ascii="Times New Roman" w:eastAsia="微软雅黑" w:hAnsi="Times New Roman" w:cs="Times New Roman"/>
          <w:sz w:val="22"/>
          <w:szCs w:val="22"/>
        </w:rPr>
        <w:t>10%</w:t>
      </w:r>
      <w:r w:rsidRPr="00732A72">
        <w:rPr>
          <w:rFonts w:ascii="Times New Roman" w:eastAsia="微软雅黑" w:hAnsi="Times New Roman" w:cs="Times New Roman"/>
          <w:sz w:val="22"/>
          <w:szCs w:val="22"/>
        </w:rPr>
        <w:t>），应暂时收缩战线，减少操作频率。通过严控回撤，保障整体资金安全。</w:t>
      </w:r>
    </w:p>
    <w:p w14:paraId="6AF743E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总之，此资产配置方案旨在充分发挥高风险投资者资金的收益潜能：核心仓位紧抓中国经济转型中的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核心资产</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b/>
          <w:bCs/>
          <w:sz w:val="22"/>
          <w:szCs w:val="22"/>
        </w:rPr>
        <w:t>机遇，交易仓位积极参与</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边际热点</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博弈。</w:t>
      </w:r>
      <w:r w:rsidRPr="00732A72">
        <w:rPr>
          <w:rFonts w:ascii="Times New Roman" w:eastAsia="微软雅黑" w:hAnsi="Times New Roman" w:cs="Times New Roman"/>
          <w:sz w:val="22"/>
          <w:szCs w:val="22"/>
        </w:rPr>
        <w:t xml:space="preserve"> (</w:t>
      </w:r>
      <w:hyperlink r:id="rId411" w:anchor=":~:text=%E5%9B%BD%E8%81%94%E8%AF%81%E5%88%B8%E8%A1%A8%E7%A4%BA%EF%BC%8C2025%E5%B9%B4%E4%B8%8A%E5%8D%8A%E5%B9%B4%E5%8F%AF%E8%83%BD%E5%87%BA%E7%8E%B0%E7%9A%84%E6%83%85%E5%BD%A2%E6%98%AF%E6%94%BF%E7%AD%96%E6%9C%89%E5%A2%9E%E9%87%8F%EF%BC%8C%E7%BB%8F%E6%B5%8E%E5%BF%AB%E9%80%9F%E5%9B%9E%E6%9A%96%EF%BC%8C%E6%95%B0%E6%8D%AE%E6%9C%89%E9%AA%8C%E8%AF%81%EF%BC%8C%E6%A0%B8%E5%BF%83%E8%B5%84%E4%BA%A7%E5%BC%BA%E5%8A%BF%E3%80%82%E4%B8%8B%E5%8D%8A%E5%B9%B4%E5%B8%82%E5%9C%BA%E6%88%96%E6%9C%89%E9%A3%8E%E9%99%A9%EF%BC%8C%E9%A3%8E%E9%99%A9%E5%81%8F%E5%A5%BD%E7%A8%B3%E5%AE%9A%EF%BC%8C%E6%94%BF%E7%AD%96%E6%9C%89%E5%AE%9A%E5%8A%9B%EF%BC%8C%E7%BB%8F%E6%B5%8E%E6%9C%89%E6%94%AF%E6%92%91%E4%BD%86%E7%BC%BA%E4%B9%8F%20%E5%BC%B9%E6%80%A7%EF%BC%8C%E5%B0%8F%E7%9B%98%2B%E7%BA%A2%E5%88%A9%E7%9A%84%E5%93%91%E9%93%83%E7%AD%96%E7%95%A5%E6%9B%B4%E5%BC%BA%E3%80%82"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 (</w:t>
      </w:r>
      <w:hyperlink r:id="rId412" w:anchor=":~:text=" w:history="1">
        <w:r w:rsidRPr="00732A72">
          <w:rPr>
            <w:rStyle w:val="af0"/>
            <w:rFonts w:ascii="Times New Roman" w:eastAsia="微软雅黑" w:hAnsi="Times New Roman" w:cs="Times New Roman"/>
            <w:sz w:val="22"/>
            <w:szCs w:val="22"/>
          </w:rPr>
          <w:t>国联包承超的</w:t>
        </w:r>
        <w:r w:rsidRPr="00732A72">
          <w:rPr>
            <w:rStyle w:val="af0"/>
            <w:rFonts w:ascii="Times New Roman" w:eastAsia="微软雅黑" w:hAnsi="Times New Roman" w:cs="Times New Roman"/>
            <w:sz w:val="22"/>
            <w:szCs w:val="22"/>
          </w:rPr>
          <w:t>“2025</w:t>
        </w:r>
        <w:r w:rsidRPr="00732A72">
          <w:rPr>
            <w:rStyle w:val="af0"/>
            <w:rFonts w:ascii="Times New Roman" w:eastAsia="微软雅黑" w:hAnsi="Times New Roman" w:cs="Times New Roman"/>
            <w:sz w:val="22"/>
            <w:szCs w:val="22"/>
          </w:rPr>
          <w:t>年</w:t>
        </w:r>
        <w:r w:rsidRPr="00732A72">
          <w:rPr>
            <w:rStyle w:val="af0"/>
            <w:rFonts w:ascii="Times New Roman" w:eastAsia="微软雅黑" w:hAnsi="Times New Roman" w:cs="Times New Roman"/>
            <w:sz w:val="22"/>
            <w:szCs w:val="22"/>
          </w:rPr>
          <w:t>A</w:t>
        </w:r>
        <w:r w:rsidRPr="00732A72">
          <w:rPr>
            <w:rStyle w:val="af0"/>
            <w:rFonts w:ascii="Times New Roman" w:eastAsia="微软雅黑" w:hAnsi="Times New Roman" w:cs="Times New Roman"/>
            <w:sz w:val="22"/>
            <w:szCs w:val="22"/>
          </w:rPr>
          <w:t>股展望</w:t>
        </w:r>
        <w:r w:rsidRPr="00732A72">
          <w:rPr>
            <w:rStyle w:val="af0"/>
            <w:rFonts w:ascii="Times New Roman" w:eastAsia="微软雅黑" w:hAnsi="Times New Roman" w:cs="Times New Roman"/>
            <w:sz w:val="22"/>
            <w:szCs w:val="22"/>
          </w:rPr>
          <w:t>”</w:t>
        </w:r>
        <w:r w:rsidRPr="00732A72">
          <w:rPr>
            <w:rStyle w:val="af0"/>
            <w:rFonts w:ascii="Times New Roman" w:eastAsia="微软雅黑" w:hAnsi="Times New Roman" w:cs="Times New Roman"/>
            <w:sz w:val="22"/>
            <w:szCs w:val="22"/>
          </w:rPr>
          <w:t>：上半年关注核心资产，下半年看好哑铃策略</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这种进攻与防守兼顾的策略，有望在</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年复杂多变的市场中取得理想回报。</w:t>
      </w:r>
    </w:p>
    <w:p w14:paraId="2AF58CED"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lastRenderedPageBreak/>
        <w:t xml:space="preserve">6. </w:t>
      </w:r>
      <w:r w:rsidRPr="00732A72">
        <w:rPr>
          <w:rFonts w:ascii="Times New Roman" w:eastAsia="微软雅黑" w:hAnsi="Times New Roman" w:cs="Times New Roman"/>
          <w:b/>
          <w:bCs/>
          <w:sz w:val="22"/>
          <w:szCs w:val="22"/>
        </w:rPr>
        <w:t>买卖与风控策略</w:t>
      </w:r>
    </w:p>
    <w:p w14:paraId="292C31FF"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**6.1 </w:t>
      </w:r>
      <w:r w:rsidRPr="00732A72">
        <w:rPr>
          <w:rFonts w:ascii="Times New Roman" w:eastAsia="微软雅黑" w:hAnsi="Times New Roman" w:cs="Times New Roman"/>
          <w:sz w:val="22"/>
          <w:szCs w:val="22"/>
        </w:rPr>
        <w:t>仓位管理与资金使用：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高风险投资者在具体买卖操作中，应遵循严格的仓位和资金管理原则，控制好投资节奏：</w:t>
      </w:r>
    </w:p>
    <w:p w14:paraId="1F86CB92"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初始建仓策略：采用分批建仓</w:t>
      </w:r>
      <w:r w:rsidRPr="00732A72">
        <w:rPr>
          <w:rFonts w:ascii="Times New Roman" w:eastAsia="微软雅黑" w:hAnsi="Times New Roman" w:cs="Times New Roman"/>
          <w:sz w:val="22"/>
          <w:szCs w:val="22"/>
        </w:rPr>
        <w:t>方式介入目标标的，避免一次性满仓带来的时点风险</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。例如看好某股票可先买入计划仓位的</w:t>
      </w:r>
      <w:r w:rsidRPr="00732A72">
        <w:rPr>
          <w:rFonts w:ascii="Times New Roman" w:eastAsia="微软雅黑" w:hAnsi="Times New Roman" w:cs="Times New Roman"/>
          <w:sz w:val="22"/>
          <w:szCs w:val="22"/>
        </w:rPr>
        <w:t>1/3</w:t>
      </w:r>
      <w:r w:rsidRPr="00732A72">
        <w:rPr>
          <w:rFonts w:ascii="Times New Roman" w:eastAsia="微软雅黑" w:hAnsi="Times New Roman" w:cs="Times New Roman"/>
          <w:sz w:val="22"/>
          <w:szCs w:val="22"/>
        </w:rPr>
        <w:t>作为试探仓位，如股价按预期上涨则逐步加仓，如果下跌则在技术支撑位分批补仓，以摊低成本（前提是基本面逻辑未变）。切忌满仓一只股票，单一标的仓位建议不超过总资金的</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（约</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万元），防止出现</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单点风险</w:t>
      </w:r>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。对波动较大的中小盘股，初始仓位更应保守，可控制在</w:t>
      </w:r>
      <w:r w:rsidRPr="00732A72">
        <w:rPr>
          <w:rFonts w:ascii="Times New Roman" w:eastAsia="微软雅黑" w:hAnsi="Times New Roman" w:cs="Times New Roman"/>
          <w:sz w:val="22"/>
          <w:szCs w:val="22"/>
        </w:rPr>
        <w:t>5-10</w:t>
      </w:r>
      <w:r w:rsidRPr="00732A72">
        <w:rPr>
          <w:rFonts w:ascii="Times New Roman" w:eastAsia="微软雅黑" w:hAnsi="Times New Roman" w:cs="Times New Roman"/>
          <w:sz w:val="22"/>
          <w:szCs w:val="22"/>
        </w:rPr>
        <w:t>万元，待确认趋势后再追加。</w:t>
      </w:r>
    </w:p>
    <w:p w14:paraId="113C61E7"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加仓时点选择</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w:t>
      </w:r>
      <w:r w:rsidRPr="00732A72">
        <w:rPr>
          <w:rFonts w:ascii="Times New Roman" w:eastAsia="微软雅黑" w:hAnsi="Times New Roman" w:cs="Times New Roman"/>
          <w:sz w:val="22"/>
          <w:szCs w:val="22"/>
        </w:rPr>
        <w:t>采用</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金字塔式</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加仓，即随着趋势明朗逐级加码，且每次加仓金额小于前次。加仓应基于明确信号：一是</w:t>
      </w:r>
      <w:r w:rsidRPr="00732A72">
        <w:rPr>
          <w:rFonts w:ascii="Times New Roman" w:eastAsia="微软雅黑" w:hAnsi="Times New Roman" w:cs="Times New Roman"/>
          <w:b/>
          <w:bCs/>
          <w:sz w:val="22"/>
          <w:szCs w:val="22"/>
        </w:rPr>
        <w:t>基本面催化</w:t>
      </w:r>
      <w:r w:rsidRPr="00732A72">
        <w:rPr>
          <w:rFonts w:ascii="Times New Roman" w:eastAsia="微软雅黑" w:hAnsi="Times New Roman" w:cs="Times New Roman"/>
          <w:sz w:val="22"/>
          <w:szCs w:val="22"/>
        </w:rPr>
        <w:t>（如业绩大增、政策落地）使价值判断上调；二是</w:t>
      </w:r>
      <w:r w:rsidRPr="00732A72">
        <w:rPr>
          <w:rFonts w:ascii="Times New Roman" w:eastAsia="微软雅黑" w:hAnsi="Times New Roman" w:cs="Times New Roman"/>
          <w:b/>
          <w:bCs/>
          <w:sz w:val="22"/>
          <w:szCs w:val="22"/>
        </w:rPr>
        <w:t>技术面信号</w:t>
      </w:r>
      <w:r w:rsidRPr="00732A72">
        <w:rPr>
          <w:rFonts w:ascii="Times New Roman" w:eastAsia="微软雅黑" w:hAnsi="Times New Roman" w:cs="Times New Roman"/>
          <w:sz w:val="22"/>
          <w:szCs w:val="22"/>
        </w:rPr>
        <w:t>（如放量突破阻力位）确认上涨趋势</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。例如，某股票突破长期均线或前高压力位且成交显著放大，可视为有效向上突破信号，这时顺势加仓有较高胜率</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。相反，如果股价未达预期就贸然加仓，可能陷入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越跌越补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的被动局面，不可取。</w:t>
      </w:r>
    </w:p>
    <w:p w14:paraId="5484A7CB"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减仓与清仓</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w:t>
      </w:r>
      <w:r w:rsidRPr="00732A72">
        <w:rPr>
          <w:rFonts w:ascii="Times New Roman" w:eastAsia="微软雅黑" w:hAnsi="Times New Roman" w:cs="Times New Roman"/>
          <w:sz w:val="22"/>
          <w:szCs w:val="22"/>
        </w:rPr>
        <w:t>设置明确的</w:t>
      </w:r>
      <w:r w:rsidRPr="00732A72">
        <w:rPr>
          <w:rFonts w:ascii="Times New Roman" w:eastAsia="微软雅黑" w:hAnsi="Times New Roman" w:cs="Times New Roman"/>
          <w:b/>
          <w:bCs/>
          <w:sz w:val="22"/>
          <w:szCs w:val="22"/>
        </w:rPr>
        <w:t>止盈目标</w:t>
      </w:r>
      <w:r w:rsidRPr="00732A72">
        <w:rPr>
          <w:rFonts w:ascii="Times New Roman" w:eastAsia="微软雅黑" w:hAnsi="Times New Roman" w:cs="Times New Roman"/>
          <w:sz w:val="22"/>
          <w:szCs w:val="22"/>
        </w:rPr>
        <w:t>，分批止盈兑现。对于交易仓位的股票，可在取得</w:t>
      </w:r>
      <w:r w:rsidRPr="00732A72">
        <w:rPr>
          <w:rFonts w:ascii="Times New Roman" w:eastAsia="微软雅黑" w:hAnsi="Times New Roman" w:cs="Times New Roman"/>
          <w:sz w:val="22"/>
          <w:szCs w:val="22"/>
        </w:rPr>
        <w:t>**20%-30%**</w:t>
      </w:r>
      <w:r w:rsidRPr="00732A72">
        <w:rPr>
          <w:rFonts w:ascii="Times New Roman" w:eastAsia="微软雅黑" w:hAnsi="Times New Roman" w:cs="Times New Roman"/>
          <w:sz w:val="22"/>
          <w:szCs w:val="22"/>
        </w:rPr>
        <w:t>的阶段收益后先行卖出一部分锁定利润；若基本面长期看好，可保留底仓继续持有。止盈可以结合技术指标，如股票冲高出现放量滞涨或</w:t>
      </w:r>
      <w:r w:rsidRPr="00732A72">
        <w:rPr>
          <w:rFonts w:ascii="Times New Roman" w:eastAsia="微软雅黑" w:hAnsi="Times New Roman" w:cs="Times New Roman"/>
          <w:sz w:val="22"/>
          <w:szCs w:val="22"/>
        </w:rPr>
        <w:t>K</w:t>
      </w:r>
      <w:r w:rsidRPr="00732A72">
        <w:rPr>
          <w:rFonts w:ascii="Times New Roman" w:eastAsia="微软雅黑" w:hAnsi="Times New Roman" w:cs="Times New Roman"/>
          <w:sz w:val="22"/>
          <w:szCs w:val="22"/>
        </w:rPr>
        <w:t>线出现明显见顶形态时，是减仓信号</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。清仓离场的条件包括：股价达到我们的估值上限；基本面出现拐点恶化；或者大盘环境转差引发个股系统性下跌。当出现这些情况时，不论盈亏，及时清仓观望，以保存实力。</w:t>
      </w:r>
    </w:p>
    <w:p w14:paraId="0025FE87" w14:textId="77777777" w:rsidR="00732A72" w:rsidRPr="00732A72" w:rsidRDefault="00732A72">
      <w:pPr>
        <w:numPr>
          <w:ilvl w:val="0"/>
          <w:numId w:val="226"/>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仓位集中与分散</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 xml:space="preserve"> </w:t>
      </w:r>
      <w:r w:rsidRPr="00732A72">
        <w:rPr>
          <w:rFonts w:ascii="Times New Roman" w:eastAsia="微软雅黑" w:hAnsi="Times New Roman" w:cs="Times New Roman"/>
          <w:sz w:val="22"/>
          <w:szCs w:val="22"/>
        </w:rPr>
        <w:t>考虑到高风险投资者追求收益最大化的需求，可在</w:t>
      </w:r>
      <w:r w:rsidRPr="00732A72">
        <w:rPr>
          <w:rFonts w:ascii="Times New Roman" w:eastAsia="微软雅黑" w:hAnsi="Times New Roman" w:cs="Times New Roman"/>
          <w:b/>
          <w:bCs/>
          <w:sz w:val="22"/>
          <w:szCs w:val="22"/>
        </w:rPr>
        <w:t>自己最擅长</w:t>
      </w:r>
      <w:r w:rsidRPr="00732A72">
        <w:rPr>
          <w:rFonts w:ascii="Times New Roman" w:eastAsia="微软雅黑" w:hAnsi="Times New Roman" w:cs="Times New Roman"/>
          <w:sz w:val="22"/>
          <w:szCs w:val="22"/>
        </w:rPr>
        <w:t>或最有把握的领域适度集中仓位，以获取超额收益。但必须权衡集中带来的风险，一般建议单一行业敞口不超过投资组合的</w:t>
      </w:r>
      <w:r w:rsidRPr="00732A72">
        <w:rPr>
          <w:rFonts w:ascii="Times New Roman" w:eastAsia="微软雅黑" w:hAnsi="Times New Roman" w:cs="Times New Roman"/>
          <w:sz w:val="22"/>
          <w:szCs w:val="22"/>
        </w:rPr>
        <w:t>50%</w:t>
      </w:r>
      <w:r w:rsidRPr="00732A72">
        <w:rPr>
          <w:rFonts w:ascii="Times New Roman" w:eastAsia="微软雅黑" w:hAnsi="Times New Roman" w:cs="Times New Roman"/>
          <w:sz w:val="22"/>
          <w:szCs w:val="22"/>
        </w:rPr>
        <w:t>，单只股票不超过</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。其余仓位分散在不同相关性低的板</w:t>
      </w:r>
      <w:r w:rsidRPr="00732A72">
        <w:rPr>
          <w:rFonts w:ascii="Times New Roman" w:eastAsia="微软雅黑" w:hAnsi="Times New Roman" w:cs="Times New Roman"/>
          <w:sz w:val="22"/>
          <w:szCs w:val="22"/>
        </w:rPr>
        <w:lastRenderedPageBreak/>
        <w:t>块，以降低波动。</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例如，可将</w:t>
      </w:r>
      <w:r w:rsidRPr="00732A72">
        <w:rPr>
          <w:rFonts w:ascii="Times New Roman" w:eastAsia="微软雅黑" w:hAnsi="Times New Roman" w:cs="Times New Roman"/>
          <w:sz w:val="22"/>
          <w:szCs w:val="22"/>
        </w:rPr>
        <w:t>30%</w:t>
      </w:r>
      <w:r w:rsidRPr="00732A72">
        <w:rPr>
          <w:rFonts w:ascii="Times New Roman" w:eastAsia="微软雅黑" w:hAnsi="Times New Roman" w:cs="Times New Roman"/>
          <w:sz w:val="22"/>
          <w:szCs w:val="22"/>
        </w:rPr>
        <w:t>资金集中配置新能源车产业链龙头，另</w:t>
      </w:r>
      <w:r w:rsidRPr="00732A72">
        <w:rPr>
          <w:rFonts w:ascii="Times New Roman" w:eastAsia="微软雅黑" w:hAnsi="Times New Roman" w:cs="Times New Roman"/>
          <w:sz w:val="22"/>
          <w:szCs w:val="22"/>
        </w:rPr>
        <w:t>20%</w:t>
      </w:r>
      <w:r w:rsidRPr="00732A72">
        <w:rPr>
          <w:rFonts w:ascii="Times New Roman" w:eastAsia="微软雅黑" w:hAnsi="Times New Roman" w:cs="Times New Roman"/>
          <w:sz w:val="22"/>
          <w:szCs w:val="22"/>
        </w:rPr>
        <w:t>配置科技股，</w:t>
      </w:r>
      <w:r w:rsidRPr="00732A72">
        <w:rPr>
          <w:rFonts w:ascii="Times New Roman" w:eastAsia="微软雅黑" w:hAnsi="Times New Roman" w:cs="Times New Roman"/>
          <w:sz w:val="22"/>
          <w:szCs w:val="22"/>
        </w:rPr>
        <w:t>15%</w:t>
      </w:r>
      <w:r w:rsidRPr="00732A72">
        <w:rPr>
          <w:rFonts w:ascii="Times New Roman" w:eastAsia="微软雅黑" w:hAnsi="Times New Roman" w:cs="Times New Roman"/>
          <w:sz w:val="22"/>
          <w:szCs w:val="22"/>
        </w:rPr>
        <w:t>配置金融稳健股，其余备用或打新等，以实现收益和风险的均衡。</w:t>
      </w:r>
    </w:p>
    <w:p w14:paraId="4CA2241C"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**6.2 </w:t>
      </w:r>
      <w:r w:rsidRPr="00732A72">
        <w:rPr>
          <w:rFonts w:ascii="Times New Roman" w:eastAsia="微软雅黑" w:hAnsi="Times New Roman" w:cs="Times New Roman"/>
          <w:sz w:val="22"/>
          <w:szCs w:val="22"/>
        </w:rPr>
        <w:t>技术指标结合决策：</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将技术分析融入买卖点判断，有助于提高交易的精准性和一致性</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。常用的技术工具及其应用包括：</w:t>
      </w:r>
    </w:p>
    <w:p w14:paraId="03502051"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移动平均线（</w:t>
      </w:r>
      <w:r w:rsidRPr="00732A72">
        <w:rPr>
          <w:rFonts w:ascii="Times New Roman" w:eastAsia="微软雅黑" w:hAnsi="Times New Roman" w:cs="Times New Roman"/>
          <w:b/>
          <w:bCs/>
          <w:sz w:val="22"/>
          <w:szCs w:val="22"/>
        </w:rPr>
        <w:t>MA</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5</w:t>
      </w:r>
      <w:r w:rsidRPr="00732A72">
        <w:rPr>
          <w:rFonts w:ascii="Times New Roman" w:eastAsia="微软雅黑" w:hAnsi="Times New Roman" w:cs="Times New Roman"/>
          <w:b/>
          <w:bCs/>
          <w:sz w:val="22"/>
          <w:szCs w:val="22"/>
        </w:rPr>
        <w:t>日、</w:t>
      </w:r>
      <w:r w:rsidRPr="00732A72">
        <w:rPr>
          <w:rFonts w:ascii="Times New Roman" w:eastAsia="微软雅黑" w:hAnsi="Times New Roman" w:cs="Times New Roman"/>
          <w:b/>
          <w:bCs/>
          <w:sz w:val="22"/>
          <w:szCs w:val="22"/>
        </w:rPr>
        <w:t>10</w:t>
      </w:r>
      <w:r w:rsidRPr="00732A72">
        <w:rPr>
          <w:rFonts w:ascii="Times New Roman" w:eastAsia="微软雅黑" w:hAnsi="Times New Roman" w:cs="Times New Roman"/>
          <w:b/>
          <w:bCs/>
          <w:sz w:val="22"/>
          <w:szCs w:val="22"/>
        </w:rPr>
        <w:t>日等短期均线可捕捉短线波动，</w:t>
      </w:r>
      <w:r w:rsidRPr="00732A72">
        <w:rPr>
          <w:rFonts w:ascii="Times New Roman" w:eastAsia="微软雅黑" w:hAnsi="Times New Roman" w:cs="Times New Roman"/>
          <w:b/>
          <w:bCs/>
          <w:sz w:val="22"/>
          <w:szCs w:val="22"/>
        </w:rPr>
        <w:t>50</w:t>
      </w:r>
      <w:r w:rsidRPr="00732A72">
        <w:rPr>
          <w:rFonts w:ascii="Times New Roman" w:eastAsia="微软雅黑" w:hAnsi="Times New Roman" w:cs="Times New Roman"/>
          <w:b/>
          <w:bCs/>
          <w:sz w:val="22"/>
          <w:szCs w:val="22"/>
        </w:rPr>
        <w:t>日、</w:t>
      </w:r>
      <w:r w:rsidRPr="00732A72">
        <w:rPr>
          <w:rFonts w:ascii="Times New Roman" w:eastAsia="微软雅黑" w:hAnsi="Times New Roman" w:cs="Times New Roman"/>
          <w:b/>
          <w:bCs/>
          <w:sz w:val="22"/>
          <w:szCs w:val="22"/>
        </w:rPr>
        <w:t>200</w:t>
      </w:r>
      <w:r w:rsidRPr="00732A72">
        <w:rPr>
          <w:rFonts w:ascii="Times New Roman" w:eastAsia="微软雅黑" w:hAnsi="Times New Roman" w:cs="Times New Roman"/>
          <w:b/>
          <w:bCs/>
          <w:sz w:val="22"/>
          <w:szCs w:val="22"/>
        </w:rPr>
        <w:t>日等长期均线用于判断中长期趋势</w:t>
      </w:r>
      <w:r w:rsidRPr="00732A72">
        <w:rPr>
          <w:rFonts w:ascii="Times New Roman" w:eastAsia="微软雅黑" w:hAnsi="Times New Roman" w:cs="Times New Roman"/>
          <w:b/>
          <w:bCs/>
          <w:sz w:val="22"/>
          <w:szCs w:val="22"/>
        </w:rPr>
        <w:t xml:space="preserve">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 (</w:t>
      </w:r>
      <w:hyperlink w:history="1">
        <w:r w:rsidRPr="00732A72">
          <w:rPr>
            <w:rStyle w:val="af0"/>
            <w:rFonts w:ascii="Times New Roman" w:eastAsia="微软雅黑" w:hAnsi="Times New Roman" w:cs="Times New Roman"/>
            <w:b/>
            <w:bCs/>
            <w:sz w:val="22"/>
            <w:szCs w:val="22"/>
          </w:rPr>
          <w:t>美股投资实操手册</w:t>
        </w:r>
        <w:r w:rsidRPr="00732A72">
          <w:rPr>
            <w:rStyle w:val="af0"/>
            <w:rFonts w:ascii="Times New Roman" w:eastAsia="微软雅黑" w:hAnsi="Times New Roman" w:cs="Times New Roman"/>
            <w:b/>
            <w:bCs/>
            <w:sz w:val="22"/>
            <w:szCs w:val="22"/>
          </w:rPr>
          <w:t>I _03192025</w:t>
        </w:r>
        <w:r w:rsidRPr="00732A72">
          <w:rPr>
            <w:rStyle w:val="af0"/>
            <w:rFonts w:ascii="Times New Roman" w:eastAsia="微软雅黑" w:hAnsi="Times New Roman" w:cs="Times New Roman"/>
            <w:b/>
            <w:bCs/>
            <w:sz w:val="22"/>
            <w:szCs w:val="22"/>
          </w:rPr>
          <w:t>优化版本</w:t>
        </w:r>
        <w:r w:rsidRPr="00732A72">
          <w:rPr>
            <w:rStyle w:val="af0"/>
            <w:rFonts w:ascii="Times New Roman" w:eastAsia="微软雅黑" w:hAnsi="Times New Roman" w:cs="Times New Roman"/>
            <w:b/>
            <w:bCs/>
            <w:sz w:val="22"/>
            <w:szCs w:val="22"/>
          </w:rPr>
          <w:t>.pdf</w:t>
        </w:r>
      </w:hyperlink>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。当股价由下向上放量突破关键均线（如</w:t>
      </w:r>
      <w:r w:rsidRPr="00732A72">
        <w:rPr>
          <w:rFonts w:ascii="Times New Roman" w:eastAsia="微软雅黑" w:hAnsi="Times New Roman" w:cs="Times New Roman"/>
          <w:b/>
          <w:bCs/>
          <w:sz w:val="22"/>
          <w:szCs w:val="22"/>
        </w:rPr>
        <w:t>50</w:t>
      </w:r>
      <w:r w:rsidRPr="00732A72">
        <w:rPr>
          <w:rFonts w:ascii="Times New Roman" w:eastAsia="微软雅黑" w:hAnsi="Times New Roman" w:cs="Times New Roman"/>
          <w:b/>
          <w:bCs/>
          <w:sz w:val="22"/>
          <w:szCs w:val="22"/>
        </w:rPr>
        <w:t>日均线）时，往往预示趋势转强，可考虑买入或加仓</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。反之，跌破重要均线则要警惕趋势走弱信号。短期均线上穿长期均线形成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黄金交叉</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是买入信号，下穿形成</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死亡交叉</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是卖出信号</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。投资者可参考这些信号辅助决策，但应结合成交量等其他因素确认。</w:t>
      </w:r>
    </w:p>
    <w:p w14:paraId="33F472A2"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相对强弱指数（</w:t>
      </w:r>
      <w:r w:rsidRPr="00732A72">
        <w:rPr>
          <w:rFonts w:ascii="Times New Roman" w:eastAsia="微软雅黑" w:hAnsi="Times New Roman" w:cs="Times New Roman"/>
          <w:b/>
          <w:bCs/>
          <w:sz w:val="22"/>
          <w:szCs w:val="22"/>
        </w:rPr>
        <w:t>RSI</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随机指标（</w:t>
      </w:r>
      <w:r w:rsidRPr="00732A72">
        <w:rPr>
          <w:rFonts w:ascii="Times New Roman" w:eastAsia="微软雅黑" w:hAnsi="Times New Roman" w:cs="Times New Roman"/>
          <w:b/>
          <w:bCs/>
          <w:sz w:val="22"/>
          <w:szCs w:val="22"/>
        </w:rPr>
        <w:t>KDJ</w:t>
      </w:r>
      <w:r w:rsidRPr="00732A72">
        <w:rPr>
          <w:rFonts w:ascii="Times New Roman" w:eastAsia="微软雅黑" w:hAnsi="Times New Roman" w:cs="Times New Roman"/>
          <w:b/>
          <w:bCs/>
          <w:sz w:val="22"/>
          <w:szCs w:val="22"/>
        </w:rPr>
        <w:t>）：这些摆动指标衡量股价超买超卖程度。</w:t>
      </w:r>
      <w:r w:rsidRPr="00732A72">
        <w:rPr>
          <w:rFonts w:ascii="Times New Roman" w:eastAsia="微软雅黑" w:hAnsi="Times New Roman" w:cs="Times New Roman"/>
          <w:b/>
          <w:bCs/>
          <w:sz w:val="22"/>
          <w:szCs w:val="22"/>
        </w:rPr>
        <w:t>RSI</w:t>
      </w:r>
      <w:r w:rsidRPr="00732A72">
        <w:rPr>
          <w:rFonts w:ascii="Times New Roman" w:eastAsia="微软雅黑" w:hAnsi="Times New Roman" w:cs="Times New Roman"/>
          <w:b/>
          <w:bCs/>
          <w:sz w:val="22"/>
          <w:szCs w:val="22"/>
        </w:rPr>
        <w:t>在</w:t>
      </w:r>
      <w:r w:rsidRPr="00732A72">
        <w:rPr>
          <w:rFonts w:ascii="Times New Roman" w:eastAsia="微软雅黑" w:hAnsi="Times New Roman" w:cs="Times New Roman"/>
          <w:b/>
          <w:bCs/>
          <w:sz w:val="22"/>
          <w:szCs w:val="22"/>
        </w:rPr>
        <w:t>20</w:t>
      </w:r>
      <w:r w:rsidRPr="00732A72">
        <w:rPr>
          <w:rFonts w:ascii="Times New Roman" w:eastAsia="微软雅黑" w:hAnsi="Times New Roman" w:cs="Times New Roman"/>
          <w:b/>
          <w:bCs/>
          <w:sz w:val="22"/>
          <w:szCs w:val="22"/>
        </w:rPr>
        <w:t>以下、</w:t>
      </w:r>
      <w:r w:rsidRPr="00732A72">
        <w:rPr>
          <w:rFonts w:ascii="Times New Roman" w:eastAsia="微软雅黑" w:hAnsi="Times New Roman" w:cs="Times New Roman"/>
          <w:b/>
          <w:bCs/>
          <w:sz w:val="22"/>
          <w:szCs w:val="22"/>
        </w:rPr>
        <w:t>KDJ</w:t>
      </w:r>
      <w:r w:rsidRPr="00732A72">
        <w:rPr>
          <w:rFonts w:ascii="Times New Roman" w:eastAsia="微软雅黑" w:hAnsi="Times New Roman" w:cs="Times New Roman"/>
          <w:b/>
          <w:bCs/>
          <w:sz w:val="22"/>
          <w:szCs w:val="22"/>
        </w:rPr>
        <w:t>低位金叉，常表示超卖反弹</w:t>
      </w:r>
      <w:r w:rsidRPr="00732A72">
        <w:rPr>
          <w:rFonts w:ascii="Times New Roman" w:eastAsia="微软雅黑" w:hAnsi="Times New Roman" w:cs="Times New Roman"/>
          <w:sz w:val="22"/>
          <w:szCs w:val="22"/>
        </w:rPr>
        <w:t>机会，可考虑买入；</w:t>
      </w:r>
      <w:r w:rsidRPr="00732A72">
        <w:rPr>
          <w:rFonts w:ascii="Times New Roman" w:eastAsia="微软雅黑" w:hAnsi="Times New Roman" w:cs="Times New Roman"/>
          <w:sz w:val="22"/>
          <w:szCs w:val="22"/>
        </w:rPr>
        <w:t>RSI</w:t>
      </w:r>
      <w:r w:rsidRPr="00732A72">
        <w:rPr>
          <w:rFonts w:ascii="Times New Roman" w:eastAsia="微软雅黑" w:hAnsi="Times New Roman" w:cs="Times New Roman"/>
          <w:sz w:val="22"/>
          <w:szCs w:val="22"/>
        </w:rPr>
        <w:t>在</w:t>
      </w:r>
      <w:r w:rsidRPr="00732A72">
        <w:rPr>
          <w:rFonts w:ascii="Times New Roman" w:eastAsia="微软雅黑" w:hAnsi="Times New Roman" w:cs="Times New Roman"/>
          <w:sz w:val="22"/>
          <w:szCs w:val="22"/>
        </w:rPr>
        <w:t>80</w:t>
      </w:r>
      <w:r w:rsidRPr="00732A72">
        <w:rPr>
          <w:rFonts w:ascii="Times New Roman" w:eastAsia="微软雅黑" w:hAnsi="Times New Roman" w:cs="Times New Roman"/>
          <w:sz w:val="22"/>
          <w:szCs w:val="22"/>
        </w:rPr>
        <w:t>以上、</w:t>
      </w:r>
      <w:r w:rsidRPr="00732A72">
        <w:rPr>
          <w:rFonts w:ascii="Times New Roman" w:eastAsia="微软雅黑" w:hAnsi="Times New Roman" w:cs="Times New Roman"/>
          <w:sz w:val="22"/>
          <w:szCs w:val="22"/>
        </w:rPr>
        <w:t>KDJ</w:t>
      </w:r>
      <w:r w:rsidRPr="00732A72">
        <w:rPr>
          <w:rFonts w:ascii="Times New Roman" w:eastAsia="微软雅黑" w:hAnsi="Times New Roman" w:cs="Times New Roman"/>
          <w:sz w:val="22"/>
          <w:szCs w:val="22"/>
        </w:rPr>
        <w:t>高位死叉，则提示</w:t>
      </w:r>
      <w:r w:rsidRPr="00732A72">
        <w:rPr>
          <w:rFonts w:ascii="Times New Roman" w:eastAsia="微软雅黑" w:hAnsi="Times New Roman" w:cs="Times New Roman"/>
          <w:b/>
          <w:bCs/>
          <w:sz w:val="22"/>
          <w:szCs w:val="22"/>
        </w:rPr>
        <w:t>超买回调</w:t>
      </w:r>
      <w:r w:rsidRPr="00732A72">
        <w:rPr>
          <w:rFonts w:ascii="Times New Roman" w:eastAsia="微软雅黑" w:hAnsi="Times New Roman" w:cs="Times New Roman"/>
          <w:sz w:val="22"/>
          <w:szCs w:val="22"/>
        </w:rPr>
        <w:t>风险，应适当减仓。尤其对于短线交易，超卖区出现放量反弹时是很好的介入点</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w:t>
      </w:r>
    </w:p>
    <w:p w14:paraId="43DE74F7"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成交量与形态：成交量是价格趋势的</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发动机</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。上涨伴随放量说明主力进场，趋势可信度高；反弹无量则持续性存疑。买入宜选择放量突破形态</w:t>
      </w:r>
      <w:r w:rsidRPr="00732A72">
        <w:rPr>
          <w:rFonts w:ascii="Times New Roman" w:eastAsia="微软雅黑" w:hAnsi="Times New Roman" w:cs="Times New Roman"/>
          <w:sz w:val="22"/>
          <w:szCs w:val="22"/>
        </w:rPr>
        <w:t>出现时，例如股价放量突破盘整区或重要压力位，同时量能较前期明显放大</w:t>
      </w:r>
      <w:r w:rsidRPr="00732A72">
        <w:rPr>
          <w:rFonts w:ascii="Times New Roman" w:eastAsia="微软雅黑" w:hAnsi="Times New Roman" w:cs="Times New Roman"/>
          <w:sz w:val="22"/>
          <w:szCs w:val="22"/>
        </w:rPr>
        <w:t>2</w:t>
      </w:r>
      <w:r w:rsidRPr="00732A72">
        <w:rPr>
          <w:rFonts w:ascii="Times New Roman" w:eastAsia="微软雅黑" w:hAnsi="Times New Roman" w:cs="Times New Roman"/>
          <w:sz w:val="22"/>
          <w:szCs w:val="22"/>
        </w:rPr>
        <w:t>倍以上，此时介入胜算较大</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。卖出方面，当出现</w:t>
      </w:r>
      <w:r w:rsidRPr="00732A72">
        <w:rPr>
          <w:rFonts w:ascii="Times New Roman" w:eastAsia="微软雅黑" w:hAnsi="Times New Roman" w:cs="Times New Roman"/>
          <w:b/>
          <w:bCs/>
          <w:sz w:val="22"/>
          <w:szCs w:val="22"/>
        </w:rPr>
        <w:t>放量滞涨</w:t>
      </w:r>
      <w:r w:rsidRPr="00732A72">
        <w:rPr>
          <w:rFonts w:ascii="Times New Roman" w:eastAsia="微软雅黑" w:hAnsi="Times New Roman" w:cs="Times New Roman"/>
          <w:sz w:val="22"/>
          <w:szCs w:val="22"/>
        </w:rPr>
        <w:t>（放巨量但股价不涨反跌）或</w:t>
      </w:r>
      <w:r w:rsidRPr="00732A72">
        <w:rPr>
          <w:rFonts w:ascii="Times New Roman" w:eastAsia="微软雅黑" w:hAnsi="Times New Roman" w:cs="Times New Roman"/>
          <w:b/>
          <w:bCs/>
          <w:sz w:val="22"/>
          <w:szCs w:val="22"/>
        </w:rPr>
        <w:t>断头铡刀</w:t>
      </w:r>
      <w:r w:rsidRPr="00732A72">
        <w:rPr>
          <w:rFonts w:ascii="Times New Roman" w:eastAsia="微软雅黑" w:hAnsi="Times New Roman" w:cs="Times New Roman"/>
          <w:sz w:val="22"/>
          <w:szCs w:val="22"/>
        </w:rPr>
        <w:t>等顶部</w:t>
      </w:r>
      <w:r w:rsidRPr="00732A72">
        <w:rPr>
          <w:rFonts w:ascii="Times New Roman" w:eastAsia="微软雅黑" w:hAnsi="Times New Roman" w:cs="Times New Roman"/>
          <w:sz w:val="22"/>
          <w:szCs w:val="22"/>
        </w:rPr>
        <w:t>K</w:t>
      </w:r>
      <w:r w:rsidRPr="00732A72">
        <w:rPr>
          <w:rFonts w:ascii="Times New Roman" w:eastAsia="微软雅黑" w:hAnsi="Times New Roman" w:cs="Times New Roman"/>
          <w:sz w:val="22"/>
          <w:szCs w:val="22"/>
        </w:rPr>
        <w:t>线形态时，应引起警觉，及时止盈止损</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。经典形态如双顶、头肩顶破颈线也是明确的卖出信号。</w:t>
      </w:r>
    </w:p>
    <w:p w14:paraId="4839F67B" w14:textId="77777777" w:rsidR="00732A72" w:rsidRPr="00732A72" w:rsidRDefault="00732A72">
      <w:pPr>
        <w:numPr>
          <w:ilvl w:val="0"/>
          <w:numId w:val="227"/>
        </w:num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趋势线和通道：</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通过连接一系列高点或低点可绘制出上升趋势线或下降趋势线。只要股价在上升趋势线之上运行，就可保持多头思路，一旦跌破趋势线则意味着趋势可能反转，需要减仓观望</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。上升通道的下轨是支撑、上轨是阻力，在下轨附近缩量企稳是加仓良机，在上轨遇阻放量则宜减仓。</w:t>
      </w:r>
    </w:p>
    <w:p w14:paraId="72B1A2D9"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lastRenderedPageBreak/>
        <w:t>总之，技术分析为买卖提供了直观依据，高风险投资者可将其与基本面相结合，提高决策胜率</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。比如在基本面看好的前提下，等待技术指标共振发出买入信号再行动；反过来，当技术面恶化时及时检视基本面，若确认逻辑破坏则应立即卖出止损。</w:t>
      </w:r>
    </w:p>
    <w:p w14:paraId="23C15AB1"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 xml:space="preserve">**6.3 </w:t>
      </w:r>
      <w:r w:rsidRPr="00732A72">
        <w:rPr>
          <w:rFonts w:ascii="Times New Roman" w:eastAsia="微软雅黑" w:hAnsi="Times New Roman" w:cs="Times New Roman"/>
          <w:sz w:val="22"/>
          <w:szCs w:val="22"/>
        </w:rPr>
        <w:t>不同市场环境下的应对策略：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灵活调整策略以适应多变的市场环境，是取得长期成功的关键。针对政策刺激、市场回调、爆发式上涨三种典型情景，我们的建议如下：</w:t>
      </w:r>
    </w:p>
    <w:p w14:paraId="4BC0F584" w14:textId="77777777" w:rsidR="00732A72" w:rsidRPr="00732A72" w:rsidRDefault="00732A72">
      <w:pPr>
        <w:numPr>
          <w:ilvl w:val="0"/>
          <w:numId w:val="228"/>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政策刺激行情：当出现重大政策利好（如超预期降准降息、大规模财政刺激、新政出台等）引发市场上行时，往往是短期内快速上涨的契机。这种情况下投资者应顺势而为，加快操作节奏</w:t>
      </w:r>
      <w:r w:rsidRPr="00732A72">
        <w:rPr>
          <w:rFonts w:ascii="Times New Roman" w:eastAsia="微软雅黑" w:hAnsi="Times New Roman" w:cs="Times New Roman"/>
          <w:sz w:val="22"/>
          <w:szCs w:val="22"/>
        </w:rPr>
        <w:t>。交易策略上，可以迅速提高仓位，聚焦受益政策的板块做强势股追击。例如地产松绑则重点关注地产和银行；科技利好则迅速加仓科创板龙头。同时适当使用杠杆工具（融资买入强势</w:t>
      </w:r>
      <w:r w:rsidRPr="00732A72">
        <w:rPr>
          <w:rFonts w:ascii="Times New Roman" w:eastAsia="微软雅黑" w:hAnsi="Times New Roman" w:cs="Times New Roman"/>
          <w:sz w:val="22"/>
          <w:szCs w:val="22"/>
        </w:rPr>
        <w:t>ETF</w:t>
      </w:r>
      <w:r w:rsidRPr="00732A72">
        <w:rPr>
          <w:rFonts w:ascii="Times New Roman" w:eastAsia="微软雅黑" w:hAnsi="Times New Roman" w:cs="Times New Roman"/>
          <w:sz w:val="22"/>
          <w:szCs w:val="22"/>
        </w:rPr>
        <w:t>等）以放大收益，但注意控制在自身承受范围内</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。需警惕的是，政策行情往往</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来得快去得也快</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，随着利好兑现，市场可能冲高回落。因此，在政策驱动初期积极介入的同时，也要提前规划好退出策略，一旦上涨动能衰减或达到预期涨幅，逐步止盈离场，不恋战。</w:t>
      </w:r>
    </w:p>
    <w:p w14:paraId="4497B227" w14:textId="77777777" w:rsidR="00732A72" w:rsidRPr="00732A72" w:rsidRDefault="00732A72">
      <w:pPr>
        <w:numPr>
          <w:ilvl w:val="0"/>
          <w:numId w:val="228"/>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市场深度回调：当市场出现明显的调整或下跌趋势时，高风险投资者首要任务是控制回撤，保存实力</w:t>
      </w:r>
      <w:r w:rsidRPr="00732A72">
        <w:rPr>
          <w:rFonts w:ascii="Times New Roman" w:eastAsia="微软雅黑" w:hAnsi="Times New Roman" w:cs="Times New Roman"/>
          <w:sz w:val="22"/>
          <w:szCs w:val="22"/>
        </w:rPr>
        <w:t>。此时应降低整体仓位至较低水平（比如降至半仓以下），尤其减少或空仓高</w:t>
      </w:r>
      <w:r w:rsidRPr="00732A72">
        <w:rPr>
          <w:rFonts w:ascii="Times New Roman" w:eastAsia="微软雅黑" w:hAnsi="Times New Roman" w:cs="Times New Roman"/>
          <w:sz w:val="22"/>
          <w:szCs w:val="22"/>
        </w:rPr>
        <w:t>Beta</w:t>
      </w:r>
      <w:r w:rsidRPr="00732A72">
        <w:rPr>
          <w:rFonts w:ascii="Times New Roman" w:eastAsia="微软雅黑" w:hAnsi="Times New Roman" w:cs="Times New Roman"/>
          <w:sz w:val="22"/>
          <w:szCs w:val="22"/>
        </w:rPr>
        <w:t>的交易性仓位，避免在下跌趋势中硬扛损失</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。核心仓位如持有基本面优秀且估值合理的品种，可在跌破重要支撑位时考虑对冲或减仓部分，然后等待企稳信号再补回。</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同时，可利用阶段性超跌机会</w:t>
      </w:r>
      <w:r w:rsidRPr="00732A72">
        <w:rPr>
          <w:rFonts w:ascii="Times New Roman" w:eastAsia="微软雅黑" w:hAnsi="Times New Roman" w:cs="Times New Roman"/>
          <w:b/>
          <w:bCs/>
          <w:sz w:val="22"/>
          <w:szCs w:val="22"/>
        </w:rPr>
        <w:t>逢低布局</w:t>
      </w:r>
      <w:r w:rsidRPr="00732A72">
        <w:rPr>
          <w:rFonts w:ascii="Times New Roman" w:eastAsia="微软雅黑" w:hAnsi="Times New Roman" w:cs="Times New Roman"/>
          <w:sz w:val="22"/>
          <w:szCs w:val="22"/>
        </w:rPr>
        <w:t>：当优质股无基本面恶化但股价超跌时，逐步分批买进，为下一轮行情埋伏。但一定要有耐心，不要试图精确抄底，可以参考市场情绪指标（如</w:t>
      </w:r>
      <w:r w:rsidRPr="00732A72">
        <w:rPr>
          <w:rFonts w:ascii="Times New Roman" w:eastAsia="微软雅黑" w:hAnsi="Times New Roman" w:cs="Times New Roman"/>
          <w:sz w:val="22"/>
          <w:szCs w:val="22"/>
        </w:rPr>
        <w:t>VIX</w:t>
      </w:r>
      <w:r w:rsidRPr="00732A72">
        <w:rPr>
          <w:rFonts w:ascii="Times New Roman" w:eastAsia="微软雅黑" w:hAnsi="Times New Roman" w:cs="Times New Roman"/>
          <w:sz w:val="22"/>
          <w:szCs w:val="22"/>
        </w:rPr>
        <w:t>恐慌指数等）辅助判断拐点</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。严格的止损纪律不可少</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设置每笔交易的最大亏损容忍度（如</w:t>
      </w:r>
      <w:r w:rsidRPr="00732A72">
        <w:rPr>
          <w:rFonts w:ascii="Times New Roman" w:eastAsia="微软雅黑" w:hAnsi="Times New Roman" w:cs="Times New Roman"/>
          <w:sz w:val="22"/>
          <w:szCs w:val="22"/>
        </w:rPr>
        <w:t>8%</w:t>
      </w:r>
      <w:r w:rsidRPr="00732A72">
        <w:rPr>
          <w:rFonts w:ascii="Times New Roman" w:eastAsia="微软雅黑" w:hAnsi="Times New Roman" w:cs="Times New Roman"/>
          <w:sz w:val="22"/>
          <w:szCs w:val="22"/>
        </w:rPr>
        <w:t>），一旦触及立即止损出局，防止小亏损演变为大亏损</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。在熊市或大调整行情中，现金也是仓位，保持合理现金比例能让投资者在极端恐慌时从容进场布局。</w:t>
      </w:r>
    </w:p>
    <w:p w14:paraId="0A9A5CE9" w14:textId="77777777" w:rsidR="00732A72" w:rsidRPr="00732A72" w:rsidRDefault="00732A72">
      <w:pPr>
        <w:numPr>
          <w:ilvl w:val="0"/>
          <w:numId w:val="228"/>
        </w:num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爆发式上涨行情：牛市或单边上涨阶段，投资者情绪高涨，但也容易因过度乐观忽视风险。面对这种</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指数狂奔</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环境，高风险投资者可以充分利用趋势，尽情收获</w:t>
      </w:r>
      <w:r w:rsidRPr="00732A72">
        <w:rPr>
          <w:rFonts w:ascii="Times New Roman" w:eastAsia="微软雅黑" w:hAnsi="Times New Roman" w:cs="Times New Roman"/>
          <w:sz w:val="22"/>
          <w:szCs w:val="22"/>
        </w:rPr>
        <w:t>，但也要谨防</w:t>
      </w:r>
      <w:r w:rsidRPr="00732A72">
        <w:rPr>
          <w:rFonts w:ascii="Times New Roman" w:eastAsia="微软雅黑" w:hAnsi="Times New Roman" w:cs="Times New Roman"/>
          <w:sz w:val="22"/>
          <w:szCs w:val="22"/>
        </w:rPr>
        <w:lastRenderedPageBreak/>
        <w:t>泡沫破裂前兆。策略上，持股周期可适当拉长，让利润奔跑，同时采用</w:t>
      </w:r>
      <w:r w:rsidRPr="00732A72">
        <w:rPr>
          <w:rFonts w:ascii="Times New Roman" w:eastAsia="微软雅黑" w:hAnsi="Times New Roman" w:cs="Times New Roman"/>
          <w:b/>
          <w:bCs/>
          <w:sz w:val="22"/>
          <w:szCs w:val="22"/>
        </w:rPr>
        <w:t>移动止盈</w:t>
      </w:r>
      <w:r w:rsidRPr="00732A72">
        <w:rPr>
          <w:rFonts w:ascii="Times New Roman" w:eastAsia="微软雅黑" w:hAnsi="Times New Roman" w:cs="Times New Roman"/>
          <w:sz w:val="22"/>
          <w:szCs w:val="22"/>
        </w:rPr>
        <w:t>（如追踪止损）保护浮盈</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。例如可设置一个</w:t>
      </w:r>
      <w:r w:rsidRPr="00732A72">
        <w:rPr>
          <w:rFonts w:ascii="Times New Roman" w:eastAsia="微软雅黑" w:hAnsi="Times New Roman" w:cs="Times New Roman"/>
          <w:b/>
          <w:bCs/>
          <w:sz w:val="22"/>
          <w:szCs w:val="22"/>
        </w:rPr>
        <w:t>追踪止损单</w:t>
      </w:r>
      <w:r w:rsidRPr="00732A72">
        <w:rPr>
          <w:rFonts w:ascii="Times New Roman" w:eastAsia="微软雅黑" w:hAnsi="Times New Roman" w:cs="Times New Roman"/>
          <w:sz w:val="22"/>
          <w:szCs w:val="22"/>
        </w:rPr>
        <w:t>，当股价不断创出新高时，逐步提高止盈位，既不过早卖出又能在行情反转时锁定大部分收益</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另外，可定期部分止盈，将仓位从涨幅过大的股票转移到那些基本面同样优秀但涨幅相对滞后的股票上，以实现仓位再平衡和风险分散。牛市后期市场特征往往是题材遍地开花、低质量股票也被爆炒，此时更要保持冷静，不被高位热点诱惑去接最后一棒。</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b/>
          <w:bCs/>
          <w:sz w:val="22"/>
          <w:szCs w:val="22"/>
        </w:rPr>
        <w:t>只赚自己看得懂的那段</w:t>
      </w:r>
      <w:r w:rsidRPr="00732A72">
        <w:rPr>
          <w:rFonts w:ascii="Times New Roman" w:eastAsia="微软雅黑" w:hAnsi="Times New Roman" w:cs="Times New Roman"/>
          <w:b/>
          <w:bCs/>
          <w:sz w:val="22"/>
          <w:szCs w:val="22"/>
        </w:rPr>
        <w:t>”</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坚守这一原则，见好就收，落袋为安。</w:t>
      </w:r>
    </w:p>
    <w:p w14:paraId="5EEB08D8"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此外，无论市场处于何种环境，投资者都应保持良好的心态和纪律。不因一时盈亏而情绪失控，避免贪婪和恐惧两个极端</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。坚持既定的交易计划和风控策略，不因市场噪音随意改变初衷。同时持续学习和复盘，每周总结交易得失，优化自己的策略体系</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。正如投资实操手册中所强调的：</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b/>
          <w:bCs/>
          <w:sz w:val="22"/>
          <w:szCs w:val="22"/>
        </w:rPr>
        <w:t>只有结合前瞻性的行业洞察和成熟的投资逻辑，执行严格的风险管理，才能在高风险市场中实现长期高回报</w:t>
      </w:r>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。通过理性决策和严格纪律，高风险投资者也能在波动市道中立于不败之地。</w:t>
      </w:r>
    </w:p>
    <w:p w14:paraId="79BF3B21" w14:textId="77777777" w:rsidR="00732A72" w:rsidRPr="00732A72" w:rsidRDefault="00732A72" w:rsidP="00732A72">
      <w:pPr>
        <w:rPr>
          <w:rFonts w:ascii="Times New Roman" w:eastAsia="微软雅黑" w:hAnsi="Times New Roman" w:cs="Times New Roman"/>
          <w:b/>
          <w:bCs/>
          <w:sz w:val="22"/>
          <w:szCs w:val="22"/>
        </w:rPr>
      </w:pPr>
      <w:r w:rsidRPr="00732A72">
        <w:rPr>
          <w:rFonts w:ascii="Times New Roman" w:eastAsia="微软雅黑" w:hAnsi="Times New Roman" w:cs="Times New Roman"/>
          <w:b/>
          <w:bCs/>
          <w:sz w:val="22"/>
          <w:szCs w:val="22"/>
        </w:rPr>
        <w:t xml:space="preserve">7. </w:t>
      </w:r>
      <w:r w:rsidRPr="00732A72">
        <w:rPr>
          <w:rFonts w:ascii="Times New Roman" w:eastAsia="微软雅黑" w:hAnsi="Times New Roman" w:cs="Times New Roman"/>
          <w:b/>
          <w:bCs/>
          <w:sz w:val="22"/>
          <w:szCs w:val="22"/>
        </w:rPr>
        <w:t>结论</w:t>
      </w:r>
    </w:p>
    <w:p w14:paraId="384C5A13"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综合以上分析，</w:t>
      </w:r>
      <w:r w:rsidRPr="00732A72">
        <w:rPr>
          <w:rFonts w:ascii="Times New Roman" w:eastAsia="微软雅黑" w:hAnsi="Times New Roman" w:cs="Times New Roman"/>
          <w:b/>
          <w:bCs/>
          <w:sz w:val="22"/>
          <w:szCs w:val="22"/>
        </w:rPr>
        <w:t>2025</w:t>
      </w:r>
      <w:r w:rsidRPr="00732A72">
        <w:rPr>
          <w:rFonts w:ascii="Times New Roman" w:eastAsia="微软雅黑" w:hAnsi="Times New Roman" w:cs="Times New Roman"/>
          <w:b/>
          <w:bCs/>
          <w:sz w:val="22"/>
          <w:szCs w:val="22"/>
        </w:rPr>
        <w:t>年的</w:t>
      </w:r>
      <w:r w:rsidRPr="00732A72">
        <w:rPr>
          <w:rFonts w:ascii="Times New Roman" w:eastAsia="微软雅黑" w:hAnsi="Times New Roman" w:cs="Times New Roman"/>
          <w:b/>
          <w:bCs/>
          <w:sz w:val="22"/>
          <w:szCs w:val="22"/>
        </w:rPr>
        <w:t>A</w:t>
      </w:r>
      <w:r w:rsidRPr="00732A72">
        <w:rPr>
          <w:rFonts w:ascii="Times New Roman" w:eastAsia="微软雅黑" w:hAnsi="Times New Roman" w:cs="Times New Roman"/>
          <w:b/>
          <w:bCs/>
          <w:sz w:val="22"/>
          <w:szCs w:val="22"/>
        </w:rPr>
        <w:t>股市场在宏观企稳和政策暖风中有望延续慢牛格局，高风险投资者面临难得的机遇窗口，同时也需应对波动和不确定性</w:t>
      </w:r>
      <w:r w:rsidRPr="00732A72">
        <w:rPr>
          <w:rFonts w:ascii="Times New Roman" w:eastAsia="微软雅黑" w:hAnsi="Times New Roman" w:cs="Times New Roman"/>
          <w:sz w:val="22"/>
          <w:szCs w:val="22"/>
        </w:rPr>
        <w:t>。回顾</w:t>
      </w:r>
      <w:r w:rsidRPr="00732A72">
        <w:rPr>
          <w:rFonts w:ascii="Times New Roman" w:eastAsia="微软雅黑" w:hAnsi="Times New Roman" w:cs="Times New Roman"/>
          <w:sz w:val="22"/>
          <w:szCs w:val="22"/>
        </w:rPr>
        <w:t>2024</w:t>
      </w:r>
      <w:r w:rsidRPr="00732A72">
        <w:rPr>
          <w:rFonts w:ascii="Times New Roman" w:eastAsia="微软雅黑" w:hAnsi="Times New Roman" w:cs="Times New Roman"/>
          <w:sz w:val="22"/>
          <w:szCs w:val="22"/>
        </w:rPr>
        <w:t>年，先抑后扬的走势和结构分化的特征昭示出当前</w:t>
      </w:r>
      <w:r w:rsidRPr="00732A72">
        <w:rPr>
          <w:rFonts w:ascii="Times New Roman" w:eastAsia="微软雅黑" w:hAnsi="Times New Roman" w:cs="Times New Roman"/>
          <w:sz w:val="22"/>
          <w:szCs w:val="22"/>
        </w:rPr>
        <w:t>A</w:t>
      </w:r>
      <w:r w:rsidRPr="00732A72">
        <w:rPr>
          <w:rFonts w:ascii="Times New Roman" w:eastAsia="微软雅黑" w:hAnsi="Times New Roman" w:cs="Times New Roman"/>
          <w:sz w:val="22"/>
          <w:szCs w:val="22"/>
        </w:rPr>
        <w:t>股正处于筑底回升阶段。展望</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经济基本面改善叠加流动性充裕，将支撑企业盈利和投资者信心，成长与价值、大盘与中小盘预计轮动交替演绎，投资主线围绕政策与业绩展开。我们重点看好新能源、人工智能、半导体等中国在国际供应链重塑中掌握主动权的高景气行业，并精选出一篮子优质个股供参考，这些公司具备坚实基本面和成长逻辑，有望在未来行情中脱颖而出。</w:t>
      </w:r>
    </w:p>
    <w:p w14:paraId="642852C2"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在策略上，高风险偏好并不意味着盲目冒进，而是要求更专业的风险控制和更敏锐的策略执行。本报告建议通过核心</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卫星相结合的资产配置，在大胆把握机会的同时保有底线思维。仓位管理、技术分析和情景策略三管齐下，力求买卖有据可依、进退有张有弛。务必牢记，市场风云变幻，</w:t>
      </w:r>
      <w:r w:rsidRPr="00732A72">
        <w:rPr>
          <w:rFonts w:ascii="Times New Roman" w:eastAsia="微软雅黑" w:hAnsi="Times New Roman" w:cs="Times New Roman"/>
          <w:b/>
          <w:bCs/>
          <w:sz w:val="22"/>
          <w:szCs w:val="22"/>
        </w:rPr>
        <w:t>投资需谨慎且坚定</w:t>
      </w:r>
      <w:r w:rsidRPr="00732A72">
        <w:rPr>
          <w:rFonts w:ascii="Times New Roman" w:eastAsia="微软雅黑" w:hAnsi="Times New Roman" w:cs="Times New Roman"/>
          <w:sz w:val="22"/>
          <w:szCs w:val="22"/>
        </w:rPr>
        <w:t>：谨慎在于始终设定清晰的目标与止损机制，确保投资纪律严格执行</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w:t>
        </w:r>
        <w:r w:rsidRPr="00732A72">
          <w:rPr>
            <w:rStyle w:val="af0"/>
            <w:rFonts w:ascii="Times New Roman" w:eastAsia="微软雅黑" w:hAnsi="Times New Roman" w:cs="Times New Roman"/>
            <w:sz w:val="22"/>
            <w:szCs w:val="22"/>
          </w:rPr>
          <w:lastRenderedPageBreak/>
          <w:t>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；坚定在于基于前瞻性的研究和深思熟虑的逻辑，对看好的趋势与标的保持信心，不为短期波动所扰。</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p>
    <w:p w14:paraId="79FBBDB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sz w:val="22"/>
          <w:szCs w:val="22"/>
        </w:rPr>
        <w:t>高风险承受力投资者与市场共舞，应以</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大格局思维、小心态操作</w:t>
      </w:r>
      <w:r w:rsidRPr="00732A72">
        <w:rPr>
          <w:rFonts w:ascii="Times New Roman" w:eastAsia="微软雅黑" w:hAnsi="Times New Roman" w:cs="Times New Roman"/>
          <w:sz w:val="22"/>
          <w:szCs w:val="22"/>
        </w:rPr>
        <w:t>”**</w:t>
      </w:r>
      <w:r w:rsidRPr="00732A72">
        <w:rPr>
          <w:rFonts w:ascii="Times New Roman" w:eastAsia="微软雅黑" w:hAnsi="Times New Roman" w:cs="Times New Roman"/>
          <w:sz w:val="22"/>
          <w:szCs w:val="22"/>
        </w:rPr>
        <w:t>来迎接</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的机遇与挑战。相信在科学的方法和理性的心态指导下，经过全面周密的规划和严格的策略执行，您有望在新的一年中跑赢大市，实现资产的快速增长。最后提醒一句：市场有风险，投资需谨慎。在追逐高收益的路上，更应如履薄冰、稳健前行。祝愿您的投资在</w:t>
      </w:r>
      <w:r w:rsidRPr="00732A72">
        <w:rPr>
          <w:rFonts w:ascii="Times New Roman" w:eastAsia="微软雅黑" w:hAnsi="Times New Roman" w:cs="Times New Roman"/>
          <w:sz w:val="22"/>
          <w:szCs w:val="22"/>
        </w:rPr>
        <w:t>2025</w:t>
      </w:r>
      <w:r w:rsidRPr="00732A72">
        <w:rPr>
          <w:rFonts w:ascii="Times New Roman" w:eastAsia="微软雅黑" w:hAnsi="Times New Roman" w:cs="Times New Roman"/>
          <w:sz w:val="22"/>
          <w:szCs w:val="22"/>
        </w:rPr>
        <w:t>年取得丰硕成果！</w:t>
      </w:r>
      <w:r w:rsidRPr="00732A72">
        <w:rPr>
          <w:rFonts w:ascii="Times New Roman" w:eastAsia="微软雅黑" w:hAnsi="Times New Roman" w:cs="Times New Roman"/>
          <w:sz w:val="22"/>
          <w:szCs w:val="22"/>
        </w:rPr>
        <w:t xml:space="preserve">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 (</w:t>
      </w:r>
      <w:hyperlink w:history="1">
        <w:r w:rsidRPr="00732A72">
          <w:rPr>
            <w:rStyle w:val="af0"/>
            <w:rFonts w:ascii="Times New Roman" w:eastAsia="微软雅黑" w:hAnsi="Times New Roman" w:cs="Times New Roman"/>
            <w:sz w:val="22"/>
            <w:szCs w:val="22"/>
          </w:rPr>
          <w:t>美股投资实操手册</w:t>
        </w:r>
        <w:r w:rsidRPr="00732A72">
          <w:rPr>
            <w:rStyle w:val="af0"/>
            <w:rFonts w:ascii="Times New Roman" w:eastAsia="微软雅黑" w:hAnsi="Times New Roman" w:cs="Times New Roman"/>
            <w:sz w:val="22"/>
            <w:szCs w:val="22"/>
          </w:rPr>
          <w:t>I _03192025</w:t>
        </w:r>
        <w:r w:rsidRPr="00732A72">
          <w:rPr>
            <w:rStyle w:val="af0"/>
            <w:rFonts w:ascii="Times New Roman" w:eastAsia="微软雅黑" w:hAnsi="Times New Roman" w:cs="Times New Roman"/>
            <w:sz w:val="22"/>
            <w:szCs w:val="22"/>
          </w:rPr>
          <w:t>优化版本</w:t>
        </w:r>
        <w:r w:rsidRPr="00732A72">
          <w:rPr>
            <w:rStyle w:val="af0"/>
            <w:rFonts w:ascii="Times New Roman" w:eastAsia="微软雅黑" w:hAnsi="Times New Roman" w:cs="Times New Roman"/>
            <w:sz w:val="22"/>
            <w:szCs w:val="22"/>
          </w:rPr>
          <w:t>.pdf</w:t>
        </w:r>
      </w:hyperlink>
      <w:r w:rsidRPr="00732A72">
        <w:rPr>
          <w:rFonts w:ascii="Times New Roman" w:eastAsia="微软雅黑" w:hAnsi="Times New Roman" w:cs="Times New Roman"/>
          <w:sz w:val="22"/>
          <w:szCs w:val="22"/>
        </w:rPr>
        <w:t>)</w:t>
      </w:r>
    </w:p>
    <w:p w14:paraId="49AAA64B" w14:textId="77777777" w:rsidR="00732A72" w:rsidRPr="00732A72" w:rsidRDefault="00732A72" w:rsidP="00732A72">
      <w:pPr>
        <w:rPr>
          <w:rFonts w:ascii="Times New Roman" w:eastAsia="微软雅黑" w:hAnsi="Times New Roman" w:cs="Times New Roman"/>
          <w:sz w:val="22"/>
          <w:szCs w:val="22"/>
        </w:rPr>
      </w:pPr>
      <w:r w:rsidRPr="00732A72">
        <w:rPr>
          <w:rFonts w:ascii="Times New Roman" w:eastAsia="微软雅黑" w:hAnsi="Times New Roman" w:cs="Times New Roman"/>
          <w:b/>
          <w:bCs/>
          <w:sz w:val="22"/>
          <w:szCs w:val="22"/>
        </w:rPr>
        <w:t>（信息来源：</w:t>
      </w:r>
      <w:r w:rsidRPr="00732A72">
        <w:rPr>
          <w:rFonts w:ascii="Times New Roman" w:eastAsia="微软雅黑" w:hAnsi="Times New Roman" w:cs="Times New Roman"/>
          <w:b/>
          <w:bCs/>
          <w:sz w:val="22"/>
          <w:szCs w:val="22"/>
        </w:rPr>
        <w:t>Wind</w:t>
      </w:r>
      <w:r w:rsidRPr="00732A72">
        <w:rPr>
          <w:rFonts w:ascii="Times New Roman" w:eastAsia="微软雅黑" w:hAnsi="Times New Roman" w:cs="Times New Roman"/>
          <w:b/>
          <w:bCs/>
          <w:sz w:val="22"/>
          <w:szCs w:val="22"/>
        </w:rPr>
        <w:t>资讯、券商策略报告、行业数据及公开媒体报道；以上内容仅供参考，不作为具体投资依据。据此投资，风险自担。）</w:t>
      </w:r>
    </w:p>
    <w:p w14:paraId="376E866A" w14:textId="77777777" w:rsidR="00732A72" w:rsidRPr="00832CE4" w:rsidRDefault="00732A72" w:rsidP="009D4BBB">
      <w:pPr>
        <w:rPr>
          <w:rFonts w:ascii="Times New Roman" w:eastAsia="微软雅黑" w:hAnsi="Times New Roman" w:cs="Times New Roman"/>
          <w:sz w:val="22"/>
          <w:szCs w:val="22"/>
        </w:rPr>
      </w:pPr>
    </w:p>
    <w:p w14:paraId="0DA4E0C4" w14:textId="77777777" w:rsidR="00832CE4" w:rsidRDefault="00832CE4" w:rsidP="00134146">
      <w:pPr>
        <w:rPr>
          <w:rFonts w:ascii="Times New Roman" w:eastAsia="微软雅黑" w:hAnsi="Times New Roman" w:cs="Times New Roman"/>
          <w:b/>
          <w:bCs/>
          <w:sz w:val="22"/>
          <w:szCs w:val="22"/>
        </w:rPr>
      </w:pPr>
    </w:p>
    <w:p w14:paraId="5158B417" w14:textId="77777777" w:rsidR="00413016" w:rsidRDefault="00413016" w:rsidP="00134146">
      <w:pPr>
        <w:rPr>
          <w:rFonts w:ascii="Times New Roman" w:eastAsia="微软雅黑" w:hAnsi="Times New Roman" w:cs="Times New Roman"/>
          <w:b/>
          <w:bCs/>
          <w:sz w:val="22"/>
          <w:szCs w:val="22"/>
        </w:rPr>
      </w:pPr>
    </w:p>
    <w:p w14:paraId="0266E4A0" w14:textId="77777777" w:rsidR="00413016" w:rsidRDefault="00413016" w:rsidP="00134146">
      <w:pPr>
        <w:rPr>
          <w:rFonts w:ascii="Times New Roman" w:eastAsia="微软雅黑" w:hAnsi="Times New Roman" w:cs="Times New Roman"/>
          <w:b/>
          <w:bCs/>
          <w:sz w:val="22"/>
          <w:szCs w:val="22"/>
        </w:rPr>
      </w:pPr>
    </w:p>
    <w:p w14:paraId="5E0B2513" w14:textId="77777777" w:rsidR="00413016" w:rsidRDefault="00413016" w:rsidP="00134146">
      <w:pPr>
        <w:rPr>
          <w:rFonts w:ascii="Times New Roman" w:eastAsia="微软雅黑" w:hAnsi="Times New Roman" w:cs="Times New Roman"/>
          <w:b/>
          <w:bCs/>
          <w:sz w:val="22"/>
          <w:szCs w:val="22"/>
        </w:rPr>
      </w:pPr>
    </w:p>
    <w:p w14:paraId="47D2902D" w14:textId="77777777" w:rsidR="00832CE4" w:rsidRDefault="00832CE4" w:rsidP="00134146">
      <w:pPr>
        <w:rPr>
          <w:rFonts w:ascii="Times New Roman" w:eastAsia="微软雅黑" w:hAnsi="Times New Roman" w:cs="Times New Roman"/>
          <w:b/>
          <w:bCs/>
          <w:sz w:val="22"/>
          <w:szCs w:val="22"/>
        </w:rPr>
      </w:pPr>
    </w:p>
    <w:p w14:paraId="22C146F9" w14:textId="77777777" w:rsidR="00832CE4" w:rsidRDefault="00832CE4" w:rsidP="00134146">
      <w:pPr>
        <w:rPr>
          <w:rFonts w:ascii="Times New Roman" w:eastAsia="微软雅黑" w:hAnsi="Times New Roman" w:cs="Times New Roman"/>
          <w:b/>
          <w:bCs/>
          <w:sz w:val="22"/>
          <w:szCs w:val="22"/>
        </w:rPr>
      </w:pPr>
    </w:p>
    <w:p w14:paraId="120DA2E0" w14:textId="73F1EA95"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华尔街看好</w:t>
      </w:r>
      <w:r w:rsidRPr="00134146">
        <w:rPr>
          <w:rFonts w:ascii="Times New Roman" w:eastAsia="微软雅黑" w:hAnsi="Times New Roman" w:cs="Times New Roman"/>
          <w:b/>
          <w:bCs/>
          <w:sz w:val="22"/>
          <w:szCs w:val="22"/>
        </w:rPr>
        <w:t xml:space="preserve"> AppLovin</w:t>
      </w:r>
      <w:r w:rsidRPr="00134146">
        <w:rPr>
          <w:rFonts w:ascii="Times New Roman" w:eastAsia="微软雅黑" w:hAnsi="Times New Roman" w:cs="Times New Roman"/>
          <w:b/>
          <w:bCs/>
          <w:sz w:val="22"/>
          <w:szCs w:val="22"/>
        </w:rPr>
        <w:t>，基金大举押注其持续飙升</w:t>
      </w:r>
    </w:p>
    <w:p w14:paraId="302E3315"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作者：</w:t>
      </w:r>
      <w:r w:rsidRPr="00134146">
        <w:rPr>
          <w:rFonts w:ascii="Times New Roman" w:eastAsia="微软雅黑" w:hAnsi="Times New Roman" w:cs="Times New Roman"/>
          <w:b/>
          <w:bCs/>
          <w:sz w:val="22"/>
          <w:szCs w:val="22"/>
        </w:rPr>
        <w:t>Matthew Galgani</w:t>
      </w:r>
      <w:r w:rsidRPr="00134146">
        <w:rPr>
          <w:rFonts w:ascii="Times New Roman" w:eastAsia="微软雅黑" w:hAnsi="Times New Roman" w:cs="Times New Roman"/>
          <w:sz w:val="22"/>
          <w:szCs w:val="22"/>
        </w:rPr>
        <w:br/>
      </w:r>
      <w:r w:rsidRPr="00134146">
        <w:rPr>
          <w:rFonts w:ascii="Times New Roman" w:eastAsia="微软雅黑" w:hAnsi="Times New Roman" w:cs="Times New Roman"/>
          <w:b/>
          <w:bCs/>
          <w:sz w:val="22"/>
          <w:szCs w:val="22"/>
        </w:rPr>
        <w:t>发布时间：</w:t>
      </w:r>
      <w:r w:rsidRPr="00134146">
        <w:rPr>
          <w:rFonts w:ascii="Times New Roman" w:eastAsia="微软雅黑" w:hAnsi="Times New Roman" w:cs="Times New Roman"/>
          <w:b/>
          <w:bCs/>
          <w:sz w:val="22"/>
          <w:szCs w:val="22"/>
        </w:rPr>
        <w:t>2025</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2</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6</w:t>
      </w:r>
      <w:r w:rsidRPr="00134146">
        <w:rPr>
          <w:rFonts w:ascii="Times New Roman" w:eastAsia="微软雅黑" w:hAnsi="Times New Roman" w:cs="Times New Roman"/>
          <w:b/>
          <w:bCs/>
          <w:sz w:val="22"/>
          <w:szCs w:val="22"/>
        </w:rPr>
        <w:t>日</w:t>
      </w:r>
      <w:r w:rsidRPr="00134146">
        <w:rPr>
          <w:rFonts w:ascii="Times New Roman" w:eastAsia="微软雅黑" w:hAnsi="Times New Roman" w:cs="Times New Roman"/>
          <w:b/>
          <w:bCs/>
          <w:sz w:val="22"/>
          <w:szCs w:val="22"/>
        </w:rPr>
        <w:t xml:space="preserve"> </w:t>
      </w:r>
      <w:r w:rsidRPr="00134146">
        <w:rPr>
          <w:rFonts w:ascii="Times New Roman" w:eastAsia="微软雅黑" w:hAnsi="Times New Roman" w:cs="Times New Roman"/>
          <w:b/>
          <w:bCs/>
          <w:sz w:val="22"/>
          <w:szCs w:val="22"/>
        </w:rPr>
        <w:t>上午</w:t>
      </w:r>
      <w:r w:rsidRPr="00134146">
        <w:rPr>
          <w:rFonts w:ascii="Times New Roman" w:eastAsia="微软雅黑" w:hAnsi="Times New Roman" w:cs="Times New Roman"/>
          <w:b/>
          <w:bCs/>
          <w:sz w:val="22"/>
          <w:szCs w:val="22"/>
        </w:rPr>
        <w:t>9:48</w:t>
      </w:r>
      <w:r w:rsidRPr="00134146">
        <w:rPr>
          <w:rFonts w:ascii="Times New Roman" w:eastAsia="微软雅黑" w:hAnsi="Times New Roman" w:cs="Times New Roman"/>
          <w:b/>
          <w:bCs/>
          <w:sz w:val="22"/>
          <w:szCs w:val="22"/>
        </w:rPr>
        <w:t>（美东时间）</w:t>
      </w:r>
    </w:p>
    <w:p w14:paraId="776A7FF2"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年盈利增长</w:t>
      </w:r>
      <w:r w:rsidRPr="00134146">
        <w:rPr>
          <w:rFonts w:ascii="Times New Roman" w:eastAsia="微软雅黑" w:hAnsi="Times New Roman" w:cs="Times New Roman"/>
          <w:b/>
          <w:bCs/>
          <w:sz w:val="22"/>
          <w:szCs w:val="22"/>
        </w:rPr>
        <w:t xml:space="preserve"> 288%</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之后，</w:t>
      </w:r>
      <w:bookmarkStart w:id="12" w:name="_Hlk189842763"/>
      <w:r w:rsidRPr="00134146">
        <w:rPr>
          <w:rFonts w:ascii="Times New Roman" w:eastAsia="微软雅黑" w:hAnsi="Times New Roman" w:cs="Times New Roman"/>
          <w:sz w:val="22"/>
          <w:szCs w:val="22"/>
        </w:rPr>
        <w:t>华尔街分析师</w:t>
      </w:r>
      <w:bookmarkEnd w:id="12"/>
      <w:r w:rsidRPr="00134146">
        <w:rPr>
          <w:rFonts w:ascii="Times New Roman" w:eastAsia="微软雅黑" w:hAnsi="Times New Roman" w:cs="Times New Roman"/>
          <w:sz w:val="22"/>
          <w:szCs w:val="22"/>
        </w:rPr>
        <w:t>预计</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APP</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2024 </w:t>
      </w:r>
      <w:r w:rsidRPr="00134146">
        <w:rPr>
          <w:rFonts w:ascii="Times New Roman" w:eastAsia="微软雅黑" w:hAnsi="Times New Roman" w:cs="Times New Roman"/>
          <w:sz w:val="22"/>
          <w:szCs w:val="22"/>
        </w:rPr>
        <w:t>年的利润将增长</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315%</w:t>
      </w:r>
      <w:r w:rsidRPr="00134146">
        <w:rPr>
          <w:rFonts w:ascii="Times New Roman" w:eastAsia="微软雅黑" w:hAnsi="Times New Roman" w:cs="Times New Roman"/>
          <w:sz w:val="22"/>
          <w:szCs w:val="22"/>
        </w:rPr>
        <w:t>，每股收益（</w:t>
      </w:r>
      <w:r w:rsidRPr="00134146">
        <w:rPr>
          <w:rFonts w:ascii="Times New Roman" w:eastAsia="微软雅黑" w:hAnsi="Times New Roman" w:cs="Times New Roman"/>
          <w:sz w:val="22"/>
          <w:szCs w:val="22"/>
        </w:rPr>
        <w:t>EPS</w:t>
      </w:r>
      <w:r w:rsidRPr="00134146">
        <w:rPr>
          <w:rFonts w:ascii="Times New Roman" w:eastAsia="微软雅黑" w:hAnsi="Times New Roman" w:cs="Times New Roman"/>
          <w:sz w:val="22"/>
          <w:szCs w:val="22"/>
        </w:rPr>
        <w:t>）预计达到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4.06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t>。作为去年表现最佳的股票之一，</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股票正处于新一轮突破的边缘，有望继续其强劲上涨趋势。</w:t>
      </w:r>
    </w:p>
    <w:p w14:paraId="4BBB6684"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本周五即将发布的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顶级共同基金新买入名单</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显示，</w:t>
      </w:r>
      <w:r w:rsidRPr="00134146">
        <w:rPr>
          <w:rFonts w:ascii="Times New Roman" w:eastAsia="微软雅黑" w:hAnsi="Times New Roman" w:cs="Times New Roman"/>
          <w:b/>
          <w:bCs/>
          <w:sz w:val="22"/>
          <w:szCs w:val="22"/>
        </w:rPr>
        <w:t>聪明的投资者正大举押注</w:t>
      </w:r>
      <w:r w:rsidRPr="00134146">
        <w:rPr>
          <w:rFonts w:ascii="Times New Roman" w:eastAsia="微软雅黑" w:hAnsi="Times New Roman" w:cs="Times New Roman"/>
          <w:sz w:val="22"/>
          <w:szCs w:val="22"/>
        </w:rPr>
        <w:t xml:space="preserve"> AppLovin </w:t>
      </w:r>
      <w:r w:rsidRPr="00134146">
        <w:rPr>
          <w:rFonts w:ascii="Times New Roman" w:eastAsia="微软雅黑" w:hAnsi="Times New Roman" w:cs="Times New Roman"/>
          <w:sz w:val="22"/>
          <w:szCs w:val="22"/>
        </w:rPr>
        <w:t>继续飙升。</w:t>
      </w:r>
    </w:p>
    <w:p w14:paraId="6F58BCAD"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6BABAFA">
          <v:rect id="_x0000_i1027" style="width:0;height:1.5pt" o:hralign="center" o:hrstd="t" o:hr="t" fillcolor="#a0a0a0" stroked="f"/>
        </w:pict>
      </w:r>
    </w:p>
    <w:p w14:paraId="3A4B3A2D"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b/>
          <w:bCs/>
          <w:sz w:val="22"/>
          <w:szCs w:val="22"/>
        </w:rPr>
        <w:t>：硅谷</w:t>
      </w:r>
      <w:r w:rsidRPr="00134146">
        <w:rPr>
          <w:rFonts w:ascii="Times New Roman" w:eastAsia="微软雅黑" w:hAnsi="Times New Roman" w:cs="Times New Roman"/>
          <w:b/>
          <w:bCs/>
          <w:sz w:val="22"/>
          <w:szCs w:val="22"/>
        </w:rPr>
        <w:t xml:space="preserve"> AI </w:t>
      </w:r>
      <w:r w:rsidRPr="00134146">
        <w:rPr>
          <w:rFonts w:ascii="Times New Roman" w:eastAsia="微软雅黑" w:hAnsi="Times New Roman" w:cs="Times New Roman"/>
          <w:b/>
          <w:bCs/>
          <w:sz w:val="22"/>
          <w:szCs w:val="22"/>
        </w:rPr>
        <w:t>与移动应用生态的核心企业</w:t>
      </w:r>
    </w:p>
    <w:p w14:paraId="7303979A"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lastRenderedPageBreak/>
        <w:t>总部位于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加州帕洛阿尔托（</w:t>
      </w:r>
      <w:r w:rsidRPr="00134146">
        <w:rPr>
          <w:rFonts w:ascii="Times New Roman" w:eastAsia="微软雅黑" w:hAnsi="Times New Roman" w:cs="Times New Roman"/>
          <w:b/>
          <w:bCs/>
          <w:sz w:val="22"/>
          <w:szCs w:val="22"/>
        </w:rPr>
        <w:t>Palo Alto</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站在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移动应用与人工智能（</w:t>
      </w:r>
      <w:r w:rsidRPr="00134146">
        <w:rPr>
          <w:rFonts w:ascii="Times New Roman" w:eastAsia="微软雅黑" w:hAnsi="Times New Roman" w:cs="Times New Roman"/>
          <w:b/>
          <w:bCs/>
          <w:sz w:val="22"/>
          <w:szCs w:val="22"/>
        </w:rPr>
        <w:t>AI</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交汇的最前沿。这家</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专注于企业软件的公司</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提供端到端的</w:t>
      </w:r>
      <w:r w:rsidRPr="00134146">
        <w:rPr>
          <w:rFonts w:ascii="Times New Roman" w:eastAsia="微软雅黑" w:hAnsi="Times New Roman" w:cs="Times New Roman"/>
          <w:sz w:val="22"/>
          <w:szCs w:val="22"/>
        </w:rPr>
        <w:t xml:space="preserve"> AI </w:t>
      </w:r>
      <w:r w:rsidRPr="00134146">
        <w:rPr>
          <w:rFonts w:ascii="Times New Roman" w:eastAsia="微软雅黑" w:hAnsi="Times New Roman" w:cs="Times New Roman"/>
          <w:sz w:val="22"/>
          <w:szCs w:val="22"/>
        </w:rPr>
        <w:t>解决方案，帮助企业触达、变现并扩展其全球受众。</w:t>
      </w:r>
    </w:p>
    <w:p w14:paraId="6BDBE52E"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通过</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应用、移动设备、流媒体电视平台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等多种渠道帮助客户实现市场营销与增长目标。</w:t>
      </w:r>
    </w:p>
    <w:p w14:paraId="6DF407D3"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4A3BFE5">
          <v:rect id="_x0000_i1028" style="width:0;height:1.5pt" o:hralign="center" o:hrstd="t" o:hr="t" fillcolor="#a0a0a0" stroked="f"/>
        </w:pict>
      </w:r>
    </w:p>
    <w:p w14:paraId="45DD1C11"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股票跻身</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十亿美元俱乐部</w:t>
      </w:r>
      <w:r w:rsidRPr="00134146">
        <w:rPr>
          <w:rFonts w:ascii="Times New Roman" w:eastAsia="微软雅黑" w:hAnsi="Times New Roman" w:cs="Times New Roman"/>
          <w:b/>
          <w:bCs/>
          <w:sz w:val="22"/>
          <w:szCs w:val="22"/>
        </w:rPr>
        <w:t>”</w:t>
      </w:r>
    </w:p>
    <w:p w14:paraId="4E8AA01A"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作为</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IBD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Investor’s Business Daily</w:t>
      </w:r>
      <w:r w:rsidRPr="00134146">
        <w:rPr>
          <w:rFonts w:ascii="Times New Roman" w:eastAsia="微软雅黑" w:hAnsi="Times New Roman" w:cs="Times New Roman"/>
          <w:b/>
          <w:bCs/>
          <w:sz w:val="22"/>
          <w:szCs w:val="22"/>
        </w:rPr>
        <w:t>）精选榜单（</w:t>
      </w:r>
      <w:r w:rsidRPr="00134146">
        <w:rPr>
          <w:rFonts w:ascii="Times New Roman" w:eastAsia="微软雅黑" w:hAnsi="Times New Roman" w:cs="Times New Roman"/>
          <w:b/>
          <w:bCs/>
          <w:sz w:val="22"/>
          <w:szCs w:val="22"/>
        </w:rPr>
        <w:t>Leaderboard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成员，</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正受到华尔街的热烈追捧。根据</w:t>
      </w:r>
      <w:r w:rsidRPr="00134146">
        <w:rPr>
          <w:rFonts w:ascii="Times New Roman" w:eastAsia="微软雅黑" w:hAnsi="Times New Roman" w:cs="Times New Roman"/>
          <w:sz w:val="22"/>
          <w:szCs w:val="22"/>
        </w:rPr>
        <w:t xml:space="preserve"> Lipper </w:t>
      </w:r>
      <w:r w:rsidRPr="00134146">
        <w:rPr>
          <w:rFonts w:ascii="Times New Roman" w:eastAsia="微软雅黑" w:hAnsi="Times New Roman" w:cs="Times New Roman"/>
          <w:sz w:val="22"/>
          <w:szCs w:val="22"/>
        </w:rPr>
        <w:t>数据，</w:t>
      </w:r>
      <w:r w:rsidRPr="00134146">
        <w:rPr>
          <w:rFonts w:ascii="Times New Roman" w:eastAsia="微软雅黑" w:hAnsi="Times New Roman" w:cs="Times New Roman"/>
          <w:b/>
          <w:bCs/>
          <w:sz w:val="22"/>
          <w:szCs w:val="22"/>
        </w:rPr>
        <w:t>顶级共同基金在</w:t>
      </w:r>
      <w:r w:rsidRPr="00134146">
        <w:rPr>
          <w:rFonts w:ascii="Times New Roman" w:eastAsia="微软雅黑" w:hAnsi="Times New Roman" w:cs="Times New Roman"/>
          <w:b/>
          <w:bCs/>
          <w:sz w:val="22"/>
          <w:szCs w:val="22"/>
        </w:rPr>
        <w:t xml:space="preserve"> 1 </w:t>
      </w:r>
      <w:r w:rsidRPr="00134146">
        <w:rPr>
          <w:rFonts w:ascii="Times New Roman" w:eastAsia="微软雅黑" w:hAnsi="Times New Roman" w:cs="Times New Roman"/>
          <w:b/>
          <w:bCs/>
          <w:sz w:val="22"/>
          <w:szCs w:val="22"/>
        </w:rPr>
        <w:t>月份共投资</w:t>
      </w:r>
      <w:r w:rsidRPr="00134146">
        <w:rPr>
          <w:rFonts w:ascii="Times New Roman" w:eastAsia="微软雅黑" w:hAnsi="Times New Roman" w:cs="Times New Roman"/>
          <w:b/>
          <w:bCs/>
          <w:sz w:val="22"/>
          <w:szCs w:val="22"/>
        </w:rPr>
        <w:t xml:space="preserve"> 11 </w:t>
      </w:r>
      <w:r w:rsidRPr="00134146">
        <w:rPr>
          <w:rFonts w:ascii="Times New Roman" w:eastAsia="微软雅黑" w:hAnsi="Times New Roman" w:cs="Times New Roman"/>
          <w:b/>
          <w:bCs/>
          <w:sz w:val="22"/>
          <w:szCs w:val="22"/>
        </w:rPr>
        <w:t>亿美元</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购买</w:t>
      </w:r>
      <w:r w:rsidRPr="00134146">
        <w:rPr>
          <w:rFonts w:ascii="Times New Roman" w:eastAsia="微软雅黑" w:hAnsi="Times New Roman" w:cs="Times New Roman"/>
          <w:sz w:val="22"/>
          <w:szCs w:val="22"/>
        </w:rPr>
        <w:t xml:space="preserve"> AppLovin </w:t>
      </w:r>
      <w:r w:rsidRPr="00134146">
        <w:rPr>
          <w:rFonts w:ascii="Times New Roman" w:eastAsia="微软雅黑" w:hAnsi="Times New Roman" w:cs="Times New Roman"/>
          <w:sz w:val="22"/>
          <w:szCs w:val="22"/>
        </w:rPr>
        <w:t>股票，表明机构投资者的高度兴趣。</w:t>
      </w:r>
    </w:p>
    <w:p w14:paraId="372CDCD0"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1 </w:t>
      </w:r>
      <w:r w:rsidRPr="00134146">
        <w:rPr>
          <w:rFonts w:ascii="Times New Roman" w:eastAsia="微软雅黑" w:hAnsi="Times New Roman" w:cs="Times New Roman"/>
          <w:b/>
          <w:bCs/>
          <w:sz w:val="22"/>
          <w:szCs w:val="22"/>
        </w:rPr>
        <w:t>月份突破</w:t>
      </w:r>
      <w:r w:rsidRPr="00134146">
        <w:rPr>
          <w:rFonts w:ascii="Times New Roman" w:eastAsia="微软雅黑" w:hAnsi="Times New Roman" w:cs="Times New Roman"/>
          <w:b/>
          <w:bCs/>
          <w:sz w:val="22"/>
          <w:szCs w:val="22"/>
        </w:rPr>
        <w:t xml:space="preserve"> 10 </w:t>
      </w:r>
      <w:r w:rsidRPr="00134146">
        <w:rPr>
          <w:rFonts w:ascii="Times New Roman" w:eastAsia="微软雅黑" w:hAnsi="Times New Roman" w:cs="Times New Roman"/>
          <w:b/>
          <w:bCs/>
          <w:sz w:val="22"/>
          <w:szCs w:val="22"/>
        </w:rPr>
        <w:t>亿美元买入门槛</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的公司仅有</w:t>
      </w:r>
      <w:r w:rsidRPr="00134146">
        <w:rPr>
          <w:rFonts w:ascii="Times New Roman" w:eastAsia="微软雅黑" w:hAnsi="Times New Roman" w:cs="Times New Roman"/>
          <w:sz w:val="22"/>
          <w:szCs w:val="22"/>
        </w:rPr>
        <w:t xml:space="preserve"> 6 </w:t>
      </w:r>
      <w:r w:rsidRPr="00134146">
        <w:rPr>
          <w:rFonts w:ascii="Times New Roman" w:eastAsia="微软雅黑" w:hAnsi="Times New Roman" w:cs="Times New Roman"/>
          <w:sz w:val="22"/>
          <w:szCs w:val="22"/>
        </w:rPr>
        <w:t>家，除了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AppLovin</w:t>
      </w:r>
      <w:r w:rsidRPr="00134146">
        <w:rPr>
          <w:rFonts w:ascii="Times New Roman" w:eastAsia="微软雅黑" w:hAnsi="Times New Roman" w:cs="Times New Roman"/>
          <w:sz w:val="22"/>
          <w:szCs w:val="22"/>
        </w:rPr>
        <w:t>，其他五家分别是：</w:t>
      </w:r>
    </w:p>
    <w:p w14:paraId="4F1FE975"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Axon Enterprise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AXON</w:t>
      </w:r>
      <w:r w:rsidRPr="00134146">
        <w:rPr>
          <w:rFonts w:ascii="Times New Roman" w:eastAsia="微软雅黑" w:hAnsi="Times New Roman" w:cs="Times New Roman"/>
          <w:b/>
          <w:bCs/>
          <w:sz w:val="22"/>
          <w:szCs w:val="22"/>
        </w:rPr>
        <w:t>）</w:t>
      </w:r>
    </w:p>
    <w:p w14:paraId="164C1BCD"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Arista Networks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ANET</w:t>
      </w:r>
      <w:r w:rsidRPr="00134146">
        <w:rPr>
          <w:rFonts w:ascii="Times New Roman" w:eastAsia="微软雅黑" w:hAnsi="Times New Roman" w:cs="Times New Roman"/>
          <w:b/>
          <w:bCs/>
          <w:sz w:val="22"/>
          <w:szCs w:val="22"/>
        </w:rPr>
        <w:t>）</w:t>
      </w:r>
    </w:p>
    <w:p w14:paraId="00D34957"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Robinhood Markets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HOOD</w:t>
      </w:r>
      <w:r w:rsidRPr="00134146">
        <w:rPr>
          <w:rFonts w:ascii="Times New Roman" w:eastAsia="微软雅黑" w:hAnsi="Times New Roman" w:cs="Times New Roman"/>
          <w:b/>
          <w:bCs/>
          <w:sz w:val="22"/>
          <w:szCs w:val="22"/>
        </w:rPr>
        <w:t>）</w:t>
      </w:r>
    </w:p>
    <w:p w14:paraId="44B1351E"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Ameriprise Financial</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AMP</w:t>
      </w:r>
      <w:r w:rsidRPr="00134146">
        <w:rPr>
          <w:rFonts w:ascii="Times New Roman" w:eastAsia="微软雅黑" w:hAnsi="Times New Roman" w:cs="Times New Roman"/>
          <w:b/>
          <w:bCs/>
          <w:sz w:val="22"/>
          <w:szCs w:val="22"/>
        </w:rPr>
        <w:t>）</w:t>
      </w:r>
    </w:p>
    <w:p w14:paraId="5D4FA7AC" w14:textId="77777777" w:rsidR="00134146" w:rsidRPr="00134146" w:rsidRDefault="00134146">
      <w:pPr>
        <w:numPr>
          <w:ilvl w:val="0"/>
          <w:numId w:val="1"/>
        </w:numPr>
        <w:rPr>
          <w:rFonts w:ascii="Times New Roman" w:eastAsia="微软雅黑" w:hAnsi="Times New Roman" w:cs="Times New Roman"/>
          <w:sz w:val="22"/>
          <w:szCs w:val="22"/>
        </w:rPr>
      </w:pPr>
      <w:r w:rsidRPr="00134146">
        <w:rPr>
          <w:rFonts w:ascii="Times New Roman" w:eastAsia="微软雅黑" w:hAnsi="Times New Roman" w:cs="Times New Roman"/>
          <w:b/>
          <w:bCs/>
          <w:sz w:val="22"/>
          <w:szCs w:val="22"/>
        </w:rPr>
        <w:t>Blue Owl Capital</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OWL</w:t>
      </w:r>
      <w:r w:rsidRPr="00134146">
        <w:rPr>
          <w:rFonts w:ascii="Times New Roman" w:eastAsia="微软雅黑" w:hAnsi="Times New Roman" w:cs="Times New Roman"/>
          <w:b/>
          <w:bCs/>
          <w:sz w:val="22"/>
          <w:szCs w:val="22"/>
        </w:rPr>
        <w:t>）</w:t>
      </w:r>
    </w:p>
    <w:p w14:paraId="53E06CBE"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B+ </w:t>
      </w:r>
      <w:r w:rsidRPr="00134146">
        <w:rPr>
          <w:rFonts w:ascii="Times New Roman" w:eastAsia="微软雅黑" w:hAnsi="Times New Roman" w:cs="Times New Roman"/>
          <w:b/>
          <w:bCs/>
          <w:sz w:val="22"/>
          <w:szCs w:val="22"/>
        </w:rPr>
        <w:t>级别</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资金积累</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分布评分（</w:t>
      </w:r>
      <w:r w:rsidRPr="00134146">
        <w:rPr>
          <w:rFonts w:ascii="Times New Roman" w:eastAsia="微软雅黑" w:hAnsi="Times New Roman" w:cs="Times New Roman"/>
          <w:b/>
          <w:bCs/>
          <w:sz w:val="22"/>
          <w:szCs w:val="22"/>
        </w:rPr>
        <w:t>Accumulation/Distribution Rating</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和</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1.1 </w:t>
      </w:r>
      <w:r w:rsidRPr="00134146">
        <w:rPr>
          <w:rFonts w:ascii="Times New Roman" w:eastAsia="微软雅黑" w:hAnsi="Times New Roman" w:cs="Times New Roman"/>
          <w:b/>
          <w:bCs/>
          <w:sz w:val="22"/>
          <w:szCs w:val="22"/>
        </w:rPr>
        <w:t>的资金流入比率（</w:t>
      </w:r>
      <w:r w:rsidRPr="00134146">
        <w:rPr>
          <w:rFonts w:ascii="Times New Roman" w:eastAsia="微软雅黑" w:hAnsi="Times New Roman" w:cs="Times New Roman"/>
          <w:b/>
          <w:bCs/>
          <w:sz w:val="22"/>
          <w:szCs w:val="22"/>
        </w:rPr>
        <w:t>Up/Down Volume Ratio</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也显示出市场对该股的强劲需求。此外，该股的机构持仓已连续</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7 </w:t>
      </w:r>
      <w:r w:rsidRPr="00134146">
        <w:rPr>
          <w:rFonts w:ascii="Times New Roman" w:eastAsia="微软雅黑" w:hAnsi="Times New Roman" w:cs="Times New Roman"/>
          <w:b/>
          <w:bCs/>
          <w:sz w:val="22"/>
          <w:szCs w:val="22"/>
        </w:rPr>
        <w:t>个季度</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增长。</w:t>
      </w:r>
    </w:p>
    <w:p w14:paraId="63B88725"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行业竞争者</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中，</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Descartes Systems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DSGX</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HubSpot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HUBS</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Atlassian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TEAM</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并列为该行业中的佼佼者，并获得了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最高的</w:t>
      </w:r>
      <w:r w:rsidRPr="00134146">
        <w:rPr>
          <w:rFonts w:ascii="Times New Roman" w:eastAsia="微软雅黑" w:hAnsi="Times New Roman" w:cs="Times New Roman"/>
          <w:b/>
          <w:bCs/>
          <w:sz w:val="22"/>
          <w:szCs w:val="22"/>
        </w:rPr>
        <w:t xml:space="preserve"> IBD </w:t>
      </w:r>
      <w:r w:rsidRPr="00134146">
        <w:rPr>
          <w:rFonts w:ascii="Times New Roman" w:eastAsia="微软雅黑" w:hAnsi="Times New Roman" w:cs="Times New Roman"/>
          <w:b/>
          <w:bCs/>
          <w:sz w:val="22"/>
          <w:szCs w:val="22"/>
        </w:rPr>
        <w:t>综合评分（</w:t>
      </w:r>
      <w:r w:rsidRPr="00134146">
        <w:rPr>
          <w:rFonts w:ascii="Times New Roman" w:eastAsia="微软雅黑" w:hAnsi="Times New Roman" w:cs="Times New Roman"/>
          <w:b/>
          <w:bCs/>
          <w:sz w:val="22"/>
          <w:szCs w:val="22"/>
        </w:rPr>
        <w:t xml:space="preserve">99 </w:t>
      </w:r>
      <w:r w:rsidRPr="00134146">
        <w:rPr>
          <w:rFonts w:ascii="Times New Roman" w:eastAsia="微软雅黑" w:hAnsi="Times New Roman" w:cs="Times New Roman"/>
          <w:b/>
          <w:bCs/>
          <w:sz w:val="22"/>
          <w:szCs w:val="22"/>
        </w:rPr>
        <w:t>分）</w:t>
      </w:r>
      <w:r w:rsidRPr="00134146">
        <w:rPr>
          <w:rFonts w:ascii="Times New Roman" w:eastAsia="微软雅黑" w:hAnsi="Times New Roman" w:cs="Times New Roman"/>
          <w:sz w:val="22"/>
          <w:szCs w:val="22"/>
        </w:rPr>
        <w:t>。</w:t>
      </w:r>
    </w:p>
    <w:p w14:paraId="39257347"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057B12">
          <v:rect id="_x0000_i1029" style="width:0;height:1.5pt" o:hralign="center" o:hrstd="t" o:hr="t" fillcolor="#a0a0a0" stroked="f"/>
        </w:pict>
      </w:r>
    </w:p>
    <w:p w14:paraId="3AFA9081" w14:textId="2F2F4D17" w:rsidR="00BE2C98" w:rsidRDefault="00BE2C98" w:rsidP="00134146">
      <w:pPr>
        <w:rPr>
          <w:rFonts w:ascii="Times New Roman" w:eastAsia="微软雅黑" w:hAnsi="Times New Roman" w:cs="Times New Roman"/>
          <w:b/>
          <w:bCs/>
          <w:sz w:val="22"/>
          <w:szCs w:val="22"/>
        </w:rPr>
      </w:pPr>
      <w:r w:rsidRPr="00BE2C98">
        <w:rPr>
          <w:rFonts w:ascii="Times New Roman" w:eastAsia="微软雅黑" w:hAnsi="Times New Roman" w:cs="Times New Roman"/>
          <w:b/>
          <w:bCs/>
          <w:noProof/>
          <w:sz w:val="22"/>
          <w:szCs w:val="22"/>
        </w:rPr>
        <w:lastRenderedPageBreak/>
        <w:drawing>
          <wp:inline distT="0" distB="0" distL="0" distR="0" wp14:anchorId="44AD2CEB" wp14:editId="2DAE383C">
            <wp:extent cx="5943600" cy="3929380"/>
            <wp:effectExtent l="0" t="0" r="0" b="0"/>
            <wp:docPr id="2076936889"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6889" name="图片 1" descr="图表&#10;&#10;AI 生成的内容可能不正确。"/>
                    <pic:cNvPicPr/>
                  </pic:nvPicPr>
                  <pic:blipFill>
                    <a:blip r:embed="rId413"/>
                    <a:stretch>
                      <a:fillRect/>
                    </a:stretch>
                  </pic:blipFill>
                  <pic:spPr>
                    <a:xfrm>
                      <a:off x="0" y="0"/>
                      <a:ext cx="5943600" cy="3929380"/>
                    </a:xfrm>
                    <a:prstGeom prst="rect">
                      <a:avLst/>
                    </a:prstGeom>
                  </pic:spPr>
                </pic:pic>
              </a:graphicData>
            </a:graphic>
          </wp:inline>
        </w:drawing>
      </w:r>
    </w:p>
    <w:p w14:paraId="6CC446A7" w14:textId="37EA84EF"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从低点复苏，</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持续冲高迎接财报</w:t>
      </w:r>
    </w:p>
    <w:p w14:paraId="40D76908"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 xml:space="preserve"> 1 </w:t>
      </w:r>
      <w:r w:rsidRPr="00134146">
        <w:rPr>
          <w:rFonts w:ascii="Times New Roman" w:eastAsia="微软雅黑" w:hAnsi="Times New Roman" w:cs="Times New Roman"/>
          <w:b/>
          <w:bCs/>
          <w:sz w:val="22"/>
          <w:szCs w:val="22"/>
        </w:rPr>
        <w:t>月触底</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后，开启了一轮</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陡峭的上涨趋势</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2023 </w:t>
      </w:r>
      <w:r w:rsidRPr="00134146">
        <w:rPr>
          <w:rFonts w:ascii="Times New Roman" w:eastAsia="微软雅黑" w:hAnsi="Times New Roman" w:cs="Times New Roman"/>
          <w:sz w:val="22"/>
          <w:szCs w:val="22"/>
        </w:rPr>
        <w:t>年</w:t>
      </w:r>
      <w:r w:rsidRPr="00134146">
        <w:rPr>
          <w:rFonts w:ascii="Times New Roman" w:eastAsia="微软雅黑" w:hAnsi="Times New Roman" w:cs="Times New Roman"/>
          <w:sz w:val="22"/>
          <w:szCs w:val="22"/>
        </w:rPr>
        <w:t xml:space="preserve"> 7 </w:t>
      </w:r>
      <w:r w:rsidRPr="00134146">
        <w:rPr>
          <w:rFonts w:ascii="Times New Roman" w:eastAsia="微软雅黑" w:hAnsi="Times New Roman" w:cs="Times New Roman"/>
          <w:sz w:val="22"/>
          <w:szCs w:val="22"/>
        </w:rPr>
        <w:t>月，该股在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跌破前期低点</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重设基数（</w:t>
      </w:r>
      <w:r w:rsidRPr="00134146">
        <w:rPr>
          <w:rFonts w:ascii="Times New Roman" w:eastAsia="微软雅黑" w:hAnsi="Times New Roman" w:cs="Times New Roman"/>
          <w:b/>
          <w:bCs/>
          <w:sz w:val="22"/>
          <w:szCs w:val="22"/>
        </w:rPr>
        <w:t>Base Count Reset</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，这种技术形态往往能为股票带来新一轮上涨动能。事实证明，</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确实借此机会启动了新一轮强势上涨。</w:t>
      </w:r>
    </w:p>
    <w:p w14:paraId="22E53532"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股票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在</w:t>
      </w:r>
      <w:r w:rsidRPr="00134146">
        <w:rPr>
          <w:rFonts w:ascii="Times New Roman" w:eastAsia="微软雅黑" w:hAnsi="Times New Roman" w:cs="Times New Roman"/>
          <w:b/>
          <w:bCs/>
          <w:sz w:val="22"/>
          <w:szCs w:val="22"/>
        </w:rPr>
        <w:t xml:space="preserve"> 10 </w:t>
      </w:r>
      <w:r w:rsidRPr="00134146">
        <w:rPr>
          <w:rFonts w:ascii="Times New Roman" w:eastAsia="微软雅黑" w:hAnsi="Times New Roman" w:cs="Times New Roman"/>
          <w:b/>
          <w:bCs/>
          <w:sz w:val="22"/>
          <w:szCs w:val="22"/>
        </w:rPr>
        <w:t>周移动均线处获得支撑</w:t>
      </w:r>
      <w:r w:rsidRPr="00134146">
        <w:rPr>
          <w:rFonts w:ascii="Times New Roman" w:eastAsia="微软雅黑" w:hAnsi="Times New Roman" w:cs="Times New Roman"/>
          <w:sz w:val="22"/>
          <w:szCs w:val="22"/>
        </w:rPr>
        <w:t>，随后持续上涨，最终在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2024 </w:t>
      </w:r>
      <w:r w:rsidRPr="00134146">
        <w:rPr>
          <w:rFonts w:ascii="Times New Roman" w:eastAsia="微软雅黑" w:hAnsi="Times New Roman" w:cs="Times New Roman"/>
          <w:b/>
          <w:bCs/>
          <w:sz w:val="22"/>
          <w:szCs w:val="22"/>
        </w:rPr>
        <w:t>年</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月创下历史新高</w:t>
      </w:r>
      <w:r w:rsidRPr="00134146">
        <w:rPr>
          <w:rFonts w:ascii="Times New Roman" w:eastAsia="微软雅黑" w:hAnsi="Times New Roman" w:cs="Times New Roman"/>
          <w:sz w:val="22"/>
          <w:szCs w:val="22"/>
        </w:rPr>
        <w:t>。目前，</w:t>
      </w: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正处于一个</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二阶段杯型整理形态（</w:t>
      </w:r>
      <w:r w:rsidRPr="00134146">
        <w:rPr>
          <w:rFonts w:ascii="Times New Roman" w:eastAsia="微软雅黑" w:hAnsi="Times New Roman" w:cs="Times New Roman"/>
          <w:b/>
          <w:bCs/>
          <w:sz w:val="22"/>
          <w:szCs w:val="22"/>
        </w:rPr>
        <w:t>Second-Stage Cup Base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，突破点为</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417.63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t>，当前股价距离该价位约</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11%</w:t>
      </w:r>
      <w:r w:rsidRPr="00134146">
        <w:rPr>
          <w:rFonts w:ascii="Times New Roman" w:eastAsia="微软雅黑" w:hAnsi="Times New Roman" w:cs="Times New Roman"/>
          <w:sz w:val="22"/>
          <w:szCs w:val="22"/>
        </w:rPr>
        <w:t>。如果股价形成</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把手</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形态</w:t>
      </w:r>
      <w:r w:rsidRPr="00134146">
        <w:rPr>
          <w:rFonts w:ascii="Times New Roman" w:eastAsia="微软雅黑" w:hAnsi="Times New Roman" w:cs="Times New Roman"/>
          <w:sz w:val="22"/>
          <w:szCs w:val="22"/>
        </w:rPr>
        <w:t>，可能会提供更早的买入机会。</w:t>
      </w:r>
    </w:p>
    <w:p w14:paraId="4E36781C"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4F5B4D">
          <v:rect id="_x0000_i1030" style="width:0;height:1.5pt" o:hralign="center" o:hrstd="t" o:hr="t" fillcolor="#a0a0a0" stroked="f"/>
        </w:pict>
      </w:r>
    </w:p>
    <w:p w14:paraId="1AAAA5D0"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机构资金持续流入，</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是否能继续突破？</w:t>
      </w:r>
    </w:p>
    <w:p w14:paraId="1FA7D5A9"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目前正处于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机构资金强劲流入</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的趋势中，市场关注的核心问题是：</w:t>
      </w:r>
      <w:r w:rsidRPr="00134146">
        <w:rPr>
          <w:rFonts w:ascii="Times New Roman" w:eastAsia="微软雅黑" w:hAnsi="Times New Roman" w:cs="Times New Roman"/>
          <w:b/>
          <w:bCs/>
          <w:sz w:val="22"/>
          <w:szCs w:val="22"/>
        </w:rPr>
        <w:t>该股能否继续上涨，并突破</w:t>
      </w:r>
      <w:r w:rsidRPr="00134146">
        <w:rPr>
          <w:rFonts w:ascii="Times New Roman" w:eastAsia="微软雅黑" w:hAnsi="Times New Roman" w:cs="Times New Roman"/>
          <w:b/>
          <w:bCs/>
          <w:sz w:val="22"/>
          <w:szCs w:val="22"/>
        </w:rPr>
        <w:t xml:space="preserve"> 417.63 </w:t>
      </w:r>
      <w:r w:rsidRPr="00134146">
        <w:rPr>
          <w:rFonts w:ascii="Times New Roman" w:eastAsia="微软雅黑" w:hAnsi="Times New Roman" w:cs="Times New Roman"/>
          <w:b/>
          <w:bCs/>
          <w:sz w:val="22"/>
          <w:szCs w:val="22"/>
        </w:rPr>
        <w:t>美元的买入点？</w:t>
      </w:r>
    </w:p>
    <w:p w14:paraId="04BC779C"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然而，投资者在评估风险时需要注意：</w:t>
      </w:r>
      <w:r w:rsidRPr="00134146">
        <w:rPr>
          <w:rFonts w:ascii="Times New Roman" w:eastAsia="微软雅黑" w:hAnsi="Times New Roman" w:cs="Times New Roman"/>
          <w:b/>
          <w:bCs/>
          <w:sz w:val="22"/>
          <w:szCs w:val="22"/>
        </w:rPr>
        <w:t>公司将在</w:t>
      </w:r>
      <w:r w:rsidRPr="00134146">
        <w:rPr>
          <w:rFonts w:ascii="Times New Roman" w:eastAsia="微软雅黑" w:hAnsi="Times New Roman" w:cs="Times New Roman"/>
          <w:b/>
          <w:bCs/>
          <w:sz w:val="22"/>
          <w:szCs w:val="22"/>
        </w:rPr>
        <w:t xml:space="preserve"> 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日发布财报</w:t>
      </w:r>
      <w:r w:rsidRPr="00134146">
        <w:rPr>
          <w:rFonts w:ascii="Times New Roman" w:eastAsia="微软雅黑" w:hAnsi="Times New Roman" w:cs="Times New Roman"/>
          <w:sz w:val="22"/>
          <w:szCs w:val="22"/>
        </w:rPr>
        <w:t>。对于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这样已大幅上涨的股票而言，财报季可能带来巨大的波动风险</w:t>
      </w:r>
      <w:r w:rsidRPr="00134146">
        <w:rPr>
          <w:rFonts w:ascii="Times New Roman" w:eastAsia="微软雅黑" w:hAnsi="Times New Roman" w:cs="Times New Roman"/>
          <w:sz w:val="22"/>
          <w:szCs w:val="22"/>
        </w:rPr>
        <w:t>，因此投资者需要在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风险管理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方面保持谨慎。</w:t>
      </w:r>
    </w:p>
    <w:p w14:paraId="4D454C86" w14:textId="7777777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lastRenderedPageBreak/>
        <w:t>同样跻身</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十亿美元俱乐部</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的</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Robinhood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HOOD</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也将在</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日发布财报</w:t>
      </w:r>
      <w:r w:rsidRPr="00134146">
        <w:rPr>
          <w:rFonts w:ascii="Times New Roman" w:eastAsia="微软雅黑" w:hAnsi="Times New Roman" w:cs="Times New Roman"/>
          <w:sz w:val="22"/>
          <w:szCs w:val="22"/>
        </w:rPr>
        <w:t>。此外，</w:t>
      </w:r>
      <w:r w:rsidRPr="00134146">
        <w:rPr>
          <w:rFonts w:ascii="Times New Roman" w:eastAsia="微软雅黑" w:hAnsi="Times New Roman" w:cs="Times New Roman"/>
          <w:b/>
          <w:bCs/>
          <w:sz w:val="22"/>
          <w:szCs w:val="22"/>
        </w:rPr>
        <w:t>Axon Enterprise</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AXON</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sz w:val="22"/>
          <w:szCs w:val="22"/>
        </w:rPr>
        <w:t>计划于</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3 </w:t>
      </w:r>
      <w:r w:rsidRPr="00134146">
        <w:rPr>
          <w:rFonts w:ascii="Times New Roman" w:eastAsia="微软雅黑" w:hAnsi="Times New Roman" w:cs="Times New Roman"/>
          <w:b/>
          <w:bCs/>
          <w:sz w:val="22"/>
          <w:szCs w:val="22"/>
        </w:rPr>
        <w:t>月公布业绩</w:t>
      </w:r>
      <w:r w:rsidRPr="00134146">
        <w:rPr>
          <w:rFonts w:ascii="Times New Roman" w:eastAsia="微软雅黑" w:hAnsi="Times New Roman" w:cs="Times New Roman"/>
          <w:sz w:val="22"/>
          <w:szCs w:val="22"/>
        </w:rPr>
        <w:t>，目前正处于突破前的筹备阶段，并入选了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IBD </w:t>
      </w:r>
      <w:r w:rsidRPr="00134146">
        <w:rPr>
          <w:rFonts w:ascii="Times New Roman" w:eastAsia="微软雅黑" w:hAnsi="Times New Roman" w:cs="Times New Roman"/>
          <w:b/>
          <w:bCs/>
          <w:sz w:val="22"/>
          <w:szCs w:val="22"/>
        </w:rPr>
        <w:t>突破股票指数（</w:t>
      </w:r>
      <w:r w:rsidRPr="00134146">
        <w:rPr>
          <w:rFonts w:ascii="Times New Roman" w:eastAsia="微软雅黑" w:hAnsi="Times New Roman" w:cs="Times New Roman"/>
          <w:b/>
          <w:bCs/>
          <w:sz w:val="22"/>
          <w:szCs w:val="22"/>
        </w:rPr>
        <w:t>Breakout Stocks Index</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sz w:val="22"/>
          <w:szCs w:val="22"/>
        </w:rPr>
        <w:t>。</w:t>
      </w:r>
    </w:p>
    <w:p w14:paraId="76959B00"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96E52D2">
          <v:rect id="_x0000_i1031" style="width:0;height:1.5pt" o:hralign="center" o:hrstd="t" o:hr="t" fillcolor="#a0a0a0" stroked="f"/>
        </w:pict>
      </w:r>
    </w:p>
    <w:p w14:paraId="64684589"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总结：</w:t>
      </w:r>
      <w:r w:rsidRPr="00134146">
        <w:rPr>
          <w:rFonts w:ascii="Times New Roman" w:eastAsia="微软雅黑" w:hAnsi="Times New Roman" w:cs="Times New Roman"/>
          <w:b/>
          <w:bCs/>
          <w:sz w:val="22"/>
          <w:szCs w:val="22"/>
        </w:rPr>
        <w:t xml:space="preserve">AppLovin </w:t>
      </w:r>
      <w:r w:rsidRPr="00134146">
        <w:rPr>
          <w:rFonts w:ascii="Times New Roman" w:eastAsia="微软雅黑" w:hAnsi="Times New Roman" w:cs="Times New Roman"/>
          <w:b/>
          <w:bCs/>
          <w:sz w:val="22"/>
          <w:szCs w:val="22"/>
        </w:rPr>
        <w:t>的投资机会与风险</w:t>
      </w:r>
    </w:p>
    <w:p w14:paraId="0F408066"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投资亮点：</w:t>
      </w:r>
    </w:p>
    <w:p w14:paraId="388A848C" w14:textId="77777777" w:rsidR="00134146" w:rsidRPr="00134146" w:rsidRDefault="00134146" w:rsidP="00134146">
      <w:pPr>
        <w:rPr>
          <w:rFonts w:ascii="Times New Roman" w:eastAsia="微软雅黑" w:hAnsi="Times New Roman" w:cs="Times New Roman"/>
          <w:sz w:val="22"/>
          <w:szCs w:val="22"/>
        </w:rPr>
      </w:pP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2023 </w:t>
      </w:r>
      <w:r w:rsidRPr="00134146">
        <w:rPr>
          <w:rFonts w:ascii="Times New Roman" w:eastAsia="微软雅黑" w:hAnsi="Times New Roman" w:cs="Times New Roman"/>
          <w:b/>
          <w:bCs/>
          <w:sz w:val="22"/>
          <w:szCs w:val="22"/>
        </w:rPr>
        <w:t>年盈利增长</w:t>
      </w:r>
      <w:r w:rsidRPr="00134146">
        <w:rPr>
          <w:rFonts w:ascii="Times New Roman" w:eastAsia="微软雅黑" w:hAnsi="Times New Roman" w:cs="Times New Roman"/>
          <w:b/>
          <w:bCs/>
          <w:sz w:val="22"/>
          <w:szCs w:val="22"/>
        </w:rPr>
        <w:t xml:space="preserve"> 288%</w:t>
      </w:r>
      <w:r w:rsidRPr="00134146">
        <w:rPr>
          <w:rFonts w:ascii="Times New Roman" w:eastAsia="微软雅黑" w:hAnsi="Times New Roman" w:cs="Times New Roman"/>
          <w:b/>
          <w:bCs/>
          <w:sz w:val="22"/>
          <w:szCs w:val="22"/>
        </w:rPr>
        <w:t>，</w:t>
      </w:r>
      <w:r w:rsidRPr="00134146">
        <w:rPr>
          <w:rFonts w:ascii="Times New Roman" w:eastAsia="微软雅黑" w:hAnsi="Times New Roman" w:cs="Times New Roman"/>
          <w:b/>
          <w:bCs/>
          <w:sz w:val="22"/>
          <w:szCs w:val="22"/>
        </w:rPr>
        <w:t xml:space="preserve">2024 </w:t>
      </w:r>
      <w:r w:rsidRPr="00134146">
        <w:rPr>
          <w:rFonts w:ascii="Times New Roman" w:eastAsia="微软雅黑" w:hAnsi="Times New Roman" w:cs="Times New Roman"/>
          <w:b/>
          <w:bCs/>
          <w:sz w:val="22"/>
          <w:szCs w:val="22"/>
        </w:rPr>
        <w:t>年预计增长</w:t>
      </w:r>
      <w:r w:rsidRPr="00134146">
        <w:rPr>
          <w:rFonts w:ascii="Times New Roman" w:eastAsia="微软雅黑" w:hAnsi="Times New Roman" w:cs="Times New Roman"/>
          <w:b/>
          <w:bCs/>
          <w:sz w:val="22"/>
          <w:szCs w:val="22"/>
        </w:rPr>
        <w:t xml:space="preserve"> 315%</w:t>
      </w:r>
      <w:r w:rsidRPr="00134146">
        <w:rPr>
          <w:rFonts w:ascii="Times New Roman" w:eastAsia="微软雅黑" w:hAnsi="Times New Roman" w:cs="Times New Roman"/>
          <w:sz w:val="22"/>
          <w:szCs w:val="22"/>
        </w:rPr>
        <w:t>，</w:t>
      </w:r>
      <w:r w:rsidRPr="00134146">
        <w:rPr>
          <w:rFonts w:ascii="Times New Roman" w:eastAsia="微软雅黑" w:hAnsi="Times New Roman" w:cs="Times New Roman"/>
          <w:sz w:val="22"/>
          <w:szCs w:val="22"/>
        </w:rPr>
        <w:t xml:space="preserve">EPS </w:t>
      </w:r>
      <w:r w:rsidRPr="00134146">
        <w:rPr>
          <w:rFonts w:ascii="Times New Roman" w:eastAsia="微软雅黑" w:hAnsi="Times New Roman" w:cs="Times New Roman"/>
          <w:sz w:val="22"/>
          <w:szCs w:val="22"/>
        </w:rPr>
        <w:t>预计达到</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 xml:space="preserve">4.06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强劲的机构资金流入，</w:t>
      </w:r>
      <w:r w:rsidRPr="00134146">
        <w:rPr>
          <w:rFonts w:ascii="Times New Roman" w:eastAsia="微软雅黑" w:hAnsi="Times New Roman" w:cs="Times New Roman"/>
          <w:b/>
          <w:bCs/>
          <w:sz w:val="22"/>
          <w:szCs w:val="22"/>
        </w:rPr>
        <w:t xml:space="preserve">1 </w:t>
      </w:r>
      <w:r w:rsidRPr="00134146">
        <w:rPr>
          <w:rFonts w:ascii="Times New Roman" w:eastAsia="微软雅黑" w:hAnsi="Times New Roman" w:cs="Times New Roman"/>
          <w:b/>
          <w:bCs/>
          <w:sz w:val="22"/>
          <w:szCs w:val="22"/>
        </w:rPr>
        <w:t>月份获得</w:t>
      </w:r>
      <w:r w:rsidRPr="00134146">
        <w:rPr>
          <w:rFonts w:ascii="Times New Roman" w:eastAsia="微软雅黑" w:hAnsi="Times New Roman" w:cs="Times New Roman"/>
          <w:b/>
          <w:bCs/>
          <w:sz w:val="22"/>
          <w:szCs w:val="22"/>
        </w:rPr>
        <w:t xml:space="preserve"> 11 </w:t>
      </w:r>
      <w:r w:rsidRPr="00134146">
        <w:rPr>
          <w:rFonts w:ascii="Times New Roman" w:eastAsia="微软雅黑" w:hAnsi="Times New Roman" w:cs="Times New Roman"/>
          <w:b/>
          <w:bCs/>
          <w:sz w:val="22"/>
          <w:szCs w:val="22"/>
        </w:rPr>
        <w:t>亿美元投资</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技术面显示二阶段杯型整理形态，有望突破</w:t>
      </w:r>
      <w:r w:rsidRPr="00134146">
        <w:rPr>
          <w:rFonts w:ascii="Times New Roman" w:eastAsia="微软雅黑" w:hAnsi="Times New Roman" w:cs="Times New Roman"/>
          <w:b/>
          <w:bCs/>
          <w:sz w:val="22"/>
          <w:szCs w:val="22"/>
        </w:rPr>
        <w:t xml:space="preserve"> 417.63 </w:t>
      </w:r>
      <w:r w:rsidRPr="00134146">
        <w:rPr>
          <w:rFonts w:ascii="Times New Roman" w:eastAsia="微软雅黑" w:hAnsi="Times New Roman" w:cs="Times New Roman"/>
          <w:b/>
          <w:bCs/>
          <w:sz w:val="22"/>
          <w:szCs w:val="22"/>
        </w:rPr>
        <w:t>美元</w:t>
      </w:r>
      <w:r w:rsidRPr="00134146">
        <w:rPr>
          <w:rFonts w:ascii="Times New Roman" w:eastAsia="微软雅黑" w:hAnsi="Times New Roman" w:cs="Times New Roman"/>
          <w:sz w:val="22"/>
          <w:szCs w:val="22"/>
        </w:rPr>
        <w:br/>
      </w:r>
      <w:r w:rsidRPr="00134146">
        <w:rPr>
          <w:rFonts w:ascii="Segoe UI Emoji" w:eastAsia="微软雅黑" w:hAnsi="Segoe UI Emoji" w:cs="Segoe UI Emoji"/>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行业领军地位，最高</w:t>
      </w:r>
      <w:r w:rsidRPr="00134146">
        <w:rPr>
          <w:rFonts w:ascii="Times New Roman" w:eastAsia="微软雅黑" w:hAnsi="Times New Roman" w:cs="Times New Roman"/>
          <w:b/>
          <w:bCs/>
          <w:sz w:val="22"/>
          <w:szCs w:val="22"/>
        </w:rPr>
        <w:t xml:space="preserve"> IBD </w:t>
      </w:r>
      <w:r w:rsidRPr="00134146">
        <w:rPr>
          <w:rFonts w:ascii="Times New Roman" w:eastAsia="微软雅黑" w:hAnsi="Times New Roman" w:cs="Times New Roman"/>
          <w:b/>
          <w:bCs/>
          <w:sz w:val="22"/>
          <w:szCs w:val="22"/>
        </w:rPr>
        <w:t>评分（</w:t>
      </w:r>
      <w:r w:rsidRPr="00134146">
        <w:rPr>
          <w:rFonts w:ascii="Times New Roman" w:eastAsia="微软雅黑" w:hAnsi="Times New Roman" w:cs="Times New Roman"/>
          <w:b/>
          <w:bCs/>
          <w:sz w:val="22"/>
          <w:szCs w:val="22"/>
        </w:rPr>
        <w:t xml:space="preserve">99 </w:t>
      </w:r>
      <w:r w:rsidRPr="00134146">
        <w:rPr>
          <w:rFonts w:ascii="Times New Roman" w:eastAsia="微软雅黑" w:hAnsi="Times New Roman" w:cs="Times New Roman"/>
          <w:b/>
          <w:bCs/>
          <w:sz w:val="22"/>
          <w:szCs w:val="22"/>
        </w:rPr>
        <w:t>分）</w:t>
      </w:r>
    </w:p>
    <w:p w14:paraId="350BD13E"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潜在风险：</w:t>
      </w:r>
    </w:p>
    <w:p w14:paraId="2166FDF5" w14:textId="77777777" w:rsidR="00134146" w:rsidRPr="00134146" w:rsidRDefault="00134146" w:rsidP="00134146">
      <w:pPr>
        <w:rPr>
          <w:rFonts w:ascii="Times New Roman" w:eastAsia="微软雅黑" w:hAnsi="Times New Roman" w:cs="Times New Roman"/>
          <w:sz w:val="22"/>
          <w:szCs w:val="22"/>
        </w:rPr>
      </w:pP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即将发布财报（</w:t>
      </w:r>
      <w:r w:rsidRPr="00134146">
        <w:rPr>
          <w:rFonts w:ascii="Times New Roman" w:eastAsia="微软雅黑" w:hAnsi="Times New Roman" w:cs="Times New Roman"/>
          <w:b/>
          <w:bCs/>
          <w:sz w:val="22"/>
          <w:szCs w:val="22"/>
        </w:rPr>
        <w:t xml:space="preserve">2 </w:t>
      </w:r>
      <w:r w:rsidRPr="00134146">
        <w:rPr>
          <w:rFonts w:ascii="Times New Roman" w:eastAsia="微软雅黑" w:hAnsi="Times New Roman" w:cs="Times New Roman"/>
          <w:b/>
          <w:bCs/>
          <w:sz w:val="22"/>
          <w:szCs w:val="22"/>
        </w:rPr>
        <w:t>月</w:t>
      </w:r>
      <w:r w:rsidRPr="00134146">
        <w:rPr>
          <w:rFonts w:ascii="Times New Roman" w:eastAsia="微软雅黑" w:hAnsi="Times New Roman" w:cs="Times New Roman"/>
          <w:b/>
          <w:bCs/>
          <w:sz w:val="22"/>
          <w:szCs w:val="22"/>
        </w:rPr>
        <w:t xml:space="preserve"> 12 </w:t>
      </w:r>
      <w:r w:rsidRPr="00134146">
        <w:rPr>
          <w:rFonts w:ascii="Times New Roman" w:eastAsia="微软雅黑" w:hAnsi="Times New Roman" w:cs="Times New Roman"/>
          <w:b/>
          <w:bCs/>
          <w:sz w:val="22"/>
          <w:szCs w:val="22"/>
        </w:rPr>
        <w:t>日），可能带来剧烈波动</w:t>
      </w:r>
      <w:r w:rsidRPr="00134146">
        <w:rPr>
          <w:rFonts w:ascii="Times New Roman" w:eastAsia="微软雅黑" w:hAnsi="Times New Roman" w:cs="Times New Roman"/>
          <w:sz w:val="22"/>
          <w:szCs w:val="22"/>
        </w:rPr>
        <w:br/>
      </w: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当前估值已大幅上升，市场预期较高</w:t>
      </w:r>
      <w:r w:rsidRPr="00134146">
        <w:rPr>
          <w:rFonts w:ascii="Times New Roman" w:eastAsia="微软雅黑" w:hAnsi="Times New Roman" w:cs="Times New Roman"/>
          <w:sz w:val="22"/>
          <w:szCs w:val="22"/>
        </w:rPr>
        <w:br/>
      </w:r>
      <w:r w:rsidRPr="00134146">
        <w:rPr>
          <w:rFonts w:ascii="Segoe UI Symbol" w:eastAsia="微软雅黑" w:hAnsi="Segoe UI Symbol" w:cs="Segoe UI Symbol"/>
          <w:sz w:val="22"/>
          <w:szCs w:val="22"/>
        </w:rPr>
        <w:t>⚠</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股价已经上涨数倍，短期内可能出现获利回吐</w:t>
      </w:r>
    </w:p>
    <w:p w14:paraId="07296FF5" w14:textId="77777777" w:rsidR="00134146" w:rsidRPr="00134146" w:rsidRDefault="00000000" w:rsidP="0013414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86BFE74">
          <v:rect id="_x0000_i1032" style="width:0;height:1.5pt" o:hralign="center" o:hrstd="t" o:hr="t" fillcolor="#a0a0a0" stroked="f"/>
        </w:pict>
      </w:r>
    </w:p>
    <w:p w14:paraId="5BB8B636" w14:textId="77777777" w:rsidR="00134146" w:rsidRPr="00134146" w:rsidRDefault="00134146" w:rsidP="00134146">
      <w:pPr>
        <w:rPr>
          <w:rFonts w:ascii="Times New Roman" w:eastAsia="微软雅黑" w:hAnsi="Times New Roman" w:cs="Times New Roman"/>
          <w:b/>
          <w:bCs/>
          <w:sz w:val="22"/>
          <w:szCs w:val="22"/>
        </w:rPr>
      </w:pPr>
      <w:r w:rsidRPr="00134146">
        <w:rPr>
          <w:rFonts w:ascii="Times New Roman" w:eastAsia="微软雅黑" w:hAnsi="Times New Roman" w:cs="Times New Roman"/>
          <w:b/>
          <w:bCs/>
          <w:sz w:val="22"/>
          <w:szCs w:val="22"/>
        </w:rPr>
        <w:t>结论</w:t>
      </w:r>
    </w:p>
    <w:p w14:paraId="583315E6" w14:textId="74C17627" w:rsidR="00134146" w:rsidRPr="00134146" w:rsidRDefault="00134146" w:rsidP="00134146">
      <w:pPr>
        <w:rPr>
          <w:rFonts w:ascii="Times New Roman" w:eastAsia="微软雅黑" w:hAnsi="Times New Roman" w:cs="Times New Roman"/>
          <w:sz w:val="22"/>
          <w:szCs w:val="22"/>
        </w:rPr>
      </w:pPr>
      <w:r w:rsidRPr="00134146">
        <w:rPr>
          <w:rFonts w:ascii="Times New Roman" w:eastAsia="微软雅黑" w:hAnsi="Times New Roman" w:cs="Times New Roman"/>
          <w:sz w:val="22"/>
          <w:szCs w:val="22"/>
        </w:rPr>
        <w:t xml:space="preserve">AppLovin </w:t>
      </w:r>
      <w:r w:rsidRPr="00134146">
        <w:rPr>
          <w:rFonts w:ascii="Times New Roman" w:eastAsia="微软雅黑" w:hAnsi="Times New Roman" w:cs="Times New Roman"/>
          <w:sz w:val="22"/>
          <w:szCs w:val="22"/>
        </w:rPr>
        <w:t>目前仍处于强势趋势之中，</w:t>
      </w:r>
      <w:r w:rsidRPr="00134146">
        <w:rPr>
          <w:rFonts w:ascii="Times New Roman" w:eastAsia="微软雅黑" w:hAnsi="Times New Roman" w:cs="Times New Roman"/>
          <w:b/>
          <w:bCs/>
          <w:sz w:val="22"/>
          <w:szCs w:val="22"/>
        </w:rPr>
        <w:t>长期来看，机构资金的持续买入可能推动股价继续上涨</w:t>
      </w:r>
      <w:r w:rsidRPr="00134146">
        <w:rPr>
          <w:rFonts w:ascii="Times New Roman" w:eastAsia="微软雅黑" w:hAnsi="Times New Roman" w:cs="Times New Roman"/>
          <w:sz w:val="22"/>
          <w:szCs w:val="22"/>
        </w:rPr>
        <w:t>。但</w:t>
      </w:r>
      <w:r w:rsidRPr="00134146">
        <w:rPr>
          <w:rFonts w:ascii="Times New Roman" w:eastAsia="微软雅黑" w:hAnsi="Times New Roman" w:cs="Times New Roman"/>
          <w:sz w:val="22"/>
          <w:szCs w:val="22"/>
        </w:rPr>
        <w:t xml:space="preserve"> </w:t>
      </w:r>
      <w:r w:rsidRPr="00134146">
        <w:rPr>
          <w:rFonts w:ascii="Times New Roman" w:eastAsia="微软雅黑" w:hAnsi="Times New Roman" w:cs="Times New Roman"/>
          <w:b/>
          <w:bCs/>
          <w:sz w:val="22"/>
          <w:szCs w:val="22"/>
        </w:rPr>
        <w:t>短期来看，财报发布前的市场波动可能带来较大不确定性</w:t>
      </w:r>
      <w:r w:rsidRPr="00134146">
        <w:rPr>
          <w:rFonts w:ascii="Times New Roman" w:eastAsia="微软雅黑" w:hAnsi="Times New Roman" w:cs="Times New Roman"/>
          <w:sz w:val="22"/>
          <w:szCs w:val="22"/>
        </w:rPr>
        <w:t>，投资者在建仓或加仓时需结合</w:t>
      </w:r>
      <w:r w:rsidRPr="00134146">
        <w:rPr>
          <w:rFonts w:ascii="Times New Roman" w:eastAsia="微软雅黑" w:hAnsi="Times New Roman" w:cs="Times New Roman"/>
          <w:b/>
          <w:bCs/>
          <w:sz w:val="22"/>
          <w:szCs w:val="22"/>
        </w:rPr>
        <w:t>风险管理策略</w:t>
      </w:r>
      <w:r w:rsidRPr="00134146">
        <w:rPr>
          <w:rFonts w:ascii="Times New Roman" w:eastAsia="微软雅黑" w:hAnsi="Times New Roman" w:cs="Times New Roman"/>
          <w:sz w:val="22"/>
          <w:szCs w:val="22"/>
        </w:rPr>
        <w:t>进行操作。</w:t>
      </w:r>
    </w:p>
    <w:p w14:paraId="01C50328" w14:textId="77777777" w:rsidR="00134146" w:rsidRDefault="00134146" w:rsidP="00134146">
      <w:pPr>
        <w:rPr>
          <w:rFonts w:ascii="Times New Roman" w:eastAsia="微软雅黑" w:hAnsi="Times New Roman" w:cs="Times New Roman"/>
          <w:sz w:val="22"/>
          <w:szCs w:val="22"/>
        </w:rPr>
      </w:pPr>
    </w:p>
    <w:p w14:paraId="170AFFCA"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AppLovin</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APP</w:t>
      </w:r>
      <w:r w:rsidRPr="00C9256F">
        <w:rPr>
          <w:rFonts w:ascii="Times New Roman" w:eastAsia="微软雅黑" w:hAnsi="Times New Roman" w:cs="Times New Roman"/>
          <w:b/>
          <w:bCs/>
          <w:sz w:val="22"/>
          <w:szCs w:val="22"/>
        </w:rPr>
        <w:t>）行业排名及投资评级分析</w:t>
      </w:r>
    </w:p>
    <w:p w14:paraId="1C03AA06"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行业领导地位</w:t>
      </w:r>
    </w:p>
    <w:p w14:paraId="539E6026"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APP </w:t>
      </w:r>
      <w:r w:rsidRPr="00C9256F">
        <w:rPr>
          <w:rFonts w:ascii="Times New Roman" w:eastAsia="微软雅黑" w:hAnsi="Times New Roman" w:cs="Times New Roman"/>
          <w:b/>
          <w:bCs/>
          <w:sz w:val="22"/>
          <w:szCs w:val="22"/>
        </w:rPr>
        <w:t>在行业中排名第</w:t>
      </w:r>
      <w:r w:rsidRPr="00C9256F">
        <w:rPr>
          <w:rFonts w:ascii="Times New Roman" w:eastAsia="微软雅黑" w:hAnsi="Times New Roman" w:cs="Times New Roman"/>
          <w:b/>
          <w:bCs/>
          <w:sz w:val="22"/>
          <w:szCs w:val="22"/>
        </w:rPr>
        <w:t xml:space="preserve"> 1</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归属于</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计算机软件</w:t>
      </w:r>
      <w:r w:rsidRPr="00C9256F">
        <w:rPr>
          <w:rFonts w:ascii="Times New Roman" w:eastAsia="微软雅黑" w:hAnsi="Times New Roman" w:cs="Times New Roman"/>
          <w:b/>
          <w:bCs/>
          <w:sz w:val="22"/>
          <w:szCs w:val="22"/>
        </w:rPr>
        <w:t xml:space="preserve"> - </w:t>
      </w:r>
      <w:r w:rsidRPr="00C9256F">
        <w:rPr>
          <w:rFonts w:ascii="Times New Roman" w:eastAsia="微软雅黑" w:hAnsi="Times New Roman" w:cs="Times New Roman"/>
          <w:b/>
          <w:bCs/>
          <w:sz w:val="22"/>
          <w:szCs w:val="22"/>
        </w:rPr>
        <w:t>专业企业服务（</w:t>
      </w:r>
      <w:r w:rsidRPr="00C9256F">
        <w:rPr>
          <w:rFonts w:ascii="Times New Roman" w:eastAsia="微软雅黑" w:hAnsi="Times New Roman" w:cs="Times New Roman"/>
          <w:b/>
          <w:bCs/>
          <w:sz w:val="22"/>
          <w:szCs w:val="22"/>
        </w:rPr>
        <w:t>Comp Stfwr-Spec Enterprs</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组</w:t>
      </w:r>
    </w:p>
    <w:p w14:paraId="7DDB85F1"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IBD</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Investor’s Business Daily</w:t>
      </w:r>
      <w:r w:rsidRPr="00C9256F">
        <w:rPr>
          <w:rFonts w:ascii="Times New Roman" w:eastAsia="微软雅黑" w:hAnsi="Times New Roman" w:cs="Times New Roman"/>
          <w:b/>
          <w:bCs/>
          <w:sz w:val="22"/>
          <w:szCs w:val="22"/>
        </w:rPr>
        <w:t>）股票评级</w:t>
      </w:r>
    </w:p>
    <w:tbl>
      <w:tblPr>
        <w:tblStyle w:val="41"/>
        <w:tblW w:w="0" w:type="auto"/>
        <w:tblLook w:val="04A0" w:firstRow="1" w:lastRow="0" w:firstColumn="1" w:lastColumn="0" w:noHBand="0" w:noVBand="1"/>
      </w:tblPr>
      <w:tblGrid>
        <w:gridCol w:w="4141"/>
        <w:gridCol w:w="639"/>
        <w:gridCol w:w="4570"/>
      </w:tblGrid>
      <w:tr w:rsidR="00C9256F" w:rsidRPr="00C9256F" w14:paraId="6CB447D0" w14:textId="77777777" w:rsidTr="00727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AE5D38" w14:textId="77777777" w:rsidR="00C9256F" w:rsidRPr="00C9256F" w:rsidRDefault="00C9256F" w:rsidP="00C9256F">
            <w:pPr>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lastRenderedPageBreak/>
              <w:t>指标</w:t>
            </w:r>
          </w:p>
        </w:tc>
        <w:tc>
          <w:tcPr>
            <w:tcW w:w="0" w:type="auto"/>
            <w:hideMark/>
          </w:tcPr>
          <w:p w14:paraId="613B121F" w14:textId="77777777" w:rsidR="00C9256F" w:rsidRPr="00C9256F" w:rsidRDefault="00C9256F" w:rsidP="00C9256F">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t>评分</w:t>
            </w:r>
          </w:p>
        </w:tc>
        <w:tc>
          <w:tcPr>
            <w:tcW w:w="0" w:type="auto"/>
            <w:hideMark/>
          </w:tcPr>
          <w:p w14:paraId="323314DE" w14:textId="77777777" w:rsidR="00C9256F" w:rsidRPr="00C9256F" w:rsidRDefault="00C9256F" w:rsidP="00C9256F">
            <w:pPr>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b w:val="0"/>
                <w:bCs w:val="0"/>
                <w:sz w:val="22"/>
                <w:szCs w:val="22"/>
              </w:rPr>
            </w:pPr>
            <w:r w:rsidRPr="00C9256F">
              <w:rPr>
                <w:rFonts w:ascii="Times New Roman" w:eastAsia="微软雅黑" w:hAnsi="Times New Roman" w:cs="Times New Roman"/>
                <w:sz w:val="22"/>
                <w:szCs w:val="22"/>
              </w:rPr>
              <w:t>说明</w:t>
            </w:r>
          </w:p>
        </w:tc>
      </w:tr>
      <w:tr w:rsidR="00C9256F" w:rsidRPr="00C9256F" w14:paraId="5E3A5651"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33D51F"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综合评分（</w:t>
            </w:r>
            <w:r w:rsidRPr="00C9256F">
              <w:rPr>
                <w:rFonts w:ascii="Times New Roman" w:eastAsia="微软雅黑" w:hAnsi="Times New Roman" w:cs="Times New Roman"/>
                <w:sz w:val="22"/>
                <w:szCs w:val="22"/>
              </w:rPr>
              <w:t>Composite Rating</w:t>
            </w:r>
            <w:r w:rsidRPr="00C9256F">
              <w:rPr>
                <w:rFonts w:ascii="Times New Roman" w:eastAsia="微软雅黑" w:hAnsi="Times New Roman" w:cs="Times New Roman"/>
                <w:sz w:val="22"/>
                <w:szCs w:val="22"/>
              </w:rPr>
              <w:t>）</w:t>
            </w:r>
          </w:p>
        </w:tc>
        <w:tc>
          <w:tcPr>
            <w:tcW w:w="0" w:type="auto"/>
            <w:hideMark/>
          </w:tcPr>
          <w:p w14:paraId="6E83E917"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99</w:t>
            </w:r>
          </w:p>
        </w:tc>
        <w:tc>
          <w:tcPr>
            <w:tcW w:w="0" w:type="auto"/>
            <w:hideMark/>
          </w:tcPr>
          <w:p w14:paraId="55920799"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最高评分，表明公司在多个关键领域表现出色</w:t>
            </w:r>
          </w:p>
        </w:tc>
      </w:tr>
      <w:tr w:rsidR="00C9256F" w:rsidRPr="00C9256F" w14:paraId="0149ABEF"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7F0E442E"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每股收益评级（</w:t>
            </w:r>
            <w:r w:rsidRPr="00C9256F">
              <w:rPr>
                <w:rFonts w:ascii="Times New Roman" w:eastAsia="微软雅黑" w:hAnsi="Times New Roman" w:cs="Times New Roman"/>
                <w:sz w:val="22"/>
                <w:szCs w:val="22"/>
              </w:rPr>
              <w:t>EPS Rating</w:t>
            </w:r>
            <w:r w:rsidRPr="00C9256F">
              <w:rPr>
                <w:rFonts w:ascii="Times New Roman" w:eastAsia="微软雅黑" w:hAnsi="Times New Roman" w:cs="Times New Roman"/>
                <w:sz w:val="22"/>
                <w:szCs w:val="22"/>
              </w:rPr>
              <w:t>）</w:t>
            </w:r>
          </w:p>
        </w:tc>
        <w:tc>
          <w:tcPr>
            <w:tcW w:w="0" w:type="auto"/>
            <w:hideMark/>
          </w:tcPr>
          <w:p w14:paraId="615A81FC"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83</w:t>
            </w:r>
          </w:p>
        </w:tc>
        <w:tc>
          <w:tcPr>
            <w:tcW w:w="0" w:type="auto"/>
            <w:hideMark/>
          </w:tcPr>
          <w:p w14:paraId="68398253"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反映盈利增长的稳健性，略低于顶级水平</w:t>
            </w:r>
          </w:p>
        </w:tc>
      </w:tr>
      <w:tr w:rsidR="00C9256F" w:rsidRPr="00C9256F" w14:paraId="5ECDCFE2"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559405"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相对强弱评级（</w:t>
            </w:r>
            <w:r w:rsidRPr="00C9256F">
              <w:rPr>
                <w:rFonts w:ascii="Times New Roman" w:eastAsia="微软雅黑" w:hAnsi="Times New Roman" w:cs="Times New Roman"/>
                <w:sz w:val="22"/>
                <w:szCs w:val="22"/>
              </w:rPr>
              <w:t>RS Rating</w:t>
            </w:r>
            <w:r w:rsidRPr="00C9256F">
              <w:rPr>
                <w:rFonts w:ascii="Times New Roman" w:eastAsia="微软雅黑" w:hAnsi="Times New Roman" w:cs="Times New Roman"/>
                <w:sz w:val="22"/>
                <w:szCs w:val="22"/>
              </w:rPr>
              <w:t>）</w:t>
            </w:r>
          </w:p>
        </w:tc>
        <w:tc>
          <w:tcPr>
            <w:tcW w:w="0" w:type="auto"/>
            <w:hideMark/>
          </w:tcPr>
          <w:p w14:paraId="281C2D08"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99</w:t>
            </w:r>
          </w:p>
        </w:tc>
        <w:tc>
          <w:tcPr>
            <w:tcW w:w="0" w:type="auto"/>
            <w:hideMark/>
          </w:tcPr>
          <w:p w14:paraId="5BF84722"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该股表现远超市场平均</w:t>
            </w:r>
          </w:p>
        </w:tc>
      </w:tr>
      <w:tr w:rsidR="00C9256F" w:rsidRPr="00C9256F" w14:paraId="5B72895E"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18AD023F"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行业相对强弱评级（</w:t>
            </w:r>
            <w:r w:rsidRPr="00C9256F">
              <w:rPr>
                <w:rFonts w:ascii="Times New Roman" w:eastAsia="微软雅黑" w:hAnsi="Times New Roman" w:cs="Times New Roman"/>
                <w:sz w:val="22"/>
                <w:szCs w:val="22"/>
              </w:rPr>
              <w:t>Group RS Rating</w:t>
            </w:r>
            <w:r w:rsidRPr="00C9256F">
              <w:rPr>
                <w:rFonts w:ascii="Times New Roman" w:eastAsia="微软雅黑" w:hAnsi="Times New Roman" w:cs="Times New Roman"/>
                <w:sz w:val="22"/>
                <w:szCs w:val="22"/>
              </w:rPr>
              <w:t>）</w:t>
            </w:r>
          </w:p>
        </w:tc>
        <w:tc>
          <w:tcPr>
            <w:tcW w:w="0" w:type="auto"/>
            <w:hideMark/>
          </w:tcPr>
          <w:p w14:paraId="403BE901"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A+</w:t>
            </w:r>
          </w:p>
        </w:tc>
        <w:tc>
          <w:tcPr>
            <w:tcW w:w="0" w:type="auto"/>
            <w:hideMark/>
          </w:tcPr>
          <w:p w14:paraId="55669517"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所属行业表现优异</w:t>
            </w:r>
          </w:p>
        </w:tc>
      </w:tr>
      <w:tr w:rsidR="00C9256F" w:rsidRPr="00C9256F" w14:paraId="7E2AE542" w14:textId="77777777" w:rsidTr="00727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0CB835"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销售、利润率和回报率评级（</w:t>
            </w:r>
            <w:r w:rsidRPr="00C9256F">
              <w:rPr>
                <w:rFonts w:ascii="Times New Roman" w:eastAsia="微软雅黑" w:hAnsi="Times New Roman" w:cs="Times New Roman"/>
                <w:sz w:val="22"/>
                <w:szCs w:val="22"/>
              </w:rPr>
              <w:t>SMR Rating</w:t>
            </w:r>
            <w:r w:rsidRPr="00C9256F">
              <w:rPr>
                <w:rFonts w:ascii="Times New Roman" w:eastAsia="微软雅黑" w:hAnsi="Times New Roman" w:cs="Times New Roman"/>
                <w:sz w:val="22"/>
                <w:szCs w:val="22"/>
              </w:rPr>
              <w:t>）</w:t>
            </w:r>
          </w:p>
        </w:tc>
        <w:tc>
          <w:tcPr>
            <w:tcW w:w="0" w:type="auto"/>
            <w:hideMark/>
          </w:tcPr>
          <w:p w14:paraId="0703BA06"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A</w:t>
            </w:r>
          </w:p>
        </w:tc>
        <w:tc>
          <w:tcPr>
            <w:tcW w:w="0" w:type="auto"/>
            <w:hideMark/>
          </w:tcPr>
          <w:p w14:paraId="350439D1" w14:textId="77777777" w:rsidR="00C9256F" w:rsidRPr="00C9256F" w:rsidRDefault="00C9256F" w:rsidP="00C9256F">
            <w:pPr>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该公司的财务健康状况良好</w:t>
            </w:r>
          </w:p>
        </w:tc>
      </w:tr>
      <w:tr w:rsidR="00C9256F" w:rsidRPr="00C9256F" w14:paraId="2683F8C9" w14:textId="77777777" w:rsidTr="0072746B">
        <w:tc>
          <w:tcPr>
            <w:cnfStyle w:val="001000000000" w:firstRow="0" w:lastRow="0" w:firstColumn="1" w:lastColumn="0" w:oddVBand="0" w:evenVBand="0" w:oddHBand="0" w:evenHBand="0" w:firstRowFirstColumn="0" w:firstRowLastColumn="0" w:lastRowFirstColumn="0" w:lastRowLastColumn="0"/>
            <w:tcW w:w="0" w:type="auto"/>
            <w:hideMark/>
          </w:tcPr>
          <w:p w14:paraId="4EAA091D" w14:textId="77777777" w:rsidR="00C9256F" w:rsidRPr="00C9256F" w:rsidRDefault="00C9256F" w:rsidP="00C9256F">
            <w:pPr>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资金流向评级（</w:t>
            </w:r>
            <w:r w:rsidRPr="00C9256F">
              <w:rPr>
                <w:rFonts w:ascii="Times New Roman" w:eastAsia="微软雅黑" w:hAnsi="Times New Roman" w:cs="Times New Roman"/>
                <w:sz w:val="22"/>
                <w:szCs w:val="22"/>
              </w:rPr>
              <w:t>Acc/Dis Rating</w:t>
            </w:r>
            <w:r w:rsidRPr="00C9256F">
              <w:rPr>
                <w:rFonts w:ascii="Times New Roman" w:eastAsia="微软雅黑" w:hAnsi="Times New Roman" w:cs="Times New Roman"/>
                <w:sz w:val="22"/>
                <w:szCs w:val="22"/>
              </w:rPr>
              <w:t>）</w:t>
            </w:r>
          </w:p>
        </w:tc>
        <w:tc>
          <w:tcPr>
            <w:tcW w:w="0" w:type="auto"/>
            <w:hideMark/>
          </w:tcPr>
          <w:p w14:paraId="6C2C8C5A"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B+</w:t>
            </w:r>
          </w:p>
        </w:tc>
        <w:tc>
          <w:tcPr>
            <w:tcW w:w="0" w:type="auto"/>
            <w:hideMark/>
          </w:tcPr>
          <w:p w14:paraId="04114B57" w14:textId="77777777" w:rsidR="00C9256F" w:rsidRPr="00C9256F" w:rsidRDefault="00C9256F" w:rsidP="00C9256F">
            <w:pPr>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机构投资者资金流入情况良好，显示买入兴趣较高</w:t>
            </w:r>
          </w:p>
        </w:tc>
      </w:tr>
    </w:tbl>
    <w:p w14:paraId="2FEC08FE"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51B3303">
          <v:rect id="_x0000_i1033" style="width:0;height:1.5pt" o:hralign="center" o:hrstd="t" o:hr="t" fillcolor="#a0a0a0" stroked="f"/>
        </w:pict>
      </w:r>
    </w:p>
    <w:p w14:paraId="0D21C72D"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相关新闻摘要（来自</w:t>
      </w:r>
      <w:r w:rsidRPr="00C9256F">
        <w:rPr>
          <w:rFonts w:ascii="Times New Roman" w:eastAsia="微软雅黑" w:hAnsi="Times New Roman" w:cs="Times New Roman"/>
          <w:b/>
          <w:bCs/>
          <w:sz w:val="22"/>
          <w:szCs w:val="22"/>
        </w:rPr>
        <w:t xml:space="preserve"> IBD</w:t>
      </w:r>
      <w:r w:rsidRPr="00C9256F">
        <w:rPr>
          <w:rFonts w:ascii="Times New Roman" w:eastAsia="微软雅黑" w:hAnsi="Times New Roman" w:cs="Times New Roman"/>
          <w:b/>
          <w:bCs/>
          <w:sz w:val="22"/>
          <w:szCs w:val="22"/>
        </w:rPr>
        <w:t>）</w:t>
      </w:r>
    </w:p>
    <w:p w14:paraId="63E2C716"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6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华尔街看好</w:t>
      </w:r>
      <w:r w:rsidRPr="00C9256F">
        <w:rPr>
          <w:rFonts w:ascii="Times New Roman" w:eastAsia="微软雅黑" w:hAnsi="Times New Roman" w:cs="Times New Roman"/>
          <w:b/>
          <w:bCs/>
          <w:sz w:val="22"/>
          <w:szCs w:val="22"/>
        </w:rPr>
        <w:t xml:space="preserve"> AppLovin</w:t>
      </w:r>
      <w:r w:rsidRPr="00C9256F">
        <w:rPr>
          <w:rFonts w:ascii="Times New Roman" w:eastAsia="微软雅黑" w:hAnsi="Times New Roman" w:cs="Times New Roman"/>
          <w:b/>
          <w:bCs/>
          <w:sz w:val="22"/>
          <w:szCs w:val="22"/>
        </w:rPr>
        <w:t>，基金大举押注其持续飙升</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4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美股因美联储友好就业数据上涨，</w:t>
      </w:r>
      <w:r w:rsidRPr="00C9256F">
        <w:rPr>
          <w:rFonts w:ascii="Times New Roman" w:eastAsia="微软雅黑" w:hAnsi="Times New Roman" w:cs="Times New Roman"/>
          <w:b/>
          <w:bCs/>
          <w:sz w:val="22"/>
          <w:szCs w:val="22"/>
        </w:rPr>
        <w:t xml:space="preserve">Duolingo </w:t>
      </w:r>
      <w:r w:rsidRPr="00C9256F">
        <w:rPr>
          <w:rFonts w:ascii="Times New Roman" w:eastAsia="微软雅黑" w:hAnsi="Times New Roman" w:cs="Times New Roman"/>
          <w:b/>
          <w:bCs/>
          <w:sz w:val="22"/>
          <w:szCs w:val="22"/>
        </w:rPr>
        <w:t>突破，</w:t>
      </w:r>
      <w:r w:rsidRPr="00C9256F">
        <w:rPr>
          <w:rFonts w:ascii="Times New Roman" w:eastAsia="微软雅黑" w:hAnsi="Times New Roman" w:cs="Times New Roman"/>
          <w:b/>
          <w:bCs/>
          <w:sz w:val="22"/>
          <w:szCs w:val="22"/>
        </w:rPr>
        <w:t xml:space="preserve">Alphabet </w:t>
      </w:r>
      <w:r w:rsidRPr="00C9256F">
        <w:rPr>
          <w:rFonts w:ascii="Times New Roman" w:eastAsia="微软雅黑" w:hAnsi="Times New Roman" w:cs="Times New Roman"/>
          <w:b/>
          <w:bCs/>
          <w:sz w:val="22"/>
          <w:szCs w:val="22"/>
        </w:rPr>
        <w:t>走低</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4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 xml:space="preserve">Nvidia </w:t>
      </w:r>
      <w:r w:rsidRPr="00C9256F">
        <w:rPr>
          <w:rFonts w:ascii="Times New Roman" w:eastAsia="微软雅黑" w:hAnsi="Times New Roman" w:cs="Times New Roman"/>
          <w:b/>
          <w:bCs/>
          <w:sz w:val="22"/>
          <w:szCs w:val="22"/>
        </w:rPr>
        <w:t>面临挑战，谷歌和</w:t>
      </w:r>
      <w:r w:rsidRPr="00C9256F">
        <w:rPr>
          <w:rFonts w:ascii="Times New Roman" w:eastAsia="微软雅黑" w:hAnsi="Times New Roman" w:cs="Times New Roman"/>
          <w:b/>
          <w:bCs/>
          <w:sz w:val="22"/>
          <w:szCs w:val="22"/>
        </w:rPr>
        <w:t xml:space="preserve"> Meta </w:t>
      </w:r>
      <w:r w:rsidRPr="00C9256F">
        <w:rPr>
          <w:rFonts w:ascii="Times New Roman" w:eastAsia="微软雅黑" w:hAnsi="Times New Roman" w:cs="Times New Roman"/>
          <w:b/>
          <w:bCs/>
          <w:sz w:val="22"/>
          <w:szCs w:val="22"/>
        </w:rPr>
        <w:t>领涨</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Shopify</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 xml:space="preserve">Block </w:t>
      </w:r>
      <w:r w:rsidRPr="00C9256F">
        <w:rPr>
          <w:rFonts w:ascii="Times New Roman" w:eastAsia="微软雅黑" w:hAnsi="Times New Roman" w:cs="Times New Roman"/>
          <w:b/>
          <w:bCs/>
          <w:sz w:val="22"/>
          <w:szCs w:val="22"/>
        </w:rPr>
        <w:t>等</w:t>
      </w:r>
      <w:r w:rsidRPr="00C9256F">
        <w:rPr>
          <w:rFonts w:ascii="Times New Roman" w:eastAsia="微软雅黑" w:hAnsi="Times New Roman" w:cs="Times New Roman"/>
          <w:b/>
          <w:bCs/>
          <w:sz w:val="22"/>
          <w:szCs w:val="22"/>
        </w:rPr>
        <w:t xml:space="preserve"> 5 </w:t>
      </w:r>
      <w:r w:rsidRPr="00C9256F">
        <w:rPr>
          <w:rFonts w:ascii="Times New Roman" w:eastAsia="微软雅黑" w:hAnsi="Times New Roman" w:cs="Times New Roman"/>
          <w:b/>
          <w:bCs/>
          <w:sz w:val="22"/>
          <w:szCs w:val="22"/>
        </w:rPr>
        <w:t>只股票接近买入点，受特朗普关税和财报影响</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2025 </w:t>
      </w:r>
      <w:r w:rsidRPr="00C9256F">
        <w:rPr>
          <w:rFonts w:ascii="Times New Roman" w:eastAsia="微软雅黑" w:hAnsi="Times New Roman" w:cs="Times New Roman"/>
          <w:b/>
          <w:bCs/>
          <w:sz w:val="22"/>
          <w:szCs w:val="22"/>
        </w:rPr>
        <w:t>年</w:t>
      </w:r>
      <w:r w:rsidRPr="00C9256F">
        <w:rPr>
          <w:rFonts w:ascii="Times New Roman" w:eastAsia="微软雅黑" w:hAnsi="Times New Roman" w:cs="Times New Roman"/>
          <w:b/>
          <w:bCs/>
          <w:sz w:val="22"/>
          <w:szCs w:val="22"/>
        </w:rPr>
        <w:t xml:space="preserve"> 1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30 </w:t>
      </w:r>
      <w:r w:rsidRPr="00C9256F">
        <w:rPr>
          <w:rFonts w:ascii="Times New Roman" w:eastAsia="微软雅黑" w:hAnsi="Times New Roman" w:cs="Times New Roman"/>
          <w:b/>
          <w:bCs/>
          <w:sz w:val="22"/>
          <w:szCs w:val="22"/>
        </w:rPr>
        <w:t>日</w:t>
      </w:r>
      <w:r w:rsidRPr="00C9256F">
        <w:rPr>
          <w:rFonts w:ascii="Times New Roman" w:eastAsia="微软雅黑" w:hAnsi="Times New Roman" w:cs="Times New Roman"/>
          <w:sz w:val="22"/>
          <w:szCs w:val="22"/>
        </w:rPr>
        <w:t xml:space="preserve"> – </w:t>
      </w:r>
      <w:r w:rsidRPr="00C9256F">
        <w:rPr>
          <w:rFonts w:ascii="Times New Roman" w:eastAsia="微软雅黑" w:hAnsi="Times New Roman" w:cs="Times New Roman"/>
          <w:b/>
          <w:bCs/>
          <w:sz w:val="22"/>
          <w:szCs w:val="22"/>
        </w:rPr>
        <w:t>小盘股领涨美股，苹果因财报攀升</w:t>
      </w:r>
    </w:p>
    <w:p w14:paraId="0DFC8A9C"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点击</w:t>
      </w:r>
      <w:r w:rsidRPr="00C9256F">
        <w:rPr>
          <w:rFonts w:ascii="Times New Roman" w:eastAsia="微软雅黑" w:hAnsi="Times New Roman" w:cs="Times New Roman"/>
          <w:b/>
          <w:bCs/>
          <w:sz w:val="22"/>
          <w:szCs w:val="22"/>
        </w:rPr>
        <w:t xml:space="preserve"> "View All" </w:t>
      </w:r>
      <w:r w:rsidRPr="00C9256F">
        <w:rPr>
          <w:rFonts w:ascii="Times New Roman" w:eastAsia="微软雅黑" w:hAnsi="Times New Roman" w:cs="Times New Roman"/>
          <w:b/>
          <w:bCs/>
          <w:sz w:val="22"/>
          <w:szCs w:val="22"/>
        </w:rPr>
        <w:t>查看所有新闻</w:t>
      </w:r>
    </w:p>
    <w:p w14:paraId="2C5E4090"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F80B0C9">
          <v:rect id="_x0000_i1034" style="width:0;height:1.5pt" o:hralign="center" o:hrstd="t" o:hr="t" fillcolor="#a0a0a0" stroked="f"/>
        </w:pict>
      </w:r>
    </w:p>
    <w:p w14:paraId="36DFAF80"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投资者解读</w:t>
      </w:r>
    </w:p>
    <w:p w14:paraId="3E5C9D83"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AppLovin </w:t>
      </w:r>
      <w:r w:rsidRPr="00C9256F">
        <w:rPr>
          <w:rFonts w:ascii="Times New Roman" w:eastAsia="微软雅黑" w:hAnsi="Times New Roman" w:cs="Times New Roman"/>
          <w:b/>
          <w:bCs/>
          <w:sz w:val="22"/>
          <w:szCs w:val="22"/>
        </w:rPr>
        <w:t>在其行业中排名第一，综合评分高达</w:t>
      </w:r>
      <w:r w:rsidRPr="00C9256F">
        <w:rPr>
          <w:rFonts w:ascii="Times New Roman" w:eastAsia="微软雅黑" w:hAnsi="Times New Roman" w:cs="Times New Roman"/>
          <w:b/>
          <w:bCs/>
          <w:sz w:val="22"/>
          <w:szCs w:val="22"/>
        </w:rPr>
        <w:t xml:space="preserve"> 99</w:t>
      </w:r>
      <w:r w:rsidRPr="00C9256F">
        <w:rPr>
          <w:rFonts w:ascii="Times New Roman" w:eastAsia="微软雅黑" w:hAnsi="Times New Roman" w:cs="Times New Roman"/>
          <w:sz w:val="22"/>
          <w:szCs w:val="22"/>
        </w:rPr>
        <w:t>，表明其业务增长、盈利能力及股价表现均优于市场大部分公司。</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机构资金流入情况良好（</w:t>
      </w:r>
      <w:r w:rsidRPr="00C9256F">
        <w:rPr>
          <w:rFonts w:ascii="Times New Roman" w:eastAsia="微软雅黑" w:hAnsi="Times New Roman" w:cs="Times New Roman"/>
          <w:b/>
          <w:bCs/>
          <w:sz w:val="22"/>
          <w:szCs w:val="22"/>
        </w:rPr>
        <w:t xml:space="preserve">B+ </w:t>
      </w:r>
      <w:r w:rsidRPr="00C9256F">
        <w:rPr>
          <w:rFonts w:ascii="Times New Roman" w:eastAsia="微软雅黑" w:hAnsi="Times New Roman" w:cs="Times New Roman"/>
          <w:b/>
          <w:bCs/>
          <w:sz w:val="22"/>
          <w:szCs w:val="22"/>
        </w:rPr>
        <w:t>评级）</w:t>
      </w:r>
      <w:r w:rsidRPr="00C9256F">
        <w:rPr>
          <w:rFonts w:ascii="Times New Roman" w:eastAsia="微软雅黑" w:hAnsi="Times New Roman" w:cs="Times New Roman"/>
          <w:sz w:val="22"/>
          <w:szCs w:val="22"/>
        </w:rPr>
        <w:t>，但值得注意的是</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EPS </w:t>
      </w:r>
      <w:r w:rsidRPr="00C9256F">
        <w:rPr>
          <w:rFonts w:ascii="Times New Roman" w:eastAsia="微软雅黑" w:hAnsi="Times New Roman" w:cs="Times New Roman"/>
          <w:b/>
          <w:bCs/>
          <w:sz w:val="22"/>
          <w:szCs w:val="22"/>
        </w:rPr>
        <w:t>评分仅</w:t>
      </w:r>
      <w:r w:rsidRPr="00C9256F">
        <w:rPr>
          <w:rFonts w:ascii="Times New Roman" w:eastAsia="微软雅黑" w:hAnsi="Times New Roman" w:cs="Times New Roman"/>
          <w:b/>
          <w:bCs/>
          <w:sz w:val="22"/>
          <w:szCs w:val="22"/>
        </w:rPr>
        <w:t xml:space="preserve"> 83</w:t>
      </w:r>
      <w:r w:rsidRPr="00C9256F">
        <w:rPr>
          <w:rFonts w:ascii="Times New Roman" w:eastAsia="微软雅黑" w:hAnsi="Times New Roman" w:cs="Times New Roman"/>
          <w:sz w:val="22"/>
          <w:szCs w:val="22"/>
        </w:rPr>
        <w:t>，表明虽然增长强劲，但盈利能力仍有进一步提升空间。</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股价表现极为强势（</w:t>
      </w:r>
      <w:r w:rsidRPr="00C9256F">
        <w:rPr>
          <w:rFonts w:ascii="Times New Roman" w:eastAsia="微软雅黑" w:hAnsi="Times New Roman" w:cs="Times New Roman"/>
          <w:b/>
          <w:bCs/>
          <w:sz w:val="22"/>
          <w:szCs w:val="22"/>
        </w:rPr>
        <w:t xml:space="preserve">RS </w:t>
      </w:r>
      <w:r w:rsidRPr="00C9256F">
        <w:rPr>
          <w:rFonts w:ascii="Times New Roman" w:eastAsia="微软雅黑" w:hAnsi="Times New Roman" w:cs="Times New Roman"/>
          <w:b/>
          <w:bCs/>
          <w:sz w:val="22"/>
          <w:szCs w:val="22"/>
        </w:rPr>
        <w:t>评分</w:t>
      </w:r>
      <w:r w:rsidRPr="00C9256F">
        <w:rPr>
          <w:rFonts w:ascii="Times New Roman" w:eastAsia="微软雅黑" w:hAnsi="Times New Roman" w:cs="Times New Roman"/>
          <w:b/>
          <w:bCs/>
          <w:sz w:val="22"/>
          <w:szCs w:val="22"/>
        </w:rPr>
        <w:t xml:space="preserve"> 99</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，显示</w:t>
      </w:r>
      <w:r w:rsidRPr="00C9256F">
        <w:rPr>
          <w:rFonts w:ascii="Times New Roman" w:eastAsia="微软雅黑" w:hAnsi="Times New Roman" w:cs="Times New Roman"/>
          <w:sz w:val="22"/>
          <w:szCs w:val="22"/>
        </w:rPr>
        <w:t xml:space="preserve"> AppLovin </w:t>
      </w:r>
      <w:r w:rsidRPr="00C9256F">
        <w:rPr>
          <w:rFonts w:ascii="Times New Roman" w:eastAsia="微软雅黑" w:hAnsi="Times New Roman" w:cs="Times New Roman"/>
          <w:sz w:val="22"/>
          <w:szCs w:val="22"/>
        </w:rPr>
        <w:t>在市场中的相对优势，近期受资金追捧明显。</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近期即将发布财报（</w:t>
      </w:r>
      <w:r w:rsidRPr="00C9256F">
        <w:rPr>
          <w:rFonts w:ascii="Times New Roman" w:eastAsia="微软雅黑" w:hAnsi="Times New Roman" w:cs="Times New Roman"/>
          <w:b/>
          <w:bCs/>
          <w:sz w:val="22"/>
          <w:szCs w:val="22"/>
        </w:rPr>
        <w:t xml:space="preserve">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12 </w:t>
      </w:r>
      <w:r w:rsidRPr="00C9256F">
        <w:rPr>
          <w:rFonts w:ascii="Times New Roman" w:eastAsia="微软雅黑" w:hAnsi="Times New Roman" w:cs="Times New Roman"/>
          <w:b/>
          <w:bCs/>
          <w:sz w:val="22"/>
          <w:szCs w:val="22"/>
        </w:rPr>
        <w:t>日），投资者需关注市场对盈利预期的反应</w:t>
      </w:r>
      <w:r w:rsidRPr="00C9256F">
        <w:rPr>
          <w:rFonts w:ascii="Times New Roman" w:eastAsia="微软雅黑" w:hAnsi="Times New Roman" w:cs="Times New Roman"/>
          <w:sz w:val="22"/>
          <w:szCs w:val="22"/>
        </w:rPr>
        <w:t>，若超预期，股价可能突破新高，反之则可能调整。</w:t>
      </w:r>
    </w:p>
    <w:p w14:paraId="02138688"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lastRenderedPageBreak/>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结论：</w:t>
      </w:r>
      <w:r w:rsidRPr="00C9256F">
        <w:rPr>
          <w:rFonts w:ascii="Times New Roman" w:eastAsia="微软雅黑" w:hAnsi="Times New Roman" w:cs="Times New Roman"/>
          <w:b/>
          <w:bCs/>
          <w:sz w:val="22"/>
          <w:szCs w:val="22"/>
        </w:rPr>
        <w:t xml:space="preserve">AppLovin </w:t>
      </w:r>
      <w:r w:rsidRPr="00C9256F">
        <w:rPr>
          <w:rFonts w:ascii="Times New Roman" w:eastAsia="微软雅黑" w:hAnsi="Times New Roman" w:cs="Times New Roman"/>
          <w:b/>
          <w:bCs/>
          <w:sz w:val="22"/>
          <w:szCs w:val="22"/>
        </w:rPr>
        <w:t>仍是强势股，但需结合财报发布后的市场动向进行风险管理。</w:t>
      </w:r>
    </w:p>
    <w:p w14:paraId="61646B25" w14:textId="77777777" w:rsidR="00C9256F" w:rsidRDefault="00C9256F" w:rsidP="00134146">
      <w:pPr>
        <w:rPr>
          <w:rFonts w:ascii="Times New Roman" w:eastAsia="微软雅黑" w:hAnsi="Times New Roman" w:cs="Times New Roman"/>
          <w:sz w:val="22"/>
          <w:szCs w:val="22"/>
        </w:rPr>
      </w:pPr>
    </w:p>
    <w:p w14:paraId="1C938C6F" w14:textId="77777777" w:rsidR="00C9256F" w:rsidRPr="00C9256F" w:rsidRDefault="00C9256F" w:rsidP="00C9256F">
      <w:pPr>
        <w:rPr>
          <w:rFonts w:ascii="Times New Roman" w:eastAsia="微软雅黑" w:hAnsi="Times New Roman" w:cs="Times New Roman"/>
          <w:b/>
          <w:bCs/>
          <w:sz w:val="22"/>
          <w:szCs w:val="22"/>
        </w:rPr>
      </w:pPr>
      <w:r w:rsidRPr="00C9256F">
        <w:rPr>
          <w:rFonts w:ascii="Times New Roman" w:eastAsia="微软雅黑" w:hAnsi="Times New Roman" w:cs="Times New Roman"/>
          <w:b/>
          <w:bCs/>
          <w:sz w:val="22"/>
          <w:szCs w:val="22"/>
        </w:rPr>
        <w:t>AppLovin</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b/>
          <w:bCs/>
          <w:sz w:val="22"/>
          <w:szCs w:val="22"/>
        </w:rPr>
        <w:t>APP</w:t>
      </w:r>
      <w:r w:rsidRPr="00C9256F">
        <w:rPr>
          <w:rFonts w:ascii="Times New Roman" w:eastAsia="微软雅黑" w:hAnsi="Times New Roman" w:cs="Times New Roman"/>
          <w:b/>
          <w:bCs/>
          <w:sz w:val="22"/>
          <w:szCs w:val="22"/>
        </w:rPr>
        <w:t>）股票与公司数据分析</w:t>
      </w:r>
    </w:p>
    <w:p w14:paraId="637F3BC3"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股票数据（</w:t>
      </w:r>
      <w:r w:rsidRPr="00C9256F">
        <w:rPr>
          <w:rFonts w:ascii="Times New Roman" w:eastAsia="微软雅黑" w:hAnsi="Times New Roman" w:cs="Times New Roman"/>
          <w:b/>
          <w:bCs/>
          <w:sz w:val="22"/>
          <w:szCs w:val="22"/>
        </w:rPr>
        <w:t>Stock Data</w:t>
      </w:r>
      <w:r w:rsidRPr="00C9256F">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640"/>
        <w:gridCol w:w="2702"/>
        <w:gridCol w:w="4008"/>
      </w:tblGrid>
      <w:tr w:rsidR="00C9256F" w:rsidRPr="00C9256F" w14:paraId="51E55623" w14:textId="77777777" w:rsidTr="00C92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4A5F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指标</w:t>
            </w:r>
          </w:p>
        </w:tc>
        <w:tc>
          <w:tcPr>
            <w:tcW w:w="0" w:type="auto"/>
            <w:hideMark/>
          </w:tcPr>
          <w:p w14:paraId="4FFF034A"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数据</w:t>
            </w:r>
          </w:p>
        </w:tc>
        <w:tc>
          <w:tcPr>
            <w:tcW w:w="0" w:type="auto"/>
            <w:hideMark/>
          </w:tcPr>
          <w:p w14:paraId="052E0793"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说明</w:t>
            </w:r>
          </w:p>
        </w:tc>
      </w:tr>
      <w:tr w:rsidR="00C9256F" w:rsidRPr="00C9256F" w14:paraId="1E967177"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265E58"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今日股价波动范围</w:t>
            </w:r>
          </w:p>
        </w:tc>
        <w:tc>
          <w:tcPr>
            <w:tcW w:w="0" w:type="auto"/>
            <w:hideMark/>
          </w:tcPr>
          <w:p w14:paraId="68FE49C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365.60 - 379.59</w:t>
            </w:r>
          </w:p>
        </w:tc>
        <w:tc>
          <w:tcPr>
            <w:tcW w:w="0" w:type="auto"/>
            <w:hideMark/>
          </w:tcPr>
          <w:p w14:paraId="7E625CF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当天最高和最低股价</w:t>
            </w:r>
          </w:p>
        </w:tc>
      </w:tr>
      <w:tr w:rsidR="00C9256F" w:rsidRPr="00C9256F" w14:paraId="1329590F"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0C8B990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52 </w:t>
            </w:r>
            <w:r w:rsidRPr="00C9256F">
              <w:rPr>
                <w:rFonts w:ascii="Times New Roman" w:eastAsia="微软雅黑" w:hAnsi="Times New Roman" w:cs="Times New Roman"/>
                <w:sz w:val="22"/>
                <w:szCs w:val="22"/>
              </w:rPr>
              <w:t>周股价范围</w:t>
            </w:r>
          </w:p>
        </w:tc>
        <w:tc>
          <w:tcPr>
            <w:tcW w:w="0" w:type="auto"/>
            <w:hideMark/>
          </w:tcPr>
          <w:p w14:paraId="62798CBC"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45.12 - 417.64</w:t>
            </w:r>
          </w:p>
        </w:tc>
        <w:tc>
          <w:tcPr>
            <w:tcW w:w="0" w:type="auto"/>
            <w:hideMark/>
          </w:tcPr>
          <w:p w14:paraId="6C18EC2D"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过去一年内股价最高与最低点</w:t>
            </w:r>
          </w:p>
        </w:tc>
      </w:tr>
      <w:tr w:rsidR="00C9256F" w:rsidRPr="00C9256F" w14:paraId="32C808DF"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4A5EB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年初至今涨幅（</w:t>
            </w:r>
            <w:r w:rsidRPr="00C9256F">
              <w:rPr>
                <w:rFonts w:ascii="Times New Roman" w:eastAsia="微软雅黑" w:hAnsi="Times New Roman" w:cs="Times New Roman"/>
                <w:sz w:val="22"/>
                <w:szCs w:val="22"/>
              </w:rPr>
              <w:t>YTD</w:t>
            </w:r>
            <w:r w:rsidRPr="00C9256F">
              <w:rPr>
                <w:rFonts w:ascii="Times New Roman" w:eastAsia="微软雅黑" w:hAnsi="Times New Roman" w:cs="Times New Roman"/>
                <w:sz w:val="22"/>
                <w:szCs w:val="22"/>
              </w:rPr>
              <w:t>）</w:t>
            </w:r>
          </w:p>
        </w:tc>
        <w:tc>
          <w:tcPr>
            <w:tcW w:w="0" w:type="auto"/>
            <w:hideMark/>
          </w:tcPr>
          <w:p w14:paraId="241FF975"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16.17%</w:t>
            </w:r>
          </w:p>
        </w:tc>
        <w:tc>
          <w:tcPr>
            <w:tcW w:w="0" w:type="auto"/>
            <w:hideMark/>
          </w:tcPr>
          <w:p w14:paraId="79B1BDB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今年以来股价的累计涨幅</w:t>
            </w:r>
          </w:p>
        </w:tc>
      </w:tr>
      <w:tr w:rsidR="00C9256F" w:rsidRPr="00C9256F" w14:paraId="1E578F79"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3F09225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4 </w:t>
            </w:r>
            <w:r w:rsidRPr="00C9256F">
              <w:rPr>
                <w:rFonts w:ascii="Times New Roman" w:eastAsia="微软雅黑" w:hAnsi="Times New Roman" w:cs="Times New Roman"/>
                <w:sz w:val="22"/>
                <w:szCs w:val="22"/>
              </w:rPr>
              <w:t>周涨幅</w:t>
            </w:r>
          </w:p>
        </w:tc>
        <w:tc>
          <w:tcPr>
            <w:tcW w:w="0" w:type="auto"/>
            <w:hideMark/>
          </w:tcPr>
          <w:p w14:paraId="5C780AF9"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9.89%</w:t>
            </w:r>
          </w:p>
        </w:tc>
        <w:tc>
          <w:tcPr>
            <w:tcW w:w="0" w:type="auto"/>
            <w:hideMark/>
          </w:tcPr>
          <w:p w14:paraId="0449CD59"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最近一个月内股价涨幅</w:t>
            </w:r>
          </w:p>
        </w:tc>
      </w:tr>
      <w:tr w:rsidR="00C9256F" w:rsidRPr="00C9256F" w14:paraId="24F5900E"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27DB0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50 </w:t>
            </w:r>
            <w:r w:rsidRPr="00C9256F">
              <w:rPr>
                <w:rFonts w:ascii="Times New Roman" w:eastAsia="微软雅黑" w:hAnsi="Times New Roman" w:cs="Times New Roman"/>
                <w:sz w:val="22"/>
                <w:szCs w:val="22"/>
              </w:rPr>
              <w:t>日均成交量</w:t>
            </w:r>
          </w:p>
        </w:tc>
        <w:tc>
          <w:tcPr>
            <w:tcW w:w="0" w:type="auto"/>
            <w:hideMark/>
          </w:tcPr>
          <w:p w14:paraId="3409FBED"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5,082,900</w:t>
            </w:r>
          </w:p>
        </w:tc>
        <w:tc>
          <w:tcPr>
            <w:tcW w:w="0" w:type="auto"/>
            <w:hideMark/>
          </w:tcPr>
          <w:p w14:paraId="7E1273E8"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50 </w:t>
            </w:r>
            <w:r w:rsidRPr="00C9256F">
              <w:rPr>
                <w:rFonts w:ascii="Times New Roman" w:eastAsia="微软雅黑" w:hAnsi="Times New Roman" w:cs="Times New Roman"/>
                <w:sz w:val="22"/>
                <w:szCs w:val="22"/>
              </w:rPr>
              <w:t>天的平均交易量</w:t>
            </w:r>
          </w:p>
        </w:tc>
      </w:tr>
      <w:tr w:rsidR="00C9256F" w:rsidRPr="00C9256F" w14:paraId="79C3242E"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7BA43DD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总流通股数</w:t>
            </w:r>
          </w:p>
        </w:tc>
        <w:tc>
          <w:tcPr>
            <w:tcW w:w="0" w:type="auto"/>
            <w:hideMark/>
          </w:tcPr>
          <w:p w14:paraId="66E4D890"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 xml:space="preserve">298.7 </w:t>
            </w:r>
            <w:r w:rsidRPr="00C9256F">
              <w:rPr>
                <w:rFonts w:ascii="Times New Roman" w:eastAsia="微软雅黑" w:hAnsi="Times New Roman" w:cs="Times New Roman"/>
                <w:b/>
                <w:bCs/>
                <w:sz w:val="22"/>
                <w:szCs w:val="22"/>
              </w:rPr>
              <w:t>百万</w:t>
            </w:r>
          </w:p>
        </w:tc>
        <w:tc>
          <w:tcPr>
            <w:tcW w:w="0" w:type="auto"/>
            <w:hideMark/>
          </w:tcPr>
          <w:p w14:paraId="7454F18A"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目前市场上流通的总股本</w:t>
            </w:r>
          </w:p>
        </w:tc>
      </w:tr>
      <w:tr w:rsidR="00C9256F" w:rsidRPr="00C9256F" w14:paraId="30126F56"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4FEC06"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可流通股本（</w:t>
            </w:r>
            <w:r w:rsidRPr="00C9256F">
              <w:rPr>
                <w:rFonts w:ascii="Times New Roman" w:eastAsia="微软雅黑" w:hAnsi="Times New Roman" w:cs="Times New Roman"/>
                <w:sz w:val="22"/>
                <w:szCs w:val="22"/>
              </w:rPr>
              <w:t>Float</w:t>
            </w:r>
            <w:r w:rsidRPr="00C9256F">
              <w:rPr>
                <w:rFonts w:ascii="Times New Roman" w:eastAsia="微软雅黑" w:hAnsi="Times New Roman" w:cs="Times New Roman"/>
                <w:sz w:val="22"/>
                <w:szCs w:val="22"/>
              </w:rPr>
              <w:t>）</w:t>
            </w:r>
          </w:p>
        </w:tc>
        <w:tc>
          <w:tcPr>
            <w:tcW w:w="0" w:type="auto"/>
            <w:hideMark/>
          </w:tcPr>
          <w:p w14:paraId="6B1E90FF"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 xml:space="preserve">215.0 </w:t>
            </w:r>
            <w:r w:rsidRPr="00C9256F">
              <w:rPr>
                <w:rFonts w:ascii="Times New Roman" w:eastAsia="微软雅黑" w:hAnsi="Times New Roman" w:cs="Times New Roman"/>
                <w:b/>
                <w:bCs/>
                <w:sz w:val="22"/>
                <w:szCs w:val="22"/>
              </w:rPr>
              <w:t>百万</w:t>
            </w:r>
          </w:p>
        </w:tc>
        <w:tc>
          <w:tcPr>
            <w:tcW w:w="0" w:type="auto"/>
            <w:hideMark/>
          </w:tcPr>
          <w:p w14:paraId="0EAD7948"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实际可交易的股票数量</w:t>
            </w:r>
          </w:p>
        </w:tc>
      </w:tr>
      <w:tr w:rsidR="00C9256F" w:rsidRPr="00C9256F" w14:paraId="7D1E0EB7"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4E460837"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IPO </w:t>
            </w:r>
            <w:r w:rsidRPr="00C9256F">
              <w:rPr>
                <w:rFonts w:ascii="Times New Roman" w:eastAsia="微软雅黑" w:hAnsi="Times New Roman" w:cs="Times New Roman"/>
                <w:sz w:val="22"/>
                <w:szCs w:val="22"/>
              </w:rPr>
              <w:t>上市日期</w:t>
            </w:r>
          </w:p>
        </w:tc>
        <w:tc>
          <w:tcPr>
            <w:tcW w:w="0" w:type="auto"/>
            <w:hideMark/>
          </w:tcPr>
          <w:p w14:paraId="6FB5F4E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2021/04/15</w:t>
            </w:r>
          </w:p>
        </w:tc>
        <w:tc>
          <w:tcPr>
            <w:tcW w:w="0" w:type="auto"/>
            <w:hideMark/>
          </w:tcPr>
          <w:p w14:paraId="32803FD8"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公司上市日期</w:t>
            </w:r>
          </w:p>
        </w:tc>
      </w:tr>
      <w:tr w:rsidR="00C9256F" w:rsidRPr="00C9256F" w14:paraId="5F44E0FB"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278D1A"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承销投行</w:t>
            </w:r>
          </w:p>
        </w:tc>
        <w:tc>
          <w:tcPr>
            <w:tcW w:w="0" w:type="auto"/>
            <w:hideMark/>
          </w:tcPr>
          <w:p w14:paraId="595CD36B"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摩根士丹利（</w:t>
            </w:r>
            <w:r w:rsidRPr="00C9256F">
              <w:rPr>
                <w:rFonts w:ascii="Times New Roman" w:eastAsia="微软雅黑" w:hAnsi="Times New Roman" w:cs="Times New Roman"/>
                <w:b/>
                <w:bCs/>
                <w:sz w:val="22"/>
                <w:szCs w:val="22"/>
              </w:rPr>
              <w:t>Morgan Stanley</w:t>
            </w:r>
            <w:r w:rsidRPr="00C9256F">
              <w:rPr>
                <w:rFonts w:ascii="Times New Roman" w:eastAsia="微软雅黑" w:hAnsi="Times New Roman" w:cs="Times New Roman"/>
                <w:b/>
                <w:bCs/>
                <w:sz w:val="22"/>
                <w:szCs w:val="22"/>
              </w:rPr>
              <w:t>）</w:t>
            </w:r>
          </w:p>
        </w:tc>
        <w:tc>
          <w:tcPr>
            <w:tcW w:w="0" w:type="auto"/>
            <w:hideMark/>
          </w:tcPr>
          <w:p w14:paraId="592799D2"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IPO </w:t>
            </w:r>
            <w:r w:rsidRPr="00C9256F">
              <w:rPr>
                <w:rFonts w:ascii="Times New Roman" w:eastAsia="微软雅黑" w:hAnsi="Times New Roman" w:cs="Times New Roman"/>
                <w:sz w:val="22"/>
                <w:szCs w:val="22"/>
              </w:rPr>
              <w:t>及相关投行支持</w:t>
            </w:r>
          </w:p>
        </w:tc>
      </w:tr>
      <w:tr w:rsidR="00C9256F" w:rsidRPr="00C9256F" w14:paraId="0DB12B41"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7077F943"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管理层持股比例</w:t>
            </w:r>
          </w:p>
        </w:tc>
        <w:tc>
          <w:tcPr>
            <w:tcW w:w="0" w:type="auto"/>
            <w:hideMark/>
          </w:tcPr>
          <w:p w14:paraId="45A277C0"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5.7%</w:t>
            </w:r>
          </w:p>
        </w:tc>
        <w:tc>
          <w:tcPr>
            <w:tcW w:w="0" w:type="auto"/>
            <w:hideMark/>
          </w:tcPr>
          <w:p w14:paraId="04D8D6B2"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公司管理层所持有的股份比例</w:t>
            </w:r>
          </w:p>
        </w:tc>
      </w:tr>
      <w:tr w:rsidR="00C9256F" w:rsidRPr="00C9256F" w14:paraId="4F819FBD"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D5261E"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市盈率（</w:t>
            </w:r>
            <w:r w:rsidRPr="00C9256F">
              <w:rPr>
                <w:rFonts w:ascii="Times New Roman" w:eastAsia="微软雅黑" w:hAnsi="Times New Roman" w:cs="Times New Roman"/>
                <w:sz w:val="22"/>
                <w:szCs w:val="22"/>
              </w:rPr>
              <w:t>PE Ratio</w:t>
            </w:r>
            <w:r w:rsidRPr="00C9256F">
              <w:rPr>
                <w:rFonts w:ascii="Times New Roman" w:eastAsia="微软雅黑" w:hAnsi="Times New Roman" w:cs="Times New Roman"/>
                <w:sz w:val="22"/>
                <w:szCs w:val="22"/>
              </w:rPr>
              <w:t>）</w:t>
            </w:r>
          </w:p>
        </w:tc>
        <w:tc>
          <w:tcPr>
            <w:tcW w:w="0" w:type="auto"/>
            <w:hideMark/>
          </w:tcPr>
          <w:p w14:paraId="6C242E01"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112</w:t>
            </w:r>
          </w:p>
        </w:tc>
        <w:tc>
          <w:tcPr>
            <w:tcW w:w="0" w:type="auto"/>
            <w:hideMark/>
          </w:tcPr>
          <w:p w14:paraId="4305C5CA"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反映当前估值水平（较高，说明市场预期增长强劲）</w:t>
            </w:r>
          </w:p>
        </w:tc>
      </w:tr>
      <w:tr w:rsidR="00C9256F" w:rsidRPr="00C9256F" w14:paraId="0083070F"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3AD9E8D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股息收益率（</w:t>
            </w:r>
            <w:r w:rsidRPr="00C9256F">
              <w:rPr>
                <w:rFonts w:ascii="Times New Roman" w:eastAsia="微软雅黑" w:hAnsi="Times New Roman" w:cs="Times New Roman"/>
                <w:sz w:val="22"/>
                <w:szCs w:val="22"/>
              </w:rPr>
              <w:t>Dividend Yield</w:t>
            </w:r>
            <w:r w:rsidRPr="00C9256F">
              <w:rPr>
                <w:rFonts w:ascii="Times New Roman" w:eastAsia="微软雅黑" w:hAnsi="Times New Roman" w:cs="Times New Roman"/>
                <w:sz w:val="22"/>
                <w:szCs w:val="22"/>
              </w:rPr>
              <w:t>）</w:t>
            </w:r>
          </w:p>
        </w:tc>
        <w:tc>
          <w:tcPr>
            <w:tcW w:w="0" w:type="auto"/>
            <w:hideMark/>
          </w:tcPr>
          <w:p w14:paraId="54C5FEAE"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w:t>
            </w:r>
          </w:p>
        </w:tc>
        <w:tc>
          <w:tcPr>
            <w:tcW w:w="0" w:type="auto"/>
            <w:hideMark/>
          </w:tcPr>
          <w:p w14:paraId="4AC8481B"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该公司目前不派发股息</w:t>
            </w:r>
          </w:p>
        </w:tc>
      </w:tr>
      <w:tr w:rsidR="00C9256F" w:rsidRPr="00C9256F" w14:paraId="17FE00F8"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B2765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Alpha</w:t>
            </w:r>
          </w:p>
        </w:tc>
        <w:tc>
          <w:tcPr>
            <w:tcW w:w="0" w:type="auto"/>
            <w:hideMark/>
          </w:tcPr>
          <w:p w14:paraId="02736BD6"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0.68</w:t>
            </w:r>
          </w:p>
        </w:tc>
        <w:tc>
          <w:tcPr>
            <w:tcW w:w="0" w:type="auto"/>
            <w:hideMark/>
          </w:tcPr>
          <w:p w14:paraId="20FCA97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衡量股票超额回报能力</w:t>
            </w:r>
          </w:p>
        </w:tc>
      </w:tr>
      <w:tr w:rsidR="00C9256F" w:rsidRPr="00C9256F" w14:paraId="0663968D" w14:textId="77777777" w:rsidTr="00C9256F">
        <w:tc>
          <w:tcPr>
            <w:cnfStyle w:val="001000000000" w:firstRow="0" w:lastRow="0" w:firstColumn="1" w:lastColumn="0" w:oddVBand="0" w:evenVBand="0" w:oddHBand="0" w:evenHBand="0" w:firstRowFirstColumn="0" w:firstRowLastColumn="0" w:lastRowFirstColumn="0" w:lastRowLastColumn="0"/>
            <w:tcW w:w="0" w:type="auto"/>
            <w:hideMark/>
          </w:tcPr>
          <w:p w14:paraId="0677E03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lastRenderedPageBreak/>
              <w:t>Beta</w:t>
            </w:r>
          </w:p>
        </w:tc>
        <w:tc>
          <w:tcPr>
            <w:tcW w:w="0" w:type="auto"/>
            <w:hideMark/>
          </w:tcPr>
          <w:p w14:paraId="3FE0972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2.65</w:t>
            </w:r>
          </w:p>
        </w:tc>
        <w:tc>
          <w:tcPr>
            <w:tcW w:w="0" w:type="auto"/>
            <w:hideMark/>
          </w:tcPr>
          <w:p w14:paraId="2614C8A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衡量股票相对市场的波动性（</w:t>
            </w:r>
            <w:r w:rsidRPr="00C9256F">
              <w:rPr>
                <w:rFonts w:ascii="Times New Roman" w:eastAsia="微软雅黑" w:hAnsi="Times New Roman" w:cs="Times New Roman"/>
                <w:sz w:val="22"/>
                <w:szCs w:val="22"/>
              </w:rPr>
              <w:t xml:space="preserve">&gt;1 </w:t>
            </w:r>
            <w:r w:rsidRPr="00C9256F">
              <w:rPr>
                <w:rFonts w:ascii="Times New Roman" w:eastAsia="微软雅黑" w:hAnsi="Times New Roman" w:cs="Times New Roman"/>
                <w:sz w:val="22"/>
                <w:szCs w:val="22"/>
              </w:rPr>
              <w:t>表示波动较大）</w:t>
            </w:r>
          </w:p>
        </w:tc>
      </w:tr>
    </w:tbl>
    <w:p w14:paraId="359362CF"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A48D722">
          <v:rect id="_x0000_i1035" style="width:0;height:1.5pt" o:hralign="center" o:hrstd="t" o:hr="t" fillcolor="#a0a0a0" stroked="f"/>
        </w:pict>
      </w:r>
    </w:p>
    <w:p w14:paraId="724272E4"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公司基本面（</w:t>
      </w:r>
      <w:r w:rsidRPr="00C9256F">
        <w:rPr>
          <w:rFonts w:ascii="Times New Roman" w:eastAsia="微软雅黑" w:hAnsi="Times New Roman" w:cs="Times New Roman"/>
          <w:b/>
          <w:bCs/>
          <w:sz w:val="22"/>
          <w:szCs w:val="22"/>
        </w:rPr>
        <w:t>Company Fundamentals</w:t>
      </w:r>
      <w:r w:rsidRPr="00C9256F">
        <w:rPr>
          <w:rFonts w:ascii="Times New Roman" w:eastAsia="微软雅黑" w:hAnsi="Times New Roman" w:cs="Times New Roman"/>
          <w:b/>
          <w:bCs/>
          <w:sz w:val="22"/>
          <w:szCs w:val="22"/>
        </w:rPr>
        <w:t>）</w:t>
      </w:r>
    </w:p>
    <w:tbl>
      <w:tblPr>
        <w:tblStyle w:val="41"/>
        <w:tblW w:w="0" w:type="auto"/>
        <w:tblLook w:val="04A0" w:firstRow="1" w:lastRow="0" w:firstColumn="1" w:lastColumn="0" w:noHBand="0" w:noVBand="1"/>
      </w:tblPr>
      <w:tblGrid>
        <w:gridCol w:w="2875"/>
        <w:gridCol w:w="1800"/>
        <w:gridCol w:w="4675"/>
      </w:tblGrid>
      <w:tr w:rsidR="00C9256F" w:rsidRPr="00C9256F" w14:paraId="1E0A097A" w14:textId="77777777" w:rsidTr="00C92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A3E90E8"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指标</w:t>
            </w:r>
          </w:p>
        </w:tc>
        <w:tc>
          <w:tcPr>
            <w:tcW w:w="1800" w:type="dxa"/>
            <w:hideMark/>
          </w:tcPr>
          <w:p w14:paraId="4D4A0CB1"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数据</w:t>
            </w:r>
          </w:p>
        </w:tc>
        <w:tc>
          <w:tcPr>
            <w:tcW w:w="4675" w:type="dxa"/>
            <w:hideMark/>
          </w:tcPr>
          <w:p w14:paraId="2CD5B83F" w14:textId="77777777" w:rsidR="00C9256F" w:rsidRPr="00C9256F" w:rsidRDefault="00C9256F" w:rsidP="00C9256F">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说明</w:t>
            </w:r>
          </w:p>
        </w:tc>
      </w:tr>
      <w:tr w:rsidR="00C9256F" w:rsidRPr="00C9256F" w14:paraId="25181234"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21A56D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下次财报发布日期</w:t>
            </w:r>
          </w:p>
        </w:tc>
        <w:tc>
          <w:tcPr>
            <w:tcW w:w="1800" w:type="dxa"/>
            <w:hideMark/>
          </w:tcPr>
          <w:p w14:paraId="4781BDC2"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2025/02/12</w:t>
            </w:r>
          </w:p>
        </w:tc>
        <w:tc>
          <w:tcPr>
            <w:tcW w:w="4675" w:type="dxa"/>
            <w:hideMark/>
          </w:tcPr>
          <w:p w14:paraId="5759A4E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预计财报发布时间</w:t>
            </w:r>
          </w:p>
        </w:tc>
      </w:tr>
      <w:tr w:rsidR="00C9256F" w:rsidRPr="00C9256F" w14:paraId="58F94FD0"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277F1807"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上季度</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p>
        </w:tc>
        <w:tc>
          <w:tcPr>
            <w:tcW w:w="1800" w:type="dxa"/>
            <w:hideMark/>
          </w:tcPr>
          <w:p w14:paraId="51C994CA"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317%</w:t>
            </w:r>
          </w:p>
        </w:tc>
        <w:tc>
          <w:tcPr>
            <w:tcW w:w="4675" w:type="dxa"/>
            <w:hideMark/>
          </w:tcPr>
          <w:p w14:paraId="3D5DF7D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最近一个季度的每股收益同比增长率</w:t>
            </w:r>
          </w:p>
        </w:tc>
      </w:tr>
      <w:tr w:rsidR="00C9256F" w:rsidRPr="00C9256F" w14:paraId="4FBFEBEA"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F77C98F"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3 </w:t>
            </w:r>
            <w:r w:rsidRPr="00C9256F">
              <w:rPr>
                <w:rFonts w:ascii="Times New Roman" w:eastAsia="微软雅黑" w:hAnsi="Times New Roman" w:cs="Times New Roman"/>
                <w:sz w:val="22"/>
                <w:szCs w:val="22"/>
              </w:rPr>
              <w:t>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增长率</w:t>
            </w:r>
          </w:p>
        </w:tc>
        <w:tc>
          <w:tcPr>
            <w:tcW w:w="1800" w:type="dxa"/>
            <w:hideMark/>
          </w:tcPr>
          <w:p w14:paraId="617C5B79"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0%</w:t>
            </w:r>
          </w:p>
        </w:tc>
        <w:tc>
          <w:tcPr>
            <w:tcW w:w="4675" w:type="dxa"/>
            <w:hideMark/>
          </w:tcPr>
          <w:p w14:paraId="7ACE19C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过去三年的每股收益增长情况</w:t>
            </w:r>
          </w:p>
        </w:tc>
      </w:tr>
      <w:tr w:rsidR="00C9256F" w:rsidRPr="00C9256F" w14:paraId="172EA98F"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10CA5D5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预计</w:t>
            </w:r>
            <w:r w:rsidRPr="00C9256F">
              <w:rPr>
                <w:rFonts w:ascii="Times New Roman" w:eastAsia="微软雅黑" w:hAnsi="Times New Roman" w:cs="Times New Roman"/>
                <w:sz w:val="22"/>
                <w:szCs w:val="22"/>
              </w:rPr>
              <w:t xml:space="preserve"> 2024 </w:t>
            </w:r>
            <w:r w:rsidRPr="00C9256F">
              <w:rPr>
                <w:rFonts w:ascii="Times New Roman" w:eastAsia="微软雅黑" w:hAnsi="Times New Roman" w:cs="Times New Roman"/>
                <w:sz w:val="22"/>
                <w:szCs w:val="22"/>
              </w:rPr>
              <w:t>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p>
        </w:tc>
        <w:tc>
          <w:tcPr>
            <w:tcW w:w="1800" w:type="dxa"/>
            <w:hideMark/>
          </w:tcPr>
          <w:p w14:paraId="3E6B39E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315%</w:t>
            </w:r>
          </w:p>
        </w:tc>
        <w:tc>
          <w:tcPr>
            <w:tcW w:w="4675" w:type="dxa"/>
            <w:hideMark/>
          </w:tcPr>
          <w:p w14:paraId="329848D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 xml:space="preserve">2024 </w:t>
            </w:r>
            <w:r w:rsidRPr="00C9256F">
              <w:rPr>
                <w:rFonts w:ascii="Times New Roman" w:eastAsia="微软雅黑" w:hAnsi="Times New Roman" w:cs="Times New Roman"/>
                <w:sz w:val="22"/>
                <w:szCs w:val="22"/>
              </w:rPr>
              <w:t>年全年的预计每股收益增长率</w:t>
            </w:r>
          </w:p>
        </w:tc>
      </w:tr>
      <w:tr w:rsidR="00C9256F" w:rsidRPr="00C9256F" w14:paraId="10C392F5"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42BA3CB"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年化</w:t>
            </w:r>
            <w:r w:rsidRPr="00C9256F">
              <w:rPr>
                <w:rFonts w:ascii="Times New Roman" w:eastAsia="微软雅黑" w:hAnsi="Times New Roman" w:cs="Times New Roman"/>
                <w:sz w:val="22"/>
                <w:szCs w:val="22"/>
              </w:rPr>
              <w:t xml:space="preserve"> ROE</w:t>
            </w:r>
            <w:r w:rsidRPr="00C9256F">
              <w:rPr>
                <w:rFonts w:ascii="Times New Roman" w:eastAsia="微软雅黑" w:hAnsi="Times New Roman" w:cs="Times New Roman"/>
                <w:sz w:val="22"/>
                <w:szCs w:val="22"/>
              </w:rPr>
              <w:t>（净资产收益率）</w:t>
            </w:r>
          </w:p>
        </w:tc>
        <w:tc>
          <w:tcPr>
            <w:tcW w:w="1800" w:type="dxa"/>
            <w:hideMark/>
          </w:tcPr>
          <w:p w14:paraId="4937A293"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22.6%</w:t>
            </w:r>
          </w:p>
        </w:tc>
        <w:tc>
          <w:tcPr>
            <w:tcW w:w="4675" w:type="dxa"/>
            <w:hideMark/>
          </w:tcPr>
          <w:p w14:paraId="7664B6BE"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衡量公司盈利能力</w:t>
            </w:r>
          </w:p>
        </w:tc>
      </w:tr>
      <w:tr w:rsidR="00C9256F" w:rsidRPr="00C9256F" w14:paraId="02E3C76D"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39E9854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上季度销售增长</w:t>
            </w:r>
          </w:p>
        </w:tc>
        <w:tc>
          <w:tcPr>
            <w:tcW w:w="1800" w:type="dxa"/>
            <w:hideMark/>
          </w:tcPr>
          <w:p w14:paraId="4EAA4763"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39%</w:t>
            </w:r>
          </w:p>
        </w:tc>
        <w:tc>
          <w:tcPr>
            <w:tcW w:w="4675" w:type="dxa"/>
            <w:hideMark/>
          </w:tcPr>
          <w:p w14:paraId="758177F4"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最近一个季度的销售额同比增长率</w:t>
            </w:r>
          </w:p>
        </w:tc>
      </w:tr>
      <w:tr w:rsidR="00C9256F" w:rsidRPr="00C9256F" w14:paraId="46B55770"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76656C5"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3 </w:t>
            </w:r>
            <w:r w:rsidRPr="00C9256F">
              <w:rPr>
                <w:rFonts w:ascii="Times New Roman" w:eastAsia="微软雅黑" w:hAnsi="Times New Roman" w:cs="Times New Roman"/>
                <w:sz w:val="22"/>
                <w:szCs w:val="22"/>
              </w:rPr>
              <w:t>年销售增长率</w:t>
            </w:r>
          </w:p>
        </w:tc>
        <w:tc>
          <w:tcPr>
            <w:tcW w:w="1800" w:type="dxa"/>
            <w:hideMark/>
          </w:tcPr>
          <w:p w14:paraId="2C1BA9EC"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15%</w:t>
            </w:r>
          </w:p>
        </w:tc>
        <w:tc>
          <w:tcPr>
            <w:tcW w:w="4675" w:type="dxa"/>
            <w:hideMark/>
          </w:tcPr>
          <w:p w14:paraId="3C5291EF"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过去三年的年均销售增长率</w:t>
            </w:r>
          </w:p>
        </w:tc>
      </w:tr>
      <w:tr w:rsidR="00C9256F" w:rsidRPr="00C9256F" w14:paraId="7703C060"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35E846D2"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负债率（</w:t>
            </w:r>
            <w:r w:rsidRPr="00C9256F">
              <w:rPr>
                <w:rFonts w:ascii="Times New Roman" w:eastAsia="微软雅黑" w:hAnsi="Times New Roman" w:cs="Times New Roman"/>
                <w:sz w:val="22"/>
                <w:szCs w:val="22"/>
              </w:rPr>
              <w:t>Debt %</w:t>
            </w:r>
            <w:r w:rsidRPr="00C9256F">
              <w:rPr>
                <w:rFonts w:ascii="Times New Roman" w:eastAsia="微软雅黑" w:hAnsi="Times New Roman" w:cs="Times New Roman"/>
                <w:sz w:val="22"/>
                <w:szCs w:val="22"/>
              </w:rPr>
              <w:t>）</w:t>
            </w:r>
          </w:p>
        </w:tc>
        <w:tc>
          <w:tcPr>
            <w:tcW w:w="1800" w:type="dxa"/>
            <w:hideMark/>
          </w:tcPr>
          <w:p w14:paraId="2AF1A5AE"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231%</w:t>
            </w:r>
          </w:p>
        </w:tc>
        <w:tc>
          <w:tcPr>
            <w:tcW w:w="4675" w:type="dxa"/>
            <w:hideMark/>
          </w:tcPr>
          <w:p w14:paraId="136DD15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公司的杠杆水平较高</w:t>
            </w:r>
          </w:p>
        </w:tc>
      </w:tr>
      <w:tr w:rsidR="00C9256F" w:rsidRPr="00C9256F" w14:paraId="1D580EFD"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5F82CAB"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市值（</w:t>
            </w:r>
            <w:r w:rsidRPr="00C9256F">
              <w:rPr>
                <w:rFonts w:ascii="Times New Roman" w:eastAsia="微软雅黑" w:hAnsi="Times New Roman" w:cs="Times New Roman"/>
                <w:sz w:val="22"/>
                <w:szCs w:val="22"/>
              </w:rPr>
              <w:t>Market Cap</w:t>
            </w:r>
            <w:r w:rsidRPr="00C9256F">
              <w:rPr>
                <w:rFonts w:ascii="Times New Roman" w:eastAsia="微软雅黑" w:hAnsi="Times New Roman" w:cs="Times New Roman"/>
                <w:sz w:val="22"/>
                <w:szCs w:val="22"/>
              </w:rPr>
              <w:t>）</w:t>
            </w:r>
          </w:p>
        </w:tc>
        <w:tc>
          <w:tcPr>
            <w:tcW w:w="1800" w:type="dxa"/>
            <w:hideMark/>
          </w:tcPr>
          <w:p w14:paraId="7CD67775"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$126B</w:t>
            </w:r>
          </w:p>
        </w:tc>
        <w:tc>
          <w:tcPr>
            <w:tcW w:w="4675" w:type="dxa"/>
            <w:hideMark/>
          </w:tcPr>
          <w:p w14:paraId="4AB1AD74"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目前公司的总市值（市值较大，属于大盘股）</w:t>
            </w:r>
          </w:p>
        </w:tc>
      </w:tr>
      <w:tr w:rsidR="00C9256F" w:rsidRPr="00C9256F" w14:paraId="184B1F19"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5643BD33"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税前利润率</w:t>
            </w:r>
          </w:p>
        </w:tc>
        <w:tc>
          <w:tcPr>
            <w:tcW w:w="1800" w:type="dxa"/>
            <w:hideMark/>
          </w:tcPr>
          <w:p w14:paraId="7FBE3DB1"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11.6%</w:t>
            </w:r>
          </w:p>
        </w:tc>
        <w:tc>
          <w:tcPr>
            <w:tcW w:w="4675" w:type="dxa"/>
            <w:hideMark/>
          </w:tcPr>
          <w:p w14:paraId="4051AC48"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公司的盈利能力指标</w:t>
            </w:r>
          </w:p>
        </w:tc>
      </w:tr>
      <w:tr w:rsidR="00C9256F" w:rsidRPr="00C9256F" w14:paraId="475EEE74"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4F4CCDD"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w:t>
            </w:r>
            <w:r w:rsidRPr="00C9256F">
              <w:rPr>
                <w:rFonts w:ascii="Times New Roman" w:eastAsia="微软雅黑" w:hAnsi="Times New Roman" w:cs="Times New Roman"/>
                <w:sz w:val="22"/>
                <w:szCs w:val="22"/>
              </w:rPr>
              <w:t>Sector</w:t>
            </w:r>
            <w:r w:rsidRPr="00C9256F">
              <w:rPr>
                <w:rFonts w:ascii="Times New Roman" w:eastAsia="微软雅黑" w:hAnsi="Times New Roman" w:cs="Times New Roman"/>
                <w:sz w:val="22"/>
                <w:szCs w:val="22"/>
              </w:rPr>
              <w:t>）</w:t>
            </w:r>
          </w:p>
        </w:tc>
        <w:tc>
          <w:tcPr>
            <w:tcW w:w="1800" w:type="dxa"/>
            <w:hideMark/>
          </w:tcPr>
          <w:p w14:paraId="0E63F867"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软件（</w:t>
            </w:r>
            <w:r w:rsidRPr="00C9256F">
              <w:rPr>
                <w:rFonts w:ascii="Times New Roman" w:eastAsia="微软雅黑" w:hAnsi="Times New Roman" w:cs="Times New Roman"/>
                <w:b/>
                <w:bCs/>
                <w:sz w:val="22"/>
                <w:szCs w:val="22"/>
              </w:rPr>
              <w:t>Software</w:t>
            </w:r>
            <w:r w:rsidRPr="00C9256F">
              <w:rPr>
                <w:rFonts w:ascii="Times New Roman" w:eastAsia="微软雅黑" w:hAnsi="Times New Roman" w:cs="Times New Roman"/>
                <w:b/>
                <w:bCs/>
                <w:sz w:val="22"/>
                <w:szCs w:val="22"/>
              </w:rPr>
              <w:t>）</w:t>
            </w:r>
          </w:p>
        </w:tc>
        <w:tc>
          <w:tcPr>
            <w:tcW w:w="4675" w:type="dxa"/>
            <w:hideMark/>
          </w:tcPr>
          <w:p w14:paraId="2C3D5126"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所属行业</w:t>
            </w:r>
          </w:p>
        </w:tc>
      </w:tr>
      <w:tr w:rsidR="00C9256F" w:rsidRPr="00C9256F" w14:paraId="74954638" w14:textId="77777777" w:rsidTr="00C9256F">
        <w:tc>
          <w:tcPr>
            <w:cnfStyle w:val="001000000000" w:firstRow="0" w:lastRow="0" w:firstColumn="1" w:lastColumn="0" w:oddVBand="0" w:evenVBand="0" w:oddHBand="0" w:evenHBand="0" w:firstRowFirstColumn="0" w:firstRowLastColumn="0" w:lastRowFirstColumn="0" w:lastRowLastColumn="0"/>
            <w:tcW w:w="2875" w:type="dxa"/>
            <w:hideMark/>
          </w:tcPr>
          <w:p w14:paraId="1FEEB534"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行业组别（</w:t>
            </w:r>
            <w:r w:rsidRPr="00C9256F">
              <w:rPr>
                <w:rFonts w:ascii="Times New Roman" w:eastAsia="微软雅黑" w:hAnsi="Times New Roman" w:cs="Times New Roman"/>
                <w:sz w:val="22"/>
                <w:szCs w:val="22"/>
              </w:rPr>
              <w:t>Industry Group</w:t>
            </w:r>
            <w:r w:rsidRPr="00C9256F">
              <w:rPr>
                <w:rFonts w:ascii="Times New Roman" w:eastAsia="微软雅黑" w:hAnsi="Times New Roman" w:cs="Times New Roman"/>
                <w:sz w:val="22"/>
                <w:szCs w:val="22"/>
              </w:rPr>
              <w:t>）</w:t>
            </w:r>
          </w:p>
        </w:tc>
        <w:tc>
          <w:tcPr>
            <w:tcW w:w="1800" w:type="dxa"/>
            <w:hideMark/>
          </w:tcPr>
          <w:p w14:paraId="23AA564C"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计算机软件</w:t>
            </w:r>
            <w:r w:rsidRPr="00C9256F">
              <w:rPr>
                <w:rFonts w:ascii="Times New Roman" w:eastAsia="微软雅黑" w:hAnsi="Times New Roman" w:cs="Times New Roman"/>
                <w:b/>
                <w:bCs/>
                <w:sz w:val="22"/>
                <w:szCs w:val="22"/>
              </w:rPr>
              <w:t xml:space="preserve"> - </w:t>
            </w:r>
            <w:r w:rsidRPr="00C9256F">
              <w:rPr>
                <w:rFonts w:ascii="Times New Roman" w:eastAsia="微软雅黑" w:hAnsi="Times New Roman" w:cs="Times New Roman"/>
                <w:b/>
                <w:bCs/>
                <w:sz w:val="22"/>
                <w:szCs w:val="22"/>
              </w:rPr>
              <w:t>专业企业服务（</w:t>
            </w:r>
            <w:r w:rsidRPr="00C9256F">
              <w:rPr>
                <w:rFonts w:ascii="Times New Roman" w:eastAsia="微软雅黑" w:hAnsi="Times New Roman" w:cs="Times New Roman"/>
                <w:b/>
                <w:bCs/>
                <w:sz w:val="22"/>
                <w:szCs w:val="22"/>
              </w:rPr>
              <w:t>Comp Stfwr-Spec Enterprs</w:t>
            </w:r>
            <w:r w:rsidRPr="00C9256F">
              <w:rPr>
                <w:rFonts w:ascii="Times New Roman" w:eastAsia="微软雅黑" w:hAnsi="Times New Roman" w:cs="Times New Roman"/>
                <w:b/>
                <w:bCs/>
                <w:sz w:val="22"/>
                <w:szCs w:val="22"/>
              </w:rPr>
              <w:t>）</w:t>
            </w:r>
          </w:p>
        </w:tc>
        <w:tc>
          <w:tcPr>
            <w:tcW w:w="4675" w:type="dxa"/>
            <w:hideMark/>
          </w:tcPr>
          <w:p w14:paraId="58BD633F" w14:textId="77777777" w:rsidR="00C9256F" w:rsidRPr="00C9256F" w:rsidRDefault="00C9256F" w:rsidP="00C9256F">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具体行业类别</w:t>
            </w:r>
          </w:p>
        </w:tc>
      </w:tr>
      <w:tr w:rsidR="00C9256F" w:rsidRPr="00C9256F" w14:paraId="4A201B78" w14:textId="77777777" w:rsidTr="00C92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DB3C67C" w14:textId="77777777" w:rsidR="00C9256F" w:rsidRPr="00C9256F" w:rsidRDefault="00C9256F" w:rsidP="00C9256F">
            <w:pPr>
              <w:spacing w:after="160" w:line="278" w:lineRule="auto"/>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lastRenderedPageBreak/>
              <w:t>行业排名（</w:t>
            </w:r>
            <w:r w:rsidRPr="00C9256F">
              <w:rPr>
                <w:rFonts w:ascii="Times New Roman" w:eastAsia="微软雅黑" w:hAnsi="Times New Roman" w:cs="Times New Roman"/>
                <w:sz w:val="22"/>
                <w:szCs w:val="22"/>
              </w:rPr>
              <w:t>Industry Group Rank</w:t>
            </w:r>
            <w:r w:rsidRPr="00C9256F">
              <w:rPr>
                <w:rFonts w:ascii="Times New Roman" w:eastAsia="微软雅黑" w:hAnsi="Times New Roman" w:cs="Times New Roman"/>
                <w:sz w:val="22"/>
                <w:szCs w:val="22"/>
              </w:rPr>
              <w:t>）</w:t>
            </w:r>
          </w:p>
        </w:tc>
        <w:tc>
          <w:tcPr>
            <w:tcW w:w="1800" w:type="dxa"/>
            <w:hideMark/>
          </w:tcPr>
          <w:p w14:paraId="14D24B81"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13</w:t>
            </w:r>
          </w:p>
        </w:tc>
        <w:tc>
          <w:tcPr>
            <w:tcW w:w="4675" w:type="dxa"/>
            <w:hideMark/>
          </w:tcPr>
          <w:p w14:paraId="62A76023" w14:textId="77777777" w:rsidR="00C9256F" w:rsidRPr="00C9256F" w:rsidRDefault="00C9256F" w:rsidP="00C9256F">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C9256F">
              <w:rPr>
                <w:rFonts w:ascii="Times New Roman" w:eastAsia="微软雅黑" w:hAnsi="Times New Roman" w:cs="Times New Roman"/>
                <w:sz w:val="22"/>
                <w:szCs w:val="22"/>
              </w:rPr>
              <w:t>该公司在其行业中的排名</w:t>
            </w:r>
          </w:p>
        </w:tc>
      </w:tr>
    </w:tbl>
    <w:p w14:paraId="4CCAB4FE" w14:textId="77777777" w:rsidR="00C9256F" w:rsidRPr="00C9256F" w:rsidRDefault="00000000" w:rsidP="00C9256F">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72076B">
          <v:rect id="_x0000_i1036" style="width:0;height:1.5pt" o:hralign="center" o:hrstd="t" o:hr="t" fillcolor="#a0a0a0" stroked="f"/>
        </w:pict>
      </w:r>
    </w:p>
    <w:p w14:paraId="178E4B6B" w14:textId="77777777" w:rsidR="00C9256F" w:rsidRPr="00C9256F" w:rsidRDefault="00C9256F" w:rsidP="00C9256F">
      <w:pPr>
        <w:rPr>
          <w:rFonts w:ascii="Times New Roman" w:eastAsia="微软雅黑" w:hAnsi="Times New Roman" w:cs="Times New Roman"/>
          <w:b/>
          <w:bCs/>
          <w:sz w:val="22"/>
          <w:szCs w:val="22"/>
        </w:rPr>
      </w:pPr>
      <w:r w:rsidRPr="00C9256F">
        <w:rPr>
          <w:rFonts w:ascii="Segoe UI Emoji" w:eastAsia="微软雅黑" w:hAnsi="Segoe UI Emoji" w:cs="Segoe UI Emoji"/>
          <w:b/>
          <w:bCs/>
          <w:sz w:val="22"/>
          <w:szCs w:val="22"/>
        </w:rPr>
        <w:t>📌</w:t>
      </w:r>
      <w:r w:rsidRPr="00C9256F">
        <w:rPr>
          <w:rFonts w:ascii="Times New Roman" w:eastAsia="微软雅黑" w:hAnsi="Times New Roman" w:cs="Times New Roman"/>
          <w:b/>
          <w:bCs/>
          <w:sz w:val="22"/>
          <w:szCs w:val="22"/>
        </w:rPr>
        <w:t xml:space="preserve"> </w:t>
      </w:r>
      <w:r w:rsidRPr="00C9256F">
        <w:rPr>
          <w:rFonts w:ascii="Times New Roman" w:eastAsia="微软雅黑" w:hAnsi="Times New Roman" w:cs="Times New Roman"/>
          <w:b/>
          <w:bCs/>
          <w:sz w:val="22"/>
          <w:szCs w:val="22"/>
        </w:rPr>
        <w:t>关键分析与投资者解读</w:t>
      </w:r>
    </w:p>
    <w:p w14:paraId="48F004DD"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股价大幅上涨</w:t>
      </w:r>
      <w:r w:rsidRPr="00C9256F">
        <w:rPr>
          <w:rFonts w:ascii="Times New Roman" w:eastAsia="微软雅黑" w:hAnsi="Times New Roman" w:cs="Times New Roman"/>
          <w:sz w:val="22"/>
          <w:szCs w:val="22"/>
        </w:rPr>
        <w:t>：年初至今已涨</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16.17%</w:t>
      </w:r>
      <w:r w:rsidRPr="00C9256F">
        <w:rPr>
          <w:rFonts w:ascii="Times New Roman" w:eastAsia="微软雅黑" w:hAnsi="Times New Roman" w:cs="Times New Roman"/>
          <w:sz w:val="22"/>
          <w:szCs w:val="22"/>
        </w:rPr>
        <w:t>，过去</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4 </w:t>
      </w:r>
      <w:r w:rsidRPr="00C9256F">
        <w:rPr>
          <w:rFonts w:ascii="Times New Roman" w:eastAsia="微软雅黑" w:hAnsi="Times New Roman" w:cs="Times New Roman"/>
          <w:b/>
          <w:bCs/>
          <w:sz w:val="22"/>
          <w:szCs w:val="22"/>
        </w:rPr>
        <w:t>周涨幅</w:t>
      </w:r>
      <w:r w:rsidRPr="00C9256F">
        <w:rPr>
          <w:rFonts w:ascii="Times New Roman" w:eastAsia="微软雅黑" w:hAnsi="Times New Roman" w:cs="Times New Roman"/>
          <w:b/>
          <w:bCs/>
          <w:sz w:val="22"/>
          <w:szCs w:val="22"/>
        </w:rPr>
        <w:t xml:space="preserve"> 9.89%</w:t>
      </w:r>
      <w:r w:rsidRPr="00C9256F">
        <w:rPr>
          <w:rFonts w:ascii="Times New Roman" w:eastAsia="微软雅黑" w:hAnsi="Times New Roman" w:cs="Times New Roman"/>
          <w:sz w:val="22"/>
          <w:szCs w:val="22"/>
        </w:rPr>
        <w:t>，反映市场对其业绩预期的信心。</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盈利增长强劲</w:t>
      </w:r>
      <w:r w:rsidRPr="00C9256F">
        <w:rPr>
          <w:rFonts w:ascii="Times New Roman" w:eastAsia="微软雅黑" w:hAnsi="Times New Roman" w:cs="Times New Roman"/>
          <w:sz w:val="22"/>
          <w:szCs w:val="22"/>
        </w:rPr>
        <w:t>：上季度</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b/>
          <w:bCs/>
          <w:sz w:val="22"/>
          <w:szCs w:val="22"/>
        </w:rPr>
        <w:t>同比增长</w:t>
      </w:r>
      <w:r w:rsidRPr="00C9256F">
        <w:rPr>
          <w:rFonts w:ascii="Times New Roman" w:eastAsia="微软雅黑" w:hAnsi="Times New Roman" w:cs="Times New Roman"/>
          <w:b/>
          <w:bCs/>
          <w:sz w:val="22"/>
          <w:szCs w:val="22"/>
        </w:rPr>
        <w:t xml:space="preserve"> 317%</w:t>
      </w:r>
      <w:r w:rsidRPr="00C9256F">
        <w:rPr>
          <w:rFonts w:ascii="Times New Roman" w:eastAsia="微软雅黑" w:hAnsi="Times New Roman" w:cs="Times New Roman"/>
          <w:sz w:val="22"/>
          <w:szCs w:val="22"/>
        </w:rPr>
        <w:t>，预计</w:t>
      </w:r>
      <w:r w:rsidRPr="00C9256F">
        <w:rPr>
          <w:rFonts w:ascii="Times New Roman" w:eastAsia="微软雅黑" w:hAnsi="Times New Roman" w:cs="Times New Roman"/>
          <w:sz w:val="22"/>
          <w:szCs w:val="22"/>
        </w:rPr>
        <w:t xml:space="preserve"> 2024 </w:t>
      </w:r>
      <w:r w:rsidRPr="00C9256F">
        <w:rPr>
          <w:rFonts w:ascii="Times New Roman" w:eastAsia="微软雅黑" w:hAnsi="Times New Roman" w:cs="Times New Roman"/>
          <w:sz w:val="22"/>
          <w:szCs w:val="22"/>
        </w:rPr>
        <w:t>年全年</w:t>
      </w:r>
      <w:r w:rsidRPr="00C9256F">
        <w:rPr>
          <w:rFonts w:ascii="Times New Roman" w:eastAsia="微软雅黑" w:hAnsi="Times New Roman" w:cs="Times New Roman"/>
          <w:sz w:val="22"/>
          <w:szCs w:val="22"/>
        </w:rPr>
        <w:t xml:space="preserve"> EPS </w:t>
      </w:r>
      <w:r w:rsidRPr="00C9256F">
        <w:rPr>
          <w:rFonts w:ascii="Times New Roman" w:eastAsia="微软雅黑" w:hAnsi="Times New Roman" w:cs="Times New Roman"/>
          <w:sz w:val="22"/>
          <w:szCs w:val="22"/>
        </w:rPr>
        <w:t>增长</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315%</w:t>
      </w:r>
      <w:r w:rsidRPr="00C9256F">
        <w:rPr>
          <w:rFonts w:ascii="Times New Roman" w:eastAsia="微软雅黑" w:hAnsi="Times New Roman" w:cs="Times New Roman"/>
          <w:sz w:val="22"/>
          <w:szCs w:val="22"/>
        </w:rPr>
        <w:t>，显示出公司盈利能力的爆发式增长。</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高市盈率（</w:t>
      </w:r>
      <w:r w:rsidRPr="00C9256F">
        <w:rPr>
          <w:rFonts w:ascii="Times New Roman" w:eastAsia="微软雅黑" w:hAnsi="Times New Roman" w:cs="Times New Roman"/>
          <w:b/>
          <w:bCs/>
          <w:sz w:val="22"/>
          <w:szCs w:val="22"/>
        </w:rPr>
        <w:t>PE 112</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：市场给予该股高估值，投资者预计未来将保持高速增长，但高估值也意味着市场对其增长的预期较高，若业绩不及预期，可能面临估值回调。</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高负债率（</w:t>
      </w:r>
      <w:r w:rsidRPr="00C9256F">
        <w:rPr>
          <w:rFonts w:ascii="Times New Roman" w:eastAsia="微软雅黑" w:hAnsi="Times New Roman" w:cs="Times New Roman"/>
          <w:b/>
          <w:bCs/>
          <w:sz w:val="22"/>
          <w:szCs w:val="22"/>
        </w:rPr>
        <w:t>231%</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：公司杠杆水平较高，可能影响未来的资本支出和盈利能力，但同时也可能表明公司在高增长阶段积极扩张。</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市场波动性较大（</w:t>
      </w:r>
      <w:r w:rsidRPr="00C9256F">
        <w:rPr>
          <w:rFonts w:ascii="Times New Roman" w:eastAsia="微软雅黑" w:hAnsi="Times New Roman" w:cs="Times New Roman"/>
          <w:b/>
          <w:bCs/>
          <w:sz w:val="22"/>
          <w:szCs w:val="22"/>
        </w:rPr>
        <w:t>Beta 2.65</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：该股比大盘波动更剧烈，适合风险承受能力较高的投资者。</w:t>
      </w:r>
      <w:r w:rsidRPr="00C9256F">
        <w:rPr>
          <w:rFonts w:ascii="Times New Roman" w:eastAsia="微软雅黑" w:hAnsi="Times New Roman" w:cs="Times New Roman"/>
          <w:sz w:val="22"/>
          <w:szCs w:val="22"/>
        </w:rPr>
        <w:br/>
      </w: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管理层持股较低（</w:t>
      </w:r>
      <w:r w:rsidRPr="00C9256F">
        <w:rPr>
          <w:rFonts w:ascii="Times New Roman" w:eastAsia="微软雅黑" w:hAnsi="Times New Roman" w:cs="Times New Roman"/>
          <w:b/>
          <w:bCs/>
          <w:sz w:val="22"/>
          <w:szCs w:val="22"/>
        </w:rPr>
        <w:t>5.7%</w:t>
      </w:r>
      <w:r w:rsidRPr="00C9256F">
        <w:rPr>
          <w:rFonts w:ascii="Times New Roman" w:eastAsia="微软雅黑" w:hAnsi="Times New Roman" w:cs="Times New Roman"/>
          <w:b/>
          <w:bCs/>
          <w:sz w:val="22"/>
          <w:szCs w:val="22"/>
        </w:rPr>
        <w:t>）</w:t>
      </w:r>
      <w:r w:rsidRPr="00C9256F">
        <w:rPr>
          <w:rFonts w:ascii="Times New Roman" w:eastAsia="微软雅黑" w:hAnsi="Times New Roman" w:cs="Times New Roman"/>
          <w:sz w:val="22"/>
          <w:szCs w:val="22"/>
        </w:rPr>
        <w:t>：相比一些科技公司，</w:t>
      </w:r>
      <w:r w:rsidRPr="00C9256F">
        <w:rPr>
          <w:rFonts w:ascii="Times New Roman" w:eastAsia="微软雅黑" w:hAnsi="Times New Roman" w:cs="Times New Roman"/>
          <w:sz w:val="22"/>
          <w:szCs w:val="22"/>
        </w:rPr>
        <w:t xml:space="preserve">AppLovin </w:t>
      </w:r>
      <w:r w:rsidRPr="00C9256F">
        <w:rPr>
          <w:rFonts w:ascii="Times New Roman" w:eastAsia="微软雅黑" w:hAnsi="Times New Roman" w:cs="Times New Roman"/>
          <w:sz w:val="22"/>
          <w:szCs w:val="22"/>
        </w:rPr>
        <w:t>管理层的持股比例不算太高，可能影响长期决策的一致性。</w:t>
      </w:r>
    </w:p>
    <w:p w14:paraId="3AF76695" w14:textId="77777777" w:rsidR="00C9256F" w:rsidRP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投资建议</w:t>
      </w:r>
      <w:r w:rsidRPr="00C9256F">
        <w:rPr>
          <w:rFonts w:ascii="Times New Roman" w:eastAsia="微软雅黑" w:hAnsi="Times New Roman" w:cs="Times New Roman"/>
          <w:sz w:val="22"/>
          <w:szCs w:val="22"/>
        </w:rPr>
        <w:t>：</w:t>
      </w:r>
    </w:p>
    <w:p w14:paraId="402722DE" w14:textId="77777777" w:rsidR="00C9256F" w:rsidRPr="00C9256F" w:rsidRDefault="00C9256F">
      <w:pPr>
        <w:numPr>
          <w:ilvl w:val="0"/>
          <w:numId w:val="2"/>
        </w:numPr>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短期</w:t>
      </w:r>
      <w:r w:rsidRPr="00C9256F">
        <w:rPr>
          <w:rFonts w:ascii="Times New Roman" w:eastAsia="微软雅黑" w:hAnsi="Times New Roman" w:cs="Times New Roman"/>
          <w:sz w:val="22"/>
          <w:szCs w:val="22"/>
        </w:rPr>
        <w:t>：近期股价上涨趋势明显，但</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 xml:space="preserve">2 </w:t>
      </w:r>
      <w:r w:rsidRPr="00C9256F">
        <w:rPr>
          <w:rFonts w:ascii="Times New Roman" w:eastAsia="微软雅黑" w:hAnsi="Times New Roman" w:cs="Times New Roman"/>
          <w:b/>
          <w:bCs/>
          <w:sz w:val="22"/>
          <w:szCs w:val="22"/>
        </w:rPr>
        <w:t>月</w:t>
      </w:r>
      <w:r w:rsidRPr="00C9256F">
        <w:rPr>
          <w:rFonts w:ascii="Times New Roman" w:eastAsia="微软雅黑" w:hAnsi="Times New Roman" w:cs="Times New Roman"/>
          <w:b/>
          <w:bCs/>
          <w:sz w:val="22"/>
          <w:szCs w:val="22"/>
        </w:rPr>
        <w:t xml:space="preserve"> 12 </w:t>
      </w:r>
      <w:r w:rsidRPr="00C9256F">
        <w:rPr>
          <w:rFonts w:ascii="Times New Roman" w:eastAsia="微软雅黑" w:hAnsi="Times New Roman" w:cs="Times New Roman"/>
          <w:b/>
          <w:bCs/>
          <w:sz w:val="22"/>
          <w:szCs w:val="22"/>
        </w:rPr>
        <w:t>日财报公布前波动可能加剧</w:t>
      </w:r>
      <w:r w:rsidRPr="00C9256F">
        <w:rPr>
          <w:rFonts w:ascii="Times New Roman" w:eastAsia="微软雅黑" w:hAnsi="Times New Roman" w:cs="Times New Roman"/>
          <w:sz w:val="22"/>
          <w:szCs w:val="22"/>
        </w:rPr>
        <w:t>，投资者需谨慎应对短期风险。</w:t>
      </w:r>
    </w:p>
    <w:p w14:paraId="38717617" w14:textId="77777777" w:rsidR="00C9256F" w:rsidRPr="00C9256F" w:rsidRDefault="00C9256F">
      <w:pPr>
        <w:numPr>
          <w:ilvl w:val="0"/>
          <w:numId w:val="2"/>
        </w:numPr>
        <w:rPr>
          <w:rFonts w:ascii="Times New Roman" w:eastAsia="微软雅黑" w:hAnsi="Times New Roman" w:cs="Times New Roman"/>
          <w:sz w:val="22"/>
          <w:szCs w:val="22"/>
        </w:rPr>
      </w:pPr>
      <w:r w:rsidRPr="00C9256F">
        <w:rPr>
          <w:rFonts w:ascii="Times New Roman" w:eastAsia="微软雅黑" w:hAnsi="Times New Roman" w:cs="Times New Roman"/>
          <w:b/>
          <w:bCs/>
          <w:sz w:val="22"/>
          <w:szCs w:val="22"/>
        </w:rPr>
        <w:t>长期</w:t>
      </w:r>
      <w:r w:rsidRPr="00C9256F">
        <w:rPr>
          <w:rFonts w:ascii="Times New Roman" w:eastAsia="微软雅黑" w:hAnsi="Times New Roman" w:cs="Times New Roman"/>
          <w:sz w:val="22"/>
          <w:szCs w:val="22"/>
        </w:rPr>
        <w:t>：公司盈利能力强劲，行业排名靠前，适合</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关注长期成长潜力</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sz w:val="22"/>
          <w:szCs w:val="22"/>
        </w:rPr>
        <w:t>的投资者。</w:t>
      </w:r>
    </w:p>
    <w:p w14:paraId="73CC2938" w14:textId="77777777" w:rsidR="00C9256F" w:rsidRDefault="00C9256F" w:rsidP="00C9256F">
      <w:pPr>
        <w:rPr>
          <w:rFonts w:ascii="Times New Roman" w:eastAsia="微软雅黑" w:hAnsi="Times New Roman" w:cs="Times New Roman"/>
          <w:sz w:val="22"/>
          <w:szCs w:val="22"/>
        </w:rPr>
      </w:pPr>
      <w:r w:rsidRPr="00C9256F">
        <w:rPr>
          <w:rFonts w:ascii="Segoe UI Emoji" w:eastAsia="微软雅黑" w:hAnsi="Segoe UI Emoji" w:cs="Segoe UI Emoji"/>
          <w:sz w:val="22"/>
          <w:szCs w:val="22"/>
        </w:rPr>
        <w:t>📌</w:t>
      </w:r>
      <w:r w:rsidRPr="00C9256F">
        <w:rPr>
          <w:rFonts w:ascii="Times New Roman" w:eastAsia="微软雅黑" w:hAnsi="Times New Roman" w:cs="Times New Roman"/>
          <w:sz w:val="22"/>
          <w:szCs w:val="22"/>
        </w:rPr>
        <w:t xml:space="preserve"> </w:t>
      </w:r>
      <w:r w:rsidRPr="00C9256F">
        <w:rPr>
          <w:rFonts w:ascii="Times New Roman" w:eastAsia="微软雅黑" w:hAnsi="Times New Roman" w:cs="Times New Roman"/>
          <w:b/>
          <w:bCs/>
          <w:sz w:val="22"/>
          <w:szCs w:val="22"/>
        </w:rPr>
        <w:t>结论</w:t>
      </w:r>
      <w:r w:rsidRPr="00C9256F">
        <w:rPr>
          <w:rFonts w:ascii="Times New Roman" w:eastAsia="微软雅黑" w:hAnsi="Times New Roman" w:cs="Times New Roman"/>
          <w:sz w:val="22"/>
          <w:szCs w:val="22"/>
        </w:rPr>
        <w:t>：</w:t>
      </w:r>
      <w:r w:rsidRPr="00C9256F">
        <w:rPr>
          <w:rFonts w:ascii="Times New Roman" w:eastAsia="微软雅黑" w:hAnsi="Times New Roman" w:cs="Times New Roman"/>
          <w:sz w:val="22"/>
          <w:szCs w:val="22"/>
        </w:rPr>
        <w:t xml:space="preserve">AppLovin </w:t>
      </w:r>
      <w:r w:rsidRPr="00C9256F">
        <w:rPr>
          <w:rFonts w:ascii="Times New Roman" w:eastAsia="微软雅黑" w:hAnsi="Times New Roman" w:cs="Times New Roman"/>
          <w:sz w:val="22"/>
          <w:szCs w:val="22"/>
        </w:rPr>
        <w:t>依旧是市场上表现强劲的成长型科技股，但在财报前后可能面临较大波动，投资者需做好风险管理。</w:t>
      </w:r>
    </w:p>
    <w:p w14:paraId="04F00609" w14:textId="77777777" w:rsidR="004C33BC" w:rsidRPr="00C9256F" w:rsidRDefault="004C33BC" w:rsidP="00C9256F">
      <w:pPr>
        <w:rPr>
          <w:rFonts w:ascii="Times New Roman" w:eastAsia="微软雅黑" w:hAnsi="Times New Roman" w:cs="Times New Roman"/>
          <w:sz w:val="22"/>
          <w:szCs w:val="22"/>
        </w:rPr>
      </w:pPr>
    </w:p>
    <w:p w14:paraId="0D791384" w14:textId="35BCB66A" w:rsidR="004C33BC" w:rsidRPr="004C33BC" w:rsidRDefault="004C33BC" w:rsidP="004C33BC">
      <w:pPr>
        <w:pStyle w:val="2"/>
        <w:rPr>
          <w:rFonts w:ascii="Times New Roman" w:eastAsia="微软雅黑" w:hAnsi="Times New Roman" w:cs="Times New Roman"/>
          <w:b/>
          <w:bCs/>
          <w:sz w:val="22"/>
          <w:szCs w:val="22"/>
        </w:rPr>
      </w:pPr>
      <w:bookmarkStart w:id="13" w:name="_Toc197077220"/>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Gurufocus</w:t>
      </w:r>
      <w:r w:rsidRPr="004C33BC">
        <w:rPr>
          <w:rFonts w:ascii="Times New Roman" w:eastAsia="微软雅黑" w:hAnsi="Times New Roman" w:cs="Times New Roman"/>
          <w:b/>
          <w:bCs/>
          <w:sz w:val="22"/>
          <w:szCs w:val="22"/>
        </w:rPr>
        <w:t xml:space="preserve"> Stock Analysis</w:t>
      </w:r>
      <w:bookmarkEnd w:id="13"/>
    </w:p>
    <w:p w14:paraId="36A4C452"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AppLovin</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b/>
          <w:bCs/>
          <w:sz w:val="22"/>
          <w:szCs w:val="22"/>
        </w:rPr>
        <w:t>APP</w:t>
      </w:r>
      <w:r w:rsidRPr="004C33BC">
        <w:rPr>
          <w:rFonts w:ascii="Times New Roman" w:eastAsia="微软雅黑" w:hAnsi="Times New Roman" w:cs="Times New Roman"/>
          <w:b/>
          <w:bCs/>
          <w:sz w:val="22"/>
          <w:szCs w:val="22"/>
        </w:rPr>
        <w:t>）公司基本面分析报告</w:t>
      </w:r>
    </w:p>
    <w:p w14:paraId="6A0C6111" w14:textId="77777777" w:rsidR="004C33BC" w:rsidRPr="004C33BC" w:rsidRDefault="004C33BC" w:rsidP="004C33BC">
      <w:pPr>
        <w:rPr>
          <w:rFonts w:ascii="Times New Roman" w:eastAsia="微软雅黑" w:hAnsi="Times New Roman" w:cs="Times New Roman"/>
          <w:sz w:val="22"/>
          <w:szCs w:val="22"/>
        </w:rPr>
      </w:pPr>
      <w:r w:rsidRPr="004C33BC">
        <w:rPr>
          <w:rFonts w:ascii="Times New Roman" w:eastAsia="微软雅黑" w:hAnsi="Times New Roman" w:cs="Times New Roman"/>
          <w:sz w:val="22"/>
          <w:szCs w:val="22"/>
        </w:rPr>
        <w:t>（数据来源：</w:t>
      </w:r>
      <w:r w:rsidRPr="004C33BC">
        <w:rPr>
          <w:rFonts w:ascii="Times New Roman" w:eastAsia="微软雅黑" w:hAnsi="Times New Roman" w:cs="Times New Roman"/>
          <w:b/>
          <w:bCs/>
          <w:sz w:val="22"/>
          <w:szCs w:val="22"/>
        </w:rPr>
        <w:t>Gurufocus.cn</w:t>
      </w:r>
      <w:r w:rsidRPr="004C33BC">
        <w:rPr>
          <w:rFonts w:ascii="Times New Roman" w:eastAsia="微软雅黑" w:hAnsi="Times New Roman" w:cs="Times New Roman"/>
          <w:sz w:val="22"/>
          <w:szCs w:val="22"/>
        </w:rPr>
        <w:t>）</w:t>
      </w:r>
    </w:p>
    <w:p w14:paraId="77F4BCDD"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7C723B1">
          <v:rect id="_x0000_i1037" style="width:0;height:1.5pt" o:hralign="center" o:hrstd="t" o:hr="t" fillcolor="#a0a0a0" stroked="f"/>
        </w:pict>
      </w:r>
    </w:p>
    <w:p w14:paraId="02FE5583"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lastRenderedPageBreak/>
        <w:t xml:space="preserve">1. </w:t>
      </w:r>
      <w:r w:rsidRPr="004C33BC">
        <w:rPr>
          <w:rFonts w:ascii="Times New Roman" w:eastAsia="微软雅黑" w:hAnsi="Times New Roman" w:cs="Times New Roman"/>
          <w:b/>
          <w:bCs/>
          <w:sz w:val="22"/>
          <w:szCs w:val="22"/>
        </w:rPr>
        <w:t>财务实力分析（</w:t>
      </w:r>
      <w:r w:rsidRPr="004C33BC">
        <w:rPr>
          <w:rFonts w:ascii="Times New Roman" w:eastAsia="微软雅黑" w:hAnsi="Times New Roman" w:cs="Times New Roman"/>
          <w:b/>
          <w:bCs/>
          <w:sz w:val="22"/>
          <w:szCs w:val="22"/>
        </w:rPr>
        <w:t>5/10</w:t>
      </w:r>
      <w:r w:rsidRPr="004C33BC">
        <w:rPr>
          <w:rFonts w:ascii="Times New Roman" w:eastAsia="微软雅黑" w:hAnsi="Times New Roman" w:cs="Times New Roman"/>
          <w:b/>
          <w:bCs/>
          <w:sz w:val="22"/>
          <w:szCs w:val="22"/>
        </w:rPr>
        <w:t>）</w:t>
      </w:r>
    </w:p>
    <w:p w14:paraId="7223335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4B768081"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现金负债率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0.16</w:t>
      </w:r>
      <w:r w:rsidRPr="004C33BC">
        <w:rPr>
          <w:rFonts w:ascii="Times New Roman" w:eastAsia="微软雅黑" w:hAnsi="Times New Roman" w:cs="Times New Roman"/>
          <w:sz w:val="22"/>
          <w:szCs w:val="22"/>
        </w:rPr>
        <w:t>（较低，短期偿债能力较弱）</w:t>
      </w:r>
    </w:p>
    <w:p w14:paraId="1C2CC03D"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股东权益比率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0.17</w:t>
      </w:r>
      <w:r w:rsidRPr="004C33BC">
        <w:rPr>
          <w:rFonts w:ascii="Times New Roman" w:eastAsia="微软雅黑" w:hAnsi="Times New Roman" w:cs="Times New Roman"/>
          <w:sz w:val="22"/>
          <w:szCs w:val="22"/>
        </w:rPr>
        <w:t>（杠杆较高，资本结构偏向债务融资）</w:t>
      </w:r>
    </w:p>
    <w:p w14:paraId="7BD7A2CC"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债务股本比率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3.74</w:t>
      </w:r>
      <w:r w:rsidRPr="004C33BC">
        <w:rPr>
          <w:rFonts w:ascii="Times New Roman" w:eastAsia="微软雅黑" w:hAnsi="Times New Roman" w:cs="Times New Roman"/>
          <w:sz w:val="22"/>
          <w:szCs w:val="22"/>
        </w:rPr>
        <w:t>（债务水平较高）</w:t>
      </w:r>
    </w:p>
    <w:p w14:paraId="1A8D669F"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利息保障倍数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5.19</w:t>
      </w:r>
      <w:r w:rsidRPr="004C33BC">
        <w:rPr>
          <w:rFonts w:ascii="Times New Roman" w:eastAsia="微软雅黑" w:hAnsi="Times New Roman" w:cs="Times New Roman"/>
          <w:sz w:val="22"/>
          <w:szCs w:val="22"/>
        </w:rPr>
        <w:t>（能够支付利息，但债务压力仍较高）</w:t>
      </w:r>
    </w:p>
    <w:p w14:paraId="3DA694A3"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两年破产风险</w:t>
      </w:r>
      <w:r w:rsidRPr="004C33BC">
        <w:rPr>
          <w:rFonts w:ascii="Times New Roman" w:eastAsia="微软雅黑" w:hAnsi="Times New Roman" w:cs="Times New Roman"/>
          <w:b/>
          <w:bCs/>
          <w:sz w:val="22"/>
          <w:szCs w:val="22"/>
        </w:rPr>
        <w:t xml:space="preserve"> Z </w:t>
      </w:r>
      <w:r w:rsidRPr="004C33BC">
        <w:rPr>
          <w:rFonts w:ascii="Times New Roman" w:eastAsia="微软雅黑" w:hAnsi="Times New Roman" w:cs="Times New Roman"/>
          <w:b/>
          <w:bCs/>
          <w:sz w:val="22"/>
          <w:szCs w:val="22"/>
        </w:rPr>
        <w:t>分数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18.96</w:t>
      </w:r>
      <w:r w:rsidRPr="004C33BC">
        <w:rPr>
          <w:rFonts w:ascii="Times New Roman" w:eastAsia="微软雅黑" w:hAnsi="Times New Roman" w:cs="Times New Roman"/>
          <w:sz w:val="22"/>
          <w:szCs w:val="22"/>
        </w:rPr>
        <w:t>（破产风险较低）</w:t>
      </w:r>
    </w:p>
    <w:p w14:paraId="3AA117DE" w14:textId="77777777" w:rsidR="004C33BC" w:rsidRPr="004C33BC" w:rsidRDefault="004C33BC">
      <w:pPr>
        <w:numPr>
          <w:ilvl w:val="0"/>
          <w:numId w:val="3"/>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ROIC</w:t>
      </w:r>
      <w:r w:rsidRPr="004C33BC">
        <w:rPr>
          <w:rFonts w:ascii="Times New Roman" w:eastAsia="微软雅黑" w:hAnsi="Times New Roman" w:cs="Times New Roman"/>
          <w:b/>
          <w:bCs/>
          <w:sz w:val="22"/>
          <w:szCs w:val="22"/>
        </w:rPr>
        <w:t>（投入资本回报率）</w:t>
      </w:r>
      <w:r w:rsidRPr="004C33BC">
        <w:rPr>
          <w:rFonts w:ascii="Times New Roman" w:eastAsia="微软雅黑" w:hAnsi="Times New Roman" w:cs="Times New Roman"/>
          <w:b/>
          <w:bCs/>
          <w:sz w:val="22"/>
          <w:szCs w:val="22"/>
        </w:rPr>
        <w:t>VS WACC</w:t>
      </w:r>
      <w:r w:rsidRPr="004C33BC">
        <w:rPr>
          <w:rFonts w:ascii="Times New Roman" w:eastAsia="微软雅黑" w:hAnsi="Times New Roman" w:cs="Times New Roman"/>
          <w:b/>
          <w:bCs/>
          <w:sz w:val="22"/>
          <w:szCs w:val="22"/>
        </w:rPr>
        <w:t>（加权资本成本）</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33.88% vs 17.22%</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ROIC </w:t>
      </w:r>
      <w:r w:rsidRPr="004C33BC">
        <w:rPr>
          <w:rFonts w:ascii="Times New Roman" w:eastAsia="微软雅黑" w:hAnsi="Times New Roman" w:cs="Times New Roman"/>
          <w:sz w:val="22"/>
          <w:szCs w:val="22"/>
        </w:rPr>
        <w:t>高于</w:t>
      </w:r>
      <w:r w:rsidRPr="004C33BC">
        <w:rPr>
          <w:rFonts w:ascii="Times New Roman" w:eastAsia="微软雅黑" w:hAnsi="Times New Roman" w:cs="Times New Roman"/>
          <w:sz w:val="22"/>
          <w:szCs w:val="22"/>
        </w:rPr>
        <w:t xml:space="preserve"> WACC</w:t>
      </w:r>
      <w:r w:rsidRPr="004C33BC">
        <w:rPr>
          <w:rFonts w:ascii="Times New Roman" w:eastAsia="微软雅黑" w:hAnsi="Times New Roman" w:cs="Times New Roman"/>
          <w:sz w:val="22"/>
          <w:szCs w:val="22"/>
        </w:rPr>
        <w:t>，表明公司创造了价值）</w:t>
      </w:r>
    </w:p>
    <w:p w14:paraId="511D73A4"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财务状况中等，虽然债务水平较高，但其资本回报率（</w:t>
      </w:r>
      <w:r w:rsidRPr="004C33BC">
        <w:rPr>
          <w:rFonts w:ascii="Times New Roman" w:eastAsia="微软雅黑" w:hAnsi="Times New Roman" w:cs="Times New Roman"/>
          <w:sz w:val="22"/>
          <w:szCs w:val="22"/>
        </w:rPr>
        <w:t>ROIC</w:t>
      </w:r>
      <w:r w:rsidRPr="004C33BC">
        <w:rPr>
          <w:rFonts w:ascii="Times New Roman" w:eastAsia="微软雅黑" w:hAnsi="Times New Roman" w:cs="Times New Roman"/>
          <w:sz w:val="22"/>
          <w:szCs w:val="22"/>
        </w:rPr>
        <w:t>）远超资本成本（</w:t>
      </w:r>
      <w:r w:rsidRPr="004C33BC">
        <w:rPr>
          <w:rFonts w:ascii="Times New Roman" w:eastAsia="微软雅黑" w:hAnsi="Times New Roman" w:cs="Times New Roman"/>
          <w:sz w:val="22"/>
          <w:szCs w:val="22"/>
        </w:rPr>
        <w:t>WACC</w:t>
      </w:r>
      <w:r w:rsidRPr="004C33BC">
        <w:rPr>
          <w:rFonts w:ascii="Times New Roman" w:eastAsia="微软雅黑" w:hAnsi="Times New Roman" w:cs="Times New Roman"/>
          <w:sz w:val="22"/>
          <w:szCs w:val="22"/>
        </w:rPr>
        <w:t>），意味着公司当前的资本使用效率较高，仍然在创造价值。然而，较低的现金负债率和股东权益比率表明，公司依赖较高的杠杆来运营，需关注未来债务压力。</w:t>
      </w:r>
    </w:p>
    <w:p w14:paraId="71EA4C2B"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DB111F9">
          <v:rect id="_x0000_i1038" style="width:0;height:1.5pt" o:hralign="center" o:hrstd="t" o:hr="t" fillcolor="#a0a0a0" stroked="f"/>
        </w:pict>
      </w:r>
    </w:p>
    <w:p w14:paraId="4478F58C"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2. </w:t>
      </w:r>
      <w:r w:rsidRPr="004C33BC">
        <w:rPr>
          <w:rFonts w:ascii="Times New Roman" w:eastAsia="微软雅黑" w:hAnsi="Times New Roman" w:cs="Times New Roman"/>
          <w:b/>
          <w:bCs/>
          <w:sz w:val="22"/>
          <w:szCs w:val="22"/>
        </w:rPr>
        <w:t>盈利能力分析（</w:t>
      </w:r>
      <w:r w:rsidRPr="004C33BC">
        <w:rPr>
          <w:rFonts w:ascii="Times New Roman" w:eastAsia="微软雅黑" w:hAnsi="Times New Roman" w:cs="Times New Roman"/>
          <w:b/>
          <w:bCs/>
          <w:sz w:val="22"/>
          <w:szCs w:val="22"/>
        </w:rPr>
        <w:t>4/10</w:t>
      </w:r>
      <w:r w:rsidRPr="004C33BC">
        <w:rPr>
          <w:rFonts w:ascii="Times New Roman" w:eastAsia="微软雅黑" w:hAnsi="Times New Roman" w:cs="Times New Roman"/>
          <w:b/>
          <w:bCs/>
          <w:sz w:val="22"/>
          <w:szCs w:val="22"/>
        </w:rPr>
        <w:t>）</w:t>
      </w:r>
    </w:p>
    <w:p w14:paraId="6F70D34C"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566709D6"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毛利率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73.89%</w:t>
      </w:r>
      <w:r w:rsidRPr="004C33BC">
        <w:rPr>
          <w:rFonts w:ascii="Times New Roman" w:eastAsia="微软雅黑" w:hAnsi="Times New Roman" w:cs="Times New Roman"/>
          <w:sz w:val="22"/>
          <w:szCs w:val="22"/>
        </w:rPr>
        <w:t>（行业内优秀）</w:t>
      </w:r>
    </w:p>
    <w:p w14:paraId="49F14111"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营业利润率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35.78%</w:t>
      </w:r>
      <w:r w:rsidRPr="004C33BC">
        <w:rPr>
          <w:rFonts w:ascii="Times New Roman" w:eastAsia="微软雅黑" w:hAnsi="Times New Roman" w:cs="Times New Roman"/>
          <w:sz w:val="22"/>
          <w:szCs w:val="22"/>
        </w:rPr>
        <w:t>（较强的盈利能力）</w:t>
      </w:r>
    </w:p>
    <w:p w14:paraId="4759F959"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净利率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26.87%</w:t>
      </w:r>
      <w:r w:rsidRPr="004C33BC">
        <w:rPr>
          <w:rFonts w:ascii="Times New Roman" w:eastAsia="微软雅黑" w:hAnsi="Times New Roman" w:cs="Times New Roman"/>
          <w:sz w:val="22"/>
          <w:szCs w:val="22"/>
        </w:rPr>
        <w:t>（高于行业平均）</w:t>
      </w:r>
    </w:p>
    <w:p w14:paraId="61BFB2CE"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股东回报率（</w:t>
      </w:r>
      <w:r w:rsidRPr="004C33BC">
        <w:rPr>
          <w:rFonts w:ascii="Times New Roman" w:eastAsia="微软雅黑" w:hAnsi="Times New Roman" w:cs="Times New Roman"/>
          <w:b/>
          <w:bCs/>
          <w:sz w:val="22"/>
          <w:szCs w:val="22"/>
        </w:rPr>
        <w:t>ROE</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118.47%</w:t>
      </w:r>
      <w:r w:rsidRPr="004C33BC">
        <w:rPr>
          <w:rFonts w:ascii="Times New Roman" w:eastAsia="微软雅黑" w:hAnsi="Times New Roman" w:cs="Times New Roman"/>
          <w:sz w:val="22"/>
          <w:szCs w:val="22"/>
        </w:rPr>
        <w:t>（极高，说明杠杆效应显著）</w:t>
      </w:r>
    </w:p>
    <w:p w14:paraId="123B831F"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资本收益率（</w:t>
      </w:r>
      <w:r w:rsidRPr="004C33BC">
        <w:rPr>
          <w:rFonts w:ascii="Times New Roman" w:eastAsia="微软雅黑" w:hAnsi="Times New Roman" w:cs="Times New Roman"/>
          <w:b/>
          <w:bCs/>
          <w:sz w:val="22"/>
          <w:szCs w:val="22"/>
        </w:rPr>
        <w:t>ROA</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21.88%</w:t>
      </w:r>
      <w:r w:rsidRPr="004C33BC">
        <w:rPr>
          <w:rFonts w:ascii="Times New Roman" w:eastAsia="微软雅黑" w:hAnsi="Times New Roman" w:cs="Times New Roman"/>
          <w:sz w:val="22"/>
          <w:szCs w:val="22"/>
        </w:rPr>
        <w:t>（资产盈利能力强）</w:t>
      </w:r>
    </w:p>
    <w:p w14:paraId="10220086" w14:textId="77777777" w:rsidR="004C33BC" w:rsidRPr="004C33BC" w:rsidRDefault="004C33BC">
      <w:pPr>
        <w:numPr>
          <w:ilvl w:val="0"/>
          <w:numId w:val="4"/>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资本回报率（</w:t>
      </w:r>
      <w:r w:rsidRPr="004C33BC">
        <w:rPr>
          <w:rFonts w:ascii="Times New Roman" w:eastAsia="微软雅黑" w:hAnsi="Times New Roman" w:cs="Times New Roman"/>
          <w:b/>
          <w:bCs/>
          <w:sz w:val="22"/>
          <w:szCs w:val="22"/>
        </w:rPr>
        <w:t>ROC</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33.88%</w:t>
      </w:r>
      <w:r w:rsidRPr="004C33BC">
        <w:rPr>
          <w:rFonts w:ascii="Times New Roman" w:eastAsia="微软雅黑" w:hAnsi="Times New Roman" w:cs="Times New Roman"/>
          <w:sz w:val="22"/>
          <w:szCs w:val="22"/>
        </w:rPr>
        <w:t>（资本回报率较高）</w:t>
      </w:r>
    </w:p>
    <w:p w14:paraId="037ADA5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lastRenderedPageBreak/>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的盈利能力较强，</w:t>
      </w:r>
      <w:r w:rsidRPr="004C33BC">
        <w:rPr>
          <w:rFonts w:ascii="Times New Roman" w:eastAsia="微软雅黑" w:hAnsi="Times New Roman" w:cs="Times New Roman"/>
          <w:b/>
          <w:bCs/>
          <w:sz w:val="22"/>
          <w:szCs w:val="22"/>
        </w:rPr>
        <w:t>毛利率和净利率在行业中排名靠前</w:t>
      </w:r>
      <w:r w:rsidRPr="004C33BC">
        <w:rPr>
          <w:rFonts w:ascii="Times New Roman" w:eastAsia="微软雅黑" w:hAnsi="Times New Roman" w:cs="Times New Roman"/>
          <w:sz w:val="22"/>
          <w:szCs w:val="22"/>
        </w:rPr>
        <w:t>，但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 xml:space="preserve">ROE </w:t>
      </w:r>
      <w:r w:rsidRPr="004C33BC">
        <w:rPr>
          <w:rFonts w:ascii="Times New Roman" w:eastAsia="微软雅黑" w:hAnsi="Times New Roman" w:cs="Times New Roman"/>
          <w:b/>
          <w:bCs/>
          <w:sz w:val="22"/>
          <w:szCs w:val="22"/>
        </w:rPr>
        <w:t>水平极高，主要是由于公司高杠杆</w:t>
      </w:r>
      <w:r w:rsidRPr="004C33BC">
        <w:rPr>
          <w:rFonts w:ascii="Times New Roman" w:eastAsia="微软雅黑" w:hAnsi="Times New Roman" w:cs="Times New Roman"/>
          <w:sz w:val="22"/>
          <w:szCs w:val="22"/>
        </w:rPr>
        <w:t>，这意味着高回报的同时也伴随更高的财务风险。</w:t>
      </w:r>
    </w:p>
    <w:p w14:paraId="1B17F8C8"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D0B3AAC">
          <v:rect id="_x0000_i1039" style="width:0;height:1.5pt" o:hralign="center" o:hrstd="t" o:hr="t" fillcolor="#a0a0a0" stroked="f"/>
        </w:pict>
      </w:r>
    </w:p>
    <w:p w14:paraId="01AFBFB7"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成长能力分析</w:t>
      </w:r>
    </w:p>
    <w:p w14:paraId="4E5A85A7"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01C63E07"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年每股收入增长率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30.70%</w:t>
      </w:r>
    </w:p>
    <w:p w14:paraId="2D463B4E"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年税息折旧及摊销前利润增长率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79.00%</w:t>
      </w:r>
    </w:p>
    <w:p w14:paraId="7A5DF1FB"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3 </w:t>
      </w:r>
      <w:r w:rsidRPr="004C33BC">
        <w:rPr>
          <w:rFonts w:ascii="Times New Roman" w:eastAsia="微软雅黑" w:hAnsi="Times New Roman" w:cs="Times New Roman"/>
          <w:b/>
          <w:bCs/>
          <w:sz w:val="22"/>
          <w:szCs w:val="22"/>
        </w:rPr>
        <w:t>年自由现金流增长率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68.10%</w:t>
      </w:r>
    </w:p>
    <w:p w14:paraId="01192871" w14:textId="77777777" w:rsidR="004C33BC" w:rsidRPr="004C33BC" w:rsidRDefault="004C33BC">
      <w:pPr>
        <w:numPr>
          <w:ilvl w:val="0"/>
          <w:numId w:val="5"/>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每股收益增长率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97.36%</w:t>
      </w:r>
    </w:p>
    <w:p w14:paraId="3D312D13"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公司收入和利润</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增长速度较快</w:t>
      </w:r>
      <w:r w:rsidRPr="004C33BC">
        <w:rPr>
          <w:rFonts w:ascii="Times New Roman" w:eastAsia="微软雅黑" w:hAnsi="Times New Roman" w:cs="Times New Roman"/>
          <w:sz w:val="22"/>
          <w:szCs w:val="22"/>
        </w:rPr>
        <w:t>，并且自由现金流增速也相对稳定，表明其商业模式的可持续性较强。但未来增长是否能持续，需要观察市场环境及竞争态势。</w:t>
      </w:r>
    </w:p>
    <w:p w14:paraId="229B0A52"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D6C1B0">
          <v:rect id="_x0000_i1040" style="width:0;height:1.5pt" o:hralign="center" o:hrstd="t" o:hr="t" fillcolor="#a0a0a0" stroked="f"/>
        </w:pict>
      </w:r>
    </w:p>
    <w:p w14:paraId="30E7B79E"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4. </w:t>
      </w:r>
      <w:r w:rsidRPr="004C33BC">
        <w:rPr>
          <w:rFonts w:ascii="Times New Roman" w:eastAsia="微软雅黑" w:hAnsi="Times New Roman" w:cs="Times New Roman"/>
          <w:b/>
          <w:bCs/>
          <w:sz w:val="22"/>
          <w:szCs w:val="22"/>
        </w:rPr>
        <w:t>估值水平（</w:t>
      </w:r>
      <w:r w:rsidRPr="004C33BC">
        <w:rPr>
          <w:rFonts w:ascii="Times New Roman" w:eastAsia="微软雅黑" w:hAnsi="Times New Roman" w:cs="Times New Roman"/>
          <w:b/>
          <w:bCs/>
          <w:sz w:val="22"/>
          <w:szCs w:val="22"/>
        </w:rPr>
        <w:t>1/10</w:t>
      </w:r>
      <w:r w:rsidRPr="004C33BC">
        <w:rPr>
          <w:rFonts w:ascii="Times New Roman" w:eastAsia="微软雅黑" w:hAnsi="Times New Roman" w:cs="Times New Roman"/>
          <w:b/>
          <w:bCs/>
          <w:sz w:val="22"/>
          <w:szCs w:val="22"/>
        </w:rPr>
        <w:t>）</w:t>
      </w:r>
    </w:p>
    <w:p w14:paraId="447BFB58"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63663BBA"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市盈率（</w:t>
      </w:r>
      <w:r w:rsidRPr="004C33BC">
        <w:rPr>
          <w:rFonts w:ascii="Times New Roman" w:eastAsia="微软雅黑" w:hAnsi="Times New Roman" w:cs="Times New Roman"/>
          <w:b/>
          <w:bCs/>
          <w:sz w:val="22"/>
          <w:szCs w:val="22"/>
        </w:rPr>
        <w:t>TTM</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114.79</w:t>
      </w:r>
      <w:r w:rsidRPr="004C33BC">
        <w:rPr>
          <w:rFonts w:ascii="Times New Roman" w:eastAsia="微软雅黑" w:hAnsi="Times New Roman" w:cs="Times New Roman"/>
          <w:sz w:val="22"/>
          <w:szCs w:val="22"/>
        </w:rPr>
        <w:t>（估值极高）</w:t>
      </w:r>
    </w:p>
    <w:p w14:paraId="640E49D3"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预测市盈率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62.42</w:t>
      </w:r>
      <w:r w:rsidRPr="004C33BC">
        <w:rPr>
          <w:rFonts w:ascii="Times New Roman" w:eastAsia="微软雅黑" w:hAnsi="Times New Roman" w:cs="Times New Roman"/>
          <w:sz w:val="22"/>
          <w:szCs w:val="22"/>
        </w:rPr>
        <w:t>（即使未来盈利增长，估值依旧昂贵）</w:t>
      </w:r>
    </w:p>
    <w:p w14:paraId="13331C24"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市销率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31.15</w:t>
      </w:r>
      <w:r w:rsidRPr="004C33BC">
        <w:rPr>
          <w:rFonts w:ascii="Times New Roman" w:eastAsia="微软雅黑" w:hAnsi="Times New Roman" w:cs="Times New Roman"/>
          <w:sz w:val="22"/>
          <w:szCs w:val="22"/>
        </w:rPr>
        <w:t>（高于行业平均）</w:t>
      </w:r>
    </w:p>
    <w:p w14:paraId="2ACB478D" w14:textId="77777777" w:rsidR="004C33BC" w:rsidRPr="004C33BC" w:rsidRDefault="004C33BC">
      <w:pPr>
        <w:numPr>
          <w:ilvl w:val="0"/>
          <w:numId w:val="6"/>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市净率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135.29</w:t>
      </w:r>
      <w:r w:rsidRPr="004C33BC">
        <w:rPr>
          <w:rFonts w:ascii="Times New Roman" w:eastAsia="微软雅黑" w:hAnsi="Times New Roman" w:cs="Times New Roman"/>
          <w:sz w:val="22"/>
          <w:szCs w:val="22"/>
        </w:rPr>
        <w:t>（表明市场给予高估值溢价）</w:t>
      </w:r>
    </w:p>
    <w:p w14:paraId="5384C815" w14:textId="77777777" w:rsidR="004C33BC" w:rsidRPr="004C33BC" w:rsidRDefault="004C33BC" w:rsidP="004C33BC">
      <w:pPr>
        <w:rPr>
          <w:rFonts w:ascii="Times New Roman" w:eastAsia="微软雅黑" w:hAnsi="Times New Roman" w:cs="Times New Roman"/>
          <w:sz w:val="22"/>
          <w:szCs w:val="22"/>
        </w:rPr>
      </w:pPr>
      <w:r w:rsidRPr="004C33BC">
        <w:rPr>
          <w:rFonts w:ascii="Segoe UI Symbol" w:eastAsia="微软雅黑" w:hAnsi="Segoe UI Symbol" w:cs="Segoe UI Symbol"/>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目前的估值</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明显偏高</w:t>
      </w:r>
      <w:r w:rsidRPr="004C33BC">
        <w:rPr>
          <w:rFonts w:ascii="Times New Roman" w:eastAsia="微软雅黑" w:hAnsi="Times New Roman" w:cs="Times New Roman"/>
          <w:sz w:val="22"/>
          <w:szCs w:val="22"/>
        </w:rPr>
        <w:t>，高市盈率、市销率和市净率均显示市场对其未来增长抱有较高预期。虽然公司盈利能力和增长性较强，但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当前价格可能已经反映了大部分增长预期</w:t>
      </w:r>
      <w:r w:rsidRPr="004C33BC">
        <w:rPr>
          <w:rFonts w:ascii="Times New Roman" w:eastAsia="微软雅黑" w:hAnsi="Times New Roman" w:cs="Times New Roman"/>
          <w:sz w:val="22"/>
          <w:szCs w:val="22"/>
        </w:rPr>
        <w:t>，投资者需谨慎考虑未来增长能否支撑当前估值。</w:t>
      </w:r>
    </w:p>
    <w:p w14:paraId="27FCC1FF"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53D13150">
          <v:rect id="_x0000_i1041" style="width:0;height:1.5pt" o:hralign="center" o:hrstd="t" o:hr="t" fillcolor="#a0a0a0" stroked="f"/>
        </w:pict>
      </w:r>
    </w:p>
    <w:p w14:paraId="26AB0A7C"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5. </w:t>
      </w:r>
      <w:r w:rsidRPr="004C33BC">
        <w:rPr>
          <w:rFonts w:ascii="Times New Roman" w:eastAsia="微软雅黑" w:hAnsi="Times New Roman" w:cs="Times New Roman"/>
          <w:b/>
          <w:bCs/>
          <w:sz w:val="22"/>
          <w:szCs w:val="22"/>
        </w:rPr>
        <w:t>价格动量分析（</w:t>
      </w:r>
      <w:r w:rsidRPr="004C33BC">
        <w:rPr>
          <w:rFonts w:ascii="Times New Roman" w:eastAsia="微软雅黑" w:hAnsi="Times New Roman" w:cs="Times New Roman"/>
          <w:b/>
          <w:bCs/>
          <w:sz w:val="22"/>
          <w:szCs w:val="22"/>
        </w:rPr>
        <w:t>3/10</w:t>
      </w:r>
      <w:r w:rsidRPr="004C33BC">
        <w:rPr>
          <w:rFonts w:ascii="Times New Roman" w:eastAsia="微软雅黑" w:hAnsi="Times New Roman" w:cs="Times New Roman"/>
          <w:b/>
          <w:bCs/>
          <w:sz w:val="22"/>
          <w:szCs w:val="22"/>
        </w:rPr>
        <w:t>）</w:t>
      </w:r>
    </w:p>
    <w:p w14:paraId="0ABE0F64"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386128B9" w14:textId="77777777" w:rsidR="004C33BC" w:rsidRPr="004C33BC" w:rsidRDefault="004C33BC">
      <w:pPr>
        <w:numPr>
          <w:ilvl w:val="0"/>
          <w:numId w:val="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5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9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14 </w:t>
      </w:r>
      <w:r w:rsidRPr="004C33BC">
        <w:rPr>
          <w:rFonts w:ascii="Times New Roman" w:eastAsia="微软雅黑" w:hAnsi="Times New Roman" w:cs="Times New Roman"/>
          <w:b/>
          <w:bCs/>
          <w:sz w:val="22"/>
          <w:szCs w:val="22"/>
        </w:rPr>
        <w:t>日</w:t>
      </w:r>
      <w:r w:rsidRPr="004C33BC">
        <w:rPr>
          <w:rFonts w:ascii="Times New Roman" w:eastAsia="微软雅黑" w:hAnsi="Times New Roman" w:cs="Times New Roman"/>
          <w:b/>
          <w:bCs/>
          <w:sz w:val="22"/>
          <w:szCs w:val="22"/>
        </w:rPr>
        <w:t xml:space="preserve"> RSI</w:t>
      </w:r>
      <w:r w:rsidRPr="004C33BC">
        <w:rPr>
          <w:rFonts w:ascii="Times New Roman" w:eastAsia="微软雅黑" w:hAnsi="Times New Roman" w:cs="Times New Roman"/>
          <w:b/>
          <w:bCs/>
          <w:sz w:val="22"/>
          <w:szCs w:val="22"/>
        </w:rPr>
        <w:t>（相对强弱指标）</w:t>
      </w:r>
      <w:r w:rsidRPr="004C33BC">
        <w:rPr>
          <w:rFonts w:ascii="Times New Roman" w:eastAsia="微软雅黑" w:hAnsi="Times New Roman" w:cs="Times New Roman"/>
          <w:sz w:val="22"/>
          <w:szCs w:val="22"/>
        </w:rPr>
        <w:t>：均接近</w:t>
      </w:r>
      <w:r w:rsidRPr="004C33BC">
        <w:rPr>
          <w:rFonts w:ascii="Times New Roman" w:eastAsia="微软雅黑" w:hAnsi="Times New Roman" w:cs="Times New Roman"/>
          <w:sz w:val="22"/>
          <w:szCs w:val="22"/>
        </w:rPr>
        <w:t xml:space="preserve"> 55-57</w:t>
      </w:r>
      <w:r w:rsidRPr="004C33BC">
        <w:rPr>
          <w:rFonts w:ascii="Times New Roman" w:eastAsia="微软雅黑" w:hAnsi="Times New Roman" w:cs="Times New Roman"/>
          <w:sz w:val="22"/>
          <w:szCs w:val="22"/>
        </w:rPr>
        <w:t>，表明股价短期仍有上行动能</w:t>
      </w:r>
    </w:p>
    <w:p w14:paraId="0264204C" w14:textId="77777777" w:rsidR="004C33BC" w:rsidRPr="004C33BC" w:rsidRDefault="004C33BC">
      <w:pPr>
        <w:numPr>
          <w:ilvl w:val="0"/>
          <w:numId w:val="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6 </w:t>
      </w:r>
      <w:r w:rsidRPr="004C33BC">
        <w:rPr>
          <w:rFonts w:ascii="Times New Roman" w:eastAsia="微软雅黑" w:hAnsi="Times New Roman" w:cs="Times New Roman"/>
          <w:b/>
          <w:bCs/>
          <w:sz w:val="22"/>
          <w:szCs w:val="22"/>
        </w:rPr>
        <w:t>个月动量因子</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422.27</w:t>
      </w:r>
      <w:r w:rsidRPr="004C33BC">
        <w:rPr>
          <w:rFonts w:ascii="Times New Roman" w:eastAsia="微软雅黑" w:hAnsi="Times New Roman" w:cs="Times New Roman"/>
          <w:sz w:val="22"/>
          <w:szCs w:val="22"/>
        </w:rPr>
        <w:t>（较强）</w:t>
      </w:r>
    </w:p>
    <w:p w14:paraId="5637A3FA" w14:textId="77777777" w:rsidR="004C33BC" w:rsidRPr="004C33BC" w:rsidRDefault="004C33BC">
      <w:pPr>
        <w:numPr>
          <w:ilvl w:val="0"/>
          <w:numId w:val="7"/>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 xml:space="preserve">12 </w:t>
      </w:r>
      <w:r w:rsidRPr="004C33BC">
        <w:rPr>
          <w:rFonts w:ascii="Times New Roman" w:eastAsia="微软雅黑" w:hAnsi="Times New Roman" w:cs="Times New Roman"/>
          <w:b/>
          <w:bCs/>
          <w:sz w:val="22"/>
          <w:szCs w:val="22"/>
        </w:rPr>
        <w:t>个月动量因子</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671.00</w:t>
      </w:r>
      <w:r w:rsidRPr="004C33BC">
        <w:rPr>
          <w:rFonts w:ascii="Times New Roman" w:eastAsia="微软雅黑" w:hAnsi="Times New Roman" w:cs="Times New Roman"/>
          <w:sz w:val="22"/>
          <w:szCs w:val="22"/>
        </w:rPr>
        <w:t>（较强）</w:t>
      </w:r>
    </w:p>
    <w:p w14:paraId="2F9A99A5"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股价近期仍处于强势趋势中，过去</w:t>
      </w:r>
      <w:r w:rsidRPr="004C33BC">
        <w:rPr>
          <w:rFonts w:ascii="Times New Roman" w:eastAsia="微软雅黑" w:hAnsi="Times New Roman" w:cs="Times New Roman"/>
          <w:sz w:val="22"/>
          <w:szCs w:val="22"/>
        </w:rPr>
        <w:t xml:space="preserve"> 6-12 </w:t>
      </w:r>
      <w:r w:rsidRPr="004C33BC">
        <w:rPr>
          <w:rFonts w:ascii="Times New Roman" w:eastAsia="微软雅黑" w:hAnsi="Times New Roman" w:cs="Times New Roman"/>
          <w:sz w:val="22"/>
          <w:szCs w:val="22"/>
        </w:rPr>
        <w:t>个月上涨趋势明显。然而，动量指标较高可能意味着市场情绪过热，存在短期回调风险。</w:t>
      </w:r>
    </w:p>
    <w:p w14:paraId="59052808"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B5DA2A1">
          <v:rect id="_x0000_i1042" style="width:0;height:1.5pt" o:hralign="center" o:hrstd="t" o:hr="t" fillcolor="#a0a0a0" stroked="f"/>
        </w:pict>
      </w:r>
    </w:p>
    <w:p w14:paraId="35DD939F"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6. </w:t>
      </w:r>
      <w:r w:rsidRPr="004C33BC">
        <w:rPr>
          <w:rFonts w:ascii="Times New Roman" w:eastAsia="微软雅黑" w:hAnsi="Times New Roman" w:cs="Times New Roman"/>
          <w:b/>
          <w:bCs/>
          <w:sz w:val="22"/>
          <w:szCs w:val="22"/>
        </w:rPr>
        <w:t>流动性分析</w:t>
      </w:r>
    </w:p>
    <w:p w14:paraId="10751700"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7700257A"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流动比率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2.41</w:t>
      </w:r>
      <w:r w:rsidRPr="004C33BC">
        <w:rPr>
          <w:rFonts w:ascii="Times New Roman" w:eastAsia="微软雅黑" w:hAnsi="Times New Roman" w:cs="Times New Roman"/>
          <w:sz w:val="22"/>
          <w:szCs w:val="22"/>
        </w:rPr>
        <w:t>（短期偿债能力良好）</w:t>
      </w:r>
    </w:p>
    <w:p w14:paraId="5BAAA84A"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速动比率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2.41</w:t>
      </w:r>
      <w:r w:rsidRPr="004C33BC">
        <w:rPr>
          <w:rFonts w:ascii="Times New Roman" w:eastAsia="微软雅黑" w:hAnsi="Times New Roman" w:cs="Times New Roman"/>
          <w:sz w:val="22"/>
          <w:szCs w:val="22"/>
        </w:rPr>
        <w:t>（流动性较充足）</w:t>
      </w:r>
    </w:p>
    <w:p w14:paraId="3D06F92C"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现金比率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0.73</w:t>
      </w:r>
      <w:r w:rsidRPr="004C33BC">
        <w:rPr>
          <w:rFonts w:ascii="Times New Roman" w:eastAsia="微软雅黑" w:hAnsi="Times New Roman" w:cs="Times New Roman"/>
          <w:sz w:val="22"/>
          <w:szCs w:val="22"/>
        </w:rPr>
        <w:t>（现金储备较低）</w:t>
      </w:r>
    </w:p>
    <w:p w14:paraId="4F91E21A"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应收账款周转天数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86.79 </w:t>
      </w:r>
      <w:r w:rsidRPr="004C33BC">
        <w:rPr>
          <w:rFonts w:ascii="Times New Roman" w:eastAsia="微软雅黑" w:hAnsi="Times New Roman" w:cs="Times New Roman"/>
          <w:sz w:val="22"/>
          <w:szCs w:val="22"/>
        </w:rPr>
        <w:t>天</w:t>
      </w:r>
    </w:p>
    <w:p w14:paraId="2A9BE679" w14:textId="77777777" w:rsidR="004C33BC" w:rsidRPr="004C33BC" w:rsidRDefault="004C33BC">
      <w:pPr>
        <w:numPr>
          <w:ilvl w:val="0"/>
          <w:numId w:val="8"/>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应付账款周转天数</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121.12 </w:t>
      </w:r>
      <w:r w:rsidRPr="004C33BC">
        <w:rPr>
          <w:rFonts w:ascii="Times New Roman" w:eastAsia="微软雅黑" w:hAnsi="Times New Roman" w:cs="Times New Roman"/>
          <w:sz w:val="22"/>
          <w:szCs w:val="22"/>
        </w:rPr>
        <w:t>天（账款周期较长）</w:t>
      </w:r>
    </w:p>
    <w:p w14:paraId="39E5806E"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的短期流动性较好，但</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现金比率较低</w:t>
      </w:r>
      <w:r w:rsidRPr="004C33BC">
        <w:rPr>
          <w:rFonts w:ascii="Times New Roman" w:eastAsia="微软雅黑" w:hAnsi="Times New Roman" w:cs="Times New Roman"/>
          <w:sz w:val="22"/>
          <w:szCs w:val="22"/>
        </w:rPr>
        <w:t>，表明公司的运营资金更多依赖于应收账款和短期负债。</w:t>
      </w:r>
    </w:p>
    <w:p w14:paraId="347CD8F3"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34C8C9">
          <v:rect id="_x0000_i1043" style="width:0;height:1.5pt" o:hralign="center" o:hrstd="t" o:hr="t" fillcolor="#a0a0a0" stroked="f"/>
        </w:pict>
      </w:r>
    </w:p>
    <w:p w14:paraId="349BA5B7" w14:textId="77777777" w:rsidR="004C33BC" w:rsidRPr="004C33BC" w:rsidRDefault="004C33BC" w:rsidP="004C33BC">
      <w:pPr>
        <w:rPr>
          <w:rFonts w:ascii="Times New Roman" w:eastAsia="微软雅黑" w:hAnsi="Times New Roman" w:cs="Times New Roman"/>
          <w:b/>
          <w:bCs/>
          <w:sz w:val="22"/>
          <w:szCs w:val="22"/>
        </w:rPr>
      </w:pPr>
      <w:r w:rsidRPr="004C33BC">
        <w:rPr>
          <w:rFonts w:ascii="Times New Roman" w:eastAsia="微软雅黑" w:hAnsi="Times New Roman" w:cs="Times New Roman"/>
          <w:b/>
          <w:bCs/>
          <w:sz w:val="22"/>
          <w:szCs w:val="22"/>
        </w:rPr>
        <w:t xml:space="preserve">7. </w:t>
      </w:r>
      <w:r w:rsidRPr="004C33BC">
        <w:rPr>
          <w:rFonts w:ascii="Times New Roman" w:eastAsia="微软雅黑" w:hAnsi="Times New Roman" w:cs="Times New Roman"/>
          <w:b/>
          <w:bCs/>
          <w:sz w:val="22"/>
          <w:szCs w:val="22"/>
        </w:rPr>
        <w:t>股利及回购</w:t>
      </w:r>
    </w:p>
    <w:p w14:paraId="5231233D"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关键指标：</w:t>
      </w:r>
    </w:p>
    <w:p w14:paraId="4221B91F" w14:textId="77777777" w:rsidR="004C33BC" w:rsidRPr="004C33BC" w:rsidRDefault="004C33BC">
      <w:pPr>
        <w:numPr>
          <w:ilvl w:val="0"/>
          <w:numId w:val="9"/>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lastRenderedPageBreak/>
        <w:t xml:space="preserve">3 </w:t>
      </w:r>
      <w:r w:rsidRPr="004C33BC">
        <w:rPr>
          <w:rFonts w:ascii="Times New Roman" w:eastAsia="微软雅黑" w:hAnsi="Times New Roman" w:cs="Times New Roman"/>
          <w:b/>
          <w:bCs/>
          <w:sz w:val="22"/>
          <w:szCs w:val="22"/>
        </w:rPr>
        <w:t>年股票回购增长率</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1.70%</w:t>
      </w:r>
      <w:r w:rsidRPr="004C33BC">
        <w:rPr>
          <w:rFonts w:ascii="Times New Roman" w:eastAsia="微软雅黑" w:hAnsi="Times New Roman" w:cs="Times New Roman"/>
          <w:sz w:val="22"/>
          <w:szCs w:val="22"/>
        </w:rPr>
        <w:t>（股东回报率较低）</w:t>
      </w:r>
    </w:p>
    <w:p w14:paraId="22C7AB90"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总结：</w:t>
      </w:r>
      <w:r w:rsidRPr="004C33BC">
        <w:rPr>
          <w:rFonts w:ascii="Times New Roman" w:eastAsia="微软雅黑" w:hAnsi="Times New Roman" w:cs="Times New Roman"/>
          <w:sz w:val="22"/>
          <w:szCs w:val="22"/>
        </w:rPr>
        <w:br/>
      </w:r>
      <w:r w:rsidRPr="004C33BC">
        <w:rPr>
          <w:rFonts w:ascii="Times New Roman" w:eastAsia="微软雅黑" w:hAnsi="Times New Roman" w:cs="Times New Roman"/>
          <w:sz w:val="22"/>
          <w:szCs w:val="22"/>
        </w:rPr>
        <w:t>公司</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并不支付股息，且股票回购力度较低</w:t>
      </w:r>
      <w:r w:rsidRPr="004C33BC">
        <w:rPr>
          <w:rFonts w:ascii="Times New Roman" w:eastAsia="微软雅黑" w:hAnsi="Times New Roman" w:cs="Times New Roman"/>
          <w:sz w:val="22"/>
          <w:szCs w:val="22"/>
        </w:rPr>
        <w:t>，表明管理层将大部分利润</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用于业务扩张，而非直接回馈股东</w:t>
      </w:r>
      <w:r w:rsidRPr="004C33BC">
        <w:rPr>
          <w:rFonts w:ascii="Times New Roman" w:eastAsia="微软雅黑" w:hAnsi="Times New Roman" w:cs="Times New Roman"/>
          <w:sz w:val="22"/>
          <w:szCs w:val="22"/>
        </w:rPr>
        <w:t>。</w:t>
      </w:r>
    </w:p>
    <w:p w14:paraId="610D69DC"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07C01A">
          <v:rect id="_x0000_i1044" style="width:0;height:1.5pt" o:hralign="center" o:hrstd="t" o:hr="t" fillcolor="#a0a0a0" stroked="f"/>
        </w:pict>
      </w:r>
    </w:p>
    <w:p w14:paraId="5AA2FFC0"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综合结论</w:t>
      </w:r>
    </w:p>
    <w:p w14:paraId="3A3A58FE"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优势：</w:t>
      </w:r>
    </w:p>
    <w:p w14:paraId="6B74E5DB"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盈利能力强</w:t>
      </w:r>
      <w:r w:rsidRPr="004C33BC">
        <w:rPr>
          <w:rFonts w:ascii="Times New Roman" w:eastAsia="微软雅黑" w:hAnsi="Times New Roman" w:cs="Times New Roman"/>
          <w:sz w:val="22"/>
          <w:szCs w:val="22"/>
        </w:rPr>
        <w:t>，毛利率、净利率、</w:t>
      </w:r>
      <w:r w:rsidRPr="004C33BC">
        <w:rPr>
          <w:rFonts w:ascii="Times New Roman" w:eastAsia="微软雅黑" w:hAnsi="Times New Roman" w:cs="Times New Roman"/>
          <w:sz w:val="22"/>
          <w:szCs w:val="22"/>
        </w:rPr>
        <w:t xml:space="preserve">ROE </w:t>
      </w:r>
      <w:r w:rsidRPr="004C33BC">
        <w:rPr>
          <w:rFonts w:ascii="Times New Roman" w:eastAsia="微软雅黑" w:hAnsi="Times New Roman" w:cs="Times New Roman"/>
          <w:sz w:val="22"/>
          <w:szCs w:val="22"/>
        </w:rPr>
        <w:t>及</w:t>
      </w:r>
      <w:r w:rsidRPr="004C33BC">
        <w:rPr>
          <w:rFonts w:ascii="Times New Roman" w:eastAsia="微软雅黑" w:hAnsi="Times New Roman" w:cs="Times New Roman"/>
          <w:sz w:val="22"/>
          <w:szCs w:val="22"/>
        </w:rPr>
        <w:t xml:space="preserve"> ROA </w:t>
      </w:r>
      <w:r w:rsidRPr="004C33BC">
        <w:rPr>
          <w:rFonts w:ascii="Times New Roman" w:eastAsia="微软雅黑" w:hAnsi="Times New Roman" w:cs="Times New Roman"/>
          <w:sz w:val="22"/>
          <w:szCs w:val="22"/>
        </w:rPr>
        <w:t>均在行业中处于较高水平。</w:t>
      </w:r>
    </w:p>
    <w:p w14:paraId="7EA2FDBD"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增长潜力较强</w:t>
      </w:r>
      <w:r w:rsidRPr="004C33BC">
        <w:rPr>
          <w:rFonts w:ascii="Times New Roman" w:eastAsia="微软雅黑" w:hAnsi="Times New Roman" w:cs="Times New Roman"/>
          <w:sz w:val="22"/>
          <w:szCs w:val="22"/>
        </w:rPr>
        <w:t>，收入、利润和自由现金流增长率均较高。</w:t>
      </w:r>
    </w:p>
    <w:p w14:paraId="4DED2D2D"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动量趋势较强</w:t>
      </w:r>
      <w:r w:rsidRPr="004C33BC">
        <w:rPr>
          <w:rFonts w:ascii="Times New Roman" w:eastAsia="微软雅黑" w:hAnsi="Times New Roman" w:cs="Times New Roman"/>
          <w:sz w:val="22"/>
          <w:szCs w:val="22"/>
        </w:rPr>
        <w:t>，股价在过去</w:t>
      </w:r>
      <w:r w:rsidRPr="004C33BC">
        <w:rPr>
          <w:rFonts w:ascii="Times New Roman" w:eastAsia="微软雅黑" w:hAnsi="Times New Roman" w:cs="Times New Roman"/>
          <w:sz w:val="22"/>
          <w:szCs w:val="22"/>
        </w:rPr>
        <w:t xml:space="preserve"> 6-12 </w:t>
      </w:r>
      <w:r w:rsidRPr="004C33BC">
        <w:rPr>
          <w:rFonts w:ascii="Times New Roman" w:eastAsia="微软雅黑" w:hAnsi="Times New Roman" w:cs="Times New Roman"/>
          <w:sz w:val="22"/>
          <w:szCs w:val="22"/>
        </w:rPr>
        <w:t>个月内上涨显著。</w:t>
      </w:r>
    </w:p>
    <w:p w14:paraId="1EEAF862" w14:textId="77777777" w:rsidR="004C33BC" w:rsidRPr="004C33BC" w:rsidRDefault="004C33BC">
      <w:pPr>
        <w:numPr>
          <w:ilvl w:val="0"/>
          <w:numId w:val="10"/>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资本回报率（</w:t>
      </w:r>
      <w:r w:rsidRPr="004C33BC">
        <w:rPr>
          <w:rFonts w:ascii="Times New Roman" w:eastAsia="微软雅黑" w:hAnsi="Times New Roman" w:cs="Times New Roman"/>
          <w:b/>
          <w:bCs/>
          <w:sz w:val="22"/>
          <w:szCs w:val="22"/>
        </w:rPr>
        <w:t>ROIC</w:t>
      </w:r>
      <w:r w:rsidRPr="004C33BC">
        <w:rPr>
          <w:rFonts w:ascii="Times New Roman" w:eastAsia="微软雅黑" w:hAnsi="Times New Roman" w:cs="Times New Roman"/>
          <w:b/>
          <w:bCs/>
          <w:sz w:val="22"/>
          <w:szCs w:val="22"/>
        </w:rPr>
        <w:t>）远高于资本成本（</w:t>
      </w:r>
      <w:r w:rsidRPr="004C33BC">
        <w:rPr>
          <w:rFonts w:ascii="Times New Roman" w:eastAsia="微软雅黑" w:hAnsi="Times New Roman" w:cs="Times New Roman"/>
          <w:b/>
          <w:bCs/>
          <w:sz w:val="22"/>
          <w:szCs w:val="22"/>
        </w:rPr>
        <w:t>WACC</w:t>
      </w:r>
      <w:r w:rsidRPr="004C33BC">
        <w:rPr>
          <w:rFonts w:ascii="Times New Roman" w:eastAsia="微软雅黑" w:hAnsi="Times New Roman" w:cs="Times New Roman"/>
          <w:b/>
          <w:bCs/>
          <w:sz w:val="22"/>
          <w:szCs w:val="22"/>
        </w:rPr>
        <w:t>）</w:t>
      </w:r>
      <w:r w:rsidRPr="004C33BC">
        <w:rPr>
          <w:rFonts w:ascii="Times New Roman" w:eastAsia="微软雅黑" w:hAnsi="Times New Roman" w:cs="Times New Roman"/>
          <w:sz w:val="22"/>
          <w:szCs w:val="22"/>
        </w:rPr>
        <w:t>，表明业务运营仍在创造价值。</w:t>
      </w:r>
    </w:p>
    <w:p w14:paraId="374783B2"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Symbol" w:eastAsia="微软雅黑" w:hAnsi="Segoe UI Symbol" w:cs="Segoe UI Symbol"/>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主要风险：</w:t>
      </w:r>
    </w:p>
    <w:p w14:paraId="4D941111"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估值水平过高</w:t>
      </w:r>
      <w:r w:rsidRPr="004C33BC">
        <w:rPr>
          <w:rFonts w:ascii="Times New Roman" w:eastAsia="微软雅黑" w:hAnsi="Times New Roman" w:cs="Times New Roman"/>
          <w:sz w:val="22"/>
          <w:szCs w:val="22"/>
        </w:rPr>
        <w:t>，市盈率远超行业平均，市场已对公司未来增长定价。</w:t>
      </w:r>
    </w:p>
    <w:p w14:paraId="445F8501"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财务杠杆较高</w:t>
      </w:r>
      <w:r w:rsidRPr="004C33BC">
        <w:rPr>
          <w:rFonts w:ascii="Times New Roman" w:eastAsia="微软雅黑" w:hAnsi="Times New Roman" w:cs="Times New Roman"/>
          <w:sz w:val="22"/>
          <w:szCs w:val="22"/>
        </w:rPr>
        <w:t>，负债率高达</w:t>
      </w:r>
      <w:r w:rsidRPr="004C33BC">
        <w:rPr>
          <w:rFonts w:ascii="Times New Roman" w:eastAsia="微软雅黑" w:hAnsi="Times New Roman" w:cs="Times New Roman"/>
          <w:sz w:val="22"/>
          <w:szCs w:val="22"/>
        </w:rPr>
        <w:t xml:space="preserve"> 231%</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t xml:space="preserve">ROE </w:t>
      </w:r>
      <w:r w:rsidRPr="004C33BC">
        <w:rPr>
          <w:rFonts w:ascii="Times New Roman" w:eastAsia="微软雅黑" w:hAnsi="Times New Roman" w:cs="Times New Roman"/>
          <w:sz w:val="22"/>
          <w:szCs w:val="22"/>
        </w:rPr>
        <w:t>受杠杆影响较大。</w:t>
      </w:r>
    </w:p>
    <w:p w14:paraId="1F7E4A50"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现金流管理存隐患</w:t>
      </w:r>
      <w:r w:rsidRPr="004C33BC">
        <w:rPr>
          <w:rFonts w:ascii="Times New Roman" w:eastAsia="微软雅黑" w:hAnsi="Times New Roman" w:cs="Times New Roman"/>
          <w:sz w:val="22"/>
          <w:szCs w:val="22"/>
        </w:rPr>
        <w:t>，现金负债率低，未来可能需要额外融资支持增长。</w:t>
      </w:r>
    </w:p>
    <w:p w14:paraId="4AF59576" w14:textId="77777777" w:rsidR="004C33BC" w:rsidRPr="004C33BC" w:rsidRDefault="004C33BC">
      <w:pPr>
        <w:numPr>
          <w:ilvl w:val="0"/>
          <w:numId w:val="11"/>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股东回报较低</w:t>
      </w:r>
      <w:r w:rsidRPr="004C33BC">
        <w:rPr>
          <w:rFonts w:ascii="Times New Roman" w:eastAsia="微软雅黑" w:hAnsi="Times New Roman" w:cs="Times New Roman"/>
          <w:sz w:val="22"/>
          <w:szCs w:val="22"/>
        </w:rPr>
        <w:t>，无分红且回购力度较小。</w:t>
      </w:r>
    </w:p>
    <w:p w14:paraId="4A73A4C3"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6193AA">
          <v:rect id="_x0000_i1045" style="width:0;height:1.5pt" o:hralign="center" o:hrstd="t" o:hr="t" fillcolor="#a0a0a0" stroked="f"/>
        </w:pict>
      </w:r>
    </w:p>
    <w:p w14:paraId="51849EF6" w14:textId="77777777" w:rsidR="004C33BC" w:rsidRPr="004C33BC" w:rsidRDefault="004C33BC" w:rsidP="004C33BC">
      <w:pPr>
        <w:rPr>
          <w:rFonts w:ascii="Times New Roman" w:eastAsia="微软雅黑" w:hAnsi="Times New Roman" w:cs="Times New Roman"/>
          <w:b/>
          <w:bCs/>
          <w:sz w:val="22"/>
          <w:szCs w:val="22"/>
        </w:rPr>
      </w:pPr>
      <w:r w:rsidRPr="004C33BC">
        <w:rPr>
          <w:rFonts w:ascii="Segoe UI Emoji" w:eastAsia="微软雅黑" w:hAnsi="Segoe UI Emoji" w:cs="Segoe UI Emoji"/>
          <w:b/>
          <w:bCs/>
          <w:sz w:val="22"/>
          <w:szCs w:val="22"/>
        </w:rPr>
        <w:t>📈</w:t>
      </w:r>
      <w:r w:rsidRPr="004C33BC">
        <w:rPr>
          <w:rFonts w:ascii="Times New Roman" w:eastAsia="微软雅黑" w:hAnsi="Times New Roman" w:cs="Times New Roman"/>
          <w:b/>
          <w:bCs/>
          <w:sz w:val="22"/>
          <w:szCs w:val="22"/>
        </w:rPr>
        <w:t xml:space="preserve"> </w:t>
      </w:r>
      <w:r w:rsidRPr="004C33BC">
        <w:rPr>
          <w:rFonts w:ascii="Times New Roman" w:eastAsia="微软雅黑" w:hAnsi="Times New Roman" w:cs="Times New Roman"/>
          <w:b/>
          <w:bCs/>
          <w:sz w:val="22"/>
          <w:szCs w:val="22"/>
        </w:rPr>
        <w:t>投资建议</w:t>
      </w:r>
    </w:p>
    <w:p w14:paraId="67D32034" w14:textId="77777777" w:rsidR="004C33BC" w:rsidRPr="004C33BC" w:rsidRDefault="004C33BC">
      <w:pPr>
        <w:numPr>
          <w:ilvl w:val="0"/>
          <w:numId w:val="1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短期交易者</w:t>
      </w:r>
      <w:r w:rsidRPr="004C33BC">
        <w:rPr>
          <w:rFonts w:ascii="Times New Roman" w:eastAsia="微软雅黑" w:hAnsi="Times New Roman" w:cs="Times New Roman"/>
          <w:sz w:val="22"/>
          <w:szCs w:val="22"/>
        </w:rPr>
        <w:t>：动量趋势强劲，若财报（</w:t>
      </w:r>
      <w:r w:rsidRPr="004C33BC">
        <w:rPr>
          <w:rFonts w:ascii="Times New Roman" w:eastAsia="微软雅黑" w:hAnsi="Times New Roman" w:cs="Times New Roman"/>
          <w:sz w:val="22"/>
          <w:szCs w:val="22"/>
        </w:rPr>
        <w:t xml:space="preserve">2 </w:t>
      </w:r>
      <w:r w:rsidRPr="004C33BC">
        <w:rPr>
          <w:rFonts w:ascii="Times New Roman" w:eastAsia="微软雅黑" w:hAnsi="Times New Roman" w:cs="Times New Roman"/>
          <w:sz w:val="22"/>
          <w:szCs w:val="22"/>
        </w:rPr>
        <w:t>月</w:t>
      </w:r>
      <w:r w:rsidRPr="004C33BC">
        <w:rPr>
          <w:rFonts w:ascii="Times New Roman" w:eastAsia="微软雅黑" w:hAnsi="Times New Roman" w:cs="Times New Roman"/>
          <w:sz w:val="22"/>
          <w:szCs w:val="22"/>
        </w:rPr>
        <w:t xml:space="preserve"> 12 </w:t>
      </w:r>
      <w:r w:rsidRPr="004C33BC">
        <w:rPr>
          <w:rFonts w:ascii="Times New Roman" w:eastAsia="微软雅黑" w:hAnsi="Times New Roman" w:cs="Times New Roman"/>
          <w:sz w:val="22"/>
          <w:szCs w:val="22"/>
        </w:rPr>
        <w:t>日）超预期，股价可能继续上涨，但高估值可能限制涨幅。</w:t>
      </w:r>
    </w:p>
    <w:p w14:paraId="298746C1" w14:textId="77777777" w:rsidR="004C33BC" w:rsidRPr="004C33BC" w:rsidRDefault="004C33BC">
      <w:pPr>
        <w:numPr>
          <w:ilvl w:val="0"/>
          <w:numId w:val="1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t>长期投资者</w:t>
      </w:r>
      <w:r w:rsidRPr="004C33BC">
        <w:rPr>
          <w:rFonts w:ascii="Times New Roman" w:eastAsia="微软雅黑" w:hAnsi="Times New Roman" w:cs="Times New Roman"/>
          <w:sz w:val="22"/>
          <w:szCs w:val="22"/>
        </w:rPr>
        <w:t>：公司增长前景良好，但当前估值较高，建议等待更合理的入场点，或者在回调时建仓。</w:t>
      </w:r>
    </w:p>
    <w:p w14:paraId="45B2281D" w14:textId="77777777" w:rsidR="004C33BC" w:rsidRPr="004C33BC" w:rsidRDefault="004C33BC">
      <w:pPr>
        <w:numPr>
          <w:ilvl w:val="0"/>
          <w:numId w:val="12"/>
        </w:numPr>
        <w:rPr>
          <w:rFonts w:ascii="Times New Roman" w:eastAsia="微软雅黑" w:hAnsi="Times New Roman" w:cs="Times New Roman"/>
          <w:sz w:val="22"/>
          <w:szCs w:val="22"/>
        </w:rPr>
      </w:pPr>
      <w:r w:rsidRPr="004C33BC">
        <w:rPr>
          <w:rFonts w:ascii="Times New Roman" w:eastAsia="微软雅黑" w:hAnsi="Times New Roman" w:cs="Times New Roman"/>
          <w:b/>
          <w:bCs/>
          <w:sz w:val="22"/>
          <w:szCs w:val="22"/>
        </w:rPr>
        <w:lastRenderedPageBreak/>
        <w:t>风险管理</w:t>
      </w:r>
      <w:r w:rsidRPr="004C33BC">
        <w:rPr>
          <w:rFonts w:ascii="Times New Roman" w:eastAsia="微软雅黑" w:hAnsi="Times New Roman" w:cs="Times New Roman"/>
          <w:sz w:val="22"/>
          <w:szCs w:val="22"/>
        </w:rPr>
        <w:t>：需密切关注债务水平、未来盈利增长能否匹配高估值，以及短期股价波动风险。</w:t>
      </w:r>
    </w:p>
    <w:p w14:paraId="5EB9BDBF" w14:textId="77777777" w:rsidR="004C33BC" w:rsidRPr="004C33BC" w:rsidRDefault="00000000" w:rsidP="004C33B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C6AC217">
          <v:rect id="_x0000_i1046" style="width:0;height:1.5pt" o:hralign="center" o:hrstd="t" o:hr="t" fillcolor="#a0a0a0" stroked="f"/>
        </w:pict>
      </w:r>
    </w:p>
    <w:p w14:paraId="16B120BB" w14:textId="77777777" w:rsidR="004C33BC" w:rsidRPr="004C33BC" w:rsidRDefault="004C33BC" w:rsidP="004C33BC">
      <w:pPr>
        <w:rPr>
          <w:rFonts w:ascii="Times New Roman" w:eastAsia="微软雅黑" w:hAnsi="Times New Roman" w:cs="Times New Roman"/>
          <w:sz w:val="22"/>
          <w:szCs w:val="22"/>
        </w:rPr>
      </w:pPr>
      <w:r w:rsidRPr="004C33BC">
        <w:rPr>
          <w:rFonts w:ascii="Segoe UI Emoji" w:eastAsia="微软雅黑" w:hAnsi="Segoe UI Emoji" w:cs="Segoe UI Emoji"/>
          <w:sz w:val="22"/>
          <w:szCs w:val="22"/>
        </w:rPr>
        <w:t>📌</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最终结论</w:t>
      </w:r>
      <w:r w:rsidRPr="004C33BC">
        <w:rPr>
          <w:rFonts w:ascii="Times New Roman" w:eastAsia="微软雅黑" w:hAnsi="Times New Roman" w:cs="Times New Roman"/>
          <w:sz w:val="22"/>
          <w:szCs w:val="22"/>
        </w:rPr>
        <w:t>：</w:t>
      </w:r>
      <w:r w:rsidRPr="004C33BC">
        <w:rPr>
          <w:rFonts w:ascii="Times New Roman" w:eastAsia="微软雅黑" w:hAnsi="Times New Roman" w:cs="Times New Roman"/>
          <w:sz w:val="22"/>
          <w:szCs w:val="22"/>
        </w:rPr>
        <w:br/>
        <w:t xml:space="preserve">AppLovin </w:t>
      </w:r>
      <w:r w:rsidRPr="004C33BC">
        <w:rPr>
          <w:rFonts w:ascii="Times New Roman" w:eastAsia="微软雅黑" w:hAnsi="Times New Roman" w:cs="Times New Roman"/>
          <w:sz w:val="22"/>
          <w:szCs w:val="22"/>
        </w:rPr>
        <w:t>是一家</w:t>
      </w:r>
      <w:r w:rsidRPr="004C33BC">
        <w:rPr>
          <w:rFonts w:ascii="Times New Roman" w:eastAsia="微软雅黑" w:hAnsi="Times New Roman" w:cs="Times New Roman"/>
          <w:sz w:val="22"/>
          <w:szCs w:val="22"/>
        </w:rPr>
        <w:t xml:space="preserve"> </w:t>
      </w:r>
      <w:r w:rsidRPr="004C33BC">
        <w:rPr>
          <w:rFonts w:ascii="Times New Roman" w:eastAsia="微软雅黑" w:hAnsi="Times New Roman" w:cs="Times New Roman"/>
          <w:b/>
          <w:bCs/>
          <w:sz w:val="22"/>
          <w:szCs w:val="22"/>
        </w:rPr>
        <w:t>高增长、高盈利的公司，但估值已处于高位，投资者需警惕市场情绪回落带来的潜在调整风险</w:t>
      </w:r>
      <w:r w:rsidRPr="004C33BC">
        <w:rPr>
          <w:rFonts w:ascii="Times New Roman" w:eastAsia="微软雅黑" w:hAnsi="Times New Roman" w:cs="Times New Roman"/>
          <w:sz w:val="22"/>
          <w:szCs w:val="22"/>
        </w:rPr>
        <w:t>。</w:t>
      </w:r>
    </w:p>
    <w:p w14:paraId="727DC116"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AppLovin Corp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APP</w:t>
      </w:r>
      <w:r w:rsidRPr="00EB4BBB">
        <w:rPr>
          <w:rFonts w:ascii="Times New Roman" w:eastAsia="微软雅黑" w:hAnsi="Times New Roman" w:cs="Times New Roman"/>
          <w:b/>
          <w:bCs/>
          <w:sz w:val="22"/>
          <w:szCs w:val="22"/>
        </w:rPr>
        <w:t>）竞争对比分析</w:t>
      </w:r>
    </w:p>
    <w:p w14:paraId="5D6566DF"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369"/>
        <w:gridCol w:w="1607"/>
        <w:gridCol w:w="1474"/>
        <w:gridCol w:w="1670"/>
        <w:gridCol w:w="1379"/>
        <w:gridCol w:w="1851"/>
      </w:tblGrid>
      <w:tr w:rsidR="00EB4BBB" w:rsidRPr="00EB4BBB" w14:paraId="52D24BE4" w14:textId="77777777" w:rsidTr="00EB4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2858D9"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指标</w:t>
            </w:r>
          </w:p>
        </w:tc>
        <w:tc>
          <w:tcPr>
            <w:tcW w:w="0" w:type="auto"/>
            <w:hideMark/>
          </w:tcPr>
          <w:p w14:paraId="24E53C86"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AppLovin (APP)</w:t>
            </w:r>
          </w:p>
        </w:tc>
        <w:tc>
          <w:tcPr>
            <w:tcW w:w="0" w:type="auto"/>
            <w:hideMark/>
          </w:tcPr>
          <w:p w14:paraId="094FA34B"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Adobe (ADBE)</w:t>
            </w:r>
          </w:p>
        </w:tc>
        <w:tc>
          <w:tcPr>
            <w:tcW w:w="0" w:type="auto"/>
            <w:hideMark/>
          </w:tcPr>
          <w:p w14:paraId="4F383A14"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Salesforce (CRM)</w:t>
            </w:r>
          </w:p>
        </w:tc>
        <w:tc>
          <w:tcPr>
            <w:tcW w:w="0" w:type="auto"/>
            <w:hideMark/>
          </w:tcPr>
          <w:p w14:paraId="3B18F632"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Intuit (INTU)</w:t>
            </w:r>
          </w:p>
        </w:tc>
        <w:tc>
          <w:tcPr>
            <w:tcW w:w="0" w:type="auto"/>
            <w:hideMark/>
          </w:tcPr>
          <w:p w14:paraId="47A9A957" w14:textId="77777777" w:rsidR="00EB4BBB" w:rsidRPr="00EB4BBB" w:rsidRDefault="00EB4BBB" w:rsidP="00EB4BBB">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ServiceNow (NOW)</w:t>
            </w:r>
          </w:p>
        </w:tc>
      </w:tr>
      <w:tr w:rsidR="00EB4BBB" w:rsidRPr="00EB4BBB" w14:paraId="015C6ABA"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B64922"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当前股价</w:t>
            </w:r>
          </w:p>
        </w:tc>
        <w:tc>
          <w:tcPr>
            <w:tcW w:w="0" w:type="auto"/>
            <w:hideMark/>
          </w:tcPr>
          <w:p w14:paraId="34209F5A"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$378.22</w:t>
            </w:r>
          </w:p>
        </w:tc>
        <w:tc>
          <w:tcPr>
            <w:tcW w:w="0" w:type="auto"/>
            <w:hideMark/>
          </w:tcPr>
          <w:p w14:paraId="628E1F27"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$439.15</w:t>
            </w:r>
          </w:p>
        </w:tc>
        <w:tc>
          <w:tcPr>
            <w:tcW w:w="0" w:type="auto"/>
            <w:hideMark/>
          </w:tcPr>
          <w:p w14:paraId="014E04BF"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$335.52</w:t>
            </w:r>
          </w:p>
        </w:tc>
        <w:tc>
          <w:tcPr>
            <w:tcW w:w="0" w:type="auto"/>
            <w:hideMark/>
          </w:tcPr>
          <w:p w14:paraId="2918C43E"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$589.03</w:t>
            </w:r>
          </w:p>
        </w:tc>
        <w:tc>
          <w:tcPr>
            <w:tcW w:w="0" w:type="auto"/>
            <w:hideMark/>
          </w:tcPr>
          <w:p w14:paraId="362D427C"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$1032.19</w:t>
            </w:r>
          </w:p>
        </w:tc>
      </w:tr>
      <w:tr w:rsidR="00EB4BBB" w:rsidRPr="00EB4BBB" w14:paraId="4B860CCE"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51770AEE"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市值</w:t>
            </w:r>
            <w:r w:rsidRPr="00EB4BBB">
              <w:rPr>
                <w:rFonts w:ascii="Times New Roman" w:eastAsia="微软雅黑" w:hAnsi="Times New Roman" w:cs="Times New Roman"/>
                <w:sz w:val="22"/>
                <w:szCs w:val="22"/>
              </w:rPr>
              <w:t xml:space="preserve"> (¥)</w:t>
            </w:r>
          </w:p>
        </w:tc>
        <w:tc>
          <w:tcPr>
            <w:tcW w:w="0" w:type="auto"/>
            <w:hideMark/>
          </w:tcPr>
          <w:p w14:paraId="5EEB307D"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9,260.24 </w:t>
            </w:r>
            <w:r w:rsidRPr="00EB4BBB">
              <w:rPr>
                <w:rFonts w:ascii="Times New Roman" w:eastAsia="微软雅黑" w:hAnsi="Times New Roman" w:cs="Times New Roman"/>
                <w:b/>
                <w:bCs/>
                <w:sz w:val="22"/>
                <w:szCs w:val="22"/>
              </w:rPr>
              <w:t>亿</w:t>
            </w:r>
          </w:p>
        </w:tc>
        <w:tc>
          <w:tcPr>
            <w:tcW w:w="0" w:type="auto"/>
            <w:hideMark/>
          </w:tcPr>
          <w:p w14:paraId="7FB02384"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13,946.76 </w:t>
            </w:r>
            <w:r w:rsidRPr="00EB4BBB">
              <w:rPr>
                <w:rFonts w:ascii="Times New Roman" w:eastAsia="微软雅黑" w:hAnsi="Times New Roman" w:cs="Times New Roman"/>
                <w:sz w:val="22"/>
                <w:szCs w:val="22"/>
              </w:rPr>
              <w:t>亿</w:t>
            </w:r>
          </w:p>
        </w:tc>
        <w:tc>
          <w:tcPr>
            <w:tcW w:w="0" w:type="auto"/>
            <w:hideMark/>
          </w:tcPr>
          <w:p w14:paraId="234F85AD"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23,425.96 </w:t>
            </w:r>
            <w:r w:rsidRPr="00EB4BBB">
              <w:rPr>
                <w:rFonts w:ascii="Times New Roman" w:eastAsia="微软雅黑" w:hAnsi="Times New Roman" w:cs="Times New Roman"/>
                <w:sz w:val="22"/>
                <w:szCs w:val="22"/>
              </w:rPr>
              <w:t>亿</w:t>
            </w:r>
          </w:p>
        </w:tc>
        <w:tc>
          <w:tcPr>
            <w:tcW w:w="0" w:type="auto"/>
            <w:hideMark/>
          </w:tcPr>
          <w:p w14:paraId="3CC8081A"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12,029.11 </w:t>
            </w:r>
            <w:r w:rsidRPr="00EB4BBB">
              <w:rPr>
                <w:rFonts w:ascii="Times New Roman" w:eastAsia="微软雅黑" w:hAnsi="Times New Roman" w:cs="Times New Roman"/>
                <w:sz w:val="22"/>
                <w:szCs w:val="22"/>
              </w:rPr>
              <w:t>亿</w:t>
            </w:r>
          </w:p>
        </w:tc>
        <w:tc>
          <w:tcPr>
            <w:tcW w:w="0" w:type="auto"/>
            <w:hideMark/>
          </w:tcPr>
          <w:p w14:paraId="60EBA782"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15,549.64 </w:t>
            </w:r>
            <w:r w:rsidRPr="00EB4BBB">
              <w:rPr>
                <w:rFonts w:ascii="Times New Roman" w:eastAsia="微软雅黑" w:hAnsi="Times New Roman" w:cs="Times New Roman"/>
                <w:sz w:val="22"/>
                <w:szCs w:val="22"/>
              </w:rPr>
              <w:t>亿</w:t>
            </w:r>
          </w:p>
        </w:tc>
      </w:tr>
      <w:tr w:rsidR="00EB4BBB" w:rsidRPr="00EB4BBB" w14:paraId="067D1A1A"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A607DC"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市盈率</w:t>
            </w:r>
            <w:r w:rsidRPr="00EB4BBB">
              <w:rPr>
                <w:rFonts w:ascii="Times New Roman" w:eastAsia="微软雅黑" w:hAnsi="Times New Roman" w:cs="Times New Roman"/>
                <w:sz w:val="22"/>
                <w:szCs w:val="22"/>
              </w:rPr>
              <w:t xml:space="preserve"> (TTM)</w:t>
            </w:r>
          </w:p>
        </w:tc>
        <w:tc>
          <w:tcPr>
            <w:tcW w:w="0" w:type="auto"/>
            <w:hideMark/>
          </w:tcPr>
          <w:p w14:paraId="2C8878A3"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114.61</w:t>
            </w:r>
          </w:p>
        </w:tc>
        <w:tc>
          <w:tcPr>
            <w:tcW w:w="0" w:type="auto"/>
            <w:hideMark/>
          </w:tcPr>
          <w:p w14:paraId="0A88C67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35.42</w:t>
            </w:r>
          </w:p>
        </w:tc>
        <w:tc>
          <w:tcPr>
            <w:tcW w:w="0" w:type="auto"/>
            <w:hideMark/>
          </w:tcPr>
          <w:p w14:paraId="3C33182D"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55.18</w:t>
            </w:r>
          </w:p>
        </w:tc>
        <w:tc>
          <w:tcPr>
            <w:tcW w:w="0" w:type="auto"/>
            <w:hideMark/>
          </w:tcPr>
          <w:p w14:paraId="0F3358B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57.19</w:t>
            </w:r>
          </w:p>
        </w:tc>
        <w:tc>
          <w:tcPr>
            <w:tcW w:w="0" w:type="auto"/>
            <w:hideMark/>
          </w:tcPr>
          <w:p w14:paraId="3FDFC45E"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151.13</w:t>
            </w:r>
          </w:p>
        </w:tc>
      </w:tr>
      <w:tr w:rsidR="00EB4BBB" w:rsidRPr="00EB4BBB" w14:paraId="4FBA0A4F"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085F03A8"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市净率</w:t>
            </w:r>
          </w:p>
        </w:tc>
        <w:tc>
          <w:tcPr>
            <w:tcW w:w="0" w:type="auto"/>
            <w:hideMark/>
          </w:tcPr>
          <w:p w14:paraId="401BFDF3"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135.08</w:t>
            </w:r>
          </w:p>
        </w:tc>
        <w:tc>
          <w:tcPr>
            <w:tcW w:w="0" w:type="auto"/>
            <w:hideMark/>
          </w:tcPr>
          <w:p w14:paraId="0CEA3CC8"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24.77</w:t>
            </w:r>
          </w:p>
        </w:tc>
        <w:tc>
          <w:tcPr>
            <w:tcW w:w="0" w:type="auto"/>
            <w:hideMark/>
          </w:tcPr>
          <w:p w14:paraId="112A6E8B"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5.48</w:t>
            </w:r>
          </w:p>
        </w:tc>
        <w:tc>
          <w:tcPr>
            <w:tcW w:w="0" w:type="auto"/>
            <w:hideMark/>
          </w:tcPr>
          <w:p w14:paraId="23DF9294"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19.05</w:t>
            </w:r>
          </w:p>
        </w:tc>
        <w:tc>
          <w:tcPr>
            <w:tcW w:w="0" w:type="auto"/>
            <w:hideMark/>
          </w:tcPr>
          <w:p w14:paraId="53070790"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22.18</w:t>
            </w:r>
          </w:p>
        </w:tc>
      </w:tr>
      <w:tr w:rsidR="00EB4BBB" w:rsidRPr="00EB4BBB" w14:paraId="3F9A55FF" w14:textId="77777777" w:rsidTr="00EB4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A613A"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市销率</w:t>
            </w:r>
          </w:p>
        </w:tc>
        <w:tc>
          <w:tcPr>
            <w:tcW w:w="0" w:type="auto"/>
            <w:hideMark/>
          </w:tcPr>
          <w:p w14:paraId="07E0B076"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31.10</w:t>
            </w:r>
          </w:p>
        </w:tc>
        <w:tc>
          <w:tcPr>
            <w:tcW w:w="0" w:type="auto"/>
            <w:hideMark/>
          </w:tcPr>
          <w:p w14:paraId="51DE4FCB"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6.76</w:t>
            </w:r>
          </w:p>
        </w:tc>
        <w:tc>
          <w:tcPr>
            <w:tcW w:w="0" w:type="auto"/>
            <w:hideMark/>
          </w:tcPr>
          <w:p w14:paraId="58A81009"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8.81</w:t>
            </w:r>
          </w:p>
        </w:tc>
        <w:tc>
          <w:tcPr>
            <w:tcW w:w="0" w:type="auto"/>
            <w:hideMark/>
          </w:tcPr>
          <w:p w14:paraId="427C1BAF"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10.09</w:t>
            </w:r>
          </w:p>
        </w:tc>
        <w:tc>
          <w:tcPr>
            <w:tcW w:w="0" w:type="auto"/>
            <w:hideMark/>
          </w:tcPr>
          <w:p w14:paraId="2E3EF06D" w14:textId="77777777" w:rsidR="00EB4BBB" w:rsidRPr="00EB4BBB" w:rsidRDefault="00EB4BBB" w:rsidP="00EB4BBB">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19.29</w:t>
            </w:r>
          </w:p>
        </w:tc>
      </w:tr>
      <w:tr w:rsidR="00EB4BBB" w:rsidRPr="00EB4BBB" w14:paraId="599CDF2C" w14:textId="77777777" w:rsidTr="00EB4BBB">
        <w:tc>
          <w:tcPr>
            <w:cnfStyle w:val="001000000000" w:firstRow="0" w:lastRow="0" w:firstColumn="1" w:lastColumn="0" w:oddVBand="0" w:evenVBand="0" w:oddHBand="0" w:evenHBand="0" w:firstRowFirstColumn="0" w:firstRowLastColumn="0" w:lastRowFirstColumn="0" w:lastRowLastColumn="0"/>
            <w:tcW w:w="0" w:type="auto"/>
            <w:hideMark/>
          </w:tcPr>
          <w:p w14:paraId="1EE1EDA8" w14:textId="77777777" w:rsidR="00EB4BBB" w:rsidRPr="00EB4BBB" w:rsidRDefault="00EB4BBB" w:rsidP="00EB4BBB">
            <w:pPr>
              <w:spacing w:after="160" w:line="278" w:lineRule="auto"/>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12 </w:t>
            </w:r>
            <w:r w:rsidRPr="00EB4BBB">
              <w:rPr>
                <w:rFonts w:ascii="Times New Roman" w:eastAsia="微软雅黑" w:hAnsi="Times New Roman" w:cs="Times New Roman"/>
                <w:sz w:val="22"/>
                <w:szCs w:val="22"/>
              </w:rPr>
              <w:t>个月回报率</w:t>
            </w:r>
          </w:p>
        </w:tc>
        <w:tc>
          <w:tcPr>
            <w:tcW w:w="0" w:type="auto"/>
            <w:hideMark/>
          </w:tcPr>
          <w:p w14:paraId="5C670D96"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707.02%</w:t>
            </w:r>
          </w:p>
        </w:tc>
        <w:tc>
          <w:tcPr>
            <w:tcW w:w="0" w:type="auto"/>
            <w:hideMark/>
          </w:tcPr>
          <w:p w14:paraId="78811F3C"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-27.72%</w:t>
            </w:r>
          </w:p>
        </w:tc>
        <w:tc>
          <w:tcPr>
            <w:tcW w:w="0" w:type="auto"/>
            <w:hideMark/>
          </w:tcPr>
          <w:p w14:paraId="0C9848A5"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-17.99%</w:t>
            </w:r>
          </w:p>
        </w:tc>
        <w:tc>
          <w:tcPr>
            <w:tcW w:w="0" w:type="auto"/>
            <w:hideMark/>
          </w:tcPr>
          <w:p w14:paraId="4927A18E"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-6.24%</w:t>
            </w:r>
          </w:p>
        </w:tc>
        <w:tc>
          <w:tcPr>
            <w:tcW w:w="0" w:type="auto"/>
            <w:hideMark/>
          </w:tcPr>
          <w:p w14:paraId="106DA698" w14:textId="77777777" w:rsidR="00EB4BBB" w:rsidRPr="00EB4BBB" w:rsidRDefault="00EB4BBB" w:rsidP="00EB4BBB">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+32.59%</w:t>
            </w:r>
          </w:p>
        </w:tc>
      </w:tr>
    </w:tbl>
    <w:p w14:paraId="722A7F89"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6EAE744">
          <v:rect id="_x0000_i1047" style="width:0;height:1.5pt" o:hralign="center" o:hrstd="t" o:hr="t" fillcolor="#a0a0a0" stroked="f"/>
        </w:pict>
      </w:r>
    </w:p>
    <w:p w14:paraId="636BA1D4"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关键分析</w:t>
      </w:r>
    </w:p>
    <w:p w14:paraId="332C33FC"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亮点</w:t>
      </w:r>
    </w:p>
    <w:p w14:paraId="41D30896" w14:textId="77777777" w:rsidR="00EB4BBB" w:rsidRPr="00EB4BBB" w:rsidRDefault="00EB4BBB">
      <w:pPr>
        <w:numPr>
          <w:ilvl w:val="0"/>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股价增长强劲</w:t>
      </w:r>
      <w:r w:rsidRPr="00EB4BBB">
        <w:rPr>
          <w:rFonts w:ascii="Times New Roman" w:eastAsia="微软雅黑" w:hAnsi="Times New Roman" w:cs="Times New Roman"/>
          <w:sz w:val="22"/>
          <w:szCs w:val="22"/>
        </w:rPr>
        <w:t>：</w:t>
      </w:r>
    </w:p>
    <w:p w14:paraId="57FD4B9E" w14:textId="77777777" w:rsidR="00EB4BBB" w:rsidRPr="00EB4BBB" w:rsidRDefault="00EB4BBB">
      <w:pPr>
        <w:numPr>
          <w:ilvl w:val="1"/>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12 </w:t>
      </w:r>
      <w:r w:rsidRPr="00EB4BBB">
        <w:rPr>
          <w:rFonts w:ascii="Times New Roman" w:eastAsia="微软雅黑" w:hAnsi="Times New Roman" w:cs="Times New Roman"/>
          <w:b/>
          <w:bCs/>
          <w:sz w:val="22"/>
          <w:szCs w:val="22"/>
        </w:rPr>
        <w:t>个月涨幅高达</w:t>
      </w:r>
      <w:r w:rsidRPr="00EB4BBB">
        <w:rPr>
          <w:rFonts w:ascii="Times New Roman" w:eastAsia="微软雅黑" w:hAnsi="Times New Roman" w:cs="Times New Roman"/>
          <w:b/>
          <w:bCs/>
          <w:sz w:val="22"/>
          <w:szCs w:val="22"/>
        </w:rPr>
        <w:t xml:space="preserve"> 707.02%</w:t>
      </w:r>
      <w:r w:rsidRPr="00EB4BBB">
        <w:rPr>
          <w:rFonts w:ascii="Times New Roman" w:eastAsia="微软雅黑" w:hAnsi="Times New Roman" w:cs="Times New Roman"/>
          <w:sz w:val="22"/>
          <w:szCs w:val="22"/>
        </w:rPr>
        <w:t>，远超行业龙头</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-27.72%</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-17.99%</w:t>
      </w:r>
      <w:r w:rsidRPr="00EB4BBB">
        <w:rPr>
          <w:rFonts w:ascii="Times New Roman" w:eastAsia="微软雅黑" w:hAnsi="Times New Roman" w:cs="Times New Roman"/>
          <w:sz w:val="22"/>
          <w:szCs w:val="22"/>
        </w:rPr>
        <w:t>）。</w:t>
      </w:r>
    </w:p>
    <w:p w14:paraId="2B4AC02B" w14:textId="77777777" w:rsidR="00EB4BBB" w:rsidRPr="00EB4BBB" w:rsidRDefault="00EB4BBB">
      <w:pPr>
        <w:numPr>
          <w:ilvl w:val="1"/>
          <w:numId w:val="13"/>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这一增长主要受</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广告业务增长、</w:t>
      </w:r>
      <w:r w:rsidRPr="00EB4BBB">
        <w:rPr>
          <w:rFonts w:ascii="Times New Roman" w:eastAsia="微软雅黑" w:hAnsi="Times New Roman" w:cs="Times New Roman"/>
          <w:b/>
          <w:bCs/>
          <w:sz w:val="22"/>
          <w:szCs w:val="22"/>
        </w:rPr>
        <w:t xml:space="preserve">AI </w:t>
      </w:r>
      <w:r w:rsidRPr="00EB4BBB">
        <w:rPr>
          <w:rFonts w:ascii="Times New Roman" w:eastAsia="微软雅黑" w:hAnsi="Times New Roman" w:cs="Times New Roman"/>
          <w:b/>
          <w:bCs/>
          <w:sz w:val="22"/>
          <w:szCs w:val="22"/>
        </w:rPr>
        <w:t>变现能力提升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投资者热情推动</w:t>
      </w:r>
      <w:r w:rsidRPr="00EB4BBB">
        <w:rPr>
          <w:rFonts w:ascii="Times New Roman" w:eastAsia="微软雅黑" w:hAnsi="Times New Roman" w:cs="Times New Roman"/>
          <w:sz w:val="22"/>
          <w:szCs w:val="22"/>
        </w:rPr>
        <w:t>。</w:t>
      </w:r>
    </w:p>
    <w:p w14:paraId="6DBB0E4E" w14:textId="77777777" w:rsidR="00EB4BBB" w:rsidRPr="00EB4BBB" w:rsidRDefault="00EB4BBB">
      <w:pPr>
        <w:numPr>
          <w:ilvl w:val="0"/>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市销率</w:t>
      </w:r>
      <w:r w:rsidRPr="00EB4BBB">
        <w:rPr>
          <w:rFonts w:ascii="Times New Roman" w:eastAsia="微软雅黑" w:hAnsi="Times New Roman" w:cs="Times New Roman"/>
          <w:b/>
          <w:bCs/>
          <w:sz w:val="22"/>
          <w:szCs w:val="22"/>
        </w:rPr>
        <w:t xml:space="preserve"> (P/S) </w:t>
      </w:r>
      <w:r w:rsidRPr="00EB4BBB">
        <w:rPr>
          <w:rFonts w:ascii="Times New Roman" w:eastAsia="微软雅黑" w:hAnsi="Times New Roman" w:cs="Times New Roman"/>
          <w:b/>
          <w:bCs/>
          <w:sz w:val="22"/>
          <w:szCs w:val="22"/>
        </w:rPr>
        <w:t>高达</w:t>
      </w:r>
      <w:r w:rsidRPr="00EB4BBB">
        <w:rPr>
          <w:rFonts w:ascii="Times New Roman" w:eastAsia="微软雅黑" w:hAnsi="Times New Roman" w:cs="Times New Roman"/>
          <w:b/>
          <w:bCs/>
          <w:sz w:val="22"/>
          <w:szCs w:val="22"/>
        </w:rPr>
        <w:t xml:space="preserve"> 31.10</w:t>
      </w:r>
      <w:r w:rsidRPr="00EB4BBB">
        <w:rPr>
          <w:rFonts w:ascii="Times New Roman" w:eastAsia="微软雅黑" w:hAnsi="Times New Roman" w:cs="Times New Roman"/>
          <w:sz w:val="22"/>
          <w:szCs w:val="22"/>
        </w:rPr>
        <w:t>，远高于</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6.76</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8.81</w:t>
      </w:r>
      <w:r w:rsidRPr="00EB4BBB">
        <w:rPr>
          <w:rFonts w:ascii="Times New Roman" w:eastAsia="微软雅黑" w:hAnsi="Times New Roman" w:cs="Times New Roman"/>
          <w:sz w:val="22"/>
          <w:szCs w:val="22"/>
        </w:rPr>
        <w:t>）：</w:t>
      </w:r>
    </w:p>
    <w:p w14:paraId="3C20BAA0" w14:textId="77777777" w:rsidR="00EB4BBB" w:rsidRPr="00EB4BBB" w:rsidRDefault="00EB4BBB">
      <w:pPr>
        <w:numPr>
          <w:ilvl w:val="1"/>
          <w:numId w:val="13"/>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说明市场预期</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未来增长极高</w:t>
      </w:r>
      <w:r w:rsidRPr="00EB4BBB">
        <w:rPr>
          <w:rFonts w:ascii="Times New Roman" w:eastAsia="微软雅黑" w:hAnsi="Times New Roman" w:cs="Times New Roman"/>
          <w:sz w:val="22"/>
          <w:szCs w:val="22"/>
        </w:rPr>
        <w:t>，但也暗示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估值较高，风险较大</w:t>
      </w:r>
      <w:r w:rsidRPr="00EB4BBB">
        <w:rPr>
          <w:rFonts w:ascii="Times New Roman" w:eastAsia="微软雅黑" w:hAnsi="Times New Roman" w:cs="Times New Roman"/>
          <w:sz w:val="22"/>
          <w:szCs w:val="22"/>
        </w:rPr>
        <w:t>。</w:t>
      </w:r>
    </w:p>
    <w:p w14:paraId="4EA4625E" w14:textId="77777777" w:rsidR="00EB4BBB" w:rsidRPr="00EB4BBB" w:rsidRDefault="00EB4BBB">
      <w:pPr>
        <w:numPr>
          <w:ilvl w:val="0"/>
          <w:numId w:val="1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市盈率</w:t>
      </w:r>
      <w:r w:rsidRPr="00EB4BBB">
        <w:rPr>
          <w:rFonts w:ascii="Times New Roman" w:eastAsia="微软雅黑" w:hAnsi="Times New Roman" w:cs="Times New Roman"/>
          <w:b/>
          <w:bCs/>
          <w:sz w:val="22"/>
          <w:szCs w:val="22"/>
        </w:rPr>
        <w:t xml:space="preserve"> (P/E) </w:t>
      </w:r>
      <w:r w:rsidRPr="00EB4BBB">
        <w:rPr>
          <w:rFonts w:ascii="Times New Roman" w:eastAsia="微软雅黑" w:hAnsi="Times New Roman" w:cs="Times New Roman"/>
          <w:b/>
          <w:bCs/>
          <w:sz w:val="22"/>
          <w:szCs w:val="22"/>
        </w:rPr>
        <w:t>为</w:t>
      </w:r>
      <w:r w:rsidRPr="00EB4BBB">
        <w:rPr>
          <w:rFonts w:ascii="Times New Roman" w:eastAsia="微软雅黑" w:hAnsi="Times New Roman" w:cs="Times New Roman"/>
          <w:b/>
          <w:bCs/>
          <w:sz w:val="22"/>
          <w:szCs w:val="22"/>
        </w:rPr>
        <w:t xml:space="preserve"> 114.61</w:t>
      </w:r>
      <w:r w:rsidRPr="00EB4BBB">
        <w:rPr>
          <w:rFonts w:ascii="Times New Roman" w:eastAsia="微软雅黑" w:hAnsi="Times New Roman" w:cs="Times New Roman"/>
          <w:sz w:val="22"/>
          <w:szCs w:val="22"/>
        </w:rPr>
        <w:t>，说明市场对未来盈利增长有极高预期，属于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高成长型公司</w:t>
      </w:r>
      <w:r w:rsidRPr="00EB4BBB">
        <w:rPr>
          <w:rFonts w:ascii="Times New Roman" w:eastAsia="微软雅黑" w:hAnsi="Times New Roman" w:cs="Times New Roman"/>
          <w:sz w:val="22"/>
          <w:szCs w:val="22"/>
        </w:rPr>
        <w:t>。</w:t>
      </w:r>
    </w:p>
    <w:p w14:paraId="135E8C9D"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Symbol" w:eastAsia="微软雅黑" w:hAnsi="Segoe UI Symbol" w:cs="Segoe UI Symbol"/>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风险</w:t>
      </w:r>
    </w:p>
    <w:p w14:paraId="2D451C0F" w14:textId="77777777" w:rsidR="00EB4BBB" w:rsidRPr="00EB4BBB" w:rsidRDefault="00EB4BBB">
      <w:pPr>
        <w:numPr>
          <w:ilvl w:val="0"/>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估值泡沫风险</w:t>
      </w:r>
      <w:r w:rsidRPr="00EB4BBB">
        <w:rPr>
          <w:rFonts w:ascii="Times New Roman" w:eastAsia="微软雅黑" w:hAnsi="Times New Roman" w:cs="Times New Roman"/>
          <w:sz w:val="22"/>
          <w:szCs w:val="22"/>
        </w:rPr>
        <w:t>：</w:t>
      </w:r>
    </w:p>
    <w:p w14:paraId="4F5227B1" w14:textId="77777777" w:rsidR="00EB4BBB" w:rsidRPr="00EB4BBB" w:rsidRDefault="00EB4BBB">
      <w:pPr>
        <w:numPr>
          <w:ilvl w:val="1"/>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 xml:space="preserve">P/E </w:t>
      </w:r>
      <w:r w:rsidRPr="00EB4BBB">
        <w:rPr>
          <w:rFonts w:ascii="Times New Roman" w:eastAsia="微软雅黑" w:hAnsi="Times New Roman" w:cs="Times New Roman"/>
          <w:b/>
          <w:bCs/>
          <w:sz w:val="22"/>
          <w:szCs w:val="22"/>
        </w:rPr>
        <w:t>远超行业平均</w:t>
      </w:r>
      <w:r w:rsidRPr="00EB4BBB">
        <w:rPr>
          <w:rFonts w:ascii="Times New Roman" w:eastAsia="微软雅黑" w:hAnsi="Times New Roman" w:cs="Times New Roman"/>
          <w:sz w:val="22"/>
          <w:szCs w:val="22"/>
        </w:rPr>
        <w:t>，而</w:t>
      </w:r>
      <w:r w:rsidRPr="00EB4BBB">
        <w:rPr>
          <w:rFonts w:ascii="Times New Roman" w:eastAsia="微软雅黑" w:hAnsi="Times New Roman" w:cs="Times New Roman"/>
          <w:sz w:val="22"/>
          <w:szCs w:val="22"/>
        </w:rPr>
        <w:t xml:space="preserve"> Adobe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35.42</w:t>
      </w:r>
      <w:r w:rsidRPr="00EB4BBB">
        <w:rPr>
          <w:rFonts w:ascii="Times New Roman" w:eastAsia="微软雅黑" w:hAnsi="Times New Roman" w:cs="Times New Roman"/>
          <w:sz w:val="22"/>
          <w:szCs w:val="22"/>
        </w:rPr>
        <w:t>）和</w:t>
      </w:r>
      <w:r w:rsidRPr="00EB4BBB">
        <w:rPr>
          <w:rFonts w:ascii="Times New Roman" w:eastAsia="微软雅黑" w:hAnsi="Times New Roman" w:cs="Times New Roman"/>
          <w:sz w:val="22"/>
          <w:szCs w:val="22"/>
        </w:rPr>
        <w:t xml:space="preserve"> Salesforce</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55.18</w:t>
      </w:r>
      <w:r w:rsidRPr="00EB4BBB">
        <w:rPr>
          <w:rFonts w:ascii="Times New Roman" w:eastAsia="微软雅黑" w:hAnsi="Times New Roman" w:cs="Times New Roman"/>
          <w:sz w:val="22"/>
          <w:szCs w:val="22"/>
        </w:rPr>
        <w:t>）更具估值合理性。</w:t>
      </w:r>
    </w:p>
    <w:p w14:paraId="1DC98CA4" w14:textId="77777777" w:rsidR="00EB4BBB" w:rsidRPr="00EB4BBB" w:rsidRDefault="00EB4BBB">
      <w:pPr>
        <w:numPr>
          <w:ilvl w:val="1"/>
          <w:numId w:val="14"/>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未来增长若放缓，股价可能面临大幅调整。</w:t>
      </w:r>
    </w:p>
    <w:p w14:paraId="5825332A" w14:textId="77777777" w:rsidR="00EB4BBB" w:rsidRPr="00EB4BBB" w:rsidRDefault="00EB4BBB">
      <w:pPr>
        <w:numPr>
          <w:ilvl w:val="0"/>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市净率</w:t>
      </w:r>
      <w:r w:rsidRPr="00EB4BBB">
        <w:rPr>
          <w:rFonts w:ascii="Times New Roman" w:eastAsia="微软雅黑" w:hAnsi="Times New Roman" w:cs="Times New Roman"/>
          <w:b/>
          <w:bCs/>
          <w:sz w:val="22"/>
          <w:szCs w:val="22"/>
        </w:rPr>
        <w:t xml:space="preserve"> (P/B) </w:t>
      </w:r>
      <w:r w:rsidRPr="00EB4BBB">
        <w:rPr>
          <w:rFonts w:ascii="Times New Roman" w:eastAsia="微软雅黑" w:hAnsi="Times New Roman" w:cs="Times New Roman"/>
          <w:b/>
          <w:bCs/>
          <w:sz w:val="22"/>
          <w:szCs w:val="22"/>
        </w:rPr>
        <w:t>过高</w:t>
      </w:r>
      <w:r w:rsidRPr="00EB4BBB">
        <w:rPr>
          <w:rFonts w:ascii="Times New Roman" w:eastAsia="微软雅黑" w:hAnsi="Times New Roman" w:cs="Times New Roman"/>
          <w:sz w:val="22"/>
          <w:szCs w:val="22"/>
        </w:rPr>
        <w:t>：</w:t>
      </w:r>
    </w:p>
    <w:p w14:paraId="2628A5F4" w14:textId="77777777" w:rsidR="00EB4BBB" w:rsidRPr="00EB4BBB" w:rsidRDefault="00EB4BBB">
      <w:pPr>
        <w:numPr>
          <w:ilvl w:val="1"/>
          <w:numId w:val="14"/>
        </w:numPr>
        <w:rPr>
          <w:rFonts w:ascii="Times New Roman" w:eastAsia="微软雅黑" w:hAnsi="Times New Roman" w:cs="Times New Roman"/>
          <w:sz w:val="22"/>
          <w:szCs w:val="22"/>
          <w:highlight w:val="yellow"/>
        </w:rPr>
      </w:pPr>
      <w:r w:rsidRPr="00EB4BBB">
        <w:rPr>
          <w:rFonts w:ascii="Times New Roman" w:eastAsia="微软雅黑" w:hAnsi="Times New Roman" w:cs="Times New Roman"/>
          <w:b/>
          <w:bCs/>
          <w:sz w:val="22"/>
          <w:szCs w:val="22"/>
          <w:highlight w:val="yellow"/>
        </w:rPr>
        <w:t xml:space="preserve">135.08 </w:t>
      </w:r>
      <w:r w:rsidRPr="00EB4BBB">
        <w:rPr>
          <w:rFonts w:ascii="Times New Roman" w:eastAsia="微软雅黑" w:hAnsi="Times New Roman" w:cs="Times New Roman"/>
          <w:b/>
          <w:bCs/>
          <w:sz w:val="22"/>
          <w:szCs w:val="22"/>
          <w:highlight w:val="yellow"/>
        </w:rPr>
        <w:t>的市净率</w:t>
      </w:r>
      <w:r w:rsidRPr="00EB4BBB">
        <w:rPr>
          <w:rFonts w:ascii="Times New Roman" w:eastAsia="微软雅黑" w:hAnsi="Times New Roman" w:cs="Times New Roman"/>
          <w:sz w:val="22"/>
          <w:szCs w:val="22"/>
          <w:highlight w:val="yellow"/>
        </w:rPr>
        <w:t>，说明市场给予</w:t>
      </w:r>
      <w:r w:rsidRPr="00EB4BBB">
        <w:rPr>
          <w:rFonts w:ascii="Times New Roman" w:eastAsia="微软雅黑" w:hAnsi="Times New Roman" w:cs="Times New Roman"/>
          <w:sz w:val="22"/>
          <w:szCs w:val="22"/>
          <w:highlight w:val="yellow"/>
        </w:rPr>
        <w:t xml:space="preserve"> AppLovin </w:t>
      </w:r>
      <w:r w:rsidRPr="00EB4BBB">
        <w:rPr>
          <w:rFonts w:ascii="Times New Roman" w:eastAsia="微软雅黑" w:hAnsi="Times New Roman" w:cs="Times New Roman"/>
          <w:b/>
          <w:bCs/>
          <w:sz w:val="22"/>
          <w:szCs w:val="22"/>
          <w:highlight w:val="yellow"/>
        </w:rPr>
        <w:t>极高的成长溢价</w:t>
      </w:r>
      <w:r w:rsidRPr="00EB4BBB">
        <w:rPr>
          <w:rFonts w:ascii="Times New Roman" w:eastAsia="微软雅黑" w:hAnsi="Times New Roman" w:cs="Times New Roman"/>
          <w:sz w:val="22"/>
          <w:szCs w:val="22"/>
          <w:highlight w:val="yellow"/>
        </w:rPr>
        <w:t>，若盈利不及预期，可能导致</w:t>
      </w:r>
      <w:r w:rsidRPr="00EB4BBB">
        <w:rPr>
          <w:rFonts w:ascii="Times New Roman" w:eastAsia="微软雅黑" w:hAnsi="Times New Roman" w:cs="Times New Roman"/>
          <w:sz w:val="22"/>
          <w:szCs w:val="22"/>
          <w:highlight w:val="yellow"/>
        </w:rPr>
        <w:t xml:space="preserve"> </w:t>
      </w:r>
      <w:r w:rsidRPr="00EB4BBB">
        <w:rPr>
          <w:rFonts w:ascii="Times New Roman" w:eastAsia="微软雅黑" w:hAnsi="Times New Roman" w:cs="Times New Roman"/>
          <w:b/>
          <w:bCs/>
          <w:sz w:val="22"/>
          <w:szCs w:val="22"/>
          <w:highlight w:val="yellow"/>
        </w:rPr>
        <w:t>剧烈回调</w:t>
      </w:r>
      <w:r w:rsidRPr="00EB4BBB">
        <w:rPr>
          <w:rFonts w:ascii="Times New Roman" w:eastAsia="微软雅黑" w:hAnsi="Times New Roman" w:cs="Times New Roman"/>
          <w:sz w:val="22"/>
          <w:szCs w:val="22"/>
          <w:highlight w:val="yellow"/>
        </w:rPr>
        <w:t>。</w:t>
      </w:r>
    </w:p>
    <w:p w14:paraId="0073575D" w14:textId="77777777" w:rsidR="00EB4BBB" w:rsidRPr="00EB4BBB" w:rsidRDefault="00EB4BBB">
      <w:pPr>
        <w:numPr>
          <w:ilvl w:val="0"/>
          <w:numId w:val="1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高杠杆运营</w:t>
      </w:r>
      <w:r w:rsidRPr="00EB4BBB">
        <w:rPr>
          <w:rFonts w:ascii="Times New Roman" w:eastAsia="微软雅黑" w:hAnsi="Times New Roman" w:cs="Times New Roman"/>
          <w:b/>
          <w:bCs/>
          <w:sz w:val="22"/>
          <w:szCs w:val="22"/>
        </w:rPr>
        <w:t xml:space="preserve"> &amp; </w:t>
      </w:r>
      <w:r w:rsidRPr="00EB4BBB">
        <w:rPr>
          <w:rFonts w:ascii="Times New Roman" w:eastAsia="微软雅黑" w:hAnsi="Times New Roman" w:cs="Times New Roman"/>
          <w:b/>
          <w:bCs/>
          <w:sz w:val="22"/>
          <w:szCs w:val="22"/>
        </w:rPr>
        <w:t>现金流管理</w:t>
      </w:r>
      <w:r w:rsidRPr="00EB4BBB">
        <w:rPr>
          <w:rFonts w:ascii="Times New Roman" w:eastAsia="微软雅黑" w:hAnsi="Times New Roman" w:cs="Times New Roman"/>
          <w:sz w:val="22"/>
          <w:szCs w:val="22"/>
        </w:rPr>
        <w:t>：</w:t>
      </w:r>
    </w:p>
    <w:p w14:paraId="63EB3677" w14:textId="77777777" w:rsidR="00EB4BBB" w:rsidRPr="00EB4BBB" w:rsidRDefault="00EB4BBB">
      <w:pPr>
        <w:numPr>
          <w:ilvl w:val="1"/>
          <w:numId w:val="14"/>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目前公司尚未支付股息，所有利润用于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业务扩张</w:t>
      </w:r>
      <w:r w:rsidRPr="00EB4BBB">
        <w:rPr>
          <w:rFonts w:ascii="Times New Roman" w:eastAsia="微软雅黑" w:hAnsi="Times New Roman" w:cs="Times New Roman"/>
          <w:sz w:val="22"/>
          <w:szCs w:val="22"/>
        </w:rPr>
        <w:t>，但长期需关注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现金流和债务结构</w:t>
      </w:r>
      <w:r w:rsidRPr="00EB4BBB">
        <w:rPr>
          <w:rFonts w:ascii="Times New Roman" w:eastAsia="微软雅黑" w:hAnsi="Times New Roman" w:cs="Times New Roman"/>
          <w:sz w:val="22"/>
          <w:szCs w:val="22"/>
        </w:rPr>
        <w:t>。</w:t>
      </w:r>
    </w:p>
    <w:p w14:paraId="51956F76"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CB6F910">
          <v:rect id="_x0000_i1048" style="width:0;height:1.5pt" o:hralign="center" o:hrstd="t" o:hr="t" fillcolor="#a0a0a0" stroked="f"/>
        </w:pict>
      </w:r>
    </w:p>
    <w:p w14:paraId="6CE1ED50"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投资建议</w:t>
      </w:r>
    </w:p>
    <w:p w14:paraId="325A0209" w14:textId="77777777" w:rsidR="00EB4BBB" w:rsidRPr="00EB4BBB" w:rsidRDefault="00EB4BBB">
      <w:pPr>
        <w:numPr>
          <w:ilvl w:val="0"/>
          <w:numId w:val="1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短线：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短期内受市场情绪影响</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仍可能上涨</w:t>
      </w:r>
      <w:r w:rsidRPr="00EB4BBB">
        <w:rPr>
          <w:rFonts w:ascii="Times New Roman" w:eastAsia="微软雅黑" w:hAnsi="Times New Roman" w:cs="Times New Roman"/>
          <w:sz w:val="22"/>
          <w:szCs w:val="22"/>
        </w:rPr>
        <w:t>，但因估值过高，谨防</w:t>
      </w:r>
      <w:r w:rsidRPr="00EB4BBB">
        <w:rPr>
          <w:rFonts w:ascii="Times New Roman" w:eastAsia="微软雅黑" w:hAnsi="Times New Roman" w:cs="Times New Roman"/>
          <w:b/>
          <w:bCs/>
          <w:sz w:val="22"/>
          <w:szCs w:val="22"/>
        </w:rPr>
        <w:t>短期回调</w:t>
      </w:r>
      <w:r w:rsidRPr="00EB4BBB">
        <w:rPr>
          <w:rFonts w:ascii="Times New Roman" w:eastAsia="微软雅黑" w:hAnsi="Times New Roman" w:cs="Times New Roman"/>
          <w:sz w:val="22"/>
          <w:szCs w:val="22"/>
        </w:rPr>
        <w:t>。</w:t>
      </w:r>
    </w:p>
    <w:p w14:paraId="420CE35E" w14:textId="77777777" w:rsidR="00EB4BBB" w:rsidRPr="00EB4BBB" w:rsidRDefault="00EB4BBB">
      <w:pPr>
        <w:numPr>
          <w:ilvl w:val="0"/>
          <w:numId w:val="1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长线：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具备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行业领先增长</w:t>
      </w:r>
      <w:r w:rsidRPr="00EB4BBB">
        <w:rPr>
          <w:rFonts w:ascii="Times New Roman" w:eastAsia="微软雅黑" w:hAnsi="Times New Roman" w:cs="Times New Roman"/>
          <w:sz w:val="22"/>
          <w:szCs w:val="22"/>
        </w:rPr>
        <w:t>，但估值极高，建议等</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调整后逢低买入</w:t>
      </w:r>
      <w:r w:rsidRPr="00EB4BBB">
        <w:rPr>
          <w:rFonts w:ascii="Times New Roman" w:eastAsia="微软雅黑" w:hAnsi="Times New Roman" w:cs="Times New Roman"/>
          <w:sz w:val="22"/>
          <w:szCs w:val="22"/>
        </w:rPr>
        <w:t>。</w:t>
      </w:r>
    </w:p>
    <w:p w14:paraId="037B6DA9"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关注未来财报</w:t>
      </w:r>
      <w:r w:rsidRPr="00EB4BBB">
        <w:rPr>
          <w:rFonts w:ascii="Times New Roman" w:eastAsia="微软雅黑" w:hAnsi="Times New Roman" w:cs="Times New Roman"/>
          <w:sz w:val="22"/>
          <w:szCs w:val="22"/>
        </w:rPr>
        <w:t>，若业绩符合市场预期，可继续持有；若增速不及预期，可能出现大幅回撤。</w:t>
      </w:r>
    </w:p>
    <w:p w14:paraId="350F22FF" w14:textId="77777777" w:rsidR="00BE2C98" w:rsidRDefault="00BE2C98" w:rsidP="00134146">
      <w:pPr>
        <w:rPr>
          <w:rFonts w:ascii="Times New Roman" w:eastAsia="微软雅黑" w:hAnsi="Times New Roman" w:cs="Times New Roman"/>
          <w:sz w:val="22"/>
          <w:szCs w:val="22"/>
        </w:rPr>
      </w:pPr>
    </w:p>
    <w:p w14:paraId="056FAF2C"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AppLovin</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APP</w:t>
      </w:r>
      <w:r w:rsidRPr="00EB4BBB">
        <w:rPr>
          <w:rFonts w:ascii="Times New Roman" w:eastAsia="微软雅黑" w:hAnsi="Times New Roman" w:cs="Times New Roman"/>
          <w:b/>
          <w:bCs/>
          <w:sz w:val="22"/>
          <w:szCs w:val="22"/>
        </w:rPr>
        <w:t>）投资分析报告</w:t>
      </w:r>
    </w:p>
    <w:p w14:paraId="289FD7C1"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40DBDB7">
          <v:rect id="_x0000_i1049" style="width:0;height:1.5pt" o:hralign="center" o:hrstd="t" o:hr="t" fillcolor="#a0a0a0" stroked="f"/>
        </w:pict>
      </w:r>
    </w:p>
    <w:p w14:paraId="1724E21E"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一、市场表现及估值分析</w:t>
      </w:r>
    </w:p>
    <w:p w14:paraId="7D03504E" w14:textId="77777777" w:rsidR="00EB4BBB" w:rsidRPr="00EB4BBB" w:rsidRDefault="00EB4BBB" w:rsidP="00EB4BBB">
      <w:p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当前股价：</w:t>
      </w:r>
      <w:r w:rsidRPr="00EB4BBB">
        <w:rPr>
          <w:rFonts w:ascii="Times New Roman" w:eastAsia="微软雅黑" w:hAnsi="Times New Roman" w:cs="Times New Roman"/>
          <w:sz w:val="22"/>
          <w:szCs w:val="22"/>
        </w:rPr>
        <w:t xml:space="preserve"> $378.22</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今日涨幅：</w:t>
      </w:r>
      <w:r w:rsidRPr="00EB4BBB">
        <w:rPr>
          <w:rFonts w:ascii="Times New Roman" w:eastAsia="微软雅黑" w:hAnsi="Times New Roman" w:cs="Times New Roman"/>
          <w:sz w:val="22"/>
          <w:szCs w:val="22"/>
        </w:rPr>
        <w:t xml:space="preserve"> +2.70%</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t>+9.95</w:t>
      </w:r>
      <w:r w:rsidRPr="00EB4BBB">
        <w:rPr>
          <w:rFonts w:ascii="Times New Roman" w:eastAsia="微软雅黑" w:hAnsi="Times New Roman" w:cs="Times New Roman"/>
          <w:sz w:val="22"/>
          <w:szCs w:val="22"/>
        </w:rPr>
        <w:t>）</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12</w:t>
      </w:r>
      <w:r w:rsidRPr="00EB4BBB">
        <w:rPr>
          <w:rFonts w:ascii="Times New Roman" w:eastAsia="微软雅黑" w:hAnsi="Times New Roman" w:cs="Times New Roman"/>
          <w:b/>
          <w:bCs/>
          <w:sz w:val="22"/>
          <w:szCs w:val="22"/>
        </w:rPr>
        <w:t>个月总回报率：</w:t>
      </w:r>
      <w:r w:rsidRPr="00EB4BBB">
        <w:rPr>
          <w:rFonts w:ascii="Times New Roman" w:eastAsia="微软雅黑" w:hAnsi="Times New Roman" w:cs="Times New Roman"/>
          <w:sz w:val="22"/>
          <w:szCs w:val="22"/>
        </w:rPr>
        <w:t xml:space="preserve"> +707.02%</w:t>
      </w:r>
      <w:r w:rsidRPr="00EB4BBB">
        <w:rPr>
          <w:rFonts w:ascii="Times New Roman" w:eastAsia="微软雅黑" w:hAnsi="Times New Roman" w:cs="Times New Roman"/>
          <w:sz w:val="22"/>
          <w:szCs w:val="22"/>
        </w:rPr>
        <w:t>（远超同行）</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总市值：</w:t>
      </w:r>
      <w:r w:rsidRPr="00EB4BBB">
        <w:rPr>
          <w:rFonts w:ascii="Times New Roman" w:eastAsia="微软雅黑" w:hAnsi="Times New Roman" w:cs="Times New Roman"/>
          <w:sz w:val="22"/>
          <w:szCs w:val="22"/>
        </w:rPr>
        <w:t xml:space="preserve"> ¥9,260.24</w:t>
      </w:r>
      <w:r w:rsidRPr="00EB4BBB">
        <w:rPr>
          <w:rFonts w:ascii="Times New Roman" w:eastAsia="微软雅黑" w:hAnsi="Times New Roman" w:cs="Times New Roman"/>
          <w:sz w:val="22"/>
          <w:szCs w:val="22"/>
        </w:rPr>
        <w:t>亿</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市盈率（</w:t>
      </w:r>
      <w:r w:rsidRPr="00EB4BBB">
        <w:rPr>
          <w:rFonts w:ascii="Times New Roman" w:eastAsia="微软雅黑" w:hAnsi="Times New Roman" w:cs="Times New Roman"/>
          <w:b/>
          <w:bCs/>
          <w:sz w:val="22"/>
          <w:szCs w:val="22"/>
        </w:rPr>
        <w:t>TTM</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114.61</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市净率：</w:t>
      </w:r>
      <w:r w:rsidRPr="00EB4BBB">
        <w:rPr>
          <w:rFonts w:ascii="Times New Roman" w:eastAsia="微软雅黑" w:hAnsi="Times New Roman" w:cs="Times New Roman"/>
          <w:sz w:val="22"/>
          <w:szCs w:val="22"/>
        </w:rPr>
        <w:t xml:space="preserve"> 135.08</w:t>
      </w:r>
      <w:r w:rsidRPr="00EB4BBB">
        <w:rPr>
          <w:rFonts w:ascii="Times New Roman" w:eastAsia="微软雅黑" w:hAnsi="Times New Roman" w:cs="Times New Roman"/>
          <w:sz w:val="22"/>
          <w:szCs w:val="22"/>
        </w:rPr>
        <w:br/>
      </w:r>
      <w:r w:rsidRPr="00EB4BBB">
        <w:rPr>
          <w:rFonts w:ascii="Times New Roman" w:eastAsia="微软雅黑" w:hAnsi="Times New Roman" w:cs="Times New Roman"/>
          <w:b/>
          <w:bCs/>
          <w:sz w:val="22"/>
          <w:szCs w:val="22"/>
        </w:rPr>
        <w:t>市销率：</w:t>
      </w:r>
      <w:r w:rsidRPr="00EB4BBB">
        <w:rPr>
          <w:rFonts w:ascii="Times New Roman" w:eastAsia="微软雅黑" w:hAnsi="Times New Roman" w:cs="Times New Roman"/>
          <w:sz w:val="22"/>
          <w:szCs w:val="22"/>
        </w:rPr>
        <w:t xml:space="preserve"> 31.10</w:t>
      </w:r>
    </w:p>
    <w:p w14:paraId="032CB9C3"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行业对比</w:t>
      </w:r>
    </w:p>
    <w:p w14:paraId="65DF1B9E" w14:textId="77777777" w:rsidR="00EB4BBB" w:rsidRPr="00EB4BBB" w:rsidRDefault="00EB4BBB">
      <w:pPr>
        <w:numPr>
          <w:ilvl w:val="0"/>
          <w:numId w:val="16"/>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 xml:space="preserve">APP </w:t>
      </w:r>
      <w:r w:rsidRPr="00EB4BBB">
        <w:rPr>
          <w:rFonts w:ascii="Times New Roman" w:eastAsia="微软雅黑" w:hAnsi="Times New Roman" w:cs="Times New Roman"/>
          <w:sz w:val="22"/>
          <w:szCs w:val="22"/>
        </w:rPr>
        <w:t>的</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市盈率、市净率、市销率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均显著高于同行公司，表明市场对其未来盈利能力有极高预期。</w:t>
      </w:r>
    </w:p>
    <w:p w14:paraId="3B337BEE" w14:textId="53F97D2C" w:rsidR="00EB4BBB" w:rsidRPr="00EB4BBB" w:rsidRDefault="00EB4BBB">
      <w:pPr>
        <w:numPr>
          <w:ilvl w:val="0"/>
          <w:numId w:val="1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CRM</w:t>
      </w:r>
      <w:r w:rsidRPr="00EB4BBB">
        <w:rPr>
          <w:rFonts w:ascii="Times New Roman" w:eastAsia="微软雅黑" w:hAnsi="Times New Roman" w:cs="Times New Roman"/>
          <w:sz w:val="22"/>
          <w:szCs w:val="22"/>
        </w:rPr>
        <w:t>市盈率较低为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55.18</w:t>
      </w:r>
      <w:r w:rsidRPr="00EB4BBB">
        <w:rPr>
          <w:rFonts w:ascii="Times New Roman" w:eastAsia="微软雅黑" w:hAnsi="Times New Roman" w:cs="Times New Roman"/>
          <w:sz w:val="22"/>
          <w:szCs w:val="22"/>
        </w:rPr>
        <w:t>，说明</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的估值</w:t>
      </w:r>
      <w:r w:rsidR="00E907E1">
        <w:rPr>
          <w:rFonts w:ascii="Times New Roman" w:eastAsia="微软雅黑" w:hAnsi="Times New Roman" w:cs="Times New Roman" w:hint="eastAsia"/>
          <w:sz w:val="22"/>
          <w:szCs w:val="22"/>
        </w:rPr>
        <w:t>较高</w:t>
      </w:r>
      <w:r w:rsidRPr="00EB4BBB">
        <w:rPr>
          <w:rFonts w:ascii="Times New Roman" w:eastAsia="微软雅黑" w:hAnsi="Times New Roman" w:cs="Times New Roman"/>
          <w:sz w:val="22"/>
          <w:szCs w:val="22"/>
        </w:rPr>
        <w:t>，市场可能在对其未来增长进行溢价。</w:t>
      </w:r>
    </w:p>
    <w:p w14:paraId="412629C9"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E33FD2F">
          <v:rect id="_x0000_i1050" style="width:0;height:1.5pt" o:hralign="center" o:hrstd="t" o:hr="t" fillcolor="#a0a0a0" stroked="f"/>
        </w:pict>
      </w:r>
    </w:p>
    <w:p w14:paraId="701DD311"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二、机构持仓变动</w:t>
      </w:r>
    </w:p>
    <w:p w14:paraId="4337253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机构大幅加仓</w:t>
      </w:r>
    </w:p>
    <w:p w14:paraId="359B9A81" w14:textId="77777777" w:rsidR="00EB4BBB" w:rsidRPr="00EB4BBB" w:rsidRDefault="00EB4BBB">
      <w:pPr>
        <w:numPr>
          <w:ilvl w:val="0"/>
          <w:numId w:val="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Baupost Group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12</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31</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增持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5421.38%</w:t>
      </w:r>
      <w:r w:rsidRPr="00EB4BBB">
        <w:rPr>
          <w:rFonts w:ascii="Times New Roman" w:eastAsia="微软雅黑" w:hAnsi="Times New Roman" w:cs="Times New Roman"/>
          <w:sz w:val="22"/>
          <w:szCs w:val="22"/>
        </w:rPr>
        <w:t>，持股</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4,084,496 </w:t>
      </w:r>
      <w:r w:rsidRPr="00EB4BBB">
        <w:rPr>
          <w:rFonts w:ascii="Times New Roman" w:eastAsia="微软雅黑" w:hAnsi="Times New Roman" w:cs="Times New Roman"/>
          <w:b/>
          <w:bCs/>
          <w:sz w:val="22"/>
          <w:szCs w:val="22"/>
        </w:rPr>
        <w:t>股，占流通股</w:t>
      </w:r>
      <w:r w:rsidRPr="00EB4BBB">
        <w:rPr>
          <w:rFonts w:ascii="Times New Roman" w:eastAsia="微软雅黑" w:hAnsi="Times New Roman" w:cs="Times New Roman"/>
          <w:b/>
          <w:bCs/>
          <w:sz w:val="22"/>
          <w:szCs w:val="22"/>
        </w:rPr>
        <w:t xml:space="preserve"> 1.22%</w:t>
      </w:r>
      <w:r w:rsidRPr="00EB4BBB">
        <w:rPr>
          <w:rFonts w:ascii="Times New Roman" w:eastAsia="微软雅黑" w:hAnsi="Times New Roman" w:cs="Times New Roman"/>
          <w:sz w:val="22"/>
          <w:szCs w:val="22"/>
        </w:rPr>
        <w:t>。</w:t>
      </w:r>
    </w:p>
    <w:p w14:paraId="2D831371" w14:textId="77777777" w:rsidR="00EB4BBB" w:rsidRPr="00EB4BBB" w:rsidRDefault="00EB4BBB">
      <w:pPr>
        <w:numPr>
          <w:ilvl w:val="0"/>
          <w:numId w:val="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雷</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达里奥（桥水基金）</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337.93%</w:t>
      </w:r>
      <w:r w:rsidRPr="00EB4BBB">
        <w:rPr>
          <w:rFonts w:ascii="Times New Roman" w:eastAsia="微软雅黑" w:hAnsi="Times New Roman" w:cs="Times New Roman"/>
          <w:sz w:val="22"/>
          <w:szCs w:val="22"/>
        </w:rPr>
        <w:t>，持股</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265,590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88DA1F5" w14:textId="77777777" w:rsidR="00EB4BBB" w:rsidRPr="00EB4BBB" w:rsidRDefault="00EB4BBB">
      <w:pPr>
        <w:numPr>
          <w:ilvl w:val="0"/>
          <w:numId w:val="1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高领资本</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6</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66.97%</w:t>
      </w:r>
      <w:r w:rsidRPr="00EB4BBB">
        <w:rPr>
          <w:rFonts w:ascii="Times New Roman" w:eastAsia="微软雅黑" w:hAnsi="Times New Roman" w:cs="Times New Roman"/>
          <w:sz w:val="22"/>
          <w:szCs w:val="22"/>
        </w:rPr>
        <w:t>，但在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b/>
          <w:bCs/>
          <w:sz w:val="22"/>
          <w:szCs w:val="22"/>
        </w:rPr>
        <w:t>3</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31</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33.31%</w:t>
      </w:r>
      <w:r w:rsidRPr="00EB4BBB">
        <w:rPr>
          <w:rFonts w:ascii="Times New Roman" w:eastAsia="微软雅黑" w:hAnsi="Times New Roman" w:cs="Times New Roman"/>
          <w:sz w:val="22"/>
          <w:szCs w:val="22"/>
        </w:rPr>
        <w:t>。</w:t>
      </w:r>
    </w:p>
    <w:p w14:paraId="0C8AE78F"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部分机构清仓或减仓</w:t>
      </w:r>
    </w:p>
    <w:p w14:paraId="47E20B3A" w14:textId="77777777" w:rsidR="00EB4BBB" w:rsidRPr="00EB4BBB" w:rsidRDefault="00EB4BBB">
      <w:pPr>
        <w:numPr>
          <w:ilvl w:val="0"/>
          <w:numId w:val="1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乔尔</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格林布拉特（高毅资产）</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23.43%</w:t>
      </w:r>
      <w:r w:rsidRPr="00EB4BBB">
        <w:rPr>
          <w:rFonts w:ascii="Times New Roman" w:eastAsia="微软雅黑" w:hAnsi="Times New Roman" w:cs="Times New Roman"/>
          <w:sz w:val="22"/>
          <w:szCs w:val="22"/>
        </w:rPr>
        <w:t>。</w:t>
      </w:r>
    </w:p>
    <w:p w14:paraId="45D5855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2B692935" w14:textId="77777777" w:rsidR="00EB4BBB" w:rsidRPr="00EB4BBB" w:rsidRDefault="00EB4BBB">
      <w:pPr>
        <w:numPr>
          <w:ilvl w:val="0"/>
          <w:numId w:val="1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机构对</w:t>
      </w:r>
      <w:r w:rsidRPr="00EB4BBB">
        <w:rPr>
          <w:rFonts w:ascii="Times New Roman" w:eastAsia="微软雅黑" w:hAnsi="Times New Roman" w:cs="Times New Roman"/>
          <w:b/>
          <w:bCs/>
          <w:sz w:val="22"/>
          <w:szCs w:val="22"/>
        </w:rPr>
        <w:t xml:space="preserve"> APP </w:t>
      </w:r>
      <w:r w:rsidRPr="00EB4BBB">
        <w:rPr>
          <w:rFonts w:ascii="Times New Roman" w:eastAsia="微软雅黑" w:hAnsi="Times New Roman" w:cs="Times New Roman"/>
          <w:b/>
          <w:bCs/>
          <w:sz w:val="22"/>
          <w:szCs w:val="22"/>
        </w:rPr>
        <w:t>的看涨情绪浓厚</w:t>
      </w:r>
      <w:r w:rsidRPr="00EB4BBB">
        <w:rPr>
          <w:rFonts w:ascii="Times New Roman" w:eastAsia="微软雅黑" w:hAnsi="Times New Roman" w:cs="Times New Roman"/>
          <w:sz w:val="22"/>
          <w:szCs w:val="22"/>
        </w:rPr>
        <w:t>，特别是</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柏基资本的超大幅增持</w:t>
      </w:r>
      <w:r w:rsidRPr="00EB4BBB">
        <w:rPr>
          <w:rFonts w:ascii="Times New Roman" w:eastAsia="微软雅黑" w:hAnsi="Times New Roman" w:cs="Times New Roman"/>
          <w:sz w:val="22"/>
          <w:szCs w:val="22"/>
        </w:rPr>
        <w:t>，可能表明他们对公司未来增长充满信心。</w:t>
      </w:r>
    </w:p>
    <w:p w14:paraId="7C5E9E7B"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B84B68A">
          <v:rect id="_x0000_i1051" style="width:0;height:1.5pt" o:hralign="center" o:hrstd="t" o:hr="t" fillcolor="#a0a0a0" stroked="f"/>
        </w:pict>
      </w:r>
    </w:p>
    <w:p w14:paraId="54F2D8C8"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lastRenderedPageBreak/>
        <w:t>三、交易趋势分析</w:t>
      </w:r>
    </w:p>
    <w:p w14:paraId="0373537E"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过去</w:t>
      </w:r>
      <w:r w:rsidRPr="00EB4BBB">
        <w:rPr>
          <w:rFonts w:ascii="Times New Roman" w:eastAsia="微软雅黑" w:hAnsi="Times New Roman" w:cs="Times New Roman"/>
          <w:b/>
          <w:bCs/>
          <w:sz w:val="22"/>
          <w:szCs w:val="22"/>
        </w:rPr>
        <w:t xml:space="preserve"> 3 </w:t>
      </w:r>
      <w:r w:rsidRPr="00EB4BBB">
        <w:rPr>
          <w:rFonts w:ascii="Times New Roman" w:eastAsia="微软雅黑" w:hAnsi="Times New Roman" w:cs="Times New Roman"/>
          <w:b/>
          <w:bCs/>
          <w:sz w:val="22"/>
          <w:szCs w:val="22"/>
        </w:rPr>
        <w:t>年交易趋势</w:t>
      </w:r>
    </w:p>
    <w:p w14:paraId="7A56AC49" w14:textId="77777777" w:rsidR="00EB4BBB" w:rsidRPr="00EB4BBB" w:rsidRDefault="00EB4BBB">
      <w:pPr>
        <w:numPr>
          <w:ilvl w:val="0"/>
          <w:numId w:val="2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2022-2023</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：多次出现买入和卖出，但股价整体走低。</w:t>
      </w:r>
    </w:p>
    <w:p w14:paraId="6A1C7077" w14:textId="77777777" w:rsidR="00EB4BBB" w:rsidRPr="00EB4BBB" w:rsidRDefault="00EB4BBB">
      <w:pPr>
        <w:numPr>
          <w:ilvl w:val="0"/>
          <w:numId w:val="2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：股价开始飙升，并伴随大量买入交易。</w:t>
      </w:r>
    </w:p>
    <w:p w14:paraId="6013807C" w14:textId="77777777" w:rsidR="00EB4BBB" w:rsidRPr="00EB4BBB" w:rsidRDefault="00EB4BBB">
      <w:pPr>
        <w:numPr>
          <w:ilvl w:val="0"/>
          <w:numId w:val="2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2025</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：股价已突破</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$350</w:t>
      </w:r>
      <w:r w:rsidRPr="00EB4BBB">
        <w:rPr>
          <w:rFonts w:ascii="Times New Roman" w:eastAsia="微软雅黑" w:hAnsi="Times New Roman" w:cs="Times New Roman"/>
          <w:sz w:val="22"/>
          <w:szCs w:val="22"/>
        </w:rPr>
        <w:t>，并继续上涨，机构买入次数明显增加。</w:t>
      </w:r>
    </w:p>
    <w:p w14:paraId="67350D88"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股价</w:t>
      </w:r>
      <w:r w:rsidRPr="00EB4BBB">
        <w:rPr>
          <w:rFonts w:ascii="Times New Roman" w:eastAsia="微软雅黑" w:hAnsi="Times New Roman" w:cs="Times New Roman"/>
          <w:b/>
          <w:bCs/>
          <w:sz w:val="22"/>
          <w:szCs w:val="22"/>
        </w:rPr>
        <w:t xml:space="preserve"> vs </w:t>
      </w:r>
      <w:r w:rsidRPr="00EB4BBB">
        <w:rPr>
          <w:rFonts w:ascii="Times New Roman" w:eastAsia="微软雅黑" w:hAnsi="Times New Roman" w:cs="Times New Roman"/>
          <w:b/>
          <w:bCs/>
          <w:sz w:val="22"/>
          <w:szCs w:val="22"/>
        </w:rPr>
        <w:t>交易</w:t>
      </w:r>
    </w:p>
    <w:p w14:paraId="7954F73D" w14:textId="77777777" w:rsidR="00EB4BBB" w:rsidRPr="00EB4BBB" w:rsidRDefault="00EB4BBB">
      <w:pPr>
        <w:numPr>
          <w:ilvl w:val="0"/>
          <w:numId w:val="21"/>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过去一年中，</w:t>
      </w:r>
      <w:r w:rsidRPr="00EB4BBB">
        <w:rPr>
          <w:rFonts w:ascii="Times New Roman" w:eastAsia="微软雅黑" w:hAnsi="Times New Roman" w:cs="Times New Roman"/>
          <w:b/>
          <w:bCs/>
          <w:sz w:val="22"/>
          <w:szCs w:val="22"/>
        </w:rPr>
        <w:t>机构买入增加与股价上涨高度相关</w:t>
      </w:r>
      <w:r w:rsidRPr="00EB4BBB">
        <w:rPr>
          <w:rFonts w:ascii="Times New Roman" w:eastAsia="微软雅黑" w:hAnsi="Times New Roman" w:cs="Times New Roman"/>
          <w:sz w:val="22"/>
          <w:szCs w:val="22"/>
        </w:rPr>
        <w:t>。</w:t>
      </w:r>
    </w:p>
    <w:p w14:paraId="4B9DE163" w14:textId="77777777" w:rsidR="00EB4BBB" w:rsidRPr="00EB4BBB" w:rsidRDefault="00EB4BBB">
      <w:pPr>
        <w:numPr>
          <w:ilvl w:val="0"/>
          <w:numId w:val="21"/>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机构增持通常发生在</w:t>
      </w:r>
      <w:r w:rsidRPr="00EB4BBB">
        <w:rPr>
          <w:rFonts w:ascii="Times New Roman" w:eastAsia="微软雅黑" w:hAnsi="Times New Roman" w:cs="Times New Roman"/>
          <w:b/>
          <w:bCs/>
          <w:sz w:val="22"/>
          <w:szCs w:val="22"/>
        </w:rPr>
        <w:t>股价快速拉升</w:t>
      </w:r>
      <w:r w:rsidRPr="00EB4BBB">
        <w:rPr>
          <w:rFonts w:ascii="Times New Roman" w:eastAsia="微软雅黑" w:hAnsi="Times New Roman" w:cs="Times New Roman"/>
          <w:sz w:val="22"/>
          <w:szCs w:val="22"/>
        </w:rPr>
        <w:t>的过程中，表明市场看涨情绪强烈。</w:t>
      </w:r>
    </w:p>
    <w:p w14:paraId="02DC611E"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D5B8407">
          <v:rect id="_x0000_i1052" style="width:0;height:1.5pt" o:hralign="center" o:hrstd="t" o:hr="t" fillcolor="#a0a0a0" stroked="f"/>
        </w:pict>
      </w:r>
    </w:p>
    <w:p w14:paraId="5B8680AE"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四、机构持仓情况</w:t>
      </w:r>
    </w:p>
    <w:p w14:paraId="520389AD" w14:textId="77777777" w:rsidR="00EB4BBB" w:rsidRPr="00EB4BBB" w:rsidRDefault="00EB4BBB">
      <w:pPr>
        <w:numPr>
          <w:ilvl w:val="0"/>
          <w:numId w:val="2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Baupost Group</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最新持仓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4,084,496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，较上一期增长</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5421.38%</w:t>
      </w:r>
      <w:r w:rsidRPr="00EB4BBB">
        <w:rPr>
          <w:rFonts w:ascii="Times New Roman" w:eastAsia="微软雅黑" w:hAnsi="Times New Roman" w:cs="Times New Roman"/>
          <w:sz w:val="22"/>
          <w:szCs w:val="22"/>
        </w:rPr>
        <w:t>，持仓占比</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1.22%</w:t>
      </w:r>
      <w:r w:rsidRPr="00EB4BBB">
        <w:rPr>
          <w:rFonts w:ascii="Times New Roman" w:eastAsia="微软雅黑" w:hAnsi="Times New Roman" w:cs="Times New Roman"/>
          <w:sz w:val="22"/>
          <w:szCs w:val="22"/>
        </w:rPr>
        <w:t>。</w:t>
      </w:r>
    </w:p>
    <w:p w14:paraId="6CC582FE" w14:textId="77777777" w:rsidR="00EB4BBB" w:rsidRPr="00EB4BBB" w:rsidRDefault="00EB4BBB">
      <w:pPr>
        <w:numPr>
          <w:ilvl w:val="0"/>
          <w:numId w:val="2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乔尔</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格林布拉特（高毅资产）</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减仓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23.43%</w:t>
      </w:r>
      <w:r w:rsidRPr="00EB4BBB">
        <w:rPr>
          <w:rFonts w:ascii="Times New Roman" w:eastAsia="微软雅黑" w:hAnsi="Times New Roman" w:cs="Times New Roman"/>
          <w:sz w:val="22"/>
          <w:szCs w:val="22"/>
        </w:rPr>
        <w:t>。</w:t>
      </w:r>
    </w:p>
    <w:p w14:paraId="703F3F9C" w14:textId="77777777" w:rsidR="00EB4BBB" w:rsidRPr="00EB4BBB" w:rsidRDefault="00EB4BBB">
      <w:pPr>
        <w:numPr>
          <w:ilvl w:val="0"/>
          <w:numId w:val="2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雷</w:t>
      </w:r>
      <w:r w:rsidRPr="00EB4BBB">
        <w:rPr>
          <w:rFonts w:ascii="Times New Roman" w:eastAsia="微软雅黑" w:hAnsi="Times New Roman" w:cs="Times New Roman"/>
          <w:b/>
          <w:bCs/>
          <w:sz w:val="22"/>
          <w:szCs w:val="22"/>
        </w:rPr>
        <w:t>·</w:t>
      </w:r>
      <w:r w:rsidRPr="00EB4BBB">
        <w:rPr>
          <w:rFonts w:ascii="Times New Roman" w:eastAsia="微软雅黑" w:hAnsi="Times New Roman" w:cs="Times New Roman"/>
          <w:b/>
          <w:bCs/>
          <w:sz w:val="22"/>
          <w:szCs w:val="22"/>
        </w:rPr>
        <w:t>达里奥（桥水基金）</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9</w:t>
      </w:r>
      <w:r w:rsidRPr="00EB4BBB">
        <w:rPr>
          <w:rFonts w:ascii="Times New Roman" w:eastAsia="微软雅黑" w:hAnsi="Times New Roman" w:cs="Times New Roman"/>
          <w:b/>
          <w:bCs/>
          <w:sz w:val="22"/>
          <w:szCs w:val="22"/>
        </w:rPr>
        <w:t>月</w:t>
      </w:r>
      <w:r w:rsidRPr="00EB4BBB">
        <w:rPr>
          <w:rFonts w:ascii="Times New Roman" w:eastAsia="微软雅黑" w:hAnsi="Times New Roman" w:cs="Times New Roman"/>
          <w:b/>
          <w:bCs/>
          <w:sz w:val="22"/>
          <w:szCs w:val="22"/>
        </w:rPr>
        <w:t>30</w:t>
      </w:r>
      <w:r w:rsidRPr="00EB4BBB">
        <w:rPr>
          <w:rFonts w:ascii="Times New Roman" w:eastAsia="微软雅黑" w:hAnsi="Times New Roman" w:cs="Times New Roman"/>
          <w:b/>
          <w:bCs/>
          <w:sz w:val="22"/>
          <w:szCs w:val="22"/>
        </w:rPr>
        <w:t>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加仓</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337.93%</w:t>
      </w:r>
      <w:r w:rsidRPr="00EB4BBB">
        <w:rPr>
          <w:rFonts w:ascii="Times New Roman" w:eastAsia="微软雅黑" w:hAnsi="Times New Roman" w:cs="Times New Roman"/>
          <w:sz w:val="22"/>
          <w:szCs w:val="22"/>
        </w:rPr>
        <w:t>。</w:t>
      </w:r>
    </w:p>
    <w:p w14:paraId="45782EE5"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2EABDE56" w14:textId="77777777" w:rsidR="00EB4BBB" w:rsidRPr="00EB4BBB" w:rsidRDefault="00EB4BBB">
      <w:pPr>
        <w:numPr>
          <w:ilvl w:val="0"/>
          <w:numId w:val="2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柏基资本的大幅增持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可能意味着他们对</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未来增长非常有信心。</w:t>
      </w:r>
    </w:p>
    <w:p w14:paraId="127D463D" w14:textId="77777777" w:rsidR="00EB4BBB" w:rsidRPr="00EB4BBB" w:rsidRDefault="00EB4BBB">
      <w:pPr>
        <w:numPr>
          <w:ilvl w:val="0"/>
          <w:numId w:val="23"/>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其他机构大部分</w:t>
      </w:r>
      <w:r w:rsidRPr="00EB4BBB">
        <w:rPr>
          <w:rFonts w:ascii="Times New Roman" w:eastAsia="微软雅黑" w:hAnsi="Times New Roman" w:cs="Times New Roman"/>
          <w:b/>
          <w:bCs/>
          <w:sz w:val="22"/>
          <w:szCs w:val="22"/>
        </w:rPr>
        <w:t>维持或增加持仓</w:t>
      </w:r>
      <w:r w:rsidRPr="00EB4BBB">
        <w:rPr>
          <w:rFonts w:ascii="Times New Roman" w:eastAsia="微软雅黑" w:hAnsi="Times New Roman" w:cs="Times New Roman"/>
          <w:sz w:val="22"/>
          <w:szCs w:val="22"/>
        </w:rPr>
        <w:t>，说明市场仍然看好</w:t>
      </w:r>
      <w:r w:rsidRPr="00EB4BBB">
        <w:rPr>
          <w:rFonts w:ascii="Times New Roman" w:eastAsia="微软雅黑" w:hAnsi="Times New Roman" w:cs="Times New Roman"/>
          <w:sz w:val="22"/>
          <w:szCs w:val="22"/>
        </w:rPr>
        <w:t xml:space="preserve"> APP</w:t>
      </w:r>
      <w:r w:rsidRPr="00EB4BBB">
        <w:rPr>
          <w:rFonts w:ascii="Times New Roman" w:eastAsia="微软雅黑" w:hAnsi="Times New Roman" w:cs="Times New Roman"/>
          <w:sz w:val="22"/>
          <w:szCs w:val="22"/>
        </w:rPr>
        <w:t>。</w:t>
      </w:r>
    </w:p>
    <w:p w14:paraId="6AFC4017"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AE4EDB7">
          <v:rect id="_x0000_i1053" style="width:0;height:1.5pt" o:hralign="center" o:hrstd="t" o:hr="t" fillcolor="#a0a0a0" stroked="f"/>
        </w:pict>
      </w:r>
    </w:p>
    <w:p w14:paraId="6A339974"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五、内部交易概览</w:t>
      </w:r>
    </w:p>
    <w:p w14:paraId="5892F4F2"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过去</w:t>
      </w:r>
      <w:r w:rsidRPr="00EB4BBB">
        <w:rPr>
          <w:rFonts w:ascii="Times New Roman" w:eastAsia="微软雅黑" w:hAnsi="Times New Roman" w:cs="Times New Roman"/>
          <w:b/>
          <w:bCs/>
          <w:sz w:val="22"/>
          <w:szCs w:val="22"/>
        </w:rPr>
        <w:t xml:space="preserve"> 18 </w:t>
      </w:r>
      <w:r w:rsidRPr="00EB4BBB">
        <w:rPr>
          <w:rFonts w:ascii="Times New Roman" w:eastAsia="微软雅黑" w:hAnsi="Times New Roman" w:cs="Times New Roman"/>
          <w:b/>
          <w:bCs/>
          <w:sz w:val="22"/>
          <w:szCs w:val="22"/>
        </w:rPr>
        <w:t>个月所有高管均</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净卖出</w:t>
      </w:r>
      <w:r w:rsidRPr="00EB4BBB">
        <w:rPr>
          <w:rFonts w:ascii="Times New Roman" w:eastAsia="微软雅黑" w:hAnsi="Times New Roman" w:cs="Times New Roman"/>
          <w:sz w:val="22"/>
          <w:szCs w:val="22"/>
        </w:rPr>
        <w:t>，无任何买入：</w:t>
      </w:r>
    </w:p>
    <w:p w14:paraId="18CBC0C8"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Victoria Valenzuela</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393,833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5BAF7C77"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Herald Y Chen</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1,190,000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7646C9D4"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Vasily Shikin</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1,869,189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4B9B9BD" w14:textId="77777777" w:rsidR="00EB4BBB" w:rsidRPr="00EB4BBB" w:rsidRDefault="00EB4BBB">
      <w:pPr>
        <w:numPr>
          <w:ilvl w:val="0"/>
          <w:numId w:val="2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Eduardo Vivas</w:t>
      </w:r>
      <w:r w:rsidRPr="00EB4BBB">
        <w:rPr>
          <w:rFonts w:ascii="Times New Roman" w:eastAsia="微软雅黑" w:hAnsi="Times New Roman" w:cs="Times New Roman"/>
          <w:sz w:val="22"/>
          <w:szCs w:val="22"/>
        </w:rPr>
        <w:t>：卖出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2,200,686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3417348B"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79478AC4" w14:textId="77777777" w:rsidR="00EB4BBB" w:rsidRPr="00EB4BBB" w:rsidRDefault="00EB4BBB">
      <w:pPr>
        <w:numPr>
          <w:ilvl w:val="0"/>
          <w:numId w:val="2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所有高管都在卖出，无一买入</w:t>
      </w:r>
      <w:r w:rsidRPr="00EB4BBB">
        <w:rPr>
          <w:rFonts w:ascii="Times New Roman" w:eastAsia="微软雅黑" w:hAnsi="Times New Roman" w:cs="Times New Roman"/>
          <w:sz w:val="22"/>
          <w:szCs w:val="22"/>
        </w:rPr>
        <w:t>，可能表明高管认为</w:t>
      </w:r>
      <w:r w:rsidRPr="00EB4BBB">
        <w:rPr>
          <w:rFonts w:ascii="Times New Roman" w:eastAsia="微软雅黑" w:hAnsi="Times New Roman" w:cs="Times New Roman"/>
          <w:b/>
          <w:bCs/>
          <w:sz w:val="22"/>
          <w:szCs w:val="22"/>
        </w:rPr>
        <w:t>当前股价被高估</w:t>
      </w:r>
      <w:r w:rsidRPr="00EB4BBB">
        <w:rPr>
          <w:rFonts w:ascii="Times New Roman" w:eastAsia="微软雅黑" w:hAnsi="Times New Roman" w:cs="Times New Roman"/>
          <w:sz w:val="22"/>
          <w:szCs w:val="22"/>
        </w:rPr>
        <w:t>，或者他们在</w:t>
      </w:r>
      <w:r w:rsidRPr="00EB4BBB">
        <w:rPr>
          <w:rFonts w:ascii="Times New Roman" w:eastAsia="微软雅黑" w:hAnsi="Times New Roman" w:cs="Times New Roman"/>
          <w:b/>
          <w:bCs/>
          <w:sz w:val="22"/>
          <w:szCs w:val="22"/>
        </w:rPr>
        <w:t>套现部分收益</w:t>
      </w:r>
      <w:r w:rsidRPr="00EB4BBB">
        <w:rPr>
          <w:rFonts w:ascii="Times New Roman" w:eastAsia="微软雅黑" w:hAnsi="Times New Roman" w:cs="Times New Roman"/>
          <w:sz w:val="22"/>
          <w:szCs w:val="22"/>
        </w:rPr>
        <w:t>。</w:t>
      </w:r>
    </w:p>
    <w:p w14:paraId="48A36BFA" w14:textId="77777777" w:rsidR="00EB4BBB" w:rsidRPr="00EB4BBB" w:rsidRDefault="00EB4BBB">
      <w:pPr>
        <w:numPr>
          <w:ilvl w:val="0"/>
          <w:numId w:val="2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市场上机构和散户情绪高涨</w:t>
      </w:r>
      <w:r w:rsidRPr="00EB4BBB">
        <w:rPr>
          <w:rFonts w:ascii="Times New Roman" w:eastAsia="微软雅黑" w:hAnsi="Times New Roman" w:cs="Times New Roman"/>
          <w:sz w:val="22"/>
          <w:szCs w:val="22"/>
        </w:rPr>
        <w:t>，但高管的</w:t>
      </w:r>
      <w:r w:rsidRPr="00EB4BBB">
        <w:rPr>
          <w:rFonts w:ascii="Times New Roman" w:eastAsia="微软雅黑" w:hAnsi="Times New Roman" w:cs="Times New Roman"/>
          <w:b/>
          <w:bCs/>
          <w:sz w:val="22"/>
          <w:szCs w:val="22"/>
        </w:rPr>
        <w:t>大量减持</w:t>
      </w:r>
      <w:r w:rsidRPr="00EB4BBB">
        <w:rPr>
          <w:rFonts w:ascii="Times New Roman" w:eastAsia="微软雅黑" w:hAnsi="Times New Roman" w:cs="Times New Roman"/>
          <w:sz w:val="22"/>
          <w:szCs w:val="22"/>
        </w:rPr>
        <w:t>可能会成为未来股价下跌的潜在风险信号。</w:t>
      </w:r>
    </w:p>
    <w:p w14:paraId="40722984"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B8051E8">
          <v:rect id="_x0000_i1054" style="width:0;height:1.5pt" o:hralign="center" o:hrstd="t" o:hr="t" fillcolor="#a0a0a0" stroked="f"/>
        </w:pict>
      </w:r>
    </w:p>
    <w:p w14:paraId="76AF82AB"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六、内部交易趋势</w:t>
      </w:r>
    </w:p>
    <w:p w14:paraId="4634D288"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股价</w:t>
      </w:r>
      <w:r w:rsidRPr="00EB4BBB">
        <w:rPr>
          <w:rFonts w:ascii="Times New Roman" w:eastAsia="微软雅黑" w:hAnsi="Times New Roman" w:cs="Times New Roman"/>
          <w:b/>
          <w:bCs/>
          <w:sz w:val="22"/>
          <w:szCs w:val="22"/>
        </w:rPr>
        <w:t xml:space="preserve"> vs </w:t>
      </w:r>
      <w:r w:rsidRPr="00EB4BBB">
        <w:rPr>
          <w:rFonts w:ascii="Times New Roman" w:eastAsia="微软雅黑" w:hAnsi="Times New Roman" w:cs="Times New Roman"/>
          <w:b/>
          <w:bCs/>
          <w:sz w:val="22"/>
          <w:szCs w:val="22"/>
        </w:rPr>
        <w:t>内部交易</w:t>
      </w:r>
    </w:p>
    <w:p w14:paraId="737D8159" w14:textId="77777777" w:rsidR="00EB4BBB" w:rsidRPr="00EB4BBB" w:rsidRDefault="00EB4BBB">
      <w:pPr>
        <w:numPr>
          <w:ilvl w:val="0"/>
          <w:numId w:val="2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2022-2023</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：高管大量卖出，股价下跌。</w:t>
      </w:r>
    </w:p>
    <w:p w14:paraId="30D81A49" w14:textId="77777777" w:rsidR="00EB4BBB" w:rsidRPr="00EB4BBB" w:rsidRDefault="00EB4BBB">
      <w:pPr>
        <w:numPr>
          <w:ilvl w:val="0"/>
          <w:numId w:val="2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2024</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：股价开始上涨，但高管仍然继续卖出。</w:t>
      </w:r>
    </w:p>
    <w:p w14:paraId="6D752C2C" w14:textId="77777777" w:rsidR="00EB4BBB" w:rsidRPr="00EB4BBB" w:rsidRDefault="00EB4BBB">
      <w:pPr>
        <w:numPr>
          <w:ilvl w:val="0"/>
          <w:numId w:val="2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2025</w:t>
      </w:r>
      <w:r w:rsidRPr="00EB4BBB">
        <w:rPr>
          <w:rFonts w:ascii="Times New Roman" w:eastAsia="微软雅黑" w:hAnsi="Times New Roman" w:cs="Times New Roman"/>
          <w:b/>
          <w:bCs/>
          <w:sz w:val="22"/>
          <w:szCs w:val="22"/>
        </w:rPr>
        <w:t>年</w:t>
      </w:r>
      <w:r w:rsidRPr="00EB4BBB">
        <w:rPr>
          <w:rFonts w:ascii="Times New Roman" w:eastAsia="微软雅黑" w:hAnsi="Times New Roman" w:cs="Times New Roman"/>
          <w:sz w:val="22"/>
          <w:szCs w:val="22"/>
        </w:rPr>
        <w:t>：股价突破</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$350</w:t>
      </w:r>
      <w:r w:rsidRPr="00EB4BBB">
        <w:rPr>
          <w:rFonts w:ascii="Times New Roman" w:eastAsia="微软雅黑" w:hAnsi="Times New Roman" w:cs="Times New Roman"/>
          <w:sz w:val="22"/>
          <w:szCs w:val="22"/>
        </w:rPr>
        <w:t>，但高管仍未停止卖出。</w:t>
      </w:r>
    </w:p>
    <w:p w14:paraId="432C830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风险信号</w:t>
      </w:r>
    </w:p>
    <w:p w14:paraId="1DAB84E1" w14:textId="77777777" w:rsidR="00EB4BBB" w:rsidRPr="00EB4BBB" w:rsidRDefault="00EB4BBB">
      <w:pPr>
        <w:numPr>
          <w:ilvl w:val="0"/>
          <w:numId w:val="2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高管减持通常是一个潜在的风险信号</w:t>
      </w:r>
      <w:r w:rsidRPr="00EB4BBB">
        <w:rPr>
          <w:rFonts w:ascii="Times New Roman" w:eastAsia="微软雅黑" w:hAnsi="Times New Roman" w:cs="Times New Roman"/>
          <w:sz w:val="22"/>
          <w:szCs w:val="22"/>
        </w:rPr>
        <w:t>，特别是在股价大涨之后。</w:t>
      </w:r>
    </w:p>
    <w:p w14:paraId="58155D57" w14:textId="77777777" w:rsidR="00EB4BBB" w:rsidRPr="00EB4BBB" w:rsidRDefault="00EB4BBB">
      <w:pPr>
        <w:numPr>
          <w:ilvl w:val="0"/>
          <w:numId w:val="27"/>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如果</w:t>
      </w:r>
      <w:r w:rsidRPr="00EB4BBB">
        <w:rPr>
          <w:rFonts w:ascii="Times New Roman" w:eastAsia="微软雅黑" w:hAnsi="Times New Roman" w:cs="Times New Roman"/>
          <w:b/>
          <w:bCs/>
          <w:sz w:val="22"/>
          <w:szCs w:val="22"/>
        </w:rPr>
        <w:t>股价继续上涨，但高管仍持续抛售</w:t>
      </w:r>
      <w:r w:rsidRPr="00EB4BBB">
        <w:rPr>
          <w:rFonts w:ascii="Times New Roman" w:eastAsia="微软雅黑" w:hAnsi="Times New Roman" w:cs="Times New Roman"/>
          <w:sz w:val="22"/>
          <w:szCs w:val="22"/>
        </w:rPr>
        <w:t>，市场可能会在未来某个时间点出现调整。</w:t>
      </w:r>
    </w:p>
    <w:p w14:paraId="46AAB5E3"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4D3159D">
          <v:rect id="_x0000_i1055" style="width:0;height:1.5pt" o:hralign="center" o:hrstd="t" o:hr="t" fillcolor="#a0a0a0" stroked="f"/>
        </w:pict>
      </w:r>
    </w:p>
    <w:p w14:paraId="1E1092CB"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七、最新内部交易详情</w:t>
      </w:r>
    </w:p>
    <w:p w14:paraId="7CDC3A9A"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近期所有内部交易都是卖出</w:t>
      </w:r>
    </w:p>
    <w:p w14:paraId="27C12361" w14:textId="77777777" w:rsidR="00EB4BBB" w:rsidRPr="00EB4BBB" w:rsidRDefault="00EB4BBB">
      <w:pPr>
        <w:numPr>
          <w:ilvl w:val="0"/>
          <w:numId w:val="2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Victoria Valenzuela</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12/19</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$313.07</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15,971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3776F66A" w14:textId="77777777" w:rsidR="00EB4BBB" w:rsidRPr="00EB4BBB" w:rsidRDefault="00EB4BBB">
      <w:pPr>
        <w:numPr>
          <w:ilvl w:val="0"/>
          <w:numId w:val="2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CEO Arash Adam Foroughi</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12/10</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$336.42</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124,569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69D8007F" w14:textId="77777777" w:rsidR="00EB4BBB" w:rsidRPr="00EB4BBB" w:rsidRDefault="00EB4BBB">
      <w:pPr>
        <w:numPr>
          <w:ilvl w:val="0"/>
          <w:numId w:val="28"/>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CFO Herald Y Chen</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于</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12/10</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$329.36</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价格卖出</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 xml:space="preserve">194,080 </w:t>
      </w:r>
      <w:r w:rsidRPr="00EB4BBB">
        <w:rPr>
          <w:rFonts w:ascii="Times New Roman" w:eastAsia="微软雅黑" w:hAnsi="Times New Roman" w:cs="Times New Roman"/>
          <w:b/>
          <w:bCs/>
          <w:sz w:val="22"/>
          <w:szCs w:val="22"/>
        </w:rPr>
        <w:t>股</w:t>
      </w:r>
      <w:r w:rsidRPr="00EB4BBB">
        <w:rPr>
          <w:rFonts w:ascii="Times New Roman" w:eastAsia="微软雅黑" w:hAnsi="Times New Roman" w:cs="Times New Roman"/>
          <w:sz w:val="22"/>
          <w:szCs w:val="22"/>
        </w:rPr>
        <w:t>。</w:t>
      </w:r>
    </w:p>
    <w:p w14:paraId="1E97E6A0"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结论</w:t>
      </w:r>
    </w:p>
    <w:p w14:paraId="44773D79" w14:textId="77777777" w:rsidR="00EB4BBB" w:rsidRPr="00EB4BBB" w:rsidRDefault="00EB4BBB">
      <w:pPr>
        <w:numPr>
          <w:ilvl w:val="0"/>
          <w:numId w:val="2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lastRenderedPageBreak/>
        <w:t>高管持续卖出</w:t>
      </w:r>
      <w:r w:rsidRPr="00EB4BBB">
        <w:rPr>
          <w:rFonts w:ascii="Times New Roman" w:eastAsia="微软雅黑" w:hAnsi="Times New Roman" w:cs="Times New Roman"/>
          <w:sz w:val="22"/>
          <w:szCs w:val="22"/>
        </w:rPr>
        <w:t>，说明他们认为</w:t>
      </w:r>
      <w:r w:rsidRPr="00EB4BBB">
        <w:rPr>
          <w:rFonts w:ascii="Times New Roman" w:eastAsia="微软雅黑" w:hAnsi="Times New Roman" w:cs="Times New Roman"/>
          <w:b/>
          <w:bCs/>
          <w:sz w:val="22"/>
          <w:szCs w:val="22"/>
        </w:rPr>
        <w:t>当前股价可能处于高位</w:t>
      </w:r>
      <w:r w:rsidRPr="00EB4BBB">
        <w:rPr>
          <w:rFonts w:ascii="Times New Roman" w:eastAsia="微软雅黑" w:hAnsi="Times New Roman" w:cs="Times New Roman"/>
          <w:sz w:val="22"/>
          <w:szCs w:val="22"/>
        </w:rPr>
        <w:t>。</w:t>
      </w:r>
    </w:p>
    <w:p w14:paraId="2D7E3163" w14:textId="77777777" w:rsidR="00EB4BBB" w:rsidRPr="00EB4BBB" w:rsidRDefault="00EB4BBB">
      <w:pPr>
        <w:numPr>
          <w:ilvl w:val="0"/>
          <w:numId w:val="29"/>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交易价格较当前股价低</w:t>
      </w:r>
      <w:r w:rsidRPr="00EB4BBB">
        <w:rPr>
          <w:rFonts w:ascii="Times New Roman" w:eastAsia="微软雅黑" w:hAnsi="Times New Roman" w:cs="Times New Roman"/>
          <w:sz w:val="22"/>
          <w:szCs w:val="22"/>
        </w:rPr>
        <w:t>，说明他们</w:t>
      </w:r>
      <w:r w:rsidRPr="00EB4BBB">
        <w:rPr>
          <w:rFonts w:ascii="Times New Roman" w:eastAsia="微软雅黑" w:hAnsi="Times New Roman" w:cs="Times New Roman"/>
          <w:b/>
          <w:bCs/>
          <w:sz w:val="22"/>
          <w:szCs w:val="22"/>
        </w:rPr>
        <w:t>并未预测到近期股价的进一步上涨</w:t>
      </w:r>
      <w:r w:rsidRPr="00EB4BBB">
        <w:rPr>
          <w:rFonts w:ascii="Times New Roman" w:eastAsia="微软雅黑" w:hAnsi="Times New Roman" w:cs="Times New Roman"/>
          <w:sz w:val="22"/>
          <w:szCs w:val="22"/>
        </w:rPr>
        <w:t>。</w:t>
      </w:r>
    </w:p>
    <w:p w14:paraId="5D39620E"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F0E3D5">
          <v:rect id="_x0000_i1056" style="width:0;height:1.5pt" o:hralign="center" o:hrstd="t" o:hr="t" fillcolor="#a0a0a0" stroked="f"/>
        </w:pict>
      </w:r>
    </w:p>
    <w:p w14:paraId="7D738AAC"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八、整体分析结论</w:t>
      </w:r>
    </w:p>
    <w:p w14:paraId="549BF5A6"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市场情绪</w:t>
      </w:r>
    </w:p>
    <w:p w14:paraId="7E2BC33C" w14:textId="77777777" w:rsidR="00EB4BBB" w:rsidRPr="00EB4BBB" w:rsidRDefault="00EB4BBB">
      <w:pPr>
        <w:numPr>
          <w:ilvl w:val="0"/>
          <w:numId w:val="3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机构正在大幅买入</w:t>
      </w:r>
      <w:r w:rsidRPr="00EB4BBB">
        <w:rPr>
          <w:rFonts w:ascii="Times New Roman" w:eastAsia="微软雅黑" w:hAnsi="Times New Roman" w:cs="Times New Roman"/>
          <w:sz w:val="22"/>
          <w:szCs w:val="22"/>
        </w:rPr>
        <w:t>，特别是</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柏基资本</w:t>
      </w:r>
      <w:r w:rsidRPr="00EB4BBB">
        <w:rPr>
          <w:rFonts w:ascii="Times New Roman" w:eastAsia="微软雅黑" w:hAnsi="Times New Roman" w:cs="Times New Roman"/>
          <w:b/>
          <w:bCs/>
          <w:sz w:val="22"/>
          <w:szCs w:val="22"/>
        </w:rPr>
        <w:t xml:space="preserve"> 5421.38% </w:t>
      </w:r>
      <w:r w:rsidRPr="00EB4BBB">
        <w:rPr>
          <w:rFonts w:ascii="Times New Roman" w:eastAsia="微软雅黑" w:hAnsi="Times New Roman" w:cs="Times New Roman"/>
          <w:b/>
          <w:bCs/>
          <w:sz w:val="22"/>
          <w:szCs w:val="22"/>
        </w:rPr>
        <w:t>的增持</w:t>
      </w:r>
      <w:r w:rsidRPr="00EB4BBB">
        <w:rPr>
          <w:rFonts w:ascii="Times New Roman" w:eastAsia="微软雅黑" w:hAnsi="Times New Roman" w:cs="Times New Roman"/>
          <w:sz w:val="22"/>
          <w:szCs w:val="22"/>
        </w:rPr>
        <w:t>，表明机构对</w:t>
      </w:r>
      <w:r w:rsidRPr="00EB4BBB">
        <w:rPr>
          <w:rFonts w:ascii="Times New Roman" w:eastAsia="微软雅黑" w:hAnsi="Times New Roman" w:cs="Times New Roman"/>
          <w:sz w:val="22"/>
          <w:szCs w:val="22"/>
        </w:rPr>
        <w:t xml:space="preserve"> APP </w:t>
      </w:r>
      <w:r w:rsidRPr="00EB4BBB">
        <w:rPr>
          <w:rFonts w:ascii="Times New Roman" w:eastAsia="微软雅黑" w:hAnsi="Times New Roman" w:cs="Times New Roman"/>
          <w:sz w:val="22"/>
          <w:szCs w:val="22"/>
        </w:rPr>
        <w:t>的长期前景看好。</w:t>
      </w:r>
    </w:p>
    <w:p w14:paraId="6FEDBE25" w14:textId="77777777" w:rsidR="00EB4BBB" w:rsidRPr="00EB4BBB" w:rsidRDefault="00EB4BBB">
      <w:pPr>
        <w:numPr>
          <w:ilvl w:val="0"/>
          <w:numId w:val="30"/>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高管则在持续卖出</w:t>
      </w:r>
      <w:r w:rsidRPr="00EB4BBB">
        <w:rPr>
          <w:rFonts w:ascii="Times New Roman" w:eastAsia="微软雅黑" w:hAnsi="Times New Roman" w:cs="Times New Roman"/>
          <w:sz w:val="22"/>
          <w:szCs w:val="22"/>
        </w:rPr>
        <w:t>，说明他们认为当前股价可能接近峰值，或者他们对未来增长的信心不足。</w:t>
      </w:r>
    </w:p>
    <w:p w14:paraId="0EA47A45"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股价趋势</w:t>
      </w:r>
    </w:p>
    <w:p w14:paraId="56F36109" w14:textId="77777777" w:rsidR="00EB4BBB" w:rsidRPr="00EB4BBB" w:rsidRDefault="00EB4BBB">
      <w:pPr>
        <w:numPr>
          <w:ilvl w:val="0"/>
          <w:numId w:val="31"/>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股价过去一年飙升</w:t>
      </w:r>
      <w:r w:rsidRPr="00EB4BBB">
        <w:rPr>
          <w:rFonts w:ascii="Times New Roman" w:eastAsia="微软雅黑" w:hAnsi="Times New Roman" w:cs="Times New Roman"/>
          <w:b/>
          <w:bCs/>
          <w:sz w:val="22"/>
          <w:szCs w:val="22"/>
        </w:rPr>
        <w:t xml:space="preserve"> 700%+</w:t>
      </w:r>
      <w:r w:rsidRPr="00EB4BBB">
        <w:rPr>
          <w:rFonts w:ascii="Times New Roman" w:eastAsia="微软雅黑" w:hAnsi="Times New Roman" w:cs="Times New Roman"/>
          <w:sz w:val="22"/>
          <w:szCs w:val="22"/>
        </w:rPr>
        <w:t>，远超同行，估值极高（市盈率</w:t>
      </w:r>
      <w:r w:rsidRPr="00EB4BBB">
        <w:rPr>
          <w:rFonts w:ascii="Times New Roman" w:eastAsia="微软雅黑" w:hAnsi="Times New Roman" w:cs="Times New Roman"/>
          <w:sz w:val="22"/>
          <w:szCs w:val="22"/>
        </w:rPr>
        <w:t xml:space="preserve"> 114.61</w:t>
      </w:r>
      <w:r w:rsidRPr="00EB4BBB">
        <w:rPr>
          <w:rFonts w:ascii="Times New Roman" w:eastAsia="微软雅黑" w:hAnsi="Times New Roman" w:cs="Times New Roman"/>
          <w:sz w:val="22"/>
          <w:szCs w:val="22"/>
        </w:rPr>
        <w:t>）。</w:t>
      </w:r>
    </w:p>
    <w:p w14:paraId="51DE8A68" w14:textId="77777777" w:rsidR="00EB4BBB" w:rsidRPr="00EB4BBB" w:rsidRDefault="00EB4BBB">
      <w:pPr>
        <w:numPr>
          <w:ilvl w:val="0"/>
          <w:numId w:val="31"/>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这种增长速度若无持续的</w:t>
      </w:r>
      <w:r w:rsidRPr="00EB4BBB">
        <w:rPr>
          <w:rFonts w:ascii="Times New Roman" w:eastAsia="微软雅黑" w:hAnsi="Times New Roman" w:cs="Times New Roman"/>
          <w:b/>
          <w:bCs/>
          <w:sz w:val="22"/>
          <w:szCs w:val="22"/>
        </w:rPr>
        <w:t>业务增长支撑</w:t>
      </w:r>
      <w:r w:rsidRPr="00EB4BBB">
        <w:rPr>
          <w:rFonts w:ascii="Times New Roman" w:eastAsia="微软雅黑" w:hAnsi="Times New Roman" w:cs="Times New Roman"/>
          <w:sz w:val="22"/>
          <w:szCs w:val="22"/>
        </w:rPr>
        <w:t>，未来可能面临较大调整压力。</w:t>
      </w:r>
    </w:p>
    <w:p w14:paraId="6170A673" w14:textId="77777777" w:rsidR="00EB4BBB" w:rsidRPr="00EB4BBB" w:rsidRDefault="00EB4BBB" w:rsidP="00EB4BBB">
      <w:pPr>
        <w:rPr>
          <w:rFonts w:ascii="Times New Roman" w:eastAsia="微软雅黑" w:hAnsi="Times New Roman" w:cs="Times New Roman"/>
          <w:b/>
          <w:bCs/>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风险与机会</w:t>
      </w:r>
    </w:p>
    <w:p w14:paraId="39AE6E7B"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机会</w:t>
      </w:r>
    </w:p>
    <w:p w14:paraId="73D14351" w14:textId="77777777" w:rsidR="00EB4BBB" w:rsidRPr="00EB4BBB" w:rsidRDefault="00EB4BBB">
      <w:pPr>
        <w:numPr>
          <w:ilvl w:val="0"/>
          <w:numId w:val="3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机构持续增持</w:t>
      </w:r>
      <w:r w:rsidRPr="00EB4BBB">
        <w:rPr>
          <w:rFonts w:ascii="Times New Roman" w:eastAsia="微软雅黑" w:hAnsi="Times New Roman" w:cs="Times New Roman"/>
          <w:sz w:val="22"/>
          <w:szCs w:val="22"/>
        </w:rPr>
        <w:t>，市场看涨情绪强。</w:t>
      </w:r>
    </w:p>
    <w:p w14:paraId="3E106413" w14:textId="77777777" w:rsidR="00EB4BBB" w:rsidRPr="00EB4BBB" w:rsidRDefault="00EB4BBB">
      <w:pPr>
        <w:numPr>
          <w:ilvl w:val="0"/>
          <w:numId w:val="32"/>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过去一年表现优异</w:t>
      </w:r>
      <w:r w:rsidRPr="00EB4BBB">
        <w:rPr>
          <w:rFonts w:ascii="Times New Roman" w:eastAsia="微软雅黑" w:hAnsi="Times New Roman" w:cs="Times New Roman"/>
          <w:sz w:val="22"/>
          <w:szCs w:val="22"/>
        </w:rPr>
        <w:t>，技术上有强支撑。</w:t>
      </w:r>
    </w:p>
    <w:p w14:paraId="15DC0B3D"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风险</w:t>
      </w:r>
    </w:p>
    <w:p w14:paraId="35A7F0F0" w14:textId="77777777" w:rsidR="00EB4BBB" w:rsidRPr="00EB4BBB" w:rsidRDefault="00EB4BBB">
      <w:pPr>
        <w:numPr>
          <w:ilvl w:val="0"/>
          <w:numId w:val="3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估值过高</w:t>
      </w:r>
      <w:r w:rsidRPr="00EB4BBB">
        <w:rPr>
          <w:rFonts w:ascii="Times New Roman" w:eastAsia="微软雅黑" w:hAnsi="Times New Roman" w:cs="Times New Roman"/>
          <w:sz w:val="22"/>
          <w:szCs w:val="22"/>
        </w:rPr>
        <w:t>，市盈率远超同行，可能存在泡沫。</w:t>
      </w:r>
    </w:p>
    <w:p w14:paraId="06D2EF7F" w14:textId="77777777" w:rsidR="00EB4BBB" w:rsidRPr="00EB4BBB" w:rsidRDefault="00EB4BBB">
      <w:pPr>
        <w:numPr>
          <w:ilvl w:val="0"/>
          <w:numId w:val="33"/>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高管大量卖出</w:t>
      </w:r>
      <w:r w:rsidRPr="00EB4BBB">
        <w:rPr>
          <w:rFonts w:ascii="Times New Roman" w:eastAsia="微软雅黑" w:hAnsi="Times New Roman" w:cs="Times New Roman"/>
          <w:sz w:val="22"/>
          <w:szCs w:val="22"/>
        </w:rPr>
        <w:t>，可能对股价产生压力。</w:t>
      </w:r>
    </w:p>
    <w:p w14:paraId="653A997A"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6113E8">
          <v:rect id="_x0000_i1057" style="width:0;height:1.5pt" o:hralign="center" o:hrstd="t" o:hr="t" fillcolor="#a0a0a0" stroked="f"/>
        </w:pict>
      </w:r>
    </w:p>
    <w:p w14:paraId="141EBBF5" w14:textId="77777777" w:rsidR="00EB4BBB" w:rsidRPr="00EB4BBB" w:rsidRDefault="00EB4BBB" w:rsidP="00EB4BBB">
      <w:pPr>
        <w:rPr>
          <w:rFonts w:ascii="Times New Roman" w:eastAsia="微软雅黑" w:hAnsi="Times New Roman" w:cs="Times New Roman"/>
          <w:b/>
          <w:bCs/>
          <w:sz w:val="22"/>
          <w:szCs w:val="22"/>
        </w:rPr>
      </w:pPr>
      <w:r w:rsidRPr="00EB4BBB">
        <w:rPr>
          <w:rFonts w:ascii="Times New Roman" w:eastAsia="微软雅黑" w:hAnsi="Times New Roman" w:cs="Times New Roman"/>
          <w:b/>
          <w:bCs/>
          <w:sz w:val="22"/>
          <w:szCs w:val="22"/>
        </w:rPr>
        <w:t>九、投资建议</w:t>
      </w:r>
    </w:p>
    <w:p w14:paraId="7A1D6949"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短期：</w:t>
      </w:r>
    </w:p>
    <w:p w14:paraId="555D1A11" w14:textId="77777777" w:rsidR="00EB4BBB" w:rsidRPr="00EB4BBB" w:rsidRDefault="00EB4BBB">
      <w:pPr>
        <w:numPr>
          <w:ilvl w:val="0"/>
          <w:numId w:val="34"/>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仍可看涨</w:t>
      </w:r>
      <w:r w:rsidRPr="00EB4BBB">
        <w:rPr>
          <w:rFonts w:ascii="Times New Roman" w:eastAsia="微软雅黑" w:hAnsi="Times New Roman" w:cs="Times New Roman"/>
          <w:sz w:val="22"/>
          <w:szCs w:val="22"/>
        </w:rPr>
        <w:t>，但需密切关注</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高管减持对股价的影响</w:t>
      </w:r>
      <w:r w:rsidRPr="00EB4BBB">
        <w:rPr>
          <w:rFonts w:ascii="Times New Roman" w:eastAsia="微软雅黑" w:hAnsi="Times New Roman" w:cs="Times New Roman"/>
          <w:sz w:val="22"/>
          <w:szCs w:val="22"/>
        </w:rPr>
        <w:t>。</w:t>
      </w:r>
    </w:p>
    <w:p w14:paraId="6FBDE473"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lastRenderedPageBreak/>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长期：</w:t>
      </w:r>
    </w:p>
    <w:p w14:paraId="62F20DA8" w14:textId="77777777" w:rsidR="00EB4BBB" w:rsidRPr="00EB4BBB" w:rsidRDefault="00EB4BBB">
      <w:pPr>
        <w:numPr>
          <w:ilvl w:val="0"/>
          <w:numId w:val="35"/>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若持有</w:t>
      </w:r>
      <w:r w:rsidRPr="00EB4BBB">
        <w:rPr>
          <w:rFonts w:ascii="Times New Roman" w:eastAsia="微软雅黑" w:hAnsi="Times New Roman" w:cs="Times New Roman"/>
          <w:b/>
          <w:bCs/>
          <w:sz w:val="22"/>
          <w:szCs w:val="22"/>
        </w:rPr>
        <w:t xml:space="preserve"> APP</w:t>
      </w:r>
      <w:r w:rsidRPr="00EB4BBB">
        <w:rPr>
          <w:rFonts w:ascii="Times New Roman" w:eastAsia="微软雅黑" w:hAnsi="Times New Roman" w:cs="Times New Roman"/>
          <w:sz w:val="22"/>
          <w:szCs w:val="22"/>
        </w:rPr>
        <w:t>，建议</w:t>
      </w:r>
      <w:r w:rsidRPr="00EB4BBB">
        <w:rPr>
          <w:rFonts w:ascii="Times New Roman" w:eastAsia="微软雅黑" w:hAnsi="Times New Roman" w:cs="Times New Roman"/>
          <w:b/>
          <w:bCs/>
          <w:sz w:val="22"/>
          <w:szCs w:val="22"/>
        </w:rPr>
        <w:t>密切关注高管进一步的交易行为</w:t>
      </w:r>
      <w:r w:rsidRPr="00EB4BBB">
        <w:rPr>
          <w:rFonts w:ascii="Times New Roman" w:eastAsia="微软雅黑" w:hAnsi="Times New Roman" w:cs="Times New Roman"/>
          <w:sz w:val="22"/>
          <w:szCs w:val="22"/>
        </w:rPr>
        <w:t>，防止趋势反转。</w:t>
      </w:r>
    </w:p>
    <w:p w14:paraId="7B02C5DC" w14:textId="77777777" w:rsidR="00EB4BBB" w:rsidRPr="00EB4BBB" w:rsidRDefault="00EB4BBB">
      <w:pPr>
        <w:numPr>
          <w:ilvl w:val="0"/>
          <w:numId w:val="35"/>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未来需观察公司的</w:t>
      </w:r>
      <w:r w:rsidRPr="00EB4BBB">
        <w:rPr>
          <w:rFonts w:ascii="Times New Roman" w:eastAsia="微软雅黑" w:hAnsi="Times New Roman" w:cs="Times New Roman"/>
          <w:b/>
          <w:bCs/>
          <w:sz w:val="22"/>
          <w:szCs w:val="22"/>
        </w:rPr>
        <w:t>业绩增长能否支撑如此高的估值</w:t>
      </w:r>
      <w:r w:rsidRPr="00EB4BBB">
        <w:rPr>
          <w:rFonts w:ascii="Times New Roman" w:eastAsia="微软雅黑" w:hAnsi="Times New Roman" w:cs="Times New Roman"/>
          <w:sz w:val="22"/>
          <w:szCs w:val="22"/>
        </w:rPr>
        <w:t>，否则股价可能回调。</w:t>
      </w:r>
    </w:p>
    <w:p w14:paraId="346D9557"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sz w:val="22"/>
          <w:szCs w:val="22"/>
        </w:rPr>
        <w:t>📌</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策略建议</w:t>
      </w:r>
    </w:p>
    <w:p w14:paraId="6B06ED5D" w14:textId="77777777" w:rsidR="00EB4BBB" w:rsidRPr="00EB4BBB" w:rsidRDefault="00EB4BBB">
      <w:pPr>
        <w:numPr>
          <w:ilvl w:val="0"/>
          <w:numId w:val="3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短期持有，但注意市场情绪转变的信号</w:t>
      </w:r>
      <w:r w:rsidRPr="00EB4BBB">
        <w:rPr>
          <w:rFonts w:ascii="Times New Roman" w:eastAsia="微软雅黑" w:hAnsi="Times New Roman" w:cs="Times New Roman"/>
          <w:sz w:val="22"/>
          <w:szCs w:val="22"/>
        </w:rPr>
        <w:t>。</w:t>
      </w:r>
    </w:p>
    <w:p w14:paraId="03CD02EC" w14:textId="77777777" w:rsidR="00EB4BBB" w:rsidRPr="00EB4BBB" w:rsidRDefault="00EB4BBB">
      <w:pPr>
        <w:numPr>
          <w:ilvl w:val="0"/>
          <w:numId w:val="36"/>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关注未来财报数据</w:t>
      </w:r>
      <w:r w:rsidRPr="00EB4BBB">
        <w:rPr>
          <w:rFonts w:ascii="Times New Roman" w:eastAsia="微软雅黑" w:hAnsi="Times New Roman" w:cs="Times New Roman"/>
          <w:sz w:val="22"/>
          <w:szCs w:val="22"/>
        </w:rPr>
        <w:t>，以评估公司是否能维持当前的盈利能力与成长性。</w:t>
      </w:r>
    </w:p>
    <w:p w14:paraId="6AF5CE34" w14:textId="77777777" w:rsidR="00EB4BBB" w:rsidRPr="00EB4BBB" w:rsidRDefault="00000000" w:rsidP="00EB4BBB">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B458799">
          <v:rect id="_x0000_i1058" style="width:0;height:1.5pt" o:hralign="center" o:hrstd="t" o:hr="t" fillcolor="#a0a0a0" stroked="f"/>
        </w:pict>
      </w:r>
    </w:p>
    <w:p w14:paraId="72F4A31D" w14:textId="77777777" w:rsidR="00EB4BBB" w:rsidRPr="00EB4BBB" w:rsidRDefault="00EB4BBB" w:rsidP="00EB4BBB">
      <w:pPr>
        <w:rPr>
          <w:rFonts w:ascii="Times New Roman" w:eastAsia="微软雅黑" w:hAnsi="Times New Roman" w:cs="Times New Roman"/>
          <w:sz w:val="22"/>
          <w:szCs w:val="22"/>
        </w:rPr>
      </w:pPr>
      <w:r w:rsidRPr="00EB4BBB">
        <w:rPr>
          <w:rFonts w:ascii="Segoe UI Emoji" w:eastAsia="微软雅黑" w:hAnsi="Segoe UI Emoji" w:cs="Segoe UI Emoji"/>
          <w:b/>
          <w:bCs/>
          <w:sz w:val="22"/>
          <w:szCs w:val="22"/>
        </w:rPr>
        <w:t>📌</w:t>
      </w:r>
      <w:r w:rsidRPr="00EB4BBB">
        <w:rPr>
          <w:rFonts w:ascii="Times New Roman" w:eastAsia="微软雅黑" w:hAnsi="Times New Roman" w:cs="Times New Roman"/>
          <w:b/>
          <w:bCs/>
          <w:sz w:val="22"/>
          <w:szCs w:val="22"/>
        </w:rPr>
        <w:t xml:space="preserve"> </w:t>
      </w:r>
      <w:r w:rsidRPr="00EB4BBB">
        <w:rPr>
          <w:rFonts w:ascii="Times New Roman" w:eastAsia="微软雅黑" w:hAnsi="Times New Roman" w:cs="Times New Roman"/>
          <w:b/>
          <w:bCs/>
          <w:sz w:val="22"/>
          <w:szCs w:val="22"/>
        </w:rPr>
        <w:t>结论</w:t>
      </w:r>
    </w:p>
    <w:p w14:paraId="2E22840D" w14:textId="77777777" w:rsidR="00EB4BBB" w:rsidRPr="00EB4BBB" w:rsidRDefault="00EB4BBB">
      <w:pPr>
        <w:numPr>
          <w:ilvl w:val="0"/>
          <w:numId w:val="37"/>
        </w:numPr>
        <w:rPr>
          <w:rFonts w:ascii="Times New Roman" w:eastAsia="微软雅黑" w:hAnsi="Times New Roman" w:cs="Times New Roman"/>
          <w:sz w:val="22"/>
          <w:szCs w:val="22"/>
        </w:rPr>
      </w:pPr>
      <w:r w:rsidRPr="00EB4BBB">
        <w:rPr>
          <w:rFonts w:ascii="Times New Roman" w:eastAsia="微软雅黑" w:hAnsi="Times New Roman" w:cs="Times New Roman"/>
          <w:b/>
          <w:bCs/>
          <w:sz w:val="22"/>
          <w:szCs w:val="22"/>
        </w:rPr>
        <w:t>机构看涨，股价继续上行</w:t>
      </w:r>
      <w:r w:rsidRPr="00EB4BBB">
        <w:rPr>
          <w:rFonts w:ascii="Times New Roman" w:eastAsia="微软雅黑" w:hAnsi="Times New Roman" w:cs="Times New Roman"/>
          <w:sz w:val="22"/>
          <w:szCs w:val="22"/>
        </w:rPr>
        <w:t>，但</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高管持续减持</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可能预示潜在风险。</w:t>
      </w:r>
    </w:p>
    <w:p w14:paraId="7D30AB94" w14:textId="77777777" w:rsidR="00EB4BBB" w:rsidRPr="00EB4BBB" w:rsidRDefault="00EB4BBB">
      <w:pPr>
        <w:numPr>
          <w:ilvl w:val="0"/>
          <w:numId w:val="37"/>
        </w:numPr>
        <w:rPr>
          <w:rFonts w:ascii="Times New Roman" w:eastAsia="微软雅黑" w:hAnsi="Times New Roman" w:cs="Times New Roman"/>
          <w:sz w:val="22"/>
          <w:szCs w:val="22"/>
        </w:rPr>
      </w:pPr>
      <w:r w:rsidRPr="00EB4BBB">
        <w:rPr>
          <w:rFonts w:ascii="Times New Roman" w:eastAsia="微软雅黑" w:hAnsi="Times New Roman" w:cs="Times New Roman"/>
          <w:sz w:val="22"/>
          <w:szCs w:val="22"/>
        </w:rPr>
        <w:t>建议</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保持谨慎乐观</w:t>
      </w:r>
      <w:r w:rsidRPr="00EB4BBB">
        <w:rPr>
          <w:rFonts w:ascii="Times New Roman" w:eastAsia="微软雅黑" w:hAnsi="Times New Roman" w:cs="Times New Roman"/>
          <w:sz w:val="22"/>
          <w:szCs w:val="22"/>
        </w:rPr>
        <w:t>，短期持有，但需设定</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b/>
          <w:bCs/>
          <w:sz w:val="22"/>
          <w:szCs w:val="22"/>
        </w:rPr>
        <w:t>止损位</w:t>
      </w:r>
      <w:r w:rsidRPr="00EB4BBB">
        <w:rPr>
          <w:rFonts w:ascii="Times New Roman" w:eastAsia="微软雅黑" w:hAnsi="Times New Roman" w:cs="Times New Roman"/>
          <w:sz w:val="22"/>
          <w:szCs w:val="22"/>
        </w:rPr>
        <w:t xml:space="preserve"> </w:t>
      </w:r>
      <w:r w:rsidRPr="00EB4BBB">
        <w:rPr>
          <w:rFonts w:ascii="Times New Roman" w:eastAsia="微软雅黑" w:hAnsi="Times New Roman" w:cs="Times New Roman"/>
          <w:sz w:val="22"/>
          <w:szCs w:val="22"/>
        </w:rPr>
        <w:t>以规避潜在风险。</w:t>
      </w:r>
    </w:p>
    <w:p w14:paraId="5BBD550E"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相关公司对比</w:t>
      </w:r>
      <w:r w:rsidRPr="0070167C">
        <w:rPr>
          <w:rFonts w:ascii="Times New Roman" w:eastAsia="微软雅黑" w:hAnsi="Times New Roman" w:cs="Times New Roman"/>
          <w:sz w:val="22"/>
          <w:szCs w:val="22"/>
        </w:rPr>
        <w:t>：</w:t>
      </w:r>
    </w:p>
    <w:p w14:paraId="0974DB6C"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APP</w:t>
      </w:r>
      <w:r w:rsidRPr="0070167C">
        <w:rPr>
          <w:rFonts w:ascii="Times New Roman" w:eastAsia="微软雅黑" w:hAnsi="Times New Roman" w:cs="Times New Roman"/>
          <w:sz w:val="22"/>
          <w:szCs w:val="22"/>
        </w:rPr>
        <w:t>当前股价</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$378.22</w:t>
      </w:r>
      <w:r w:rsidRPr="0070167C">
        <w:rPr>
          <w:rFonts w:ascii="Times New Roman" w:eastAsia="微软雅黑" w:hAnsi="Times New Roman" w:cs="Times New Roman"/>
          <w:sz w:val="22"/>
          <w:szCs w:val="22"/>
        </w:rPr>
        <w:t>，当日涨幅</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+2.70%</w:t>
      </w:r>
      <w:r w:rsidRPr="0070167C">
        <w:rPr>
          <w:rFonts w:ascii="Times New Roman" w:eastAsia="微软雅黑" w:hAnsi="Times New Roman" w:cs="Times New Roman"/>
          <w:sz w:val="22"/>
          <w:szCs w:val="22"/>
        </w:rPr>
        <w:t>，市值</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9,260.24</w:t>
      </w:r>
      <w:r w:rsidRPr="0070167C">
        <w:rPr>
          <w:rFonts w:ascii="Times New Roman" w:eastAsia="微软雅黑" w:hAnsi="Times New Roman" w:cs="Times New Roman"/>
          <w:b/>
          <w:bCs/>
          <w:sz w:val="22"/>
          <w:szCs w:val="22"/>
        </w:rPr>
        <w:t>亿</w:t>
      </w:r>
      <w:r w:rsidRPr="0070167C">
        <w:rPr>
          <w:rFonts w:ascii="Times New Roman" w:eastAsia="微软雅黑" w:hAnsi="Times New Roman" w:cs="Times New Roman"/>
          <w:sz w:val="22"/>
          <w:szCs w:val="22"/>
        </w:rPr>
        <w:t>。</w:t>
      </w:r>
    </w:p>
    <w:p w14:paraId="63126FD6"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过去</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个月总回报率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+707.02%</w:t>
      </w:r>
      <w:r w:rsidRPr="0070167C">
        <w:rPr>
          <w:rFonts w:ascii="Times New Roman" w:eastAsia="微软雅黑" w:hAnsi="Times New Roman" w:cs="Times New Roman"/>
          <w:sz w:val="22"/>
          <w:szCs w:val="22"/>
        </w:rPr>
        <w:t>，市盈率</w:t>
      </w:r>
      <w:r w:rsidRPr="0070167C">
        <w:rPr>
          <w:rFonts w:ascii="Times New Roman" w:eastAsia="微软雅黑" w:hAnsi="Times New Roman" w:cs="Times New Roman"/>
          <w:sz w:val="22"/>
          <w:szCs w:val="22"/>
        </w:rPr>
        <w:t xml:space="preserve"> (TTM) </w:t>
      </w:r>
      <w:r w:rsidRPr="0070167C">
        <w:rPr>
          <w:rFonts w:ascii="Times New Roman" w:eastAsia="微软雅黑" w:hAnsi="Times New Roman" w:cs="Times New Roman"/>
          <w:b/>
          <w:bCs/>
          <w:sz w:val="22"/>
          <w:szCs w:val="22"/>
        </w:rPr>
        <w:t>114.61</w:t>
      </w:r>
      <w:r w:rsidRPr="0070167C">
        <w:rPr>
          <w:rFonts w:ascii="Times New Roman" w:eastAsia="微软雅黑" w:hAnsi="Times New Roman" w:cs="Times New Roman"/>
          <w:sz w:val="22"/>
          <w:szCs w:val="22"/>
        </w:rPr>
        <w:t>，市净率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135.08</w:t>
      </w:r>
      <w:r w:rsidRPr="0070167C">
        <w:rPr>
          <w:rFonts w:ascii="Times New Roman" w:eastAsia="微软雅黑" w:hAnsi="Times New Roman" w:cs="Times New Roman"/>
          <w:sz w:val="22"/>
          <w:szCs w:val="22"/>
        </w:rPr>
        <w:t>，市销率</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31.10</w:t>
      </w:r>
      <w:r w:rsidRPr="0070167C">
        <w:rPr>
          <w:rFonts w:ascii="Times New Roman" w:eastAsia="微软雅黑" w:hAnsi="Times New Roman" w:cs="Times New Roman"/>
          <w:sz w:val="22"/>
          <w:szCs w:val="22"/>
        </w:rPr>
        <w:t>。</w:t>
      </w:r>
    </w:p>
    <w:p w14:paraId="55594805"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相较于行业其他软件应用公司（如</w:t>
      </w:r>
      <w:r w:rsidRPr="0070167C">
        <w:rPr>
          <w:rFonts w:ascii="Times New Roman" w:eastAsia="微软雅黑" w:hAnsi="Times New Roman" w:cs="Times New Roman"/>
          <w:sz w:val="22"/>
          <w:szCs w:val="22"/>
        </w:rPr>
        <w:t>ADBE</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ADP</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CDNS</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CRM</w:t>
      </w:r>
      <w:r w:rsidRPr="0070167C">
        <w:rPr>
          <w:rFonts w:ascii="Times New Roman" w:eastAsia="微软雅黑" w:hAnsi="Times New Roman" w:cs="Times New Roman"/>
          <w:sz w:val="22"/>
          <w:szCs w:val="22"/>
        </w:rPr>
        <w:t>等），</w:t>
      </w:r>
      <w:r w:rsidRPr="0070167C">
        <w:rPr>
          <w:rFonts w:ascii="Times New Roman" w:eastAsia="微软雅黑" w:hAnsi="Times New Roman" w:cs="Times New Roman"/>
          <w:sz w:val="22"/>
          <w:szCs w:val="22"/>
        </w:rPr>
        <w:t>APP</w:t>
      </w:r>
      <w:r w:rsidRPr="0070167C">
        <w:rPr>
          <w:rFonts w:ascii="Times New Roman" w:eastAsia="微软雅黑" w:hAnsi="Times New Roman" w:cs="Times New Roman"/>
          <w:sz w:val="22"/>
          <w:szCs w:val="22"/>
        </w:rPr>
        <w:t>的</w:t>
      </w:r>
      <w:r w:rsidRPr="0070167C">
        <w:rPr>
          <w:rFonts w:ascii="Times New Roman" w:eastAsia="微软雅黑" w:hAnsi="Times New Roman" w:cs="Times New Roman"/>
          <w:b/>
          <w:bCs/>
          <w:sz w:val="22"/>
          <w:szCs w:val="22"/>
        </w:rPr>
        <w:t>增长速度远超同行</w:t>
      </w:r>
      <w:r w:rsidRPr="0070167C">
        <w:rPr>
          <w:rFonts w:ascii="Times New Roman" w:eastAsia="微软雅黑" w:hAnsi="Times New Roman" w:cs="Times New Roman"/>
          <w:sz w:val="22"/>
          <w:szCs w:val="22"/>
        </w:rPr>
        <w:t>，但估值水平（</w:t>
      </w:r>
      <w:r w:rsidRPr="0070167C">
        <w:rPr>
          <w:rFonts w:ascii="Times New Roman" w:eastAsia="微软雅黑" w:hAnsi="Times New Roman" w:cs="Times New Roman"/>
          <w:sz w:val="22"/>
          <w:szCs w:val="22"/>
        </w:rPr>
        <w:t>P/E</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P/B</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P/S</w:t>
      </w:r>
      <w:r w:rsidRPr="0070167C">
        <w:rPr>
          <w:rFonts w:ascii="Times New Roman" w:eastAsia="微软雅黑" w:hAnsi="Times New Roman" w:cs="Times New Roman"/>
          <w:sz w:val="22"/>
          <w:szCs w:val="22"/>
        </w:rPr>
        <w:t>）也显著高于其他公司。</w:t>
      </w:r>
    </w:p>
    <w:p w14:paraId="5D2CDB81"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机构大资金交易情况</w:t>
      </w:r>
      <w:r w:rsidRPr="0070167C">
        <w:rPr>
          <w:rFonts w:ascii="Times New Roman" w:eastAsia="微软雅黑" w:hAnsi="Times New Roman" w:cs="Times New Roman"/>
          <w:sz w:val="22"/>
          <w:szCs w:val="22"/>
        </w:rPr>
        <w:t>：</w:t>
      </w:r>
    </w:p>
    <w:p w14:paraId="1CEDCF17"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31</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b/>
          <w:bCs/>
          <w:sz w:val="22"/>
          <w:szCs w:val="22"/>
        </w:rPr>
        <w:t>柏基资本</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加仓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5421.38%</w:t>
      </w:r>
      <w:r w:rsidRPr="0070167C">
        <w:rPr>
          <w:rFonts w:ascii="Times New Roman" w:eastAsia="微软雅黑" w:hAnsi="Times New Roman" w:cs="Times New Roman"/>
          <w:sz w:val="22"/>
          <w:szCs w:val="22"/>
        </w:rPr>
        <w:t>，持有</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4,084,496</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股，占流通股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1.22%</w:t>
      </w:r>
      <w:r w:rsidRPr="0070167C">
        <w:rPr>
          <w:rFonts w:ascii="Times New Roman" w:eastAsia="微软雅黑" w:hAnsi="Times New Roman" w:cs="Times New Roman"/>
          <w:sz w:val="22"/>
          <w:szCs w:val="22"/>
        </w:rPr>
        <w:t>。</w:t>
      </w:r>
    </w:p>
    <w:p w14:paraId="6A2E560E"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9</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30</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b/>
          <w:bCs/>
          <w:sz w:val="22"/>
          <w:szCs w:val="22"/>
        </w:rPr>
        <w:t>乔尔</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格林布拉特</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减仓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-23.43%</w:t>
      </w:r>
      <w:r w:rsidRPr="0070167C">
        <w:rPr>
          <w:rFonts w:ascii="Times New Roman" w:eastAsia="微软雅黑" w:hAnsi="Times New Roman" w:cs="Times New Roman"/>
          <w:sz w:val="22"/>
          <w:szCs w:val="22"/>
        </w:rPr>
        <w:t>，持股减少至</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163,015</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w:t>
      </w:r>
    </w:p>
    <w:p w14:paraId="0EA859D7"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雷</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达里奥</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在</w:t>
      </w:r>
      <w:r w:rsidRPr="0070167C">
        <w:rPr>
          <w:rFonts w:ascii="Times New Roman" w:eastAsia="微软雅黑" w:hAnsi="Times New Roman" w:cs="Times New Roman"/>
          <w:sz w:val="22"/>
          <w:szCs w:val="22"/>
        </w:rPr>
        <w:t xml:space="preserve"> 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9</w:t>
      </w:r>
      <w:r w:rsidRPr="0070167C">
        <w:rPr>
          <w:rFonts w:ascii="Times New Roman" w:eastAsia="微软雅黑" w:hAnsi="Times New Roman" w:cs="Times New Roman"/>
          <w:sz w:val="22"/>
          <w:szCs w:val="22"/>
        </w:rPr>
        <w:t>月</w:t>
      </w:r>
      <w:r w:rsidRPr="0070167C">
        <w:rPr>
          <w:rFonts w:ascii="Times New Roman" w:eastAsia="微软雅黑" w:hAnsi="Times New Roman" w:cs="Times New Roman"/>
          <w:sz w:val="22"/>
          <w:szCs w:val="22"/>
        </w:rPr>
        <w:t>30</w:t>
      </w:r>
      <w:r w:rsidRPr="0070167C">
        <w:rPr>
          <w:rFonts w:ascii="Times New Roman" w:eastAsia="微软雅黑" w:hAnsi="Times New Roman" w:cs="Times New Roman"/>
          <w:sz w:val="22"/>
          <w:szCs w:val="22"/>
        </w:rPr>
        <w:t>日</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加仓</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+337.93%</w:t>
      </w:r>
      <w:r w:rsidRPr="0070167C">
        <w:rPr>
          <w:rFonts w:ascii="Times New Roman" w:eastAsia="微软雅黑" w:hAnsi="Times New Roman" w:cs="Times New Roman"/>
          <w:sz w:val="22"/>
          <w:szCs w:val="22"/>
        </w:rPr>
        <w:t>，持股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265,590</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股。</w:t>
      </w:r>
    </w:p>
    <w:p w14:paraId="6B8B3F28"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 xml:space="preserve">APP </w:t>
      </w:r>
      <w:r w:rsidRPr="0070167C">
        <w:rPr>
          <w:rFonts w:ascii="Times New Roman" w:eastAsia="微软雅黑" w:hAnsi="Times New Roman" w:cs="Times New Roman"/>
          <w:b/>
          <w:bCs/>
          <w:sz w:val="22"/>
          <w:szCs w:val="22"/>
        </w:rPr>
        <w:t>内部交易</w:t>
      </w:r>
      <w:r w:rsidRPr="0070167C">
        <w:rPr>
          <w:rFonts w:ascii="Times New Roman" w:eastAsia="微软雅黑" w:hAnsi="Times New Roman" w:cs="Times New Roman"/>
          <w:sz w:val="22"/>
          <w:szCs w:val="22"/>
        </w:rPr>
        <w:t>：</w:t>
      </w:r>
    </w:p>
    <w:p w14:paraId="5802C842"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过去</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 xml:space="preserve">18 </w:t>
      </w:r>
      <w:r w:rsidRPr="0070167C">
        <w:rPr>
          <w:rFonts w:ascii="Times New Roman" w:eastAsia="微软雅黑" w:hAnsi="Times New Roman" w:cs="Times New Roman"/>
          <w:b/>
          <w:bCs/>
          <w:sz w:val="22"/>
          <w:szCs w:val="22"/>
        </w:rPr>
        <w:t>个月</w:t>
      </w:r>
      <w:r w:rsidRPr="0070167C">
        <w:rPr>
          <w:rFonts w:ascii="Times New Roman" w:eastAsia="微软雅黑" w:hAnsi="Times New Roman" w:cs="Times New Roman"/>
          <w:sz w:val="22"/>
          <w:szCs w:val="22"/>
        </w:rPr>
        <w:t>，高管</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净卖出</w:t>
      </w:r>
      <w:r w:rsidRPr="0070167C">
        <w:rPr>
          <w:rFonts w:ascii="Times New Roman" w:eastAsia="微软雅黑" w:hAnsi="Times New Roman" w:cs="Times New Roman"/>
          <w:b/>
          <w:bCs/>
          <w:sz w:val="22"/>
          <w:szCs w:val="22"/>
        </w:rPr>
        <w:t xml:space="preserve"> 142,686,284 </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sz w:val="22"/>
          <w:szCs w:val="22"/>
        </w:rPr>
        <w:t>，无明显买入记录。</w:t>
      </w:r>
    </w:p>
    <w:p w14:paraId="7DC96703"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lastRenderedPageBreak/>
        <w:t>近期大规模卖出的高管包括</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Herald Y Chen</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Arash Adam Foroughi</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Victoria Valenzuela</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sz w:val="22"/>
          <w:szCs w:val="22"/>
        </w:rPr>
        <w:t>等。</w:t>
      </w:r>
    </w:p>
    <w:p w14:paraId="3281D288"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机构持仓数据</w:t>
      </w:r>
      <w:r w:rsidRPr="0070167C">
        <w:rPr>
          <w:rFonts w:ascii="Times New Roman" w:eastAsia="微软雅黑" w:hAnsi="Times New Roman" w:cs="Times New Roman"/>
          <w:sz w:val="22"/>
          <w:szCs w:val="22"/>
        </w:rPr>
        <w:t>：</w:t>
      </w:r>
    </w:p>
    <w:p w14:paraId="3976695F"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机构持股占比</w:t>
      </w:r>
      <w:r w:rsidRPr="0070167C">
        <w:rPr>
          <w:rFonts w:ascii="Times New Roman" w:eastAsia="微软雅黑" w:hAnsi="Times New Roman" w:cs="Times New Roman"/>
          <w:sz w:val="22"/>
          <w:szCs w:val="22"/>
        </w:rPr>
        <w:t xml:space="preserve"> 54.54%</w:t>
      </w:r>
      <w:r w:rsidRPr="0070167C">
        <w:rPr>
          <w:rFonts w:ascii="Times New Roman" w:eastAsia="微软雅黑" w:hAnsi="Times New Roman" w:cs="Times New Roman"/>
          <w:sz w:val="22"/>
          <w:szCs w:val="22"/>
        </w:rPr>
        <w:t>，近几个月增长明显。</w:t>
      </w:r>
    </w:p>
    <w:p w14:paraId="0EB543AC"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自由流通股占比</w:t>
      </w:r>
      <w:r w:rsidRPr="0070167C">
        <w:rPr>
          <w:rFonts w:ascii="Times New Roman" w:eastAsia="微软雅黑" w:hAnsi="Times New Roman" w:cs="Times New Roman"/>
          <w:sz w:val="22"/>
          <w:szCs w:val="22"/>
        </w:rPr>
        <w:t xml:space="preserve"> 85.86%</w:t>
      </w:r>
      <w:r w:rsidRPr="0070167C">
        <w:rPr>
          <w:rFonts w:ascii="Times New Roman" w:eastAsia="微软雅黑" w:hAnsi="Times New Roman" w:cs="Times New Roman"/>
          <w:sz w:val="22"/>
          <w:szCs w:val="22"/>
        </w:rPr>
        <w:t>，机构持股持续提升。</w:t>
      </w:r>
    </w:p>
    <w:p w14:paraId="5AF1CF03"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内部人持股</w:t>
      </w:r>
      <w:r w:rsidRPr="0070167C">
        <w:rPr>
          <w:rFonts w:ascii="Times New Roman" w:eastAsia="微软雅黑" w:hAnsi="Times New Roman" w:cs="Times New Roman"/>
          <w:b/>
          <w:bCs/>
          <w:sz w:val="22"/>
          <w:szCs w:val="22"/>
        </w:rPr>
        <w:t xml:space="preserve"> 5.11%</w:t>
      </w:r>
      <w:r w:rsidRPr="0070167C">
        <w:rPr>
          <w:rFonts w:ascii="Times New Roman" w:eastAsia="微软雅黑" w:hAnsi="Times New Roman" w:cs="Times New Roman"/>
          <w:sz w:val="22"/>
          <w:szCs w:val="22"/>
        </w:rPr>
        <w:t>，但有下降趋势。</w:t>
      </w:r>
    </w:p>
    <w:p w14:paraId="099F8268"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高管持股数据</w:t>
      </w:r>
      <w:r w:rsidRPr="0070167C">
        <w:rPr>
          <w:rFonts w:ascii="Times New Roman" w:eastAsia="微软雅黑" w:hAnsi="Times New Roman" w:cs="Times New Roman"/>
          <w:sz w:val="22"/>
          <w:szCs w:val="22"/>
        </w:rPr>
        <w:t>：</w:t>
      </w:r>
    </w:p>
    <w:p w14:paraId="475A7ADD"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主要持股人：</w:t>
      </w:r>
      <w:r w:rsidRPr="0070167C">
        <w:rPr>
          <w:rFonts w:ascii="Times New Roman" w:eastAsia="微软雅黑" w:hAnsi="Times New Roman" w:cs="Times New Roman"/>
          <w:b/>
          <w:bCs/>
          <w:sz w:val="22"/>
          <w:szCs w:val="22"/>
        </w:rPr>
        <w:t>Eduardo Vivas (7.4M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Vasily Shikin (3.5M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Adam Foroughi (3.0M</w:t>
      </w:r>
      <w:r w:rsidRPr="0070167C">
        <w:rPr>
          <w:rFonts w:ascii="Times New Roman" w:eastAsia="微软雅黑" w:hAnsi="Times New Roman" w:cs="Times New Roman"/>
          <w:b/>
          <w:bCs/>
          <w:sz w:val="22"/>
          <w:szCs w:val="22"/>
        </w:rPr>
        <w:t>股</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sz w:val="22"/>
          <w:szCs w:val="22"/>
        </w:rPr>
        <w:t>。</w:t>
      </w:r>
    </w:p>
    <w:p w14:paraId="75285B21"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内部人持股在</w:t>
      </w:r>
      <w:r w:rsidRPr="0070167C">
        <w:rPr>
          <w:rFonts w:ascii="Times New Roman" w:eastAsia="微软雅黑" w:hAnsi="Times New Roman" w:cs="Times New Roman"/>
          <w:sz w:val="22"/>
          <w:szCs w:val="22"/>
        </w:rPr>
        <w:t xml:space="preserve"> 2024</w:t>
      </w:r>
      <w:r w:rsidRPr="0070167C">
        <w:rPr>
          <w:rFonts w:ascii="Times New Roman" w:eastAsia="微软雅黑" w:hAnsi="Times New Roman" w:cs="Times New Roman"/>
          <w:sz w:val="22"/>
          <w:szCs w:val="22"/>
        </w:rPr>
        <w:t>年</w:t>
      </w:r>
      <w:r w:rsidRPr="0070167C">
        <w:rPr>
          <w:rFonts w:ascii="Times New Roman" w:eastAsia="微软雅黑" w:hAnsi="Times New Roman" w:cs="Times New Roman"/>
          <w:sz w:val="22"/>
          <w:szCs w:val="22"/>
        </w:rPr>
        <w:t xml:space="preserve"> </w:t>
      </w:r>
      <w:r w:rsidRPr="0070167C">
        <w:rPr>
          <w:rFonts w:ascii="Times New Roman" w:eastAsia="微软雅黑" w:hAnsi="Times New Roman" w:cs="Times New Roman"/>
          <w:b/>
          <w:bCs/>
          <w:sz w:val="22"/>
          <w:szCs w:val="22"/>
        </w:rPr>
        <w:t xml:space="preserve">6.41% </w:t>
      </w:r>
      <w:r w:rsidRPr="0070167C">
        <w:rPr>
          <w:rFonts w:ascii="Times New Roman" w:eastAsia="微软雅黑" w:hAnsi="Times New Roman" w:cs="Times New Roman"/>
          <w:b/>
          <w:bCs/>
          <w:sz w:val="22"/>
          <w:szCs w:val="22"/>
        </w:rPr>
        <w:t>下降至</w:t>
      </w:r>
      <w:r w:rsidRPr="0070167C">
        <w:rPr>
          <w:rFonts w:ascii="Times New Roman" w:eastAsia="微软雅黑" w:hAnsi="Times New Roman" w:cs="Times New Roman"/>
          <w:b/>
          <w:bCs/>
          <w:sz w:val="22"/>
          <w:szCs w:val="22"/>
        </w:rPr>
        <w:t xml:space="preserve"> 5.11%</w:t>
      </w:r>
      <w:r w:rsidRPr="0070167C">
        <w:rPr>
          <w:rFonts w:ascii="Times New Roman" w:eastAsia="微软雅黑" w:hAnsi="Times New Roman" w:cs="Times New Roman"/>
          <w:sz w:val="22"/>
          <w:szCs w:val="22"/>
        </w:rPr>
        <w:t>。</w:t>
      </w:r>
    </w:p>
    <w:p w14:paraId="283D01F1" w14:textId="77777777" w:rsidR="0070167C" w:rsidRPr="0070167C" w:rsidRDefault="0070167C">
      <w:pPr>
        <w:numPr>
          <w:ilvl w:val="0"/>
          <w:numId w:val="38"/>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 xml:space="preserve">ROE </w:t>
      </w:r>
      <w:r w:rsidRPr="0070167C">
        <w:rPr>
          <w:rFonts w:ascii="Times New Roman" w:eastAsia="微软雅黑" w:hAnsi="Times New Roman" w:cs="Times New Roman"/>
          <w:b/>
          <w:bCs/>
          <w:sz w:val="22"/>
          <w:szCs w:val="22"/>
        </w:rPr>
        <w:t>分析（净资产收益率）</w:t>
      </w:r>
      <w:r w:rsidRPr="0070167C">
        <w:rPr>
          <w:rFonts w:ascii="Times New Roman" w:eastAsia="微软雅黑" w:hAnsi="Times New Roman" w:cs="Times New Roman"/>
          <w:sz w:val="22"/>
          <w:szCs w:val="22"/>
        </w:rPr>
        <w:t>：</w:t>
      </w:r>
    </w:p>
    <w:p w14:paraId="47804541"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 xml:space="preserve">ROE </w:t>
      </w:r>
      <w:r w:rsidRPr="0070167C">
        <w:rPr>
          <w:rFonts w:ascii="Times New Roman" w:eastAsia="微软雅黑" w:hAnsi="Times New Roman" w:cs="Times New Roman"/>
          <w:b/>
          <w:bCs/>
          <w:sz w:val="22"/>
          <w:szCs w:val="22"/>
        </w:rPr>
        <w:t>198.25%</w:t>
      </w:r>
      <w:r w:rsidRPr="0070167C">
        <w:rPr>
          <w:rFonts w:ascii="Times New Roman" w:eastAsia="微软雅黑" w:hAnsi="Times New Roman" w:cs="Times New Roman"/>
          <w:sz w:val="22"/>
          <w:szCs w:val="22"/>
        </w:rPr>
        <w:t>，表现极端亮眼。</w:t>
      </w:r>
    </w:p>
    <w:p w14:paraId="1EEDAC20" w14:textId="77777777" w:rsidR="0070167C" w:rsidRPr="0070167C" w:rsidRDefault="0070167C">
      <w:pPr>
        <w:numPr>
          <w:ilvl w:val="1"/>
          <w:numId w:val="38"/>
        </w:num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t>主要驱动因素：</w:t>
      </w:r>
      <w:r w:rsidRPr="0070167C">
        <w:rPr>
          <w:rFonts w:ascii="Times New Roman" w:eastAsia="微软雅黑" w:hAnsi="Times New Roman" w:cs="Times New Roman"/>
          <w:b/>
          <w:bCs/>
          <w:sz w:val="22"/>
          <w:szCs w:val="22"/>
        </w:rPr>
        <w:t>高净利率（</w:t>
      </w:r>
      <w:r w:rsidRPr="0070167C">
        <w:rPr>
          <w:rFonts w:ascii="Times New Roman" w:eastAsia="微软雅黑" w:hAnsi="Times New Roman" w:cs="Times New Roman"/>
          <w:b/>
          <w:bCs/>
          <w:sz w:val="22"/>
          <w:szCs w:val="22"/>
        </w:rPr>
        <w:t>36.26%</w:t>
      </w:r>
      <w:r w:rsidRPr="0070167C">
        <w:rPr>
          <w:rFonts w:ascii="Times New Roman" w:eastAsia="微软雅黑" w:hAnsi="Times New Roman" w:cs="Times New Roman"/>
          <w:b/>
          <w:bCs/>
          <w:sz w:val="22"/>
          <w:szCs w:val="22"/>
        </w:rPr>
        <w:t>）、适中的资产周转率（</w:t>
      </w:r>
      <w:r w:rsidRPr="0070167C">
        <w:rPr>
          <w:rFonts w:ascii="Times New Roman" w:eastAsia="微软雅黑" w:hAnsi="Times New Roman" w:cs="Times New Roman"/>
          <w:b/>
          <w:bCs/>
          <w:sz w:val="22"/>
          <w:szCs w:val="22"/>
        </w:rPr>
        <w:t xml:space="preserve">0.8948 </w:t>
      </w:r>
      <w:r w:rsidRPr="0070167C">
        <w:rPr>
          <w:rFonts w:ascii="Times New Roman" w:eastAsia="微软雅黑" w:hAnsi="Times New Roman" w:cs="Times New Roman"/>
          <w:b/>
          <w:bCs/>
          <w:sz w:val="22"/>
          <w:szCs w:val="22"/>
        </w:rPr>
        <w:t>次）和极高的权益乘数（</w:t>
      </w:r>
      <w:r w:rsidRPr="0070167C">
        <w:rPr>
          <w:rFonts w:ascii="Times New Roman" w:eastAsia="微软雅黑" w:hAnsi="Times New Roman" w:cs="Times New Roman"/>
          <w:b/>
          <w:bCs/>
          <w:sz w:val="22"/>
          <w:szCs w:val="22"/>
        </w:rPr>
        <w:t>6.11</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sz w:val="22"/>
          <w:szCs w:val="22"/>
        </w:rPr>
        <w:t>，意味着公司可能存在较大的财务杠杆。</w:t>
      </w:r>
    </w:p>
    <w:p w14:paraId="1EF1157A" w14:textId="77777777" w:rsidR="0070167C" w:rsidRPr="0070167C" w:rsidRDefault="0070167C" w:rsidP="0070167C">
      <w:pPr>
        <w:rPr>
          <w:rFonts w:ascii="Times New Roman" w:eastAsia="微软雅黑" w:hAnsi="Times New Roman" w:cs="Times New Roman"/>
          <w:b/>
          <w:bCs/>
          <w:sz w:val="22"/>
          <w:szCs w:val="22"/>
        </w:rPr>
      </w:pPr>
      <w:r w:rsidRPr="0070167C">
        <w:rPr>
          <w:rFonts w:ascii="Times New Roman" w:eastAsia="微软雅黑" w:hAnsi="Times New Roman" w:cs="Times New Roman"/>
          <w:b/>
          <w:bCs/>
          <w:sz w:val="22"/>
          <w:szCs w:val="22"/>
        </w:rPr>
        <w:t>结论：</w:t>
      </w:r>
    </w:p>
    <w:p w14:paraId="21D1B899"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高成长但估值极端</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sz w:val="22"/>
          <w:szCs w:val="22"/>
        </w:rPr>
        <w:t xml:space="preserve">AppLovin </w:t>
      </w:r>
      <w:r w:rsidRPr="0070167C">
        <w:rPr>
          <w:rFonts w:ascii="Times New Roman" w:eastAsia="微软雅黑" w:hAnsi="Times New Roman" w:cs="Times New Roman"/>
          <w:sz w:val="22"/>
          <w:szCs w:val="22"/>
        </w:rPr>
        <w:t>在过去</w:t>
      </w:r>
      <w:r w:rsidRPr="0070167C">
        <w:rPr>
          <w:rFonts w:ascii="Times New Roman" w:eastAsia="微软雅黑" w:hAnsi="Times New Roman" w:cs="Times New Roman"/>
          <w:sz w:val="22"/>
          <w:szCs w:val="22"/>
        </w:rPr>
        <w:t>12</w:t>
      </w:r>
      <w:r w:rsidRPr="0070167C">
        <w:rPr>
          <w:rFonts w:ascii="Times New Roman" w:eastAsia="微软雅黑" w:hAnsi="Times New Roman" w:cs="Times New Roman"/>
          <w:sz w:val="22"/>
          <w:szCs w:val="22"/>
        </w:rPr>
        <w:t>个月内</w:t>
      </w:r>
      <w:r w:rsidRPr="0070167C">
        <w:rPr>
          <w:rFonts w:ascii="Times New Roman" w:eastAsia="微软雅黑" w:hAnsi="Times New Roman" w:cs="Times New Roman"/>
          <w:b/>
          <w:bCs/>
          <w:sz w:val="22"/>
          <w:szCs w:val="22"/>
        </w:rPr>
        <w:t>股价飙升</w:t>
      </w:r>
      <w:r w:rsidRPr="0070167C">
        <w:rPr>
          <w:rFonts w:ascii="Times New Roman" w:eastAsia="微软雅黑" w:hAnsi="Times New Roman" w:cs="Times New Roman"/>
          <w:b/>
          <w:bCs/>
          <w:sz w:val="22"/>
          <w:szCs w:val="22"/>
        </w:rPr>
        <w:t>700%</w:t>
      </w:r>
      <w:r w:rsidRPr="0070167C">
        <w:rPr>
          <w:rFonts w:ascii="Times New Roman" w:eastAsia="微软雅黑" w:hAnsi="Times New Roman" w:cs="Times New Roman"/>
          <w:sz w:val="22"/>
          <w:szCs w:val="22"/>
        </w:rPr>
        <w:t>，但市盈率、市净率、市销率远高于行业均值，意味着市场对其未来增长预期极高。</w:t>
      </w:r>
    </w:p>
    <w:p w14:paraId="05A37FCE"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机构持续加仓，内部人持续减持</w:t>
      </w:r>
      <w:r w:rsidRPr="0070167C">
        <w:rPr>
          <w:rFonts w:ascii="Times New Roman" w:eastAsia="微软雅黑" w:hAnsi="Times New Roman" w:cs="Times New Roman"/>
          <w:sz w:val="22"/>
          <w:szCs w:val="22"/>
        </w:rPr>
        <w:t>：</w:t>
      </w:r>
      <w:r w:rsidRPr="0070167C">
        <w:rPr>
          <w:rFonts w:ascii="Times New Roman" w:eastAsia="微软雅黑" w:hAnsi="Times New Roman" w:cs="Times New Roman"/>
          <w:b/>
          <w:bCs/>
          <w:sz w:val="22"/>
          <w:szCs w:val="22"/>
        </w:rPr>
        <w:t>机构（如柏基资本、雷</w:t>
      </w:r>
      <w:r w:rsidRPr="0070167C">
        <w:rPr>
          <w:rFonts w:ascii="Times New Roman" w:eastAsia="微软雅黑" w:hAnsi="Times New Roman" w:cs="Times New Roman"/>
          <w:b/>
          <w:bCs/>
          <w:sz w:val="22"/>
          <w:szCs w:val="22"/>
        </w:rPr>
        <w:t>·</w:t>
      </w:r>
      <w:r w:rsidRPr="0070167C">
        <w:rPr>
          <w:rFonts w:ascii="Times New Roman" w:eastAsia="微软雅黑" w:hAnsi="Times New Roman" w:cs="Times New Roman"/>
          <w:b/>
          <w:bCs/>
          <w:sz w:val="22"/>
          <w:szCs w:val="22"/>
        </w:rPr>
        <w:t>达里奥）持续增持，但高管大规模抛售</w:t>
      </w:r>
      <w:r w:rsidRPr="0070167C">
        <w:rPr>
          <w:rFonts w:ascii="Times New Roman" w:eastAsia="微软雅黑" w:hAnsi="Times New Roman" w:cs="Times New Roman"/>
          <w:sz w:val="22"/>
          <w:szCs w:val="22"/>
        </w:rPr>
        <w:t>，可能表明高管认为当前估值过高。</w:t>
      </w:r>
    </w:p>
    <w:p w14:paraId="6C6ABA7B"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高杠杆运作，</w:t>
      </w:r>
      <w:r w:rsidRPr="0070167C">
        <w:rPr>
          <w:rFonts w:ascii="Times New Roman" w:eastAsia="微软雅黑" w:hAnsi="Times New Roman" w:cs="Times New Roman"/>
          <w:b/>
          <w:bCs/>
          <w:sz w:val="22"/>
          <w:szCs w:val="22"/>
        </w:rPr>
        <w:t>ROE</w:t>
      </w:r>
      <w:r w:rsidRPr="0070167C">
        <w:rPr>
          <w:rFonts w:ascii="Times New Roman" w:eastAsia="微软雅黑" w:hAnsi="Times New Roman" w:cs="Times New Roman"/>
          <w:b/>
          <w:bCs/>
          <w:sz w:val="22"/>
          <w:szCs w:val="22"/>
        </w:rPr>
        <w:t>超高</w:t>
      </w:r>
      <w:r w:rsidRPr="0070167C">
        <w:rPr>
          <w:rFonts w:ascii="Times New Roman" w:eastAsia="微软雅黑" w:hAnsi="Times New Roman" w:cs="Times New Roman"/>
          <w:sz w:val="22"/>
          <w:szCs w:val="22"/>
        </w:rPr>
        <w:t>：财务结构依赖高杠杆（权益乘数</w:t>
      </w:r>
      <w:r w:rsidRPr="0070167C">
        <w:rPr>
          <w:rFonts w:ascii="Times New Roman" w:eastAsia="微软雅黑" w:hAnsi="Times New Roman" w:cs="Times New Roman"/>
          <w:sz w:val="22"/>
          <w:szCs w:val="22"/>
        </w:rPr>
        <w:t xml:space="preserve"> 6.11</w:t>
      </w:r>
      <w:r w:rsidRPr="0070167C">
        <w:rPr>
          <w:rFonts w:ascii="Times New Roman" w:eastAsia="微软雅黑" w:hAnsi="Times New Roman" w:cs="Times New Roman"/>
          <w:sz w:val="22"/>
          <w:szCs w:val="22"/>
        </w:rPr>
        <w:t>），如果行业或市场环境变化，风险较高。</w:t>
      </w:r>
    </w:p>
    <w:p w14:paraId="5580E6CF" w14:textId="77777777" w:rsidR="0070167C" w:rsidRPr="0070167C" w:rsidRDefault="0070167C">
      <w:pPr>
        <w:numPr>
          <w:ilvl w:val="0"/>
          <w:numId w:val="39"/>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未来风险</w:t>
      </w:r>
      <w:r w:rsidRPr="0070167C">
        <w:rPr>
          <w:rFonts w:ascii="Times New Roman" w:eastAsia="微软雅黑" w:hAnsi="Times New Roman" w:cs="Times New Roman"/>
          <w:sz w:val="22"/>
          <w:szCs w:val="22"/>
        </w:rPr>
        <w:t>：虽然目前上涨趋势强劲，但如果未来盈利增速放缓，</w:t>
      </w:r>
      <w:r w:rsidRPr="0070167C">
        <w:rPr>
          <w:rFonts w:ascii="Times New Roman" w:eastAsia="微软雅黑" w:hAnsi="Times New Roman" w:cs="Times New Roman"/>
          <w:b/>
          <w:bCs/>
          <w:sz w:val="22"/>
          <w:szCs w:val="22"/>
        </w:rPr>
        <w:t>高估值或导致股价大幅波动</w:t>
      </w:r>
      <w:r w:rsidRPr="0070167C">
        <w:rPr>
          <w:rFonts w:ascii="Times New Roman" w:eastAsia="微软雅黑" w:hAnsi="Times New Roman" w:cs="Times New Roman"/>
          <w:sz w:val="22"/>
          <w:szCs w:val="22"/>
        </w:rPr>
        <w:t>。</w:t>
      </w:r>
    </w:p>
    <w:p w14:paraId="4D238337" w14:textId="77777777" w:rsidR="0070167C" w:rsidRPr="0070167C" w:rsidRDefault="0070167C" w:rsidP="0070167C">
      <w:pPr>
        <w:rPr>
          <w:rFonts w:ascii="Times New Roman" w:eastAsia="微软雅黑" w:hAnsi="Times New Roman" w:cs="Times New Roman"/>
          <w:sz w:val="22"/>
          <w:szCs w:val="22"/>
        </w:rPr>
      </w:pPr>
      <w:r w:rsidRPr="0070167C">
        <w:rPr>
          <w:rFonts w:ascii="Times New Roman" w:eastAsia="微软雅黑" w:hAnsi="Times New Roman" w:cs="Times New Roman"/>
          <w:sz w:val="22"/>
          <w:szCs w:val="22"/>
        </w:rPr>
        <w:lastRenderedPageBreak/>
        <w:t>如果你想进一步深入分析，建议重点关注：</w:t>
      </w:r>
    </w:p>
    <w:p w14:paraId="666DC406"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公司财务报表细节</w:t>
      </w:r>
      <w:r w:rsidRPr="0070167C">
        <w:rPr>
          <w:rFonts w:ascii="Times New Roman" w:eastAsia="微软雅黑" w:hAnsi="Times New Roman" w:cs="Times New Roman"/>
          <w:sz w:val="22"/>
          <w:szCs w:val="22"/>
        </w:rPr>
        <w:t>（增长可持续性、杠杆风险）。</w:t>
      </w:r>
    </w:p>
    <w:p w14:paraId="1C05FB5D"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市场趋势</w:t>
      </w:r>
      <w:r w:rsidRPr="0070167C">
        <w:rPr>
          <w:rFonts w:ascii="Times New Roman" w:eastAsia="微软雅黑" w:hAnsi="Times New Roman" w:cs="Times New Roman"/>
          <w:sz w:val="22"/>
          <w:szCs w:val="22"/>
        </w:rPr>
        <w:t>（广告技术、</w:t>
      </w:r>
      <w:r w:rsidRPr="0070167C">
        <w:rPr>
          <w:rFonts w:ascii="Times New Roman" w:eastAsia="微软雅黑" w:hAnsi="Times New Roman" w:cs="Times New Roman"/>
          <w:sz w:val="22"/>
          <w:szCs w:val="22"/>
        </w:rPr>
        <w:t>AI</w:t>
      </w:r>
      <w:r w:rsidRPr="0070167C">
        <w:rPr>
          <w:rFonts w:ascii="Times New Roman" w:eastAsia="微软雅黑" w:hAnsi="Times New Roman" w:cs="Times New Roman"/>
          <w:sz w:val="22"/>
          <w:szCs w:val="22"/>
        </w:rPr>
        <w:t>广告优化）。</w:t>
      </w:r>
    </w:p>
    <w:p w14:paraId="2C88E8D1"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机构持仓变化</w:t>
      </w:r>
      <w:r w:rsidRPr="0070167C">
        <w:rPr>
          <w:rFonts w:ascii="Times New Roman" w:eastAsia="微软雅黑" w:hAnsi="Times New Roman" w:cs="Times New Roman"/>
          <w:sz w:val="22"/>
          <w:szCs w:val="22"/>
        </w:rPr>
        <w:t>（机构是否开始减仓）。</w:t>
      </w:r>
    </w:p>
    <w:p w14:paraId="1B585F16" w14:textId="77777777" w:rsidR="0070167C" w:rsidRPr="0070167C" w:rsidRDefault="0070167C">
      <w:pPr>
        <w:numPr>
          <w:ilvl w:val="0"/>
          <w:numId w:val="40"/>
        </w:numPr>
        <w:rPr>
          <w:rFonts w:ascii="Times New Roman" w:eastAsia="微软雅黑" w:hAnsi="Times New Roman" w:cs="Times New Roman"/>
          <w:sz w:val="22"/>
          <w:szCs w:val="22"/>
        </w:rPr>
      </w:pPr>
      <w:r w:rsidRPr="0070167C">
        <w:rPr>
          <w:rFonts w:ascii="Times New Roman" w:eastAsia="微软雅黑" w:hAnsi="Times New Roman" w:cs="Times New Roman"/>
          <w:b/>
          <w:bCs/>
          <w:sz w:val="22"/>
          <w:szCs w:val="22"/>
        </w:rPr>
        <w:t>未来盈利预期</w:t>
      </w:r>
      <w:r w:rsidRPr="0070167C">
        <w:rPr>
          <w:rFonts w:ascii="Times New Roman" w:eastAsia="微软雅黑" w:hAnsi="Times New Roman" w:cs="Times New Roman"/>
          <w:sz w:val="22"/>
          <w:szCs w:val="22"/>
        </w:rPr>
        <w:t>（实际盈利是否能匹配市场预期）。</w:t>
      </w:r>
    </w:p>
    <w:p w14:paraId="6EFC5A10" w14:textId="77777777" w:rsidR="007F3A26" w:rsidRPr="004C33BC" w:rsidRDefault="007F3A26" w:rsidP="007F3A26">
      <w:pPr>
        <w:pStyle w:val="2"/>
        <w:rPr>
          <w:rFonts w:ascii="Times New Roman" w:eastAsia="微软雅黑" w:hAnsi="Times New Roman" w:cs="Times New Roman"/>
          <w:b/>
          <w:bCs/>
          <w:sz w:val="22"/>
          <w:szCs w:val="22"/>
        </w:rPr>
      </w:pPr>
      <w:bookmarkStart w:id="14" w:name="_Toc197077221"/>
      <w:r w:rsidRPr="004C33BC">
        <w:rPr>
          <w:rFonts w:ascii="Times New Roman" w:eastAsia="微软雅黑" w:hAnsi="Times New Roman" w:cs="Times New Roman"/>
          <w:b/>
          <w:bCs/>
          <w:sz w:val="22"/>
          <w:szCs w:val="22"/>
        </w:rPr>
        <w:t>1.</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Gurufocus</w:t>
      </w:r>
      <w:r w:rsidRPr="004C33BC">
        <w:rPr>
          <w:rFonts w:ascii="Times New Roman" w:eastAsia="微软雅黑" w:hAnsi="Times New Roman" w:cs="Times New Roman"/>
          <w:b/>
          <w:bCs/>
          <w:sz w:val="22"/>
          <w:szCs w:val="22"/>
        </w:rPr>
        <w:t xml:space="preserve"> Stock Analysis</w:t>
      </w:r>
      <w:bookmarkEnd w:id="14"/>
    </w:p>
    <w:p w14:paraId="43A1F9C5" w14:textId="6DDE1A58" w:rsidR="003B0283" w:rsidRDefault="007F3A26" w:rsidP="003B0283">
      <w:pPr>
        <w:rPr>
          <w:rFonts w:ascii="Times New Roman" w:eastAsia="微软雅黑" w:hAnsi="Times New Roman" w:cs="Times New Roman"/>
          <w:b/>
          <w:bCs/>
          <w:sz w:val="22"/>
          <w:szCs w:val="22"/>
        </w:rPr>
      </w:pPr>
      <w:r>
        <w:rPr>
          <w:rFonts w:ascii="Times New Roman" w:eastAsia="微软雅黑" w:hAnsi="Times New Roman" w:cs="Times New Roman" w:hint="eastAsia"/>
          <w:b/>
          <w:bCs/>
          <w:sz w:val="22"/>
          <w:szCs w:val="22"/>
        </w:rPr>
        <w:t>1</w:t>
      </w:r>
      <w:r>
        <w:rPr>
          <w:rFonts w:ascii="Times New Roman" w:eastAsia="微软雅黑" w:hAnsi="Times New Roman" w:cs="Times New Roman" w:hint="eastAsia"/>
          <w:b/>
          <w:bCs/>
          <w:sz w:val="22"/>
          <w:szCs w:val="22"/>
        </w:rPr>
        <w:t>．</w:t>
      </w:r>
      <w:r>
        <w:rPr>
          <w:rFonts w:ascii="Times New Roman" w:eastAsia="微软雅黑" w:hAnsi="Times New Roman" w:cs="Times New Roman" w:hint="eastAsia"/>
          <w:b/>
          <w:bCs/>
          <w:sz w:val="22"/>
          <w:szCs w:val="22"/>
        </w:rPr>
        <w:t>Seeking Alpha</w:t>
      </w:r>
    </w:p>
    <w:p w14:paraId="2395D3C8" w14:textId="77E9590E" w:rsidR="003B0283" w:rsidRPr="003B0283" w:rsidRDefault="003B0283" w:rsidP="003B0283">
      <w:pPr>
        <w:rPr>
          <w:rFonts w:ascii="Times New Roman" w:eastAsia="微软雅黑" w:hAnsi="Times New Roman" w:cs="Times New Roman"/>
          <w:b/>
          <w:bCs/>
          <w:sz w:val="22"/>
          <w:szCs w:val="22"/>
        </w:rPr>
      </w:pPr>
      <w:hyperlink r:id="rId414" w:history="1">
        <w:r w:rsidRPr="007F3A26">
          <w:rPr>
            <w:rStyle w:val="af0"/>
            <w:rFonts w:ascii="Times New Roman" w:eastAsia="微软雅黑" w:hAnsi="Times New Roman" w:cs="Times New Roman"/>
            <w:b/>
            <w:bCs/>
            <w:sz w:val="22"/>
            <w:szCs w:val="22"/>
          </w:rPr>
          <w:t xml:space="preserve">AppLovin (APP) Q4 </w:t>
        </w:r>
        <w:r w:rsidRPr="007F3A26">
          <w:rPr>
            <w:rStyle w:val="af0"/>
            <w:rFonts w:ascii="Times New Roman" w:eastAsia="微软雅黑" w:hAnsi="Times New Roman" w:cs="Times New Roman"/>
            <w:b/>
            <w:bCs/>
            <w:sz w:val="22"/>
            <w:szCs w:val="22"/>
          </w:rPr>
          <w:t>财报前分析</w:t>
        </w:r>
      </w:hyperlink>
    </w:p>
    <w:p w14:paraId="45EA7526"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风险与机会并存，高估值带来的挑战</w:t>
      </w:r>
    </w:p>
    <w:p w14:paraId="4E9D164F"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C766EB5">
          <v:rect id="_x0000_i1059" style="width:0;height:1.5pt" o:hralign="center" o:hrstd="t" o:hr="t" fillcolor="#a0a0a0" stroked="f"/>
        </w:pict>
      </w:r>
    </w:p>
    <w:p w14:paraId="7B6DB6ED"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核心观点</w:t>
      </w:r>
    </w:p>
    <w:p w14:paraId="3B0FA752"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评级：保持</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持有</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立场</w:t>
      </w:r>
    </w:p>
    <w:p w14:paraId="6292CD21"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由于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估值高企</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sz w:val="22"/>
          <w:szCs w:val="22"/>
        </w:rPr>
        <w:t>和</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未来增长空间受限</w:t>
      </w:r>
      <w:r w:rsidRPr="003B0283">
        <w:rPr>
          <w:rFonts w:ascii="Times New Roman" w:eastAsia="微软雅黑" w:hAnsi="Times New Roman" w:cs="Times New Roman"/>
          <w:sz w:val="22"/>
          <w:szCs w:val="22"/>
        </w:rPr>
        <w:t>，尽管公司表现优异，短期回报有限。</w:t>
      </w:r>
    </w:p>
    <w:p w14:paraId="34D44ABF"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业务增长是强劲的催化剂，但市场预期已过度反映。</w:t>
      </w:r>
    </w:p>
    <w:p w14:paraId="4F446078"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Q3 </w:t>
      </w:r>
      <w:r w:rsidRPr="003B0283">
        <w:rPr>
          <w:rFonts w:ascii="Times New Roman" w:eastAsia="微软雅黑" w:hAnsi="Times New Roman" w:cs="Times New Roman"/>
          <w:b/>
          <w:bCs/>
          <w:sz w:val="22"/>
          <w:szCs w:val="22"/>
        </w:rPr>
        <w:t>业绩亮点</w:t>
      </w:r>
    </w:p>
    <w:p w14:paraId="0D35C8B1"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总收入</w:t>
      </w:r>
      <w:r w:rsidRPr="003B0283">
        <w:rPr>
          <w:rFonts w:ascii="Times New Roman" w:eastAsia="微软雅黑" w:hAnsi="Times New Roman" w:cs="Times New Roman"/>
          <w:b/>
          <w:bCs/>
          <w:sz w:val="22"/>
          <w:szCs w:val="22"/>
        </w:rPr>
        <w:t xml:space="preserve"> $1.2B</w:t>
      </w:r>
      <w:r w:rsidRPr="003B0283">
        <w:rPr>
          <w:rFonts w:ascii="Times New Roman" w:eastAsia="微软雅黑" w:hAnsi="Times New Roman" w:cs="Times New Roman"/>
          <w:sz w:val="22"/>
          <w:szCs w:val="22"/>
        </w:rPr>
        <w:t>（同比</w:t>
      </w:r>
      <w:r w:rsidRPr="003B0283">
        <w:rPr>
          <w:rFonts w:ascii="Times New Roman" w:eastAsia="微软雅黑" w:hAnsi="Times New Roman" w:cs="Times New Roman"/>
          <w:sz w:val="22"/>
          <w:szCs w:val="22"/>
        </w:rPr>
        <w:t xml:space="preserve"> +38.64%</w:t>
      </w:r>
      <w:r w:rsidRPr="003B0283">
        <w:rPr>
          <w:rFonts w:ascii="Times New Roman" w:eastAsia="微软雅黑" w:hAnsi="Times New Roman" w:cs="Times New Roman"/>
          <w:sz w:val="22"/>
          <w:szCs w:val="22"/>
        </w:rPr>
        <w:t>），其中</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软件平台（</w:t>
      </w:r>
      <w:r w:rsidRPr="003B0283">
        <w:rPr>
          <w:rFonts w:ascii="Times New Roman" w:eastAsia="微软雅黑" w:hAnsi="Times New Roman" w:cs="Times New Roman"/>
          <w:b/>
          <w:bCs/>
          <w:sz w:val="22"/>
          <w:szCs w:val="22"/>
        </w:rPr>
        <w:t>SP</w:t>
      </w:r>
      <w:r w:rsidRPr="003B0283">
        <w:rPr>
          <w:rFonts w:ascii="Times New Roman" w:eastAsia="微软雅黑" w:hAnsi="Times New Roman" w:cs="Times New Roman"/>
          <w:b/>
          <w:bCs/>
          <w:sz w:val="22"/>
          <w:szCs w:val="22"/>
        </w:rPr>
        <w:t>）贡献</w:t>
      </w:r>
      <w:r w:rsidRPr="003B0283">
        <w:rPr>
          <w:rFonts w:ascii="Times New Roman" w:eastAsia="微软雅黑" w:hAnsi="Times New Roman" w:cs="Times New Roman"/>
          <w:b/>
          <w:bCs/>
          <w:sz w:val="22"/>
          <w:szCs w:val="22"/>
        </w:rPr>
        <w:t xml:space="preserve"> $835M</w:t>
      </w:r>
      <w:r w:rsidRPr="003B0283">
        <w:rPr>
          <w:rFonts w:ascii="Times New Roman" w:eastAsia="微软雅黑" w:hAnsi="Times New Roman" w:cs="Times New Roman"/>
          <w:sz w:val="22"/>
          <w:szCs w:val="22"/>
        </w:rPr>
        <w:t>（同比</w:t>
      </w:r>
      <w:r w:rsidRPr="003B0283">
        <w:rPr>
          <w:rFonts w:ascii="Times New Roman" w:eastAsia="微软雅黑" w:hAnsi="Times New Roman" w:cs="Times New Roman"/>
          <w:sz w:val="22"/>
          <w:szCs w:val="22"/>
        </w:rPr>
        <w:t xml:space="preserve"> +65.56%</w:t>
      </w:r>
      <w:r w:rsidRPr="003B0283">
        <w:rPr>
          <w:rFonts w:ascii="Times New Roman" w:eastAsia="微软雅黑" w:hAnsi="Times New Roman" w:cs="Times New Roman"/>
          <w:sz w:val="22"/>
          <w:szCs w:val="22"/>
        </w:rPr>
        <w:t>）。</w:t>
      </w:r>
    </w:p>
    <w:p w14:paraId="6360F3C2"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w:t>
      </w:r>
      <w:r w:rsidRPr="003B0283">
        <w:rPr>
          <w:rFonts w:ascii="Times New Roman" w:eastAsia="微软雅黑" w:hAnsi="Times New Roman" w:cs="Times New Roman"/>
          <w:b/>
          <w:bCs/>
          <w:sz w:val="22"/>
          <w:szCs w:val="22"/>
        </w:rPr>
        <w:t xml:space="preserve"> 60.2%</w:t>
      </w:r>
      <w:r w:rsidRPr="003B0283">
        <w:rPr>
          <w:rFonts w:ascii="Times New Roman" w:eastAsia="微软雅黑" w:hAnsi="Times New Roman" w:cs="Times New Roman"/>
          <w:sz w:val="22"/>
          <w:szCs w:val="22"/>
        </w:rPr>
        <w:t>（相比去年</w:t>
      </w:r>
      <w:r w:rsidRPr="003B0283">
        <w:rPr>
          <w:rFonts w:ascii="Times New Roman" w:eastAsia="微软雅黑" w:hAnsi="Times New Roman" w:cs="Times New Roman"/>
          <w:sz w:val="22"/>
          <w:szCs w:val="22"/>
        </w:rPr>
        <w:t xml:space="preserve"> 48.51%</w:t>
      </w:r>
      <w:r w:rsidRPr="003B0283">
        <w:rPr>
          <w:rFonts w:ascii="Times New Roman" w:eastAsia="微软雅黑" w:hAnsi="Times New Roman" w:cs="Times New Roman"/>
          <w:sz w:val="22"/>
          <w:szCs w:val="22"/>
        </w:rPr>
        <w:t>），主要受益于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AXON AI </w:t>
      </w:r>
      <w:r w:rsidRPr="003B0283">
        <w:rPr>
          <w:rFonts w:ascii="Times New Roman" w:eastAsia="微软雅黑" w:hAnsi="Times New Roman" w:cs="Times New Roman"/>
          <w:b/>
          <w:bCs/>
          <w:sz w:val="22"/>
          <w:szCs w:val="22"/>
        </w:rPr>
        <w:t>算法优化</w:t>
      </w:r>
      <w:r w:rsidRPr="003B0283">
        <w:rPr>
          <w:rFonts w:ascii="Times New Roman" w:eastAsia="微软雅黑" w:hAnsi="Times New Roman" w:cs="Times New Roman"/>
          <w:sz w:val="22"/>
          <w:szCs w:val="22"/>
        </w:rPr>
        <w:t>。</w:t>
      </w:r>
    </w:p>
    <w:p w14:paraId="197441EE"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自由现金流</w:t>
      </w:r>
      <w:r w:rsidRPr="003B0283">
        <w:rPr>
          <w:rFonts w:ascii="Times New Roman" w:eastAsia="微软雅黑" w:hAnsi="Times New Roman" w:cs="Times New Roman"/>
          <w:b/>
          <w:bCs/>
          <w:sz w:val="22"/>
          <w:szCs w:val="22"/>
        </w:rPr>
        <w:t xml:space="preserve"> $545M</w:t>
      </w:r>
      <w:r w:rsidRPr="003B0283">
        <w:rPr>
          <w:rFonts w:ascii="Times New Roman" w:eastAsia="微软雅黑" w:hAnsi="Times New Roman" w:cs="Times New Roman"/>
          <w:sz w:val="22"/>
          <w:szCs w:val="22"/>
        </w:rPr>
        <w:t>（同比增长</w:t>
      </w:r>
      <w:r w:rsidRPr="003B0283">
        <w:rPr>
          <w:rFonts w:ascii="Times New Roman" w:eastAsia="微软雅黑" w:hAnsi="Times New Roman" w:cs="Times New Roman"/>
          <w:sz w:val="22"/>
          <w:szCs w:val="22"/>
        </w:rPr>
        <w:t xml:space="preserve"> +182%</w:t>
      </w:r>
      <w:r w:rsidRPr="003B0283">
        <w:rPr>
          <w:rFonts w:ascii="Times New Roman" w:eastAsia="微软雅黑" w:hAnsi="Times New Roman" w:cs="Times New Roman"/>
          <w:sz w:val="22"/>
          <w:szCs w:val="22"/>
        </w:rPr>
        <w:t>）。</w:t>
      </w:r>
    </w:p>
    <w:p w14:paraId="1C1202E2"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回购计划扩至</w:t>
      </w:r>
      <w:r w:rsidRPr="003B0283">
        <w:rPr>
          <w:rFonts w:ascii="Times New Roman" w:eastAsia="微软雅黑" w:hAnsi="Times New Roman" w:cs="Times New Roman"/>
          <w:b/>
          <w:bCs/>
          <w:sz w:val="22"/>
          <w:szCs w:val="22"/>
        </w:rPr>
        <w:t xml:space="preserve"> $2.3B</w:t>
      </w:r>
      <w:r w:rsidRPr="003B0283">
        <w:rPr>
          <w:rFonts w:ascii="Times New Roman" w:eastAsia="微软雅黑" w:hAnsi="Times New Roman" w:cs="Times New Roman"/>
          <w:sz w:val="22"/>
          <w:szCs w:val="22"/>
        </w:rPr>
        <w:t>，支持股价稳定。</w:t>
      </w:r>
    </w:p>
    <w:p w14:paraId="7A054D26"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及</w:t>
      </w:r>
      <w:r w:rsidRPr="003B0283">
        <w:rPr>
          <w:rFonts w:ascii="Times New Roman" w:eastAsia="微软雅黑" w:hAnsi="Times New Roman" w:cs="Times New Roman"/>
          <w:b/>
          <w:bCs/>
          <w:sz w:val="22"/>
          <w:szCs w:val="22"/>
        </w:rPr>
        <w:t xml:space="preserve"> 2025 </w:t>
      </w:r>
      <w:r w:rsidRPr="003B0283">
        <w:rPr>
          <w:rFonts w:ascii="Times New Roman" w:eastAsia="微软雅黑" w:hAnsi="Times New Roman" w:cs="Times New Roman"/>
          <w:b/>
          <w:bCs/>
          <w:sz w:val="22"/>
          <w:szCs w:val="22"/>
        </w:rPr>
        <w:t>财测</w:t>
      </w:r>
    </w:p>
    <w:p w14:paraId="386D9BB9"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预计</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收入</w:t>
      </w:r>
      <w:r w:rsidRPr="003B0283">
        <w:rPr>
          <w:rFonts w:ascii="Times New Roman" w:eastAsia="微软雅黑" w:hAnsi="Times New Roman" w:cs="Times New Roman"/>
          <w:b/>
          <w:bCs/>
          <w:sz w:val="22"/>
          <w:szCs w:val="22"/>
        </w:rPr>
        <w:t xml:space="preserve"> $1.24B - $1.26B</w:t>
      </w:r>
      <w:r w:rsidRPr="003B0283">
        <w:rPr>
          <w:rFonts w:ascii="Times New Roman" w:eastAsia="微软雅黑" w:hAnsi="Times New Roman" w:cs="Times New Roman"/>
          <w:b/>
          <w:bCs/>
          <w:sz w:val="22"/>
          <w:szCs w:val="22"/>
        </w:rPr>
        <w:t>，</w:t>
      </w:r>
      <w:r w:rsidRPr="003B0283">
        <w:rPr>
          <w:rFonts w:ascii="Times New Roman" w:eastAsia="微软雅黑" w:hAnsi="Times New Roman" w:cs="Times New Roman"/>
          <w:b/>
          <w:bCs/>
          <w:sz w:val="22"/>
          <w:szCs w:val="22"/>
        </w:rPr>
        <w:t>EBITDA $740M - $760M</w:t>
      </w:r>
      <w:r w:rsidRPr="003B0283">
        <w:rPr>
          <w:rFonts w:ascii="Times New Roman" w:eastAsia="微软雅黑" w:hAnsi="Times New Roman" w:cs="Times New Roman"/>
          <w:sz w:val="22"/>
          <w:szCs w:val="22"/>
        </w:rPr>
        <w:t>，同比增长</w:t>
      </w:r>
      <w:r w:rsidRPr="003B0283">
        <w:rPr>
          <w:rFonts w:ascii="Times New Roman" w:eastAsia="微软雅黑" w:hAnsi="Times New Roman" w:cs="Times New Roman"/>
          <w:sz w:val="22"/>
          <w:szCs w:val="22"/>
        </w:rPr>
        <w:t xml:space="preserve"> 20-30%</w:t>
      </w:r>
      <w:r w:rsidRPr="003B0283">
        <w:rPr>
          <w:rFonts w:ascii="Times New Roman" w:eastAsia="微软雅黑" w:hAnsi="Times New Roman" w:cs="Times New Roman"/>
          <w:sz w:val="22"/>
          <w:szCs w:val="22"/>
        </w:rPr>
        <w:t>。</w:t>
      </w:r>
    </w:p>
    <w:p w14:paraId="5FFBD7DB"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lastRenderedPageBreak/>
        <w:t xml:space="preserve">2025/26 </w:t>
      </w:r>
      <w:r w:rsidRPr="003B0283">
        <w:rPr>
          <w:rFonts w:ascii="Times New Roman" w:eastAsia="微软雅黑" w:hAnsi="Times New Roman" w:cs="Times New Roman"/>
          <w:sz w:val="22"/>
          <w:szCs w:val="22"/>
        </w:rPr>
        <w:t>目标</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收入</w:t>
      </w: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稳健增长</w:t>
      </w:r>
      <w:r w:rsidRPr="003B0283">
        <w:rPr>
          <w:rFonts w:ascii="Times New Roman" w:eastAsia="微软雅黑" w:hAnsi="Times New Roman" w:cs="Times New Roman"/>
          <w:b/>
          <w:bCs/>
          <w:sz w:val="22"/>
          <w:szCs w:val="22"/>
        </w:rPr>
        <w:t xml:space="preserve"> 20-30%</w:t>
      </w:r>
      <w:r w:rsidRPr="003B0283">
        <w:rPr>
          <w:rFonts w:ascii="Times New Roman" w:eastAsia="微软雅黑" w:hAnsi="Times New Roman" w:cs="Times New Roman"/>
          <w:sz w:val="22"/>
          <w:szCs w:val="22"/>
        </w:rPr>
        <w:t>，但市场预期已反映。</w:t>
      </w:r>
    </w:p>
    <w:p w14:paraId="5B94C99E"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估值挑战</w:t>
      </w:r>
    </w:p>
    <w:p w14:paraId="7607A32A"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2025 </w:t>
      </w:r>
      <w:r w:rsidRPr="003B0283">
        <w:rPr>
          <w:rFonts w:ascii="Times New Roman" w:eastAsia="微软雅黑" w:hAnsi="Times New Roman" w:cs="Times New Roman"/>
          <w:sz w:val="22"/>
          <w:szCs w:val="22"/>
        </w:rPr>
        <w:t>预期</w:t>
      </w:r>
      <w:r w:rsidRPr="003B0283">
        <w:rPr>
          <w:rFonts w:ascii="Times New Roman" w:eastAsia="微软雅黑" w:hAnsi="Times New Roman" w:cs="Times New Roman"/>
          <w:sz w:val="22"/>
          <w:szCs w:val="22"/>
        </w:rPr>
        <w:t xml:space="preserve"> PEG </w:t>
      </w:r>
      <w:r w:rsidRPr="003B0283">
        <w:rPr>
          <w:rFonts w:ascii="Times New Roman" w:eastAsia="微软雅黑" w:hAnsi="Times New Roman" w:cs="Times New Roman"/>
          <w:b/>
          <w:bCs/>
          <w:sz w:val="22"/>
          <w:szCs w:val="22"/>
        </w:rPr>
        <w:t>1.23x</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2026 </w:t>
      </w:r>
      <w:r w:rsidRPr="003B0283">
        <w:rPr>
          <w:rFonts w:ascii="Times New Roman" w:eastAsia="微软雅黑" w:hAnsi="Times New Roman" w:cs="Times New Roman"/>
          <w:b/>
          <w:bCs/>
          <w:sz w:val="22"/>
          <w:szCs w:val="22"/>
        </w:rPr>
        <w:t>1.24x</w:t>
      </w:r>
      <w:r w:rsidRPr="003B0283">
        <w:rPr>
          <w:rFonts w:ascii="Times New Roman" w:eastAsia="微软雅黑" w:hAnsi="Times New Roman" w:cs="Times New Roman"/>
          <w:sz w:val="22"/>
          <w:szCs w:val="22"/>
        </w:rPr>
        <w:t>，估值偏高。</w:t>
      </w:r>
    </w:p>
    <w:p w14:paraId="1E0B6A43"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w:t>
      </w:r>
      <w:r w:rsidRPr="003B0283">
        <w:rPr>
          <w:rFonts w:ascii="Times New Roman" w:eastAsia="微软雅黑" w:hAnsi="Times New Roman" w:cs="Times New Roman"/>
          <w:b/>
          <w:bCs/>
          <w:sz w:val="22"/>
          <w:szCs w:val="22"/>
        </w:rPr>
        <w:t xml:space="preserve"> 78% </w:t>
      </w:r>
      <w:r w:rsidRPr="003B0283">
        <w:rPr>
          <w:rFonts w:ascii="Times New Roman" w:eastAsia="微软雅黑" w:hAnsi="Times New Roman" w:cs="Times New Roman"/>
          <w:b/>
          <w:bCs/>
          <w:sz w:val="22"/>
          <w:szCs w:val="22"/>
        </w:rPr>
        <w:t>可能已达峰值</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EPS </w:t>
      </w:r>
      <w:r w:rsidRPr="003B0283">
        <w:rPr>
          <w:rFonts w:ascii="Times New Roman" w:eastAsia="微软雅黑" w:hAnsi="Times New Roman" w:cs="Times New Roman"/>
          <w:sz w:val="22"/>
          <w:szCs w:val="22"/>
        </w:rPr>
        <w:t>增长受限。</w:t>
      </w:r>
    </w:p>
    <w:p w14:paraId="36F84450" w14:textId="77777777" w:rsidR="003B0283" w:rsidRPr="003B0283" w:rsidRDefault="003B0283">
      <w:pPr>
        <w:numPr>
          <w:ilvl w:val="0"/>
          <w:numId w:val="41"/>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投资者关注的关键问题</w:t>
      </w:r>
    </w:p>
    <w:p w14:paraId="6D617ED6"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高管持续</w:t>
      </w:r>
      <w:r w:rsidRPr="003B0283">
        <w:rPr>
          <w:rFonts w:ascii="Times New Roman" w:eastAsia="微软雅黑" w:hAnsi="Times New Roman" w:cs="Times New Roman"/>
          <w:b/>
          <w:bCs/>
          <w:sz w:val="22"/>
          <w:szCs w:val="22"/>
        </w:rPr>
        <w:t>大规模减持</w:t>
      </w:r>
      <w:r w:rsidRPr="003B0283">
        <w:rPr>
          <w:rFonts w:ascii="Times New Roman" w:eastAsia="微软雅黑" w:hAnsi="Times New Roman" w:cs="Times New Roman"/>
          <w:sz w:val="22"/>
          <w:szCs w:val="22"/>
        </w:rPr>
        <w:t>，机构资金</w:t>
      </w:r>
      <w:r w:rsidRPr="003B0283">
        <w:rPr>
          <w:rFonts w:ascii="Times New Roman" w:eastAsia="微软雅黑" w:hAnsi="Times New Roman" w:cs="Times New Roman"/>
          <w:b/>
          <w:bCs/>
          <w:sz w:val="22"/>
          <w:szCs w:val="22"/>
        </w:rPr>
        <w:t>加仓</w:t>
      </w:r>
      <w:r w:rsidRPr="003B0283">
        <w:rPr>
          <w:rFonts w:ascii="Times New Roman" w:eastAsia="微软雅黑" w:hAnsi="Times New Roman" w:cs="Times New Roman"/>
          <w:sz w:val="22"/>
          <w:szCs w:val="22"/>
        </w:rPr>
        <w:t>（柏基资本</w:t>
      </w:r>
      <w:r w:rsidRPr="003B0283">
        <w:rPr>
          <w:rFonts w:ascii="Times New Roman" w:eastAsia="微软雅黑" w:hAnsi="Times New Roman" w:cs="Times New Roman"/>
          <w:sz w:val="22"/>
          <w:szCs w:val="22"/>
        </w:rPr>
        <w:t>+5421%</w:t>
      </w:r>
      <w:r w:rsidRPr="003B0283">
        <w:rPr>
          <w:rFonts w:ascii="Times New Roman" w:eastAsia="微软雅黑" w:hAnsi="Times New Roman" w:cs="Times New Roman"/>
          <w:sz w:val="22"/>
          <w:szCs w:val="22"/>
        </w:rPr>
        <w:t>）。</w:t>
      </w:r>
    </w:p>
    <w:p w14:paraId="504BC669" w14:textId="77777777" w:rsidR="003B0283" w:rsidRPr="003B0283" w:rsidRDefault="003B0283">
      <w:pPr>
        <w:numPr>
          <w:ilvl w:val="1"/>
          <w:numId w:val="41"/>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Q3 </w:t>
      </w:r>
      <w:r w:rsidRPr="003B0283">
        <w:rPr>
          <w:rFonts w:ascii="Times New Roman" w:eastAsia="微软雅黑" w:hAnsi="Times New Roman" w:cs="Times New Roman"/>
          <w:sz w:val="22"/>
          <w:szCs w:val="22"/>
        </w:rPr>
        <w:t>财报超预期推高</w:t>
      </w:r>
      <w:r w:rsidRPr="003B0283">
        <w:rPr>
          <w:rFonts w:ascii="Times New Roman" w:eastAsia="微软雅黑" w:hAnsi="Times New Roman" w:cs="Times New Roman"/>
          <w:sz w:val="22"/>
          <w:szCs w:val="22"/>
        </w:rPr>
        <w:t xml:space="preserve"> Q4 </w:t>
      </w:r>
      <w:r w:rsidRPr="003B0283">
        <w:rPr>
          <w:rFonts w:ascii="Times New Roman" w:eastAsia="微软雅黑" w:hAnsi="Times New Roman" w:cs="Times New Roman"/>
          <w:sz w:val="22"/>
          <w:szCs w:val="22"/>
        </w:rPr>
        <w:t>预期，</w:t>
      </w:r>
      <w:r w:rsidRPr="003B0283">
        <w:rPr>
          <w:rFonts w:ascii="Times New Roman" w:eastAsia="微软雅黑" w:hAnsi="Times New Roman" w:cs="Times New Roman"/>
          <w:b/>
          <w:bCs/>
          <w:sz w:val="22"/>
          <w:szCs w:val="22"/>
        </w:rPr>
        <w:t>若稍有不及或市场情绪转变，股价可能剧烈回调</w:t>
      </w:r>
      <w:r w:rsidRPr="003B0283">
        <w:rPr>
          <w:rFonts w:ascii="Times New Roman" w:eastAsia="微软雅黑" w:hAnsi="Times New Roman" w:cs="Times New Roman"/>
          <w:sz w:val="22"/>
          <w:szCs w:val="22"/>
        </w:rPr>
        <w:t>。</w:t>
      </w:r>
    </w:p>
    <w:p w14:paraId="06078EED"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681F5E3">
          <v:rect id="_x0000_i1060" style="width:0;height:1.5pt" o:hralign="center" o:hrstd="t" o:hr="t" fillcolor="#a0a0a0" stroked="f"/>
        </w:pict>
      </w:r>
    </w:p>
    <w:p w14:paraId="6B02D956"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关键风险</w:t>
      </w:r>
    </w:p>
    <w:p w14:paraId="67589DC5" w14:textId="77777777" w:rsidR="003B0283" w:rsidRPr="003B0283" w:rsidRDefault="003B0283">
      <w:pPr>
        <w:numPr>
          <w:ilvl w:val="0"/>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高估值带来的下行风险</w:t>
      </w:r>
      <w:r w:rsidRPr="003B0283">
        <w:rPr>
          <w:rFonts w:ascii="Times New Roman" w:eastAsia="微软雅黑" w:hAnsi="Times New Roman" w:cs="Times New Roman"/>
          <w:sz w:val="22"/>
          <w:szCs w:val="22"/>
        </w:rPr>
        <w:t>：</w:t>
      </w:r>
    </w:p>
    <w:p w14:paraId="4DA96D33"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市场已定价</w:t>
      </w:r>
      <w:r w:rsidRPr="003B0283">
        <w:rPr>
          <w:rFonts w:ascii="Times New Roman" w:eastAsia="微软雅黑" w:hAnsi="Times New Roman" w:cs="Times New Roman"/>
          <w:b/>
          <w:bCs/>
          <w:sz w:val="22"/>
          <w:szCs w:val="22"/>
        </w:rPr>
        <w:t>未来增长</w:t>
      </w:r>
      <w:r w:rsidRPr="003B0283">
        <w:rPr>
          <w:rFonts w:ascii="Times New Roman" w:eastAsia="微软雅黑" w:hAnsi="Times New Roman" w:cs="Times New Roman"/>
          <w:sz w:val="22"/>
          <w:szCs w:val="22"/>
        </w:rPr>
        <w:t>，但如果</w:t>
      </w:r>
      <w:r w:rsidRPr="003B0283">
        <w:rPr>
          <w:rFonts w:ascii="Times New Roman" w:eastAsia="微软雅黑" w:hAnsi="Times New Roman" w:cs="Times New Roman"/>
          <w:sz w:val="22"/>
          <w:szCs w:val="22"/>
        </w:rPr>
        <w:t xml:space="preserve"> Q4 </w:t>
      </w:r>
      <w:r w:rsidRPr="003B0283">
        <w:rPr>
          <w:rFonts w:ascii="Times New Roman" w:eastAsia="微软雅黑" w:hAnsi="Times New Roman" w:cs="Times New Roman"/>
          <w:sz w:val="22"/>
          <w:szCs w:val="22"/>
        </w:rPr>
        <w:t>营收</w:t>
      </w:r>
      <w:r w:rsidRPr="003B0283">
        <w:rPr>
          <w:rFonts w:ascii="Times New Roman" w:eastAsia="微软雅黑" w:hAnsi="Times New Roman" w:cs="Times New Roman"/>
          <w:sz w:val="22"/>
          <w:szCs w:val="22"/>
        </w:rPr>
        <w:t xml:space="preserve">/EPS </w:t>
      </w:r>
      <w:r w:rsidRPr="003B0283">
        <w:rPr>
          <w:rFonts w:ascii="Times New Roman" w:eastAsia="微软雅黑" w:hAnsi="Times New Roman" w:cs="Times New Roman"/>
          <w:sz w:val="22"/>
          <w:szCs w:val="22"/>
        </w:rPr>
        <w:t>不及预期，可能面临大幅回调。</w:t>
      </w:r>
    </w:p>
    <w:p w14:paraId="77CF272C"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历史市盈率（</w:t>
      </w:r>
      <w:r w:rsidRPr="003B0283">
        <w:rPr>
          <w:rFonts w:ascii="Times New Roman" w:eastAsia="微软雅黑" w:hAnsi="Times New Roman" w:cs="Times New Roman"/>
          <w:b/>
          <w:bCs/>
          <w:sz w:val="22"/>
          <w:szCs w:val="22"/>
        </w:rPr>
        <w:t>P/E</w:t>
      </w:r>
      <w:r w:rsidRPr="003B0283">
        <w:rPr>
          <w:rFonts w:ascii="Times New Roman" w:eastAsia="微软雅黑" w:hAnsi="Times New Roman" w:cs="Times New Roman"/>
          <w:b/>
          <w:bCs/>
          <w:sz w:val="22"/>
          <w:szCs w:val="22"/>
        </w:rPr>
        <w:t>）已经处于高位</w:t>
      </w:r>
      <w:r w:rsidRPr="003B0283">
        <w:rPr>
          <w:rFonts w:ascii="Times New Roman" w:eastAsia="微软雅黑" w:hAnsi="Times New Roman" w:cs="Times New Roman"/>
          <w:sz w:val="22"/>
          <w:szCs w:val="22"/>
        </w:rPr>
        <w:t>，市场对</w:t>
      </w:r>
      <w:r w:rsidRPr="003B0283">
        <w:rPr>
          <w:rFonts w:ascii="Times New Roman" w:eastAsia="微软雅黑" w:hAnsi="Times New Roman" w:cs="Times New Roman"/>
          <w:sz w:val="22"/>
          <w:szCs w:val="22"/>
        </w:rPr>
        <w:t xml:space="preserve"> APP </w:t>
      </w:r>
      <w:r w:rsidRPr="003B0283">
        <w:rPr>
          <w:rFonts w:ascii="Times New Roman" w:eastAsia="微软雅黑" w:hAnsi="Times New Roman" w:cs="Times New Roman"/>
          <w:sz w:val="22"/>
          <w:szCs w:val="22"/>
        </w:rPr>
        <w:t>的增长信心极高，容易受到负面情绪影响。</w:t>
      </w:r>
    </w:p>
    <w:p w14:paraId="611EC788" w14:textId="77777777" w:rsidR="003B0283" w:rsidRPr="003B0283" w:rsidRDefault="003B0283">
      <w:pPr>
        <w:numPr>
          <w:ilvl w:val="0"/>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增长瓶颈</w:t>
      </w:r>
      <w:r w:rsidRPr="003B0283">
        <w:rPr>
          <w:rFonts w:ascii="Times New Roman" w:eastAsia="微软雅黑" w:hAnsi="Times New Roman" w:cs="Times New Roman"/>
          <w:sz w:val="22"/>
          <w:szCs w:val="22"/>
        </w:rPr>
        <w:t>：</w:t>
      </w:r>
    </w:p>
    <w:p w14:paraId="74D992AE"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流量变现模式的天花板</w:t>
      </w:r>
      <w:r w:rsidRPr="003B0283">
        <w:rPr>
          <w:rFonts w:ascii="Times New Roman" w:eastAsia="微软雅黑" w:hAnsi="Times New Roman" w:cs="Times New Roman"/>
          <w:sz w:val="22"/>
          <w:szCs w:val="22"/>
        </w:rPr>
        <w:t>：软件业务已占</w:t>
      </w:r>
      <w:r w:rsidRPr="003B0283">
        <w:rPr>
          <w:rFonts w:ascii="Times New Roman" w:eastAsia="微软雅黑" w:hAnsi="Times New Roman" w:cs="Times New Roman"/>
          <w:sz w:val="22"/>
          <w:szCs w:val="22"/>
        </w:rPr>
        <w:t xml:space="preserve"> 70% </w:t>
      </w:r>
      <w:r w:rsidRPr="003B0283">
        <w:rPr>
          <w:rFonts w:ascii="Times New Roman" w:eastAsia="微软雅黑" w:hAnsi="Times New Roman" w:cs="Times New Roman"/>
          <w:sz w:val="22"/>
          <w:szCs w:val="22"/>
        </w:rPr>
        <w:t>收入，未来增长可能不及市场预期。</w:t>
      </w:r>
    </w:p>
    <w:p w14:paraId="59DD1B17"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EBITDA </w:t>
      </w:r>
      <w:r w:rsidRPr="003B0283">
        <w:rPr>
          <w:rFonts w:ascii="Times New Roman" w:eastAsia="微软雅黑" w:hAnsi="Times New Roman" w:cs="Times New Roman"/>
          <w:b/>
          <w:bCs/>
          <w:sz w:val="22"/>
          <w:szCs w:val="22"/>
        </w:rPr>
        <w:t>利润率见顶</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78% </w:t>
      </w:r>
      <w:r w:rsidRPr="003B0283">
        <w:rPr>
          <w:rFonts w:ascii="Times New Roman" w:eastAsia="微软雅黑" w:hAnsi="Times New Roman" w:cs="Times New Roman"/>
          <w:sz w:val="22"/>
          <w:szCs w:val="22"/>
        </w:rPr>
        <w:t>的利润率已经非常高，继续提升空间有限。</w:t>
      </w:r>
    </w:p>
    <w:p w14:paraId="12652131"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行业竞争激烈</w:t>
      </w:r>
      <w:r w:rsidRPr="003B0283">
        <w:rPr>
          <w:rFonts w:ascii="Times New Roman" w:eastAsia="微软雅黑" w:hAnsi="Times New Roman" w:cs="Times New Roman"/>
          <w:sz w:val="22"/>
          <w:szCs w:val="22"/>
        </w:rPr>
        <w:t>，如</w:t>
      </w:r>
      <w:r w:rsidRPr="003B0283">
        <w:rPr>
          <w:rFonts w:ascii="Times New Roman" w:eastAsia="微软雅黑" w:hAnsi="Times New Roman" w:cs="Times New Roman"/>
          <w:sz w:val="22"/>
          <w:szCs w:val="22"/>
        </w:rPr>
        <w:t xml:space="preserve"> Meta </w:t>
      </w:r>
      <w:r w:rsidRPr="003B0283">
        <w:rPr>
          <w:rFonts w:ascii="Times New Roman" w:eastAsia="微软雅黑" w:hAnsi="Times New Roman" w:cs="Times New Roman"/>
          <w:sz w:val="22"/>
          <w:szCs w:val="22"/>
        </w:rPr>
        <w:t>和</w:t>
      </w:r>
      <w:r w:rsidRPr="003B0283">
        <w:rPr>
          <w:rFonts w:ascii="Times New Roman" w:eastAsia="微软雅黑" w:hAnsi="Times New Roman" w:cs="Times New Roman"/>
          <w:sz w:val="22"/>
          <w:szCs w:val="22"/>
        </w:rPr>
        <w:t xml:space="preserve"> Google </w:t>
      </w:r>
      <w:r w:rsidRPr="003B0283">
        <w:rPr>
          <w:rFonts w:ascii="Times New Roman" w:eastAsia="微软雅黑" w:hAnsi="Times New Roman" w:cs="Times New Roman"/>
          <w:sz w:val="22"/>
          <w:szCs w:val="22"/>
        </w:rPr>
        <w:t>在广告领域的布局可能带来压力。</w:t>
      </w:r>
    </w:p>
    <w:p w14:paraId="4CB7147D" w14:textId="77777777" w:rsidR="003B0283" w:rsidRPr="003B0283" w:rsidRDefault="003B0283">
      <w:pPr>
        <w:numPr>
          <w:ilvl w:val="0"/>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高管减持警讯</w:t>
      </w:r>
      <w:r w:rsidRPr="003B0283">
        <w:rPr>
          <w:rFonts w:ascii="Times New Roman" w:eastAsia="微软雅黑" w:hAnsi="Times New Roman" w:cs="Times New Roman"/>
          <w:sz w:val="22"/>
          <w:szCs w:val="22"/>
        </w:rPr>
        <w:t>：</w:t>
      </w:r>
    </w:p>
    <w:p w14:paraId="2699E863"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管理层持续减持</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sz w:val="22"/>
          <w:szCs w:val="22"/>
        </w:rPr>
        <w:t xml:space="preserve">2023-2025 </w:t>
      </w:r>
      <w:r w:rsidRPr="003B0283">
        <w:rPr>
          <w:rFonts w:ascii="Times New Roman" w:eastAsia="微软雅黑" w:hAnsi="Times New Roman" w:cs="Times New Roman"/>
          <w:sz w:val="22"/>
          <w:szCs w:val="22"/>
        </w:rPr>
        <w:t>年累计卖出</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 xml:space="preserve">1.4 </w:t>
      </w:r>
      <w:r w:rsidRPr="003B0283">
        <w:rPr>
          <w:rFonts w:ascii="Times New Roman" w:eastAsia="微软雅黑" w:hAnsi="Times New Roman" w:cs="Times New Roman"/>
          <w:b/>
          <w:bCs/>
          <w:sz w:val="22"/>
          <w:szCs w:val="22"/>
        </w:rPr>
        <w:t>亿股</w:t>
      </w:r>
      <w:r w:rsidRPr="003B0283">
        <w:rPr>
          <w:rFonts w:ascii="Times New Roman" w:eastAsia="微软雅黑" w:hAnsi="Times New Roman" w:cs="Times New Roman"/>
          <w:sz w:val="22"/>
          <w:szCs w:val="22"/>
        </w:rPr>
        <w:t>，且无明显回购。</w:t>
      </w:r>
    </w:p>
    <w:p w14:paraId="7974E3CB" w14:textId="77777777" w:rsidR="003B0283" w:rsidRPr="003B0283" w:rsidRDefault="003B0283">
      <w:pPr>
        <w:numPr>
          <w:ilvl w:val="1"/>
          <w:numId w:val="42"/>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这表明管理层对当前估值可能较为谨慎，不愿长期持有。</w:t>
      </w:r>
    </w:p>
    <w:p w14:paraId="1453EE0A"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2C2E108">
          <v:rect id="_x0000_i1061" style="width:0;height:1.5pt" o:hralign="center" o:hrstd="t" o:hr="t" fillcolor="#a0a0a0" stroked="f"/>
        </w:pict>
      </w:r>
    </w:p>
    <w:p w14:paraId="72DFC2E2"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投资建议</w:t>
      </w:r>
    </w:p>
    <w:p w14:paraId="0D443C5C"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lastRenderedPageBreak/>
        <w:t>短期策略（</w:t>
      </w:r>
      <w:r w:rsidRPr="003B0283">
        <w:rPr>
          <w:rFonts w:ascii="Times New Roman" w:eastAsia="微软雅黑" w:hAnsi="Times New Roman" w:cs="Times New Roman"/>
          <w:b/>
          <w:bCs/>
          <w:sz w:val="22"/>
          <w:szCs w:val="22"/>
        </w:rPr>
        <w:t xml:space="preserve">1-3 </w:t>
      </w:r>
      <w:r w:rsidRPr="003B0283">
        <w:rPr>
          <w:rFonts w:ascii="Times New Roman" w:eastAsia="微软雅黑" w:hAnsi="Times New Roman" w:cs="Times New Roman"/>
          <w:b/>
          <w:bCs/>
          <w:sz w:val="22"/>
          <w:szCs w:val="22"/>
        </w:rPr>
        <w:t>个月）：谨慎持有，避免追高</w:t>
      </w:r>
    </w:p>
    <w:p w14:paraId="0DCC4A66" w14:textId="77777777" w:rsidR="003B0283" w:rsidRPr="003B0283" w:rsidRDefault="003B0283">
      <w:pPr>
        <w:numPr>
          <w:ilvl w:val="0"/>
          <w:numId w:val="43"/>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财报超预期</w:t>
      </w:r>
      <w:r w:rsidRPr="003B0283">
        <w:rPr>
          <w:rFonts w:ascii="Times New Roman" w:eastAsia="微软雅黑" w:hAnsi="Times New Roman" w:cs="Times New Roman"/>
          <w:sz w:val="22"/>
          <w:szCs w:val="22"/>
        </w:rPr>
        <w:t>，股价可能进一步冲高，但短期上涨空间有限，风险增大。</w:t>
      </w:r>
    </w:p>
    <w:p w14:paraId="714EEEA3" w14:textId="77777777" w:rsidR="003B0283" w:rsidRPr="003B0283" w:rsidRDefault="003B0283">
      <w:pPr>
        <w:numPr>
          <w:ilvl w:val="0"/>
          <w:numId w:val="43"/>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财报稍有不及</w:t>
      </w:r>
      <w:r w:rsidRPr="003B0283">
        <w:rPr>
          <w:rFonts w:ascii="Times New Roman" w:eastAsia="微软雅黑" w:hAnsi="Times New Roman" w:cs="Times New Roman"/>
          <w:sz w:val="22"/>
          <w:szCs w:val="22"/>
        </w:rPr>
        <w:t>，股价可能迅速回调，尤其是</w:t>
      </w:r>
      <w:r w:rsidRPr="003B0283">
        <w:rPr>
          <w:rFonts w:ascii="Times New Roman" w:eastAsia="微软雅黑" w:hAnsi="Times New Roman" w:cs="Times New Roman"/>
          <w:sz w:val="22"/>
          <w:szCs w:val="22"/>
        </w:rPr>
        <w:t xml:space="preserve"> EPS </w:t>
      </w:r>
      <w:r w:rsidRPr="003B0283">
        <w:rPr>
          <w:rFonts w:ascii="Times New Roman" w:eastAsia="微软雅黑" w:hAnsi="Times New Roman" w:cs="Times New Roman"/>
          <w:sz w:val="22"/>
          <w:szCs w:val="22"/>
        </w:rPr>
        <w:t>增长达不到市场预期时。</w:t>
      </w:r>
    </w:p>
    <w:p w14:paraId="7C25DD45"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中长期策略（</w:t>
      </w:r>
      <w:r w:rsidRPr="003B0283">
        <w:rPr>
          <w:rFonts w:ascii="Times New Roman" w:eastAsia="微软雅黑" w:hAnsi="Times New Roman" w:cs="Times New Roman"/>
          <w:b/>
          <w:bCs/>
          <w:sz w:val="22"/>
          <w:szCs w:val="22"/>
        </w:rPr>
        <w:t xml:space="preserve">6-12 </w:t>
      </w:r>
      <w:r w:rsidRPr="003B0283">
        <w:rPr>
          <w:rFonts w:ascii="Times New Roman" w:eastAsia="微软雅黑" w:hAnsi="Times New Roman" w:cs="Times New Roman"/>
          <w:b/>
          <w:bCs/>
          <w:sz w:val="22"/>
          <w:szCs w:val="22"/>
        </w:rPr>
        <w:t>个月）：逢低布局</w:t>
      </w:r>
    </w:p>
    <w:p w14:paraId="53A69C39" w14:textId="77777777" w:rsidR="003B0283" w:rsidRPr="003B0283" w:rsidRDefault="003B0283">
      <w:pPr>
        <w:numPr>
          <w:ilvl w:val="0"/>
          <w:numId w:val="44"/>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等待更合理的估值水平</w:t>
      </w:r>
      <w:r w:rsidRPr="003B0283">
        <w:rPr>
          <w:rFonts w:ascii="Times New Roman" w:eastAsia="微软雅黑" w:hAnsi="Times New Roman" w:cs="Times New Roman"/>
          <w:sz w:val="22"/>
          <w:szCs w:val="22"/>
        </w:rPr>
        <w:t>：当前估值（</w:t>
      </w:r>
      <w:r w:rsidRPr="003B0283">
        <w:rPr>
          <w:rFonts w:ascii="Times New Roman" w:eastAsia="微软雅黑" w:hAnsi="Times New Roman" w:cs="Times New Roman"/>
          <w:sz w:val="22"/>
          <w:szCs w:val="22"/>
        </w:rPr>
        <w:t>PEG &gt; 1.2x</w:t>
      </w:r>
      <w:r w:rsidRPr="003B0283">
        <w:rPr>
          <w:rFonts w:ascii="Times New Roman" w:eastAsia="微软雅黑" w:hAnsi="Times New Roman" w:cs="Times New Roman"/>
          <w:sz w:val="22"/>
          <w:szCs w:val="22"/>
        </w:rPr>
        <w:t>）较高，若股价回调至合理水平（</w:t>
      </w:r>
      <w:r w:rsidRPr="003B0283">
        <w:rPr>
          <w:rFonts w:ascii="Times New Roman" w:eastAsia="微软雅黑" w:hAnsi="Times New Roman" w:cs="Times New Roman"/>
          <w:sz w:val="22"/>
          <w:szCs w:val="22"/>
        </w:rPr>
        <w:t>PEG ≤ 1x</w:t>
      </w:r>
      <w:r w:rsidRPr="003B0283">
        <w:rPr>
          <w:rFonts w:ascii="Times New Roman" w:eastAsia="微软雅黑" w:hAnsi="Times New Roman" w:cs="Times New Roman"/>
          <w:sz w:val="22"/>
          <w:szCs w:val="22"/>
        </w:rPr>
        <w:t>），可考虑入场。</w:t>
      </w:r>
    </w:p>
    <w:p w14:paraId="39C40FCC" w14:textId="77777777" w:rsidR="003B0283" w:rsidRPr="003B0283" w:rsidRDefault="003B0283">
      <w:pPr>
        <w:numPr>
          <w:ilvl w:val="0"/>
          <w:numId w:val="44"/>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关注</w:t>
      </w:r>
      <w:r w:rsidRPr="003B0283">
        <w:rPr>
          <w:rFonts w:ascii="Times New Roman" w:eastAsia="微软雅黑" w:hAnsi="Times New Roman" w:cs="Times New Roman"/>
          <w:b/>
          <w:bCs/>
          <w:sz w:val="22"/>
          <w:szCs w:val="22"/>
        </w:rPr>
        <w:t xml:space="preserve"> AI </w:t>
      </w:r>
      <w:r w:rsidRPr="003B0283">
        <w:rPr>
          <w:rFonts w:ascii="Times New Roman" w:eastAsia="微软雅黑" w:hAnsi="Times New Roman" w:cs="Times New Roman"/>
          <w:b/>
          <w:bCs/>
          <w:sz w:val="22"/>
          <w:szCs w:val="22"/>
        </w:rPr>
        <w:t>广告与电商扩展</w:t>
      </w:r>
      <w:r w:rsidRPr="003B0283">
        <w:rPr>
          <w:rFonts w:ascii="Times New Roman" w:eastAsia="微软雅黑" w:hAnsi="Times New Roman" w:cs="Times New Roman"/>
          <w:sz w:val="22"/>
          <w:szCs w:val="22"/>
        </w:rPr>
        <w:t>：如果</w:t>
      </w:r>
      <w:r w:rsidRPr="003B0283">
        <w:rPr>
          <w:rFonts w:ascii="Times New Roman" w:eastAsia="微软雅黑" w:hAnsi="Times New Roman" w:cs="Times New Roman"/>
          <w:sz w:val="22"/>
          <w:szCs w:val="22"/>
        </w:rPr>
        <w:t xml:space="preserve"> AppLovin </w:t>
      </w:r>
      <w:r w:rsidRPr="003B0283">
        <w:rPr>
          <w:rFonts w:ascii="Times New Roman" w:eastAsia="微软雅黑" w:hAnsi="Times New Roman" w:cs="Times New Roman"/>
          <w:sz w:val="22"/>
          <w:szCs w:val="22"/>
        </w:rPr>
        <w:t>的</w:t>
      </w:r>
      <w:r w:rsidRPr="003B0283">
        <w:rPr>
          <w:rFonts w:ascii="Times New Roman" w:eastAsia="微软雅黑" w:hAnsi="Times New Roman" w:cs="Times New Roman"/>
          <w:sz w:val="22"/>
          <w:szCs w:val="22"/>
        </w:rPr>
        <w:t xml:space="preserve"> AI </w:t>
      </w:r>
      <w:r w:rsidRPr="003B0283">
        <w:rPr>
          <w:rFonts w:ascii="Times New Roman" w:eastAsia="微软雅黑" w:hAnsi="Times New Roman" w:cs="Times New Roman"/>
          <w:sz w:val="22"/>
          <w:szCs w:val="22"/>
        </w:rPr>
        <w:t>业务能成功应用于更多行业（如</w:t>
      </w:r>
      <w:r w:rsidRPr="003B0283">
        <w:rPr>
          <w:rFonts w:ascii="Times New Roman" w:eastAsia="微软雅黑" w:hAnsi="Times New Roman" w:cs="Times New Roman"/>
          <w:sz w:val="22"/>
          <w:szCs w:val="22"/>
        </w:rPr>
        <w:t xml:space="preserve"> eCommerce</w:t>
      </w:r>
      <w:r w:rsidRPr="003B0283">
        <w:rPr>
          <w:rFonts w:ascii="Times New Roman" w:eastAsia="微软雅黑" w:hAnsi="Times New Roman" w:cs="Times New Roman"/>
          <w:sz w:val="22"/>
          <w:szCs w:val="22"/>
        </w:rPr>
        <w:t>），则长期增长潜力依旧存在。</w:t>
      </w:r>
    </w:p>
    <w:p w14:paraId="319EDDD3"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93FA209">
          <v:rect id="_x0000_i1062" style="width:0;height:1.5pt" o:hralign="center" o:hrstd="t" o:hr="t" fillcolor="#a0a0a0" stroked="f"/>
        </w:pict>
      </w:r>
    </w:p>
    <w:p w14:paraId="36B0C3E4" w14:textId="77777777" w:rsidR="003B0283" w:rsidRPr="003B0283" w:rsidRDefault="003B0283" w:rsidP="003B0283">
      <w:pPr>
        <w:rPr>
          <w:rFonts w:ascii="Times New Roman" w:eastAsia="微软雅黑" w:hAnsi="Times New Roman" w:cs="Times New Roman"/>
          <w:b/>
          <w:bCs/>
          <w:sz w:val="22"/>
          <w:szCs w:val="22"/>
        </w:rPr>
      </w:pPr>
      <w:r w:rsidRPr="003B0283">
        <w:rPr>
          <w:rFonts w:ascii="Times New Roman" w:eastAsia="微软雅黑" w:hAnsi="Times New Roman" w:cs="Times New Roman"/>
          <w:b/>
          <w:bCs/>
          <w:sz w:val="22"/>
          <w:szCs w:val="22"/>
        </w:rPr>
        <w:t>结论</w:t>
      </w:r>
    </w:p>
    <w:p w14:paraId="3657CC4F"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AppLovin </w:t>
      </w:r>
      <w:r w:rsidRPr="003B0283">
        <w:rPr>
          <w:rFonts w:ascii="Times New Roman" w:eastAsia="微软雅黑" w:hAnsi="Times New Roman" w:cs="Times New Roman"/>
          <w:sz w:val="22"/>
          <w:szCs w:val="22"/>
        </w:rPr>
        <w:t>是一个</w:t>
      </w:r>
      <w:r w:rsidRPr="003B0283">
        <w:rPr>
          <w:rFonts w:ascii="Times New Roman" w:eastAsia="微软雅黑" w:hAnsi="Times New Roman" w:cs="Times New Roman"/>
          <w:b/>
          <w:bCs/>
          <w:sz w:val="22"/>
          <w:szCs w:val="22"/>
        </w:rPr>
        <w:t>增长强劲但估值极高</w:t>
      </w:r>
      <w:r w:rsidRPr="003B0283">
        <w:rPr>
          <w:rFonts w:ascii="Times New Roman" w:eastAsia="微软雅黑" w:hAnsi="Times New Roman" w:cs="Times New Roman"/>
          <w:sz w:val="22"/>
          <w:szCs w:val="22"/>
        </w:rPr>
        <w:t>的公司，</w:t>
      </w:r>
      <w:r w:rsidRPr="003B0283">
        <w:rPr>
          <w:rFonts w:ascii="Times New Roman" w:eastAsia="微软雅黑" w:hAnsi="Times New Roman" w:cs="Times New Roman"/>
          <w:b/>
          <w:bCs/>
          <w:sz w:val="22"/>
          <w:szCs w:val="22"/>
        </w:rPr>
        <w:t>短期股价已反映大部分利好，</w:t>
      </w: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财报成为关键变量</w:t>
      </w:r>
      <w:r w:rsidRPr="003B0283">
        <w:rPr>
          <w:rFonts w:ascii="Times New Roman" w:eastAsia="微软雅黑" w:hAnsi="Times New Roman" w:cs="Times New Roman"/>
          <w:sz w:val="22"/>
          <w:szCs w:val="22"/>
        </w:rPr>
        <w:t>。在管理层持续减持、高估值、</w:t>
      </w: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业务增长能否持续等因素影响下，建议投资者</w:t>
      </w:r>
      <w:r w:rsidRPr="003B0283">
        <w:rPr>
          <w:rFonts w:ascii="Times New Roman" w:eastAsia="微软雅黑" w:hAnsi="Times New Roman" w:cs="Times New Roman"/>
          <w:b/>
          <w:bCs/>
          <w:sz w:val="22"/>
          <w:szCs w:val="22"/>
        </w:rPr>
        <w:t>保持耐心，避免盲目追高，等待市场提供更优的买入机会</w:t>
      </w:r>
      <w:r w:rsidRPr="003B0283">
        <w:rPr>
          <w:rFonts w:ascii="Times New Roman" w:eastAsia="微软雅黑" w:hAnsi="Times New Roman" w:cs="Times New Roman"/>
          <w:sz w:val="22"/>
          <w:szCs w:val="22"/>
        </w:rPr>
        <w:t>。</w:t>
      </w:r>
    </w:p>
    <w:p w14:paraId="6145BB4E"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关注点</w:t>
      </w:r>
      <w:r w:rsidRPr="003B0283">
        <w:rPr>
          <w:rFonts w:ascii="Times New Roman" w:eastAsia="微软雅黑" w:hAnsi="Times New Roman" w:cs="Times New Roman"/>
          <w:sz w:val="22"/>
          <w:szCs w:val="22"/>
        </w:rPr>
        <w:t>：</w:t>
      </w:r>
    </w:p>
    <w:p w14:paraId="4B2F798D" w14:textId="77777777" w:rsidR="003B0283" w:rsidRPr="003B0283" w:rsidRDefault="003B0283">
      <w:pPr>
        <w:numPr>
          <w:ilvl w:val="0"/>
          <w:numId w:val="45"/>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2025/26 </w:t>
      </w:r>
      <w:r w:rsidRPr="003B0283">
        <w:rPr>
          <w:rFonts w:ascii="Times New Roman" w:eastAsia="微软雅黑" w:hAnsi="Times New Roman" w:cs="Times New Roman"/>
          <w:sz w:val="22"/>
          <w:szCs w:val="22"/>
        </w:rPr>
        <w:t>财测能否继续超预期？</w:t>
      </w:r>
    </w:p>
    <w:p w14:paraId="7756E45F" w14:textId="77777777" w:rsidR="003B0283" w:rsidRPr="003B0283" w:rsidRDefault="003B0283">
      <w:pPr>
        <w:numPr>
          <w:ilvl w:val="0"/>
          <w:numId w:val="45"/>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AI </w:t>
      </w:r>
      <w:r w:rsidRPr="003B0283">
        <w:rPr>
          <w:rFonts w:ascii="Times New Roman" w:eastAsia="微软雅黑" w:hAnsi="Times New Roman" w:cs="Times New Roman"/>
          <w:sz w:val="22"/>
          <w:szCs w:val="22"/>
        </w:rPr>
        <w:t>广告及</w:t>
      </w:r>
      <w:r w:rsidRPr="003B0283">
        <w:rPr>
          <w:rFonts w:ascii="Times New Roman" w:eastAsia="微软雅黑" w:hAnsi="Times New Roman" w:cs="Times New Roman"/>
          <w:sz w:val="22"/>
          <w:szCs w:val="22"/>
        </w:rPr>
        <w:t xml:space="preserve"> eCommerce </w:t>
      </w:r>
      <w:r w:rsidRPr="003B0283">
        <w:rPr>
          <w:rFonts w:ascii="Times New Roman" w:eastAsia="微软雅黑" w:hAnsi="Times New Roman" w:cs="Times New Roman"/>
          <w:sz w:val="22"/>
          <w:szCs w:val="22"/>
        </w:rPr>
        <w:t>业务拓展进展如何？</w:t>
      </w:r>
    </w:p>
    <w:p w14:paraId="5B83FBA8" w14:textId="77777777" w:rsidR="003B0283" w:rsidRPr="003B0283" w:rsidRDefault="003B0283">
      <w:pPr>
        <w:numPr>
          <w:ilvl w:val="0"/>
          <w:numId w:val="45"/>
        </w:numPr>
        <w:rPr>
          <w:rFonts w:ascii="Times New Roman" w:eastAsia="微软雅黑" w:hAnsi="Times New Roman" w:cs="Times New Roman"/>
          <w:sz w:val="22"/>
          <w:szCs w:val="22"/>
        </w:rPr>
      </w:pPr>
      <w:r w:rsidRPr="003B0283">
        <w:rPr>
          <w:rFonts w:ascii="Times New Roman" w:eastAsia="微软雅黑" w:hAnsi="Times New Roman" w:cs="Times New Roman"/>
          <w:sz w:val="22"/>
          <w:szCs w:val="22"/>
        </w:rPr>
        <w:t xml:space="preserve">Q4 </w:t>
      </w:r>
      <w:r w:rsidRPr="003B0283">
        <w:rPr>
          <w:rFonts w:ascii="Times New Roman" w:eastAsia="微软雅黑" w:hAnsi="Times New Roman" w:cs="Times New Roman"/>
          <w:sz w:val="22"/>
          <w:szCs w:val="22"/>
        </w:rPr>
        <w:t>业绩发布后股价波动情况。</w:t>
      </w:r>
    </w:p>
    <w:p w14:paraId="715A52A4"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投资者行动</w:t>
      </w:r>
      <w:r w:rsidRPr="003B0283">
        <w:rPr>
          <w:rFonts w:ascii="Times New Roman" w:eastAsia="微软雅黑" w:hAnsi="Times New Roman" w:cs="Times New Roman"/>
          <w:sz w:val="22"/>
          <w:szCs w:val="22"/>
        </w:rPr>
        <w:t>：</w:t>
      </w:r>
    </w:p>
    <w:p w14:paraId="31214C06" w14:textId="77777777" w:rsidR="003B0283" w:rsidRPr="003B0283" w:rsidRDefault="003B0283">
      <w:pPr>
        <w:numPr>
          <w:ilvl w:val="0"/>
          <w:numId w:val="4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w:t>
      </w:r>
      <w:r w:rsidRPr="003B0283">
        <w:rPr>
          <w:rFonts w:ascii="Times New Roman" w:eastAsia="微软雅黑" w:hAnsi="Times New Roman" w:cs="Times New Roman"/>
          <w:b/>
          <w:bCs/>
          <w:sz w:val="22"/>
          <w:szCs w:val="22"/>
        </w:rPr>
        <w:t xml:space="preserve"> Q4 </w:t>
      </w:r>
      <w:r w:rsidRPr="003B0283">
        <w:rPr>
          <w:rFonts w:ascii="Times New Roman" w:eastAsia="微软雅黑" w:hAnsi="Times New Roman" w:cs="Times New Roman"/>
          <w:b/>
          <w:bCs/>
          <w:sz w:val="22"/>
          <w:szCs w:val="22"/>
        </w:rPr>
        <w:t>业绩超预期，股价继续冲高，可考虑部分止盈</w:t>
      </w:r>
      <w:r w:rsidRPr="003B0283">
        <w:rPr>
          <w:rFonts w:ascii="Times New Roman" w:eastAsia="微软雅黑" w:hAnsi="Times New Roman" w:cs="Times New Roman"/>
          <w:sz w:val="22"/>
          <w:szCs w:val="22"/>
        </w:rPr>
        <w:t>。</w:t>
      </w:r>
    </w:p>
    <w:p w14:paraId="656E5220" w14:textId="77777777" w:rsidR="003B0283" w:rsidRPr="003B0283" w:rsidRDefault="003B0283">
      <w:pPr>
        <w:numPr>
          <w:ilvl w:val="0"/>
          <w:numId w:val="46"/>
        </w:num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若股价回调</w:t>
      </w:r>
      <w:r w:rsidRPr="003B0283">
        <w:rPr>
          <w:rFonts w:ascii="Times New Roman" w:eastAsia="微软雅黑" w:hAnsi="Times New Roman" w:cs="Times New Roman"/>
          <w:b/>
          <w:bCs/>
          <w:sz w:val="22"/>
          <w:szCs w:val="22"/>
        </w:rPr>
        <w:t xml:space="preserve"> 15-20%</w:t>
      </w:r>
      <w:r w:rsidRPr="003B0283">
        <w:rPr>
          <w:rFonts w:ascii="Times New Roman" w:eastAsia="微软雅黑" w:hAnsi="Times New Roman" w:cs="Times New Roman"/>
          <w:b/>
          <w:bCs/>
          <w:sz w:val="22"/>
          <w:szCs w:val="22"/>
        </w:rPr>
        <w:t>，可关注买入机会</w:t>
      </w:r>
      <w:r w:rsidRPr="003B0283">
        <w:rPr>
          <w:rFonts w:ascii="Times New Roman" w:eastAsia="微软雅黑" w:hAnsi="Times New Roman" w:cs="Times New Roman"/>
          <w:sz w:val="22"/>
          <w:szCs w:val="22"/>
        </w:rPr>
        <w:t>，尤其是机构是否继续加仓。</w:t>
      </w:r>
    </w:p>
    <w:p w14:paraId="54518E8F" w14:textId="77777777" w:rsidR="003B0283" w:rsidRPr="003B0283" w:rsidRDefault="00000000" w:rsidP="003B0283">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37FA9A">
          <v:rect id="_x0000_i1063" style="width:0;height:1.5pt" o:hralign="center" o:hrstd="t" o:hr="t" fillcolor="#a0a0a0" stroked="f"/>
        </w:pict>
      </w:r>
    </w:p>
    <w:p w14:paraId="57D6E43B" w14:textId="77777777" w:rsidR="003B0283" w:rsidRPr="003B0283" w:rsidRDefault="003B0283" w:rsidP="003B0283">
      <w:pPr>
        <w:rPr>
          <w:rFonts w:ascii="Times New Roman" w:eastAsia="微软雅黑" w:hAnsi="Times New Roman" w:cs="Times New Roman"/>
          <w:sz w:val="22"/>
          <w:szCs w:val="22"/>
        </w:rPr>
      </w:pPr>
      <w:r w:rsidRPr="003B0283">
        <w:rPr>
          <w:rFonts w:ascii="Times New Roman" w:eastAsia="微软雅黑" w:hAnsi="Times New Roman" w:cs="Times New Roman"/>
          <w:b/>
          <w:bCs/>
          <w:sz w:val="22"/>
          <w:szCs w:val="22"/>
        </w:rPr>
        <w:t xml:space="preserve">Q4 </w:t>
      </w:r>
      <w:r w:rsidRPr="003B0283">
        <w:rPr>
          <w:rFonts w:ascii="Times New Roman" w:eastAsia="微软雅黑" w:hAnsi="Times New Roman" w:cs="Times New Roman"/>
          <w:b/>
          <w:bCs/>
          <w:sz w:val="22"/>
          <w:szCs w:val="22"/>
        </w:rPr>
        <w:t>财报发布时间</w:t>
      </w:r>
      <w:r w:rsidRPr="003B0283">
        <w:rPr>
          <w:rFonts w:ascii="Times New Roman" w:eastAsia="微软雅黑" w:hAnsi="Times New Roman" w:cs="Times New Roman"/>
          <w:sz w:val="22"/>
          <w:szCs w:val="22"/>
        </w:rPr>
        <w:t>：</w:t>
      </w:r>
      <w:r w:rsidRPr="003B0283">
        <w:rPr>
          <w:rFonts w:ascii="Times New Roman" w:eastAsia="微软雅黑" w:hAnsi="Times New Roman" w:cs="Times New Roman"/>
          <w:b/>
          <w:bCs/>
          <w:sz w:val="22"/>
          <w:szCs w:val="22"/>
        </w:rPr>
        <w:t>2025</w:t>
      </w:r>
      <w:r w:rsidRPr="003B0283">
        <w:rPr>
          <w:rFonts w:ascii="Times New Roman" w:eastAsia="微软雅黑" w:hAnsi="Times New Roman" w:cs="Times New Roman"/>
          <w:b/>
          <w:bCs/>
          <w:sz w:val="22"/>
          <w:szCs w:val="22"/>
        </w:rPr>
        <w:t>年</w:t>
      </w:r>
      <w:r w:rsidRPr="003B0283">
        <w:rPr>
          <w:rFonts w:ascii="Times New Roman" w:eastAsia="微软雅黑" w:hAnsi="Times New Roman" w:cs="Times New Roman"/>
          <w:b/>
          <w:bCs/>
          <w:sz w:val="22"/>
          <w:szCs w:val="22"/>
        </w:rPr>
        <w:t>2</w:t>
      </w:r>
      <w:r w:rsidRPr="003B0283">
        <w:rPr>
          <w:rFonts w:ascii="Times New Roman" w:eastAsia="微软雅黑" w:hAnsi="Times New Roman" w:cs="Times New Roman"/>
          <w:b/>
          <w:bCs/>
          <w:sz w:val="22"/>
          <w:szCs w:val="22"/>
        </w:rPr>
        <w:t>月</w:t>
      </w:r>
      <w:r w:rsidRPr="003B0283">
        <w:rPr>
          <w:rFonts w:ascii="Times New Roman" w:eastAsia="微软雅黑" w:hAnsi="Times New Roman" w:cs="Times New Roman"/>
          <w:b/>
          <w:bCs/>
          <w:sz w:val="22"/>
          <w:szCs w:val="22"/>
        </w:rPr>
        <w:t>12</w:t>
      </w:r>
      <w:r w:rsidRPr="003B0283">
        <w:rPr>
          <w:rFonts w:ascii="Times New Roman" w:eastAsia="微软雅黑" w:hAnsi="Times New Roman" w:cs="Times New Roman"/>
          <w:b/>
          <w:bCs/>
          <w:sz w:val="22"/>
          <w:szCs w:val="22"/>
        </w:rPr>
        <w:t>日（美股盘后）</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sz w:val="22"/>
          <w:szCs w:val="22"/>
        </w:rPr>
        <w:t>建议关注该日市场反应，以调整投资策略。</w:t>
      </w:r>
    </w:p>
    <w:p w14:paraId="69FE94EE" w14:textId="77777777" w:rsidR="003B0283" w:rsidRPr="003B0283" w:rsidRDefault="003B0283" w:rsidP="003B0283">
      <w:pPr>
        <w:rPr>
          <w:rFonts w:ascii="Times New Roman" w:eastAsia="微软雅黑" w:hAnsi="Times New Roman" w:cs="Times New Roman"/>
          <w:sz w:val="22"/>
          <w:szCs w:val="22"/>
        </w:rPr>
      </w:pPr>
      <w:r w:rsidRPr="003B0283">
        <w:rPr>
          <w:rFonts w:ascii="Segoe UI Emoji" w:eastAsia="微软雅黑" w:hAnsi="Segoe UI Emoji" w:cs="Segoe UI Emoji"/>
          <w:sz w:val="22"/>
          <w:szCs w:val="22"/>
        </w:rPr>
        <w:t>📉</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短期：风险较大，避免追高</w:t>
      </w:r>
      <w:r w:rsidRPr="003B0283">
        <w:rPr>
          <w:rFonts w:ascii="Times New Roman" w:eastAsia="微软雅黑" w:hAnsi="Times New Roman" w:cs="Times New Roman"/>
          <w:sz w:val="22"/>
          <w:szCs w:val="22"/>
        </w:rPr>
        <w:t xml:space="preserve"> </w:t>
      </w:r>
      <w:r w:rsidRPr="003B0283">
        <w:rPr>
          <w:rFonts w:ascii="Segoe UI Emoji" w:eastAsia="微软雅黑" w:hAnsi="Segoe UI Emoji" w:cs="Segoe UI Emoji"/>
          <w:sz w:val="22"/>
          <w:szCs w:val="22"/>
        </w:rPr>
        <w:t>📈</w:t>
      </w:r>
      <w:r w:rsidRPr="003B0283">
        <w:rPr>
          <w:rFonts w:ascii="Times New Roman" w:eastAsia="微软雅黑" w:hAnsi="Times New Roman" w:cs="Times New Roman"/>
          <w:sz w:val="22"/>
          <w:szCs w:val="22"/>
        </w:rPr>
        <w:t xml:space="preserve"> </w:t>
      </w:r>
      <w:r w:rsidRPr="003B0283">
        <w:rPr>
          <w:rFonts w:ascii="Times New Roman" w:eastAsia="微软雅黑" w:hAnsi="Times New Roman" w:cs="Times New Roman"/>
          <w:b/>
          <w:bCs/>
          <w:sz w:val="22"/>
          <w:szCs w:val="22"/>
        </w:rPr>
        <w:t>中长期：若调整至合理估值，可考虑买入</w:t>
      </w:r>
    </w:p>
    <w:p w14:paraId="46C5F211" w14:textId="5A8BC831" w:rsidR="00EB4BBB" w:rsidRPr="007F3A26" w:rsidRDefault="007F3A26" w:rsidP="00134146">
      <w:pPr>
        <w:rPr>
          <w:rFonts w:ascii="Times New Roman" w:eastAsia="微软雅黑" w:hAnsi="Times New Roman" w:cs="Times New Roman"/>
          <w:b/>
          <w:bCs/>
          <w:sz w:val="22"/>
          <w:szCs w:val="22"/>
        </w:rPr>
      </w:pPr>
      <w:r w:rsidRPr="007F3A26">
        <w:rPr>
          <w:rFonts w:ascii="Times New Roman" w:eastAsia="微软雅黑" w:hAnsi="Times New Roman" w:cs="Times New Roman" w:hint="eastAsia"/>
          <w:b/>
          <w:bCs/>
          <w:sz w:val="22"/>
          <w:szCs w:val="22"/>
        </w:rPr>
        <w:lastRenderedPageBreak/>
        <w:t>2</w:t>
      </w:r>
      <w:r w:rsidRPr="007F3A26">
        <w:rPr>
          <w:rFonts w:ascii="Times New Roman" w:eastAsia="微软雅黑" w:hAnsi="Times New Roman" w:cs="Times New Roman" w:hint="eastAsia"/>
          <w:b/>
          <w:bCs/>
          <w:sz w:val="22"/>
          <w:szCs w:val="22"/>
        </w:rPr>
        <w:t>．</w:t>
      </w:r>
      <w:hyperlink r:id="rId415" w:history="1">
        <w:r w:rsidRPr="007F3A26">
          <w:rPr>
            <w:rStyle w:val="af0"/>
            <w:rFonts w:ascii="Times New Roman" w:eastAsia="微软雅黑" w:hAnsi="Times New Roman" w:cs="Times New Roman" w:hint="eastAsia"/>
            <w:b/>
            <w:bCs/>
            <w:sz w:val="22"/>
            <w:szCs w:val="22"/>
          </w:rPr>
          <w:t>StockAnalysis</w:t>
        </w:r>
      </w:hyperlink>
    </w:p>
    <w:p w14:paraId="658926D1"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AppLovin</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b/>
          <w:bCs/>
          <w:sz w:val="22"/>
          <w:szCs w:val="22"/>
        </w:rPr>
        <w:t>）相关新闻分析</w:t>
      </w:r>
    </w:p>
    <w:p w14:paraId="59A2FDCF" w14:textId="77777777" w:rsidR="007F3A26" w:rsidRPr="007F3A26" w:rsidRDefault="007F3A26" w:rsidP="007F3A26">
      <w:p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从</w:t>
      </w:r>
      <w:r w:rsidRPr="007F3A26">
        <w:rPr>
          <w:rFonts w:ascii="Times New Roman" w:eastAsia="微软雅黑" w:hAnsi="Times New Roman" w:cs="Times New Roman"/>
          <w:b/>
          <w:bCs/>
          <w:sz w:val="22"/>
          <w:szCs w:val="22"/>
        </w:rPr>
        <w:t>Seeking Alpha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Investopedia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 xml:space="preserve">Benzinga </w:t>
      </w:r>
      <w:r w:rsidRPr="007F3A26">
        <w:rPr>
          <w:rFonts w:ascii="Times New Roman" w:eastAsia="微软雅黑" w:hAnsi="Times New Roman" w:cs="Times New Roman"/>
          <w:b/>
          <w:bCs/>
          <w:sz w:val="22"/>
          <w:szCs w:val="22"/>
        </w:rPr>
        <w:t>和</w:t>
      </w:r>
      <w:r w:rsidRPr="007F3A26">
        <w:rPr>
          <w:rFonts w:ascii="Times New Roman" w:eastAsia="微软雅黑" w:hAnsi="Times New Roman" w:cs="Times New Roman"/>
          <w:b/>
          <w:bCs/>
          <w:sz w:val="22"/>
          <w:szCs w:val="22"/>
        </w:rPr>
        <w:t xml:space="preserve"> Invezz</w:t>
      </w:r>
      <w:r w:rsidRPr="007F3A26">
        <w:rPr>
          <w:rFonts w:ascii="Times New Roman" w:eastAsia="微软雅黑" w:hAnsi="Times New Roman" w:cs="Times New Roman"/>
          <w:sz w:val="22"/>
          <w:szCs w:val="22"/>
        </w:rPr>
        <w:t>的最新报道来看，市场对</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AppLovin</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即将发布的</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财报（</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w:t>
      </w:r>
      <w:r w:rsidRPr="007F3A26">
        <w:rPr>
          <w:rFonts w:ascii="Times New Roman" w:eastAsia="微软雅黑" w:hAnsi="Times New Roman" w:cs="Times New Roman"/>
          <w:b/>
          <w:bCs/>
          <w:sz w:val="22"/>
          <w:szCs w:val="22"/>
        </w:rPr>
        <w:t>12</w:t>
      </w:r>
      <w:r w:rsidRPr="007F3A26">
        <w:rPr>
          <w:rFonts w:ascii="Times New Roman" w:eastAsia="微软雅黑" w:hAnsi="Times New Roman" w:cs="Times New Roman"/>
          <w:b/>
          <w:bCs/>
          <w:sz w:val="22"/>
          <w:szCs w:val="22"/>
        </w:rPr>
        <w:t>日）</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充满期待，并且观点分歧明显。</w:t>
      </w:r>
    </w:p>
    <w:p w14:paraId="5CEFDEE4"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EF3C648">
          <v:rect id="_x0000_i1064" style="width:0;height:1.5pt" o:hralign="center" o:hrstd="t" o:hr="t" fillcolor="#a0a0a0" stroked="f"/>
        </w:pict>
      </w:r>
    </w:p>
    <w:p w14:paraId="7946B1DB"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1. Seeking Alpha</w:t>
      </w:r>
      <w:r w:rsidRPr="007F3A26">
        <w:rPr>
          <w:rFonts w:ascii="Times New Roman" w:eastAsia="微软雅黑" w:hAnsi="Times New Roman" w:cs="Times New Roman"/>
          <w:b/>
          <w:bCs/>
          <w:sz w:val="22"/>
          <w:szCs w:val="22"/>
        </w:rPr>
        <w:t>：谨慎对待</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财报前的高估值</w:t>
      </w:r>
    </w:p>
    <w:p w14:paraId="28222761" w14:textId="77777777" w:rsidR="007F3A26" w:rsidRPr="007F3A26" w:rsidRDefault="007F3A26">
      <w:pPr>
        <w:numPr>
          <w:ilvl w:val="0"/>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观点：持有（</w:t>
      </w:r>
      <w:r w:rsidRPr="007F3A26">
        <w:rPr>
          <w:rFonts w:ascii="Times New Roman" w:eastAsia="微软雅黑" w:hAnsi="Times New Roman" w:cs="Times New Roman"/>
          <w:b/>
          <w:bCs/>
          <w:sz w:val="22"/>
          <w:szCs w:val="22"/>
        </w:rPr>
        <w:t>Hold</w:t>
      </w:r>
      <w:r w:rsidRPr="007F3A26">
        <w:rPr>
          <w:rFonts w:ascii="Times New Roman" w:eastAsia="微软雅黑" w:hAnsi="Times New Roman" w:cs="Times New Roman"/>
          <w:b/>
          <w:bCs/>
          <w:sz w:val="22"/>
          <w:szCs w:val="22"/>
        </w:rPr>
        <w:t>），避免贪婪</w:t>
      </w:r>
    </w:p>
    <w:p w14:paraId="414D81CA" w14:textId="77777777" w:rsidR="007F3A26" w:rsidRPr="007F3A26" w:rsidRDefault="007F3A26">
      <w:pPr>
        <w:numPr>
          <w:ilvl w:val="0"/>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5578FC25" w14:textId="77777777" w:rsidR="007F3A26" w:rsidRPr="007F3A26" w:rsidRDefault="007F3A26">
      <w:pPr>
        <w:numPr>
          <w:ilvl w:val="1"/>
          <w:numId w:val="47"/>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预计</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业绩良好</w:t>
      </w:r>
      <w:r w:rsidRPr="007F3A26">
        <w:rPr>
          <w:rFonts w:ascii="Times New Roman" w:eastAsia="微软雅黑" w:hAnsi="Times New Roman" w:cs="Times New Roman"/>
          <w:sz w:val="22"/>
          <w:szCs w:val="22"/>
        </w:rPr>
        <w:t>，但市场预期已高度反映，若稍有不及，股价可能承压。</w:t>
      </w:r>
    </w:p>
    <w:p w14:paraId="1D6E0883" w14:textId="77777777" w:rsidR="007F3A26" w:rsidRPr="007F3A26" w:rsidRDefault="007F3A26">
      <w:pPr>
        <w:numPr>
          <w:ilvl w:val="1"/>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估值高企</w:t>
      </w:r>
      <w:r w:rsidRPr="007F3A26">
        <w:rPr>
          <w:rFonts w:ascii="Times New Roman" w:eastAsia="微软雅黑" w:hAnsi="Times New Roman" w:cs="Times New Roman"/>
          <w:sz w:val="22"/>
          <w:szCs w:val="22"/>
        </w:rPr>
        <w:t>（</w:t>
      </w:r>
      <w:r w:rsidRPr="007F3A26">
        <w:rPr>
          <w:rFonts w:ascii="Times New Roman" w:eastAsia="微软雅黑" w:hAnsi="Times New Roman" w:cs="Times New Roman"/>
          <w:sz w:val="22"/>
          <w:szCs w:val="22"/>
        </w:rPr>
        <w:t>PEG &gt; 1.2x</w:t>
      </w:r>
      <w:r w:rsidRPr="007F3A26">
        <w:rPr>
          <w:rFonts w:ascii="Times New Roman" w:eastAsia="微软雅黑" w:hAnsi="Times New Roman" w:cs="Times New Roman"/>
          <w:sz w:val="22"/>
          <w:szCs w:val="22"/>
        </w:rPr>
        <w:t>），未来增长空间有限。</w:t>
      </w:r>
    </w:p>
    <w:p w14:paraId="214940BD" w14:textId="77777777" w:rsidR="007F3A26" w:rsidRPr="007F3A26" w:rsidRDefault="007F3A26">
      <w:pPr>
        <w:numPr>
          <w:ilvl w:val="1"/>
          <w:numId w:val="4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业务持续强劲</w:t>
      </w:r>
      <w:r w:rsidRPr="007F3A26">
        <w:rPr>
          <w:rFonts w:ascii="Times New Roman" w:eastAsia="微软雅黑" w:hAnsi="Times New Roman" w:cs="Times New Roman"/>
          <w:sz w:val="22"/>
          <w:szCs w:val="22"/>
        </w:rPr>
        <w:t>，但当前股价已基本反映未来增长，需谨慎应对财报波动。</w:t>
      </w:r>
    </w:p>
    <w:p w14:paraId="12456084"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0A9450DE" w14:textId="77777777" w:rsidR="007F3A26" w:rsidRPr="007F3A26" w:rsidRDefault="007F3A26">
      <w:pPr>
        <w:numPr>
          <w:ilvl w:val="0"/>
          <w:numId w:val="48"/>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 xml:space="preserve">Seeking Alpha </w:t>
      </w:r>
      <w:r w:rsidRPr="007F3A26">
        <w:rPr>
          <w:rFonts w:ascii="Times New Roman" w:eastAsia="微软雅黑" w:hAnsi="Times New Roman" w:cs="Times New Roman"/>
          <w:sz w:val="22"/>
          <w:szCs w:val="22"/>
        </w:rPr>
        <w:t>认为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的上涨潜力有限</w:t>
      </w:r>
      <w:r w:rsidRPr="007F3A26">
        <w:rPr>
          <w:rFonts w:ascii="Times New Roman" w:eastAsia="微软雅黑" w:hAnsi="Times New Roman" w:cs="Times New Roman"/>
          <w:sz w:val="22"/>
          <w:szCs w:val="22"/>
        </w:rPr>
        <w:t>，并提醒投资者</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避免盲目追高</w:t>
      </w:r>
      <w:r w:rsidRPr="007F3A26">
        <w:rPr>
          <w:rFonts w:ascii="Times New Roman" w:eastAsia="微软雅黑" w:hAnsi="Times New Roman" w:cs="Times New Roman"/>
          <w:sz w:val="22"/>
          <w:szCs w:val="22"/>
        </w:rPr>
        <w:t>，财报后可能面临市场修正风险。</w:t>
      </w:r>
    </w:p>
    <w:p w14:paraId="76EF0EDD"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90AA939">
          <v:rect id="_x0000_i1065" style="width:0;height:1.5pt" o:hralign="center" o:hrstd="t" o:hr="t" fillcolor="#a0a0a0" stroked="f"/>
        </w:pict>
      </w:r>
    </w:p>
    <w:p w14:paraId="4C1A39A8"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2. Investopedia</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月值得关注的股票</w:t>
      </w:r>
    </w:p>
    <w:p w14:paraId="2522C829" w14:textId="77777777" w:rsidR="007F3A26" w:rsidRPr="007F3A26" w:rsidRDefault="007F3A26">
      <w:pPr>
        <w:numPr>
          <w:ilvl w:val="0"/>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观点：看好</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月市场表现，</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可能受益</w:t>
      </w:r>
    </w:p>
    <w:p w14:paraId="42659679" w14:textId="77777777" w:rsidR="007F3A26" w:rsidRPr="007F3A26" w:rsidRDefault="007F3A26">
      <w:pPr>
        <w:numPr>
          <w:ilvl w:val="0"/>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4E4A8808" w14:textId="77777777" w:rsidR="007F3A26" w:rsidRPr="007F3A26" w:rsidRDefault="007F3A26">
      <w:pPr>
        <w:numPr>
          <w:ilvl w:val="1"/>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通胀数据向好</w:t>
      </w:r>
      <w:r w:rsidRPr="007F3A26">
        <w:rPr>
          <w:rFonts w:ascii="Times New Roman" w:eastAsia="微软雅黑" w:hAnsi="Times New Roman" w:cs="Times New Roman"/>
          <w:sz w:val="22"/>
          <w:szCs w:val="22"/>
        </w:rPr>
        <w:t>，市场情绪积极。</w:t>
      </w:r>
    </w:p>
    <w:p w14:paraId="1C518036" w14:textId="77777777" w:rsidR="007F3A26" w:rsidRPr="007F3A26" w:rsidRDefault="007F3A26">
      <w:pPr>
        <w:numPr>
          <w:ilvl w:val="1"/>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特朗普的亲商业政策</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sz w:val="22"/>
          <w:szCs w:val="22"/>
        </w:rPr>
        <w:t>可能带来政策利好。</w:t>
      </w:r>
    </w:p>
    <w:p w14:paraId="7DB06145" w14:textId="77777777" w:rsidR="007F3A26" w:rsidRPr="007F3A26" w:rsidRDefault="007F3A26">
      <w:pPr>
        <w:numPr>
          <w:ilvl w:val="1"/>
          <w:numId w:val="49"/>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基础设施投资增长</w:t>
      </w:r>
      <w:r w:rsidRPr="007F3A26">
        <w:rPr>
          <w:rFonts w:ascii="Times New Roman" w:eastAsia="微软雅黑" w:hAnsi="Times New Roman" w:cs="Times New Roman"/>
          <w:sz w:val="22"/>
          <w:szCs w:val="22"/>
        </w:rPr>
        <w:t>，对科技股形成利好。</w:t>
      </w:r>
    </w:p>
    <w:p w14:paraId="7290831B"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2D02AA81" w14:textId="77777777" w:rsidR="007F3A26" w:rsidRPr="007F3A26" w:rsidRDefault="007F3A26">
      <w:pPr>
        <w:numPr>
          <w:ilvl w:val="0"/>
          <w:numId w:val="50"/>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lastRenderedPageBreak/>
        <w:t>该文章并未明确推荐</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APP</w:t>
      </w:r>
      <w:r w:rsidRPr="007F3A26">
        <w:rPr>
          <w:rFonts w:ascii="Times New Roman" w:eastAsia="微软雅黑" w:hAnsi="Times New Roman" w:cs="Times New Roman"/>
          <w:sz w:val="22"/>
          <w:szCs w:val="22"/>
        </w:rPr>
        <w:t>，但指出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科技股（包括</w:t>
      </w:r>
      <w:r w:rsidRPr="007F3A26">
        <w:rPr>
          <w:rFonts w:ascii="Times New Roman" w:eastAsia="微软雅黑" w:hAnsi="Times New Roman" w:cs="Times New Roman"/>
          <w:b/>
          <w:bCs/>
          <w:sz w:val="22"/>
          <w:szCs w:val="22"/>
        </w:rPr>
        <w:t xml:space="preserve"> AI </w:t>
      </w:r>
      <w:r w:rsidRPr="007F3A26">
        <w:rPr>
          <w:rFonts w:ascii="Times New Roman" w:eastAsia="微软雅黑" w:hAnsi="Times New Roman" w:cs="Times New Roman"/>
          <w:b/>
          <w:bCs/>
          <w:sz w:val="22"/>
          <w:szCs w:val="22"/>
        </w:rPr>
        <w:t>相关企业）将受益</w:t>
      </w:r>
      <w:r w:rsidRPr="007F3A26">
        <w:rPr>
          <w:rFonts w:ascii="Times New Roman" w:eastAsia="微软雅黑" w:hAnsi="Times New Roman" w:cs="Times New Roman"/>
          <w:sz w:val="22"/>
          <w:szCs w:val="22"/>
        </w:rPr>
        <w:t>，这可能为</w:t>
      </w:r>
      <w:r w:rsidRPr="007F3A26">
        <w:rPr>
          <w:rFonts w:ascii="Times New Roman" w:eastAsia="微软雅黑" w:hAnsi="Times New Roman" w:cs="Times New Roman"/>
          <w:sz w:val="22"/>
          <w:szCs w:val="22"/>
        </w:rPr>
        <w:t xml:space="preserve"> APP </w:t>
      </w:r>
      <w:r w:rsidRPr="007F3A26">
        <w:rPr>
          <w:rFonts w:ascii="Times New Roman" w:eastAsia="微软雅黑" w:hAnsi="Times New Roman" w:cs="Times New Roman"/>
          <w:sz w:val="22"/>
          <w:szCs w:val="22"/>
        </w:rPr>
        <w:t>提供支撑。</w:t>
      </w:r>
    </w:p>
    <w:p w14:paraId="5A53EEE7"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90ACD38">
          <v:rect id="_x0000_i1066" style="width:0;height:1.5pt" o:hralign="center" o:hrstd="t" o:hr="t" fillcolor="#a0a0a0" stroked="f"/>
        </w:pict>
      </w:r>
    </w:p>
    <w:p w14:paraId="6100FE2A"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3. Benzinga</w:t>
      </w:r>
      <w:r w:rsidRPr="007F3A26">
        <w:rPr>
          <w:rFonts w:ascii="Times New Roman" w:eastAsia="微软雅黑" w:hAnsi="Times New Roman" w:cs="Times New Roman"/>
          <w:b/>
          <w:bCs/>
          <w:sz w:val="22"/>
          <w:szCs w:val="22"/>
        </w:rPr>
        <w:t>：预计</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财报将推动股价上涨</w:t>
      </w:r>
    </w:p>
    <w:p w14:paraId="7E2380D3" w14:textId="77777777" w:rsidR="007F3A26" w:rsidRPr="007F3A26" w:rsidRDefault="007F3A26">
      <w:pPr>
        <w:numPr>
          <w:ilvl w:val="0"/>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观点：看涨</w:t>
      </w:r>
    </w:p>
    <w:p w14:paraId="33120A40" w14:textId="77777777" w:rsidR="007F3A26" w:rsidRPr="007F3A26" w:rsidRDefault="007F3A26">
      <w:pPr>
        <w:numPr>
          <w:ilvl w:val="0"/>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56200CCB" w14:textId="77777777" w:rsidR="007F3A26" w:rsidRPr="007F3A26" w:rsidRDefault="007F3A26">
      <w:pPr>
        <w:numPr>
          <w:ilvl w:val="1"/>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期权市场预示大幅波动</w:t>
      </w:r>
      <w:r w:rsidRPr="007F3A26">
        <w:rPr>
          <w:rFonts w:ascii="Times New Roman" w:eastAsia="微软雅黑" w:hAnsi="Times New Roman" w:cs="Times New Roman"/>
          <w:sz w:val="22"/>
          <w:szCs w:val="22"/>
        </w:rPr>
        <w:t>，隐含波动率较高。</w:t>
      </w:r>
    </w:p>
    <w:p w14:paraId="2697B5E4" w14:textId="77777777" w:rsidR="007F3A26" w:rsidRPr="007F3A26" w:rsidRDefault="007F3A26">
      <w:pPr>
        <w:numPr>
          <w:ilvl w:val="1"/>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财报前后可能迎来宽幅交易区间</w:t>
      </w:r>
      <w:r w:rsidRPr="007F3A26">
        <w:rPr>
          <w:rFonts w:ascii="Times New Roman" w:eastAsia="微软雅黑" w:hAnsi="Times New Roman" w:cs="Times New Roman"/>
          <w:sz w:val="22"/>
          <w:szCs w:val="22"/>
        </w:rPr>
        <w:t>，利好短线交易。</w:t>
      </w:r>
    </w:p>
    <w:p w14:paraId="2529C61E" w14:textId="77777777" w:rsidR="007F3A26" w:rsidRPr="007F3A26" w:rsidRDefault="007F3A26">
      <w:pPr>
        <w:numPr>
          <w:ilvl w:val="1"/>
          <w:numId w:val="51"/>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若财报超预期，可能推动股价飙升</w:t>
      </w:r>
      <w:r w:rsidRPr="007F3A26">
        <w:rPr>
          <w:rFonts w:ascii="Times New Roman" w:eastAsia="微软雅黑" w:hAnsi="Times New Roman" w:cs="Times New Roman"/>
          <w:sz w:val="22"/>
          <w:szCs w:val="22"/>
        </w:rPr>
        <w:t>。</w:t>
      </w:r>
    </w:p>
    <w:p w14:paraId="4EA24204"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41CB7A7B" w14:textId="77777777" w:rsidR="007F3A26" w:rsidRPr="007F3A26" w:rsidRDefault="007F3A26">
      <w:pPr>
        <w:numPr>
          <w:ilvl w:val="0"/>
          <w:numId w:val="52"/>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 xml:space="preserve">Benzinga </w:t>
      </w:r>
      <w:r w:rsidRPr="007F3A26">
        <w:rPr>
          <w:rFonts w:ascii="Times New Roman" w:eastAsia="微软雅黑" w:hAnsi="Times New Roman" w:cs="Times New Roman"/>
          <w:sz w:val="22"/>
          <w:szCs w:val="22"/>
        </w:rPr>
        <w:t>更偏向短期交易逻辑，认为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财报可能推动股价上涨</w:t>
      </w:r>
      <w:r w:rsidRPr="007F3A26">
        <w:rPr>
          <w:rFonts w:ascii="Times New Roman" w:eastAsia="微软雅黑" w:hAnsi="Times New Roman" w:cs="Times New Roman"/>
          <w:sz w:val="22"/>
          <w:szCs w:val="22"/>
        </w:rPr>
        <w:t>，但隐含风险较高。</w:t>
      </w:r>
    </w:p>
    <w:p w14:paraId="36269128"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E6FAB31">
          <v:rect id="_x0000_i1067" style="width:0;height:1.5pt" o:hralign="center" o:hrstd="t" o:hr="t" fillcolor="#a0a0a0" stroked="f"/>
        </w:pict>
      </w:r>
    </w:p>
    <w:p w14:paraId="009B8885" w14:textId="77777777" w:rsidR="007F3A26" w:rsidRPr="007F3A26" w:rsidRDefault="007F3A26" w:rsidP="007F3A26">
      <w:pPr>
        <w:rPr>
          <w:rFonts w:ascii="Times New Roman" w:eastAsia="微软雅黑" w:hAnsi="Times New Roman" w:cs="Times New Roman"/>
          <w:b/>
          <w:bCs/>
          <w:sz w:val="22"/>
          <w:szCs w:val="22"/>
        </w:rPr>
      </w:pPr>
      <w:r w:rsidRPr="007F3A26">
        <w:rPr>
          <w:rFonts w:ascii="Times New Roman" w:eastAsia="微软雅黑" w:hAnsi="Times New Roman" w:cs="Times New Roman"/>
          <w:b/>
          <w:bCs/>
          <w:sz w:val="22"/>
          <w:szCs w:val="22"/>
        </w:rPr>
        <w:t>4. Invezz</w:t>
      </w:r>
      <w:r w:rsidRPr="007F3A26">
        <w:rPr>
          <w:rFonts w:ascii="Times New Roman" w:eastAsia="微软雅黑" w:hAnsi="Times New Roman" w:cs="Times New Roman"/>
          <w:b/>
          <w:bCs/>
          <w:sz w:val="22"/>
          <w:szCs w:val="22"/>
        </w:rPr>
        <w:t>：</w:t>
      </w:r>
      <w:r w:rsidRPr="007F3A26">
        <w:rPr>
          <w:rFonts w:ascii="Times New Roman" w:eastAsia="微软雅黑" w:hAnsi="Times New Roman" w:cs="Times New Roman"/>
          <w:b/>
          <w:bCs/>
          <w:sz w:val="22"/>
          <w:szCs w:val="22"/>
        </w:rPr>
        <w:t xml:space="preserve">Wyckoff </w:t>
      </w:r>
      <w:r w:rsidRPr="007F3A26">
        <w:rPr>
          <w:rFonts w:ascii="Times New Roman" w:eastAsia="微软雅黑" w:hAnsi="Times New Roman" w:cs="Times New Roman"/>
          <w:b/>
          <w:bCs/>
          <w:sz w:val="22"/>
          <w:szCs w:val="22"/>
        </w:rPr>
        <w:t>分析法预测</w:t>
      </w:r>
      <w:r w:rsidRPr="007F3A26">
        <w:rPr>
          <w:rFonts w:ascii="Times New Roman" w:eastAsia="微软雅黑" w:hAnsi="Times New Roman" w:cs="Times New Roman"/>
          <w:b/>
          <w:bCs/>
          <w:sz w:val="22"/>
          <w:szCs w:val="22"/>
        </w:rPr>
        <w:t xml:space="preserve"> APP </w:t>
      </w:r>
      <w:r w:rsidRPr="007F3A26">
        <w:rPr>
          <w:rFonts w:ascii="Times New Roman" w:eastAsia="微软雅黑" w:hAnsi="Times New Roman" w:cs="Times New Roman"/>
          <w:b/>
          <w:bCs/>
          <w:sz w:val="22"/>
          <w:szCs w:val="22"/>
        </w:rPr>
        <w:t>未来趋势</w:t>
      </w:r>
    </w:p>
    <w:p w14:paraId="69D119C0" w14:textId="77777777" w:rsidR="007F3A26" w:rsidRPr="007F3A26" w:rsidRDefault="007F3A26">
      <w:pPr>
        <w:numPr>
          <w:ilvl w:val="0"/>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观点：长期看涨</w:t>
      </w:r>
    </w:p>
    <w:p w14:paraId="15D5C6E0" w14:textId="77777777" w:rsidR="007F3A26" w:rsidRPr="007F3A26" w:rsidRDefault="007F3A26">
      <w:pPr>
        <w:numPr>
          <w:ilvl w:val="0"/>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理由：</w:t>
      </w:r>
      <w:r w:rsidRPr="007F3A26">
        <w:rPr>
          <w:rFonts w:ascii="Times New Roman" w:eastAsia="微软雅黑" w:hAnsi="Times New Roman" w:cs="Times New Roman"/>
          <w:sz w:val="22"/>
          <w:szCs w:val="22"/>
        </w:rPr>
        <w:t xml:space="preserve"> </w:t>
      </w:r>
    </w:p>
    <w:p w14:paraId="453B4270" w14:textId="77777777" w:rsidR="007F3A26" w:rsidRPr="007F3A26" w:rsidRDefault="007F3A26">
      <w:pPr>
        <w:numPr>
          <w:ilvl w:val="1"/>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股价自</w:t>
      </w:r>
      <w:r w:rsidRPr="007F3A26">
        <w:rPr>
          <w:rFonts w:ascii="Times New Roman" w:eastAsia="微软雅黑" w:hAnsi="Times New Roman" w:cs="Times New Roman"/>
          <w:b/>
          <w:bCs/>
          <w:sz w:val="22"/>
          <w:szCs w:val="22"/>
        </w:rPr>
        <w:t xml:space="preserve"> 2023 </w:t>
      </w:r>
      <w:r w:rsidRPr="007F3A26">
        <w:rPr>
          <w:rFonts w:ascii="Times New Roman" w:eastAsia="微软雅黑" w:hAnsi="Times New Roman" w:cs="Times New Roman"/>
          <w:b/>
          <w:bCs/>
          <w:sz w:val="22"/>
          <w:szCs w:val="22"/>
        </w:rPr>
        <w:t>年底已暴涨</w:t>
      </w:r>
      <w:r w:rsidRPr="007F3A26">
        <w:rPr>
          <w:rFonts w:ascii="Times New Roman" w:eastAsia="微软雅黑" w:hAnsi="Times New Roman" w:cs="Times New Roman"/>
          <w:b/>
          <w:bCs/>
          <w:sz w:val="22"/>
          <w:szCs w:val="22"/>
        </w:rPr>
        <w:t xml:space="preserve"> 3,500%</w:t>
      </w:r>
      <w:r w:rsidRPr="007F3A26">
        <w:rPr>
          <w:rFonts w:ascii="Times New Roman" w:eastAsia="微软雅黑" w:hAnsi="Times New Roman" w:cs="Times New Roman"/>
          <w:sz w:val="22"/>
          <w:szCs w:val="22"/>
        </w:rPr>
        <w:t>，成为华尔街表现最好的股票之一。</w:t>
      </w:r>
    </w:p>
    <w:p w14:paraId="0D708BF9" w14:textId="77777777" w:rsidR="007F3A26" w:rsidRPr="007F3A26" w:rsidRDefault="007F3A26">
      <w:pPr>
        <w:numPr>
          <w:ilvl w:val="1"/>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技术分析显示突破趋势</w:t>
      </w:r>
      <w:r w:rsidRPr="007F3A26">
        <w:rPr>
          <w:rFonts w:ascii="Times New Roman" w:eastAsia="微软雅黑" w:hAnsi="Times New Roman" w:cs="Times New Roman"/>
          <w:sz w:val="22"/>
          <w:szCs w:val="22"/>
        </w:rPr>
        <w:t>，可能持续走高。</w:t>
      </w:r>
    </w:p>
    <w:p w14:paraId="31B6754C" w14:textId="77777777" w:rsidR="007F3A26" w:rsidRPr="007F3A26" w:rsidRDefault="007F3A26">
      <w:pPr>
        <w:numPr>
          <w:ilvl w:val="1"/>
          <w:numId w:val="53"/>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若维持增长，</w:t>
      </w: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可能成长为</w:t>
      </w:r>
      <w:r w:rsidRPr="007F3A26">
        <w:rPr>
          <w:rFonts w:ascii="Times New Roman" w:eastAsia="微软雅黑" w:hAnsi="Times New Roman" w:cs="Times New Roman"/>
          <w:b/>
          <w:bCs/>
          <w:sz w:val="22"/>
          <w:szCs w:val="22"/>
        </w:rPr>
        <w:t xml:space="preserve"> $1T </w:t>
      </w:r>
      <w:r w:rsidRPr="007F3A26">
        <w:rPr>
          <w:rFonts w:ascii="Times New Roman" w:eastAsia="微软雅黑" w:hAnsi="Times New Roman" w:cs="Times New Roman"/>
          <w:b/>
          <w:bCs/>
          <w:sz w:val="22"/>
          <w:szCs w:val="22"/>
        </w:rPr>
        <w:t>级别公司</w:t>
      </w:r>
      <w:r w:rsidRPr="007F3A26">
        <w:rPr>
          <w:rFonts w:ascii="Times New Roman" w:eastAsia="微软雅黑" w:hAnsi="Times New Roman" w:cs="Times New Roman"/>
          <w:sz w:val="22"/>
          <w:szCs w:val="22"/>
        </w:rPr>
        <w:t>。</w:t>
      </w:r>
    </w:p>
    <w:p w14:paraId="3FBEB409"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解读</w:t>
      </w:r>
      <w:r w:rsidRPr="007F3A26">
        <w:rPr>
          <w:rFonts w:ascii="Times New Roman" w:eastAsia="微软雅黑" w:hAnsi="Times New Roman" w:cs="Times New Roman"/>
          <w:sz w:val="22"/>
          <w:szCs w:val="22"/>
        </w:rPr>
        <w:t>：</w:t>
      </w:r>
    </w:p>
    <w:p w14:paraId="120D856E" w14:textId="77777777" w:rsidR="007F3A26" w:rsidRPr="007F3A26" w:rsidRDefault="007F3A26">
      <w:pPr>
        <w:numPr>
          <w:ilvl w:val="0"/>
          <w:numId w:val="54"/>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长期趋势看涨</w:t>
      </w:r>
      <w:r w:rsidRPr="007F3A26">
        <w:rPr>
          <w:rFonts w:ascii="Times New Roman" w:eastAsia="微软雅黑" w:hAnsi="Times New Roman" w:cs="Times New Roman"/>
          <w:sz w:val="22"/>
          <w:szCs w:val="22"/>
        </w:rPr>
        <w:t>，但需要警惕</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短期调整风险</w:t>
      </w:r>
      <w:r w:rsidRPr="007F3A26">
        <w:rPr>
          <w:rFonts w:ascii="Times New Roman" w:eastAsia="微软雅黑" w:hAnsi="Times New Roman" w:cs="Times New Roman"/>
          <w:sz w:val="22"/>
          <w:szCs w:val="22"/>
        </w:rPr>
        <w:t>。当前高估值环境下，</w:t>
      </w:r>
      <w:r w:rsidRPr="007F3A26">
        <w:rPr>
          <w:rFonts w:ascii="Times New Roman" w:eastAsia="微软雅黑" w:hAnsi="Times New Roman" w:cs="Times New Roman"/>
          <w:b/>
          <w:bCs/>
          <w:sz w:val="22"/>
          <w:szCs w:val="22"/>
        </w:rPr>
        <w:t>投资者需等待更合理的入场点</w:t>
      </w:r>
      <w:r w:rsidRPr="007F3A26">
        <w:rPr>
          <w:rFonts w:ascii="Times New Roman" w:eastAsia="微软雅黑" w:hAnsi="Times New Roman" w:cs="Times New Roman"/>
          <w:sz w:val="22"/>
          <w:szCs w:val="22"/>
        </w:rPr>
        <w:t>。</w:t>
      </w:r>
    </w:p>
    <w:p w14:paraId="2BC47D5E"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D076C70">
          <v:rect id="_x0000_i1068" style="width:0;height:1.5pt" o:hralign="center" o:hrstd="t" o:hr="t" fillcolor="#a0a0a0" stroked="f"/>
        </w:pict>
      </w:r>
    </w:p>
    <w:p w14:paraId="2C0A3FAA"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综述：投资策略建议</w:t>
      </w:r>
    </w:p>
    <w:p w14:paraId="20391F4C"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lastRenderedPageBreak/>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短期（</w:t>
      </w:r>
      <w:r w:rsidRPr="007F3A26">
        <w:rPr>
          <w:rFonts w:ascii="Times New Roman" w:eastAsia="微软雅黑" w:hAnsi="Times New Roman" w:cs="Times New Roman"/>
          <w:b/>
          <w:bCs/>
          <w:sz w:val="22"/>
          <w:szCs w:val="22"/>
        </w:rPr>
        <w:t xml:space="preserve">1-3 </w:t>
      </w:r>
      <w:r w:rsidRPr="007F3A26">
        <w:rPr>
          <w:rFonts w:ascii="Times New Roman" w:eastAsia="微软雅黑" w:hAnsi="Times New Roman" w:cs="Times New Roman"/>
          <w:b/>
          <w:bCs/>
          <w:sz w:val="22"/>
          <w:szCs w:val="22"/>
        </w:rPr>
        <w:t>个月）：谨慎持有，避免追高</w:t>
      </w:r>
    </w:p>
    <w:p w14:paraId="4A726579" w14:textId="77777777" w:rsidR="007F3A26" w:rsidRPr="007F3A26" w:rsidRDefault="007F3A26">
      <w:pPr>
        <w:numPr>
          <w:ilvl w:val="0"/>
          <w:numId w:val="55"/>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Q4 </w:t>
      </w:r>
      <w:r w:rsidRPr="007F3A26">
        <w:rPr>
          <w:rFonts w:ascii="Times New Roman" w:eastAsia="微软雅黑" w:hAnsi="Times New Roman" w:cs="Times New Roman"/>
          <w:b/>
          <w:bCs/>
          <w:sz w:val="22"/>
          <w:szCs w:val="22"/>
        </w:rPr>
        <w:t>财报前高波动，市场预期已高，风险加剧</w:t>
      </w:r>
      <w:r w:rsidRPr="007F3A26">
        <w:rPr>
          <w:rFonts w:ascii="Times New Roman" w:eastAsia="微软雅黑" w:hAnsi="Times New Roman" w:cs="Times New Roman"/>
          <w:sz w:val="22"/>
          <w:szCs w:val="22"/>
        </w:rPr>
        <w:t>。</w:t>
      </w:r>
    </w:p>
    <w:p w14:paraId="21ABBC02" w14:textId="77777777" w:rsidR="007F3A26" w:rsidRPr="007F3A26" w:rsidRDefault="007F3A26">
      <w:pPr>
        <w:numPr>
          <w:ilvl w:val="0"/>
          <w:numId w:val="55"/>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若股价大幅上涨，考虑部分止盈，降低持仓风险</w:t>
      </w:r>
      <w:r w:rsidRPr="007F3A26">
        <w:rPr>
          <w:rFonts w:ascii="Times New Roman" w:eastAsia="微软雅黑" w:hAnsi="Times New Roman" w:cs="Times New Roman"/>
          <w:sz w:val="22"/>
          <w:szCs w:val="22"/>
        </w:rPr>
        <w:t>。</w:t>
      </w:r>
    </w:p>
    <w:p w14:paraId="54586587"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中期（</w:t>
      </w:r>
      <w:r w:rsidRPr="007F3A26">
        <w:rPr>
          <w:rFonts w:ascii="Times New Roman" w:eastAsia="微软雅黑" w:hAnsi="Times New Roman" w:cs="Times New Roman"/>
          <w:b/>
          <w:bCs/>
          <w:sz w:val="22"/>
          <w:szCs w:val="22"/>
        </w:rPr>
        <w:t xml:space="preserve">3-6 </w:t>
      </w:r>
      <w:r w:rsidRPr="007F3A26">
        <w:rPr>
          <w:rFonts w:ascii="Times New Roman" w:eastAsia="微软雅黑" w:hAnsi="Times New Roman" w:cs="Times New Roman"/>
          <w:b/>
          <w:bCs/>
          <w:sz w:val="22"/>
          <w:szCs w:val="22"/>
        </w:rPr>
        <w:t>个月）：等待回调后布局</w:t>
      </w:r>
    </w:p>
    <w:p w14:paraId="5E3BCCD9" w14:textId="77777777" w:rsidR="007F3A26" w:rsidRPr="007F3A26" w:rsidRDefault="007F3A26">
      <w:pPr>
        <w:numPr>
          <w:ilvl w:val="0"/>
          <w:numId w:val="56"/>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若</w:t>
      </w:r>
      <w:r w:rsidRPr="007F3A26">
        <w:rPr>
          <w:rFonts w:ascii="Times New Roman" w:eastAsia="微软雅黑" w:hAnsi="Times New Roman" w:cs="Times New Roman"/>
          <w:b/>
          <w:bCs/>
          <w:sz w:val="22"/>
          <w:szCs w:val="22"/>
        </w:rPr>
        <w:t xml:space="preserve"> Q4 </w:t>
      </w:r>
      <w:r w:rsidRPr="007F3A26">
        <w:rPr>
          <w:rFonts w:ascii="Times New Roman" w:eastAsia="微软雅黑" w:hAnsi="Times New Roman" w:cs="Times New Roman"/>
          <w:b/>
          <w:bCs/>
          <w:sz w:val="22"/>
          <w:szCs w:val="22"/>
        </w:rPr>
        <w:t>业绩稍逊，可能引发市场修正，提供更优买入点</w:t>
      </w:r>
      <w:r w:rsidRPr="007F3A26">
        <w:rPr>
          <w:rFonts w:ascii="Times New Roman" w:eastAsia="微软雅黑" w:hAnsi="Times New Roman" w:cs="Times New Roman"/>
          <w:sz w:val="22"/>
          <w:szCs w:val="22"/>
        </w:rPr>
        <w:t>。</w:t>
      </w:r>
    </w:p>
    <w:p w14:paraId="372E94BF"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长期（</w:t>
      </w:r>
      <w:r w:rsidRPr="007F3A26">
        <w:rPr>
          <w:rFonts w:ascii="Times New Roman" w:eastAsia="微软雅黑" w:hAnsi="Times New Roman" w:cs="Times New Roman"/>
          <w:b/>
          <w:bCs/>
          <w:sz w:val="22"/>
          <w:szCs w:val="22"/>
        </w:rPr>
        <w:t xml:space="preserve">12+ </w:t>
      </w:r>
      <w:r w:rsidRPr="007F3A26">
        <w:rPr>
          <w:rFonts w:ascii="Times New Roman" w:eastAsia="微软雅黑" w:hAnsi="Times New Roman" w:cs="Times New Roman"/>
          <w:b/>
          <w:bCs/>
          <w:sz w:val="22"/>
          <w:szCs w:val="22"/>
        </w:rPr>
        <w:t>个月）：</w:t>
      </w:r>
      <w:r w:rsidRPr="007F3A26">
        <w:rPr>
          <w:rFonts w:ascii="Times New Roman" w:eastAsia="微软雅黑" w:hAnsi="Times New Roman" w:cs="Times New Roman"/>
          <w:b/>
          <w:bCs/>
          <w:sz w:val="22"/>
          <w:szCs w:val="22"/>
        </w:rPr>
        <w:t xml:space="preserve">AI </w:t>
      </w:r>
      <w:r w:rsidRPr="007F3A26">
        <w:rPr>
          <w:rFonts w:ascii="Times New Roman" w:eastAsia="微软雅黑" w:hAnsi="Times New Roman" w:cs="Times New Roman"/>
          <w:b/>
          <w:bCs/>
          <w:sz w:val="22"/>
          <w:szCs w:val="22"/>
        </w:rPr>
        <w:t>业务前景仍乐观</w:t>
      </w:r>
    </w:p>
    <w:p w14:paraId="110D3D27" w14:textId="77777777" w:rsidR="007F3A26" w:rsidRPr="007F3A26" w:rsidRDefault="007F3A26">
      <w:pPr>
        <w:numPr>
          <w:ilvl w:val="0"/>
          <w:numId w:val="57"/>
        </w:numPr>
        <w:rPr>
          <w:rFonts w:ascii="Times New Roman" w:eastAsia="微软雅黑" w:hAnsi="Times New Roman" w:cs="Times New Roman"/>
          <w:sz w:val="22"/>
          <w:szCs w:val="22"/>
        </w:rPr>
      </w:pPr>
      <w:r w:rsidRPr="007F3A26">
        <w:rPr>
          <w:rFonts w:ascii="Times New Roman" w:eastAsia="微软雅黑" w:hAnsi="Times New Roman" w:cs="Times New Roman"/>
          <w:b/>
          <w:bCs/>
          <w:sz w:val="22"/>
          <w:szCs w:val="22"/>
        </w:rPr>
        <w:t xml:space="preserve">APP </w:t>
      </w:r>
      <w:r w:rsidRPr="007F3A26">
        <w:rPr>
          <w:rFonts w:ascii="Times New Roman" w:eastAsia="微软雅黑" w:hAnsi="Times New Roman" w:cs="Times New Roman"/>
          <w:b/>
          <w:bCs/>
          <w:sz w:val="22"/>
          <w:szCs w:val="22"/>
        </w:rPr>
        <w:t>依靠</w:t>
      </w:r>
      <w:r w:rsidRPr="007F3A26">
        <w:rPr>
          <w:rFonts w:ascii="Times New Roman" w:eastAsia="微软雅黑" w:hAnsi="Times New Roman" w:cs="Times New Roman"/>
          <w:b/>
          <w:bCs/>
          <w:sz w:val="22"/>
          <w:szCs w:val="22"/>
        </w:rPr>
        <w:t xml:space="preserve"> AXON AI </w:t>
      </w:r>
      <w:r w:rsidRPr="007F3A26">
        <w:rPr>
          <w:rFonts w:ascii="Times New Roman" w:eastAsia="微软雅黑" w:hAnsi="Times New Roman" w:cs="Times New Roman"/>
          <w:b/>
          <w:bCs/>
          <w:sz w:val="22"/>
          <w:szCs w:val="22"/>
        </w:rPr>
        <w:t>扩张</w:t>
      </w:r>
      <w:r w:rsidRPr="007F3A26">
        <w:rPr>
          <w:rFonts w:ascii="Times New Roman" w:eastAsia="微软雅黑" w:hAnsi="Times New Roman" w:cs="Times New Roman"/>
          <w:b/>
          <w:bCs/>
          <w:sz w:val="22"/>
          <w:szCs w:val="22"/>
        </w:rPr>
        <w:t xml:space="preserve"> TAM</w:t>
      </w:r>
      <w:r w:rsidRPr="007F3A26">
        <w:rPr>
          <w:rFonts w:ascii="Times New Roman" w:eastAsia="微软雅黑" w:hAnsi="Times New Roman" w:cs="Times New Roman"/>
          <w:b/>
          <w:bCs/>
          <w:sz w:val="22"/>
          <w:szCs w:val="22"/>
        </w:rPr>
        <w:t>，仍具备长期增长潜力</w:t>
      </w:r>
      <w:r w:rsidRPr="007F3A26">
        <w:rPr>
          <w:rFonts w:ascii="Times New Roman" w:eastAsia="微软雅黑" w:hAnsi="Times New Roman" w:cs="Times New Roman"/>
          <w:sz w:val="22"/>
          <w:szCs w:val="22"/>
        </w:rPr>
        <w:t>，但需</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合理估值入场</w:t>
      </w:r>
      <w:r w:rsidRPr="007F3A26">
        <w:rPr>
          <w:rFonts w:ascii="Times New Roman" w:eastAsia="微软雅黑" w:hAnsi="Times New Roman" w:cs="Times New Roman"/>
          <w:sz w:val="22"/>
          <w:szCs w:val="22"/>
        </w:rPr>
        <w:t>。</w:t>
      </w:r>
    </w:p>
    <w:p w14:paraId="43EFCBDF" w14:textId="77777777" w:rsidR="007F3A26" w:rsidRPr="007F3A26" w:rsidRDefault="00000000" w:rsidP="007F3A26">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0D7E56C">
          <v:rect id="_x0000_i1069" style="width:0;height:1.5pt" o:hralign="center" o:hrstd="t" o:hr="t" fillcolor="#a0a0a0" stroked="f"/>
        </w:pict>
      </w:r>
    </w:p>
    <w:p w14:paraId="616D0785" w14:textId="77777777" w:rsidR="007F3A26" w:rsidRPr="007F3A26" w:rsidRDefault="007F3A26" w:rsidP="007F3A26">
      <w:pPr>
        <w:rPr>
          <w:rFonts w:ascii="Times New Roman" w:eastAsia="微软雅黑" w:hAnsi="Times New Roman" w:cs="Times New Roman"/>
          <w:b/>
          <w:bCs/>
          <w:sz w:val="22"/>
          <w:szCs w:val="22"/>
        </w:rPr>
      </w:pPr>
      <w:r w:rsidRPr="007F3A26">
        <w:rPr>
          <w:rFonts w:ascii="Segoe UI Emoji" w:eastAsia="微软雅黑" w:hAnsi="Segoe UI Emoji" w:cs="Segoe UI Emoji"/>
          <w:b/>
          <w:bCs/>
          <w:sz w:val="22"/>
          <w:szCs w:val="22"/>
        </w:rPr>
        <w:t>📅</w:t>
      </w:r>
      <w:r w:rsidRPr="007F3A26">
        <w:rPr>
          <w:rFonts w:ascii="Times New Roman" w:eastAsia="微软雅黑" w:hAnsi="Times New Roman" w:cs="Times New Roman"/>
          <w:b/>
          <w:bCs/>
          <w:sz w:val="22"/>
          <w:szCs w:val="22"/>
        </w:rPr>
        <w:t xml:space="preserve"> </w:t>
      </w:r>
      <w:r w:rsidRPr="007F3A26">
        <w:rPr>
          <w:rFonts w:ascii="Times New Roman" w:eastAsia="微软雅黑" w:hAnsi="Times New Roman" w:cs="Times New Roman"/>
          <w:b/>
          <w:bCs/>
          <w:sz w:val="22"/>
          <w:szCs w:val="22"/>
        </w:rPr>
        <w:t>重点关注</w:t>
      </w:r>
    </w:p>
    <w:p w14:paraId="2EC66D88"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2</w:t>
      </w:r>
      <w:r w:rsidRPr="007F3A26">
        <w:rPr>
          <w:rFonts w:ascii="Times New Roman" w:eastAsia="微软雅黑" w:hAnsi="Times New Roman" w:cs="Times New Roman"/>
          <w:b/>
          <w:bCs/>
          <w:sz w:val="22"/>
          <w:szCs w:val="22"/>
        </w:rPr>
        <w:t>月</w:t>
      </w:r>
      <w:r w:rsidRPr="007F3A26">
        <w:rPr>
          <w:rFonts w:ascii="Times New Roman" w:eastAsia="微软雅黑" w:hAnsi="Times New Roman" w:cs="Times New Roman"/>
          <w:b/>
          <w:bCs/>
          <w:sz w:val="22"/>
          <w:szCs w:val="22"/>
        </w:rPr>
        <w:t>12</w:t>
      </w:r>
      <w:r w:rsidRPr="007F3A26">
        <w:rPr>
          <w:rFonts w:ascii="Times New Roman" w:eastAsia="微软雅黑" w:hAnsi="Times New Roman" w:cs="Times New Roman"/>
          <w:b/>
          <w:bCs/>
          <w:sz w:val="22"/>
          <w:szCs w:val="22"/>
        </w:rPr>
        <w:t>日</w:t>
      </w:r>
      <w:r w:rsidRPr="007F3A26">
        <w:rPr>
          <w:rFonts w:ascii="Times New Roman" w:eastAsia="微软雅黑" w:hAnsi="Times New Roman" w:cs="Times New Roman"/>
          <w:sz w:val="22"/>
          <w:szCs w:val="22"/>
        </w:rPr>
        <w:t>：</w:t>
      </w:r>
      <w:r w:rsidRPr="007F3A26">
        <w:rPr>
          <w:rFonts w:ascii="Times New Roman" w:eastAsia="微软雅黑" w:hAnsi="Times New Roman" w:cs="Times New Roman"/>
          <w:sz w:val="22"/>
          <w:szCs w:val="22"/>
        </w:rPr>
        <w:t xml:space="preserve">Q4 </w:t>
      </w:r>
      <w:r w:rsidRPr="007F3A26">
        <w:rPr>
          <w:rFonts w:ascii="Times New Roman" w:eastAsia="微软雅黑" w:hAnsi="Times New Roman" w:cs="Times New Roman"/>
          <w:sz w:val="22"/>
          <w:szCs w:val="22"/>
        </w:rPr>
        <w:t>财报发布（股价关键催化剂）</w:t>
      </w:r>
      <w:r w:rsidRPr="007F3A26">
        <w:rPr>
          <w:rFonts w:ascii="Times New Roman" w:eastAsia="微软雅黑" w:hAnsi="Times New Roman" w:cs="Times New Roman"/>
          <w:sz w:val="22"/>
          <w:szCs w:val="22"/>
        </w:rPr>
        <w:br/>
      </w: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财报后股价波动情况</w:t>
      </w:r>
      <w:r w:rsidRPr="007F3A26">
        <w:rPr>
          <w:rFonts w:ascii="Times New Roman" w:eastAsia="微软雅黑" w:hAnsi="Times New Roman" w:cs="Times New Roman"/>
          <w:sz w:val="22"/>
          <w:szCs w:val="22"/>
        </w:rPr>
        <w:t>（是否超预期，市场如何解读）</w:t>
      </w:r>
      <w:r w:rsidRPr="007F3A26">
        <w:rPr>
          <w:rFonts w:ascii="Times New Roman" w:eastAsia="微软雅黑" w:hAnsi="Times New Roman" w:cs="Times New Roman"/>
          <w:sz w:val="22"/>
          <w:szCs w:val="22"/>
        </w:rPr>
        <w:br/>
      </w: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高管和机构资金流向</w:t>
      </w:r>
      <w:r w:rsidRPr="007F3A26">
        <w:rPr>
          <w:rFonts w:ascii="Times New Roman" w:eastAsia="微软雅黑" w:hAnsi="Times New Roman" w:cs="Times New Roman"/>
          <w:sz w:val="22"/>
          <w:szCs w:val="22"/>
        </w:rPr>
        <w:t>（是否有继续减持或增持信号）</w:t>
      </w:r>
    </w:p>
    <w:p w14:paraId="0D64C9AF"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建议</w:t>
      </w:r>
      <w:r w:rsidRPr="007F3A26">
        <w:rPr>
          <w:rFonts w:ascii="Times New Roman" w:eastAsia="微软雅黑" w:hAnsi="Times New Roman" w:cs="Times New Roman"/>
          <w:sz w:val="22"/>
          <w:szCs w:val="22"/>
        </w:rPr>
        <w:t>：</w:t>
      </w:r>
    </w:p>
    <w:p w14:paraId="6E99F8CA" w14:textId="77777777" w:rsidR="007F3A26" w:rsidRPr="007F3A26" w:rsidRDefault="007F3A26">
      <w:pPr>
        <w:numPr>
          <w:ilvl w:val="0"/>
          <w:numId w:val="58"/>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若财报发布后</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股价回调</w:t>
      </w:r>
      <w:r w:rsidRPr="007F3A26">
        <w:rPr>
          <w:rFonts w:ascii="Times New Roman" w:eastAsia="微软雅黑" w:hAnsi="Times New Roman" w:cs="Times New Roman"/>
          <w:b/>
          <w:bCs/>
          <w:sz w:val="22"/>
          <w:szCs w:val="22"/>
        </w:rPr>
        <w:t xml:space="preserve"> 15-20%</w:t>
      </w:r>
      <w:r w:rsidRPr="007F3A26">
        <w:rPr>
          <w:rFonts w:ascii="Times New Roman" w:eastAsia="微软雅黑" w:hAnsi="Times New Roman" w:cs="Times New Roman"/>
          <w:sz w:val="22"/>
          <w:szCs w:val="22"/>
        </w:rPr>
        <w:t>，可考虑</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逢低买入</w:t>
      </w:r>
      <w:r w:rsidRPr="007F3A26">
        <w:rPr>
          <w:rFonts w:ascii="Times New Roman" w:eastAsia="微软雅黑" w:hAnsi="Times New Roman" w:cs="Times New Roman"/>
          <w:sz w:val="22"/>
          <w:szCs w:val="22"/>
        </w:rPr>
        <w:t>。</w:t>
      </w:r>
    </w:p>
    <w:p w14:paraId="23EA62C2" w14:textId="77777777" w:rsidR="007F3A26" w:rsidRPr="007F3A26" w:rsidRDefault="007F3A26">
      <w:pPr>
        <w:numPr>
          <w:ilvl w:val="0"/>
          <w:numId w:val="58"/>
        </w:numPr>
        <w:rPr>
          <w:rFonts w:ascii="Times New Roman" w:eastAsia="微软雅黑" w:hAnsi="Times New Roman" w:cs="Times New Roman"/>
          <w:sz w:val="22"/>
          <w:szCs w:val="22"/>
        </w:rPr>
      </w:pPr>
      <w:r w:rsidRPr="007F3A26">
        <w:rPr>
          <w:rFonts w:ascii="Times New Roman" w:eastAsia="微软雅黑" w:hAnsi="Times New Roman" w:cs="Times New Roman"/>
          <w:sz w:val="22"/>
          <w:szCs w:val="22"/>
        </w:rPr>
        <w:t>若市场</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预期过高，股价剧烈波动</w:t>
      </w:r>
      <w:r w:rsidRPr="007F3A26">
        <w:rPr>
          <w:rFonts w:ascii="Times New Roman" w:eastAsia="微软雅黑" w:hAnsi="Times New Roman" w:cs="Times New Roman"/>
          <w:sz w:val="22"/>
          <w:szCs w:val="22"/>
        </w:rPr>
        <w:t>，短期</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不建议盲目追高</w:t>
      </w:r>
      <w:r w:rsidRPr="007F3A26">
        <w:rPr>
          <w:rFonts w:ascii="Times New Roman" w:eastAsia="微软雅黑" w:hAnsi="Times New Roman" w:cs="Times New Roman"/>
          <w:sz w:val="22"/>
          <w:szCs w:val="22"/>
        </w:rPr>
        <w:t>。</w:t>
      </w:r>
    </w:p>
    <w:p w14:paraId="71DB6C3D" w14:textId="77777777" w:rsidR="007F3A26" w:rsidRPr="007F3A26" w:rsidRDefault="007F3A26" w:rsidP="007F3A26">
      <w:pPr>
        <w:rPr>
          <w:rFonts w:ascii="Times New Roman" w:eastAsia="微软雅黑" w:hAnsi="Times New Roman" w:cs="Times New Roman"/>
          <w:sz w:val="22"/>
          <w:szCs w:val="22"/>
        </w:rPr>
      </w:pPr>
      <w:r w:rsidRPr="007F3A26">
        <w:rPr>
          <w:rFonts w:ascii="Segoe UI Emoji" w:eastAsia="微软雅黑" w:hAnsi="Segoe UI Emoji" w:cs="Segoe UI Emoji"/>
          <w:sz w:val="22"/>
          <w:szCs w:val="22"/>
        </w:rPr>
        <w:t>📈</w:t>
      </w:r>
      <w:r w:rsidRPr="007F3A26">
        <w:rPr>
          <w:rFonts w:ascii="Times New Roman" w:eastAsia="微软雅黑" w:hAnsi="Times New Roman" w:cs="Times New Roman"/>
          <w:sz w:val="22"/>
          <w:szCs w:val="22"/>
        </w:rPr>
        <w:t xml:space="preserve"> </w:t>
      </w:r>
      <w:r w:rsidRPr="007F3A26">
        <w:rPr>
          <w:rFonts w:ascii="Times New Roman" w:eastAsia="微软雅黑" w:hAnsi="Times New Roman" w:cs="Times New Roman"/>
          <w:b/>
          <w:bCs/>
          <w:sz w:val="22"/>
          <w:szCs w:val="22"/>
        </w:rPr>
        <w:t>持有者应做好风控，等待市场给出更优入场机会！</w:t>
      </w:r>
      <w:r w:rsidRPr="007F3A26">
        <w:rPr>
          <w:rFonts w:ascii="Times New Roman" w:eastAsia="微软雅黑" w:hAnsi="Times New Roman" w:cs="Times New Roman"/>
          <w:sz w:val="22"/>
          <w:szCs w:val="22"/>
        </w:rPr>
        <w:t xml:space="preserve"> </w:t>
      </w:r>
      <w:r w:rsidRPr="007F3A26">
        <w:rPr>
          <w:rFonts w:ascii="Segoe UI Emoji" w:eastAsia="微软雅黑" w:hAnsi="Segoe UI Emoji" w:cs="Segoe UI Emoji"/>
          <w:sz w:val="22"/>
          <w:szCs w:val="22"/>
        </w:rPr>
        <w:t>🚀</w:t>
      </w:r>
    </w:p>
    <w:p w14:paraId="222D39A8" w14:textId="70FBE5C6" w:rsidR="00CB4AAC" w:rsidRPr="004C33BC" w:rsidRDefault="00CB4AAC" w:rsidP="00CB4AAC">
      <w:pPr>
        <w:pStyle w:val="2"/>
        <w:rPr>
          <w:rFonts w:ascii="Times New Roman" w:eastAsia="微软雅黑" w:hAnsi="Times New Roman" w:cs="Times New Roman"/>
          <w:b/>
          <w:bCs/>
          <w:sz w:val="22"/>
          <w:szCs w:val="22"/>
        </w:rPr>
      </w:pPr>
      <w:bookmarkStart w:id="15" w:name="_Toc197077222"/>
      <w:r>
        <w:rPr>
          <w:rFonts w:ascii="Times New Roman" w:eastAsia="微软雅黑" w:hAnsi="Times New Roman" w:cs="Times New Roman" w:hint="eastAsia"/>
          <w:b/>
          <w:bCs/>
          <w:sz w:val="22"/>
          <w:szCs w:val="22"/>
        </w:rPr>
        <w:t>1.3 Morningstar reports and Gurufocus manual</w:t>
      </w:r>
      <w:bookmarkEnd w:id="15"/>
    </w:p>
    <w:p w14:paraId="3C099F2C"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AppLovin (APP) 2025 </w:t>
      </w:r>
      <w:r w:rsidRPr="00CB4AAC">
        <w:rPr>
          <w:rFonts w:ascii="Times New Roman" w:eastAsia="微软雅黑" w:hAnsi="Times New Roman" w:cs="Times New Roman"/>
          <w:b/>
          <w:bCs/>
          <w:sz w:val="22"/>
          <w:szCs w:val="22"/>
        </w:rPr>
        <w:t>投资分析报告</w:t>
      </w:r>
    </w:p>
    <w:p w14:paraId="582C3D37"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9F4F933">
          <v:rect id="_x0000_i1070" style="width:0;height:1.5pt" o:hralign="center" o:hrstd="t" o:hr="t" fillcolor="#a0a0a0" stroked="f"/>
        </w:pict>
      </w:r>
    </w:p>
    <w:p w14:paraId="343545D7"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1. </w:t>
      </w:r>
      <w:r w:rsidRPr="00CB4AAC">
        <w:rPr>
          <w:rFonts w:ascii="Times New Roman" w:eastAsia="微软雅黑" w:hAnsi="Times New Roman" w:cs="Times New Roman"/>
          <w:b/>
          <w:bCs/>
          <w:sz w:val="22"/>
          <w:szCs w:val="22"/>
        </w:rPr>
        <w:t>公司概述</w:t>
      </w:r>
    </w:p>
    <w:p w14:paraId="7AC5214B" w14:textId="77777777" w:rsidR="00CB4AAC" w:rsidRPr="00CB4AAC" w:rsidRDefault="00CB4AAC" w:rsidP="00CB4AAC">
      <w:p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AppLovin Corporation (NASDAQ: APP) </w:t>
      </w:r>
      <w:r w:rsidRPr="00CB4AAC">
        <w:rPr>
          <w:rFonts w:ascii="Times New Roman" w:eastAsia="微软雅黑" w:hAnsi="Times New Roman" w:cs="Times New Roman"/>
          <w:sz w:val="22"/>
          <w:szCs w:val="22"/>
        </w:rPr>
        <w:t>是一家专注于移动应用程序广告和盈利优化的技术公司，依托其</w:t>
      </w:r>
      <w:r w:rsidRPr="00CB4AAC">
        <w:rPr>
          <w:rFonts w:ascii="Times New Roman" w:eastAsia="微软雅黑" w:hAnsi="Times New Roman" w:cs="Times New Roman"/>
          <w:sz w:val="22"/>
          <w:szCs w:val="22"/>
        </w:rPr>
        <w:t xml:space="preserve"> AXON AI </w:t>
      </w:r>
      <w:r w:rsidRPr="00CB4AAC">
        <w:rPr>
          <w:rFonts w:ascii="Times New Roman" w:eastAsia="微软雅黑" w:hAnsi="Times New Roman" w:cs="Times New Roman"/>
          <w:sz w:val="22"/>
          <w:szCs w:val="22"/>
        </w:rPr>
        <w:t>平台推动广告业务增长。近年来，公司成功转型，软件平台收入已成为主要增长动力，占比接近</w:t>
      </w:r>
      <w:r w:rsidRPr="00CB4AAC">
        <w:rPr>
          <w:rFonts w:ascii="Times New Roman" w:eastAsia="微软雅黑" w:hAnsi="Times New Roman" w:cs="Times New Roman"/>
          <w:sz w:val="22"/>
          <w:szCs w:val="22"/>
        </w:rPr>
        <w:t xml:space="preserve"> 70%</w:t>
      </w:r>
      <w:r w:rsidRPr="00CB4AAC">
        <w:rPr>
          <w:rFonts w:ascii="Times New Roman" w:eastAsia="微软雅黑" w:hAnsi="Times New Roman" w:cs="Times New Roman"/>
          <w:sz w:val="22"/>
          <w:szCs w:val="22"/>
        </w:rPr>
        <w:t>。</w:t>
      </w:r>
    </w:p>
    <w:p w14:paraId="779B326E"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608CAFA">
          <v:rect id="_x0000_i1071" style="width:0;height:1.5pt" o:hralign="center" o:hrstd="t" o:hr="t" fillcolor="#a0a0a0" stroked="f"/>
        </w:pict>
      </w:r>
    </w:p>
    <w:p w14:paraId="17EA8D4A"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lastRenderedPageBreak/>
        <w:t xml:space="preserve">2. </w:t>
      </w:r>
      <w:r w:rsidRPr="00CB4AAC">
        <w:rPr>
          <w:rFonts w:ascii="Times New Roman" w:eastAsia="微软雅黑" w:hAnsi="Times New Roman" w:cs="Times New Roman"/>
          <w:b/>
          <w:bCs/>
          <w:sz w:val="22"/>
          <w:szCs w:val="22"/>
        </w:rPr>
        <w:t>近期市场表现</w:t>
      </w:r>
    </w:p>
    <w:p w14:paraId="1C3B15F1" w14:textId="77777777" w:rsidR="00CB4AAC" w:rsidRPr="00CB4AAC" w:rsidRDefault="00CB4AAC">
      <w:pPr>
        <w:numPr>
          <w:ilvl w:val="0"/>
          <w:numId w:val="59"/>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股价与估值</w:t>
      </w:r>
      <w:r w:rsidRPr="00CB4AAC">
        <w:rPr>
          <w:rFonts w:ascii="Times New Roman" w:eastAsia="微软雅黑" w:hAnsi="Times New Roman" w:cs="Times New Roman"/>
          <w:sz w:val="22"/>
          <w:szCs w:val="22"/>
        </w:rPr>
        <w:t>：</w:t>
      </w:r>
    </w:p>
    <w:p w14:paraId="21C59206"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当前股价：</w:t>
      </w:r>
      <w:r w:rsidRPr="00CB4AAC">
        <w:rPr>
          <w:rFonts w:ascii="Times New Roman" w:eastAsia="微软雅黑" w:hAnsi="Times New Roman" w:cs="Times New Roman"/>
          <w:sz w:val="22"/>
          <w:szCs w:val="22"/>
        </w:rPr>
        <w:t>$375.95</w:t>
      </w:r>
      <w:r w:rsidRPr="00CB4AAC">
        <w:rPr>
          <w:rFonts w:ascii="Times New Roman" w:eastAsia="微软雅黑" w:hAnsi="Times New Roman" w:cs="Times New Roman"/>
          <w:sz w:val="22"/>
          <w:szCs w:val="22"/>
        </w:rPr>
        <w:t>（截至</w:t>
      </w:r>
      <w:r w:rsidRPr="00CB4AAC">
        <w:rPr>
          <w:rFonts w:ascii="Times New Roman" w:eastAsia="微软雅黑" w:hAnsi="Times New Roman" w:cs="Times New Roman"/>
          <w:sz w:val="22"/>
          <w:szCs w:val="22"/>
        </w:rPr>
        <w:t xml:space="preserve"> 2025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2 </w:t>
      </w:r>
      <w:r w:rsidRPr="00CB4AAC">
        <w:rPr>
          <w:rFonts w:ascii="Times New Roman" w:eastAsia="微软雅黑" w:hAnsi="Times New Roman" w:cs="Times New Roman"/>
          <w:sz w:val="22"/>
          <w:szCs w:val="22"/>
        </w:rPr>
        <w:t>月</w:t>
      </w:r>
      <w:r w:rsidRPr="00CB4AAC">
        <w:rPr>
          <w:rFonts w:ascii="Times New Roman" w:eastAsia="微软雅黑" w:hAnsi="Times New Roman" w:cs="Times New Roman"/>
          <w:sz w:val="22"/>
          <w:szCs w:val="22"/>
        </w:rPr>
        <w:t xml:space="preserve"> 6 </w:t>
      </w:r>
      <w:r w:rsidRPr="00CB4AAC">
        <w:rPr>
          <w:rFonts w:ascii="Times New Roman" w:eastAsia="微软雅黑" w:hAnsi="Times New Roman" w:cs="Times New Roman"/>
          <w:sz w:val="22"/>
          <w:szCs w:val="22"/>
        </w:rPr>
        <w:t>日）</w:t>
      </w:r>
    </w:p>
    <w:p w14:paraId="337FB0FE"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公允价值估计：</w:t>
      </w:r>
      <w:r w:rsidRPr="00CB4AAC">
        <w:rPr>
          <w:rFonts w:ascii="Times New Roman" w:eastAsia="微软雅黑" w:hAnsi="Times New Roman" w:cs="Times New Roman"/>
          <w:sz w:val="22"/>
          <w:szCs w:val="22"/>
        </w:rPr>
        <w:t>$231.11</w:t>
      </w:r>
    </w:p>
    <w:p w14:paraId="44B5DEAF"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市场对</w:t>
      </w:r>
      <w:r w:rsidRPr="00CB4AAC">
        <w:rPr>
          <w:rFonts w:ascii="Times New Roman" w:eastAsia="微软雅黑" w:hAnsi="Times New Roman" w:cs="Times New Roman"/>
          <w:sz w:val="22"/>
          <w:szCs w:val="22"/>
        </w:rPr>
        <w:t xml:space="preserve"> APP </w:t>
      </w:r>
      <w:r w:rsidRPr="00CB4AAC">
        <w:rPr>
          <w:rFonts w:ascii="Times New Roman" w:eastAsia="微软雅黑" w:hAnsi="Times New Roman" w:cs="Times New Roman"/>
          <w:sz w:val="22"/>
          <w:szCs w:val="22"/>
        </w:rPr>
        <w:t>估值溢价</w:t>
      </w:r>
      <w:r w:rsidRPr="00CB4AAC">
        <w:rPr>
          <w:rFonts w:ascii="Times New Roman" w:eastAsia="微软雅黑" w:hAnsi="Times New Roman" w:cs="Times New Roman"/>
          <w:sz w:val="22"/>
          <w:szCs w:val="22"/>
        </w:rPr>
        <w:t xml:space="preserve"> 59%</w:t>
      </w:r>
      <w:r w:rsidRPr="00CB4AAC">
        <w:rPr>
          <w:rFonts w:ascii="Times New Roman" w:eastAsia="微软雅黑" w:hAnsi="Times New Roman" w:cs="Times New Roman"/>
          <w:sz w:val="22"/>
          <w:szCs w:val="22"/>
        </w:rPr>
        <w:t>，存在被高估风险。</w:t>
      </w:r>
    </w:p>
    <w:p w14:paraId="102CB452"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市盈率（</w:t>
      </w:r>
      <w:r w:rsidRPr="00CB4AAC">
        <w:rPr>
          <w:rFonts w:ascii="Times New Roman" w:eastAsia="微软雅黑" w:hAnsi="Times New Roman" w:cs="Times New Roman"/>
          <w:sz w:val="22"/>
          <w:szCs w:val="22"/>
        </w:rPr>
        <w:t>TTM</w:t>
      </w:r>
      <w:r w:rsidRPr="00CB4AAC">
        <w:rPr>
          <w:rFonts w:ascii="Times New Roman" w:eastAsia="微软雅黑" w:hAnsi="Times New Roman" w:cs="Times New Roman"/>
          <w:sz w:val="22"/>
          <w:szCs w:val="22"/>
        </w:rPr>
        <w:t>）：</w:t>
      </w:r>
      <w:r w:rsidRPr="00CB4AAC">
        <w:rPr>
          <w:rFonts w:ascii="Times New Roman" w:eastAsia="微软雅黑" w:hAnsi="Times New Roman" w:cs="Times New Roman"/>
          <w:sz w:val="22"/>
          <w:szCs w:val="22"/>
        </w:rPr>
        <w:t>113.92</w:t>
      </w:r>
      <w:r w:rsidRPr="00CB4AAC">
        <w:rPr>
          <w:rFonts w:ascii="Times New Roman" w:eastAsia="微软雅黑" w:hAnsi="Times New Roman" w:cs="Times New Roman"/>
          <w:sz w:val="22"/>
          <w:szCs w:val="22"/>
        </w:rPr>
        <w:t>，高于行业平均水平</w:t>
      </w:r>
      <w:r w:rsidRPr="00CB4AAC">
        <w:rPr>
          <w:rFonts w:ascii="Times New Roman" w:eastAsia="微软雅黑" w:hAnsi="Times New Roman" w:cs="Times New Roman"/>
          <w:sz w:val="22"/>
          <w:szCs w:val="22"/>
        </w:rPr>
        <w:t xml:space="preserve"> 38.61</w:t>
      </w:r>
      <w:r w:rsidRPr="00CB4AAC">
        <w:rPr>
          <w:rFonts w:ascii="Times New Roman" w:eastAsia="微软雅黑" w:hAnsi="Times New Roman" w:cs="Times New Roman"/>
          <w:sz w:val="22"/>
          <w:szCs w:val="22"/>
        </w:rPr>
        <w:t>，表明市场对公司未来盈利能力有较高预期。</w:t>
      </w:r>
    </w:p>
    <w:p w14:paraId="1E0E71FA" w14:textId="77777777" w:rsidR="00CB4AAC" w:rsidRPr="00CB4AAC" w:rsidRDefault="00CB4AAC">
      <w:pPr>
        <w:numPr>
          <w:ilvl w:val="0"/>
          <w:numId w:val="59"/>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盈利能力与增长</w:t>
      </w:r>
      <w:r w:rsidRPr="00CB4AAC">
        <w:rPr>
          <w:rFonts w:ascii="Times New Roman" w:eastAsia="微软雅黑" w:hAnsi="Times New Roman" w:cs="Times New Roman"/>
          <w:sz w:val="22"/>
          <w:szCs w:val="22"/>
        </w:rPr>
        <w:t>：</w:t>
      </w:r>
    </w:p>
    <w:p w14:paraId="2B374289"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2024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Q3 </w:t>
      </w:r>
      <w:r w:rsidRPr="00CB4AAC">
        <w:rPr>
          <w:rFonts w:ascii="Times New Roman" w:eastAsia="微软雅黑" w:hAnsi="Times New Roman" w:cs="Times New Roman"/>
          <w:sz w:val="22"/>
          <w:szCs w:val="22"/>
        </w:rPr>
        <w:t>营收</w:t>
      </w:r>
      <w:r w:rsidRPr="00CB4AAC">
        <w:rPr>
          <w:rFonts w:ascii="Times New Roman" w:eastAsia="微软雅黑" w:hAnsi="Times New Roman" w:cs="Times New Roman"/>
          <w:sz w:val="22"/>
          <w:szCs w:val="22"/>
        </w:rPr>
        <w:t xml:space="preserve"> $1.2B</w:t>
      </w:r>
      <w:r w:rsidRPr="00CB4AAC">
        <w:rPr>
          <w:rFonts w:ascii="Times New Roman" w:eastAsia="微软雅黑" w:hAnsi="Times New Roman" w:cs="Times New Roman"/>
          <w:sz w:val="22"/>
          <w:szCs w:val="22"/>
        </w:rPr>
        <w:t>，同比增长</w:t>
      </w:r>
      <w:r w:rsidRPr="00CB4AAC">
        <w:rPr>
          <w:rFonts w:ascii="Times New Roman" w:eastAsia="微软雅黑" w:hAnsi="Times New Roman" w:cs="Times New Roman"/>
          <w:sz w:val="22"/>
          <w:szCs w:val="22"/>
        </w:rPr>
        <w:t xml:space="preserve"> 38.64%</w:t>
      </w:r>
      <w:r w:rsidRPr="00CB4AAC">
        <w:rPr>
          <w:rFonts w:ascii="Times New Roman" w:eastAsia="微软雅黑" w:hAnsi="Times New Roman" w:cs="Times New Roman"/>
          <w:sz w:val="22"/>
          <w:szCs w:val="22"/>
        </w:rPr>
        <w:t>。</w:t>
      </w:r>
    </w:p>
    <w:p w14:paraId="02005CE3"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软件平台部门增长</w:t>
      </w:r>
      <w:r w:rsidRPr="00CB4AAC">
        <w:rPr>
          <w:rFonts w:ascii="Times New Roman" w:eastAsia="微软雅黑" w:hAnsi="Times New Roman" w:cs="Times New Roman"/>
          <w:sz w:val="22"/>
          <w:szCs w:val="22"/>
        </w:rPr>
        <w:t xml:space="preserve"> 65.56%</w:t>
      </w:r>
      <w:r w:rsidRPr="00CB4AAC">
        <w:rPr>
          <w:rFonts w:ascii="Times New Roman" w:eastAsia="微软雅黑" w:hAnsi="Times New Roman" w:cs="Times New Roman"/>
          <w:sz w:val="22"/>
          <w:szCs w:val="22"/>
        </w:rPr>
        <w:t>，而应用业务基本持平。</w:t>
      </w:r>
    </w:p>
    <w:p w14:paraId="62F81F25" w14:textId="77777777" w:rsidR="00CB4AAC" w:rsidRPr="00CB4AAC" w:rsidRDefault="00CB4AAC">
      <w:pPr>
        <w:numPr>
          <w:ilvl w:val="1"/>
          <w:numId w:val="59"/>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营收</w:t>
      </w:r>
      <w:r w:rsidRPr="00CB4AAC">
        <w:rPr>
          <w:rFonts w:ascii="Times New Roman" w:eastAsia="微软雅黑" w:hAnsi="Times New Roman" w:cs="Times New Roman"/>
          <w:sz w:val="22"/>
          <w:szCs w:val="22"/>
        </w:rPr>
        <w:t xml:space="preserve"> $1.24B-$1.26B</w:t>
      </w:r>
      <w:r w:rsidRPr="00CB4AAC">
        <w:rPr>
          <w:rFonts w:ascii="Times New Roman" w:eastAsia="微软雅黑" w:hAnsi="Times New Roman" w:cs="Times New Roman"/>
          <w:sz w:val="22"/>
          <w:szCs w:val="22"/>
        </w:rPr>
        <w:t>，调整后</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$740M-$760M</w:t>
      </w:r>
      <w:r w:rsidRPr="00CB4AAC">
        <w:rPr>
          <w:rFonts w:ascii="Times New Roman" w:eastAsia="微软雅黑" w:hAnsi="Times New Roman" w:cs="Times New Roman"/>
          <w:sz w:val="22"/>
          <w:szCs w:val="22"/>
        </w:rPr>
        <w:t>。</w:t>
      </w:r>
    </w:p>
    <w:p w14:paraId="63CFAE80"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A5FD486">
          <v:rect id="_x0000_i1072" style="width:0;height:1.5pt" o:hralign="center" o:hrstd="t" o:hr="t" fillcolor="#a0a0a0" stroked="f"/>
        </w:pict>
      </w:r>
    </w:p>
    <w:p w14:paraId="31665019"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3. </w:t>
      </w:r>
      <w:r w:rsidRPr="00CB4AAC">
        <w:rPr>
          <w:rFonts w:ascii="Times New Roman" w:eastAsia="微软雅黑" w:hAnsi="Times New Roman" w:cs="Times New Roman"/>
          <w:b/>
          <w:bCs/>
          <w:sz w:val="22"/>
          <w:szCs w:val="22"/>
        </w:rPr>
        <w:t>估值与市场预期</w:t>
      </w:r>
    </w:p>
    <w:p w14:paraId="3D1BA2A1" w14:textId="77777777" w:rsidR="00CB4AAC" w:rsidRPr="00CB4AAC" w:rsidRDefault="00CB4AAC">
      <w:pPr>
        <w:numPr>
          <w:ilvl w:val="0"/>
          <w:numId w:val="60"/>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PEG</w:t>
      </w:r>
      <w:r w:rsidRPr="00CB4AAC">
        <w:rPr>
          <w:rFonts w:ascii="Times New Roman" w:eastAsia="微软雅黑" w:hAnsi="Times New Roman" w:cs="Times New Roman"/>
          <w:b/>
          <w:bCs/>
          <w:sz w:val="22"/>
          <w:szCs w:val="22"/>
        </w:rPr>
        <w:t>（市盈增长比）分析</w:t>
      </w:r>
      <w:r w:rsidRPr="00CB4AAC">
        <w:rPr>
          <w:rFonts w:ascii="Times New Roman" w:eastAsia="微软雅黑" w:hAnsi="Times New Roman" w:cs="Times New Roman"/>
          <w:sz w:val="22"/>
          <w:szCs w:val="22"/>
        </w:rPr>
        <w:t>：</w:t>
      </w:r>
    </w:p>
    <w:p w14:paraId="683AC244"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 2025 </w:t>
      </w:r>
      <w:r w:rsidRPr="00CB4AAC">
        <w:rPr>
          <w:rFonts w:ascii="Times New Roman" w:eastAsia="微软雅黑" w:hAnsi="Times New Roman" w:cs="Times New Roman"/>
          <w:sz w:val="22"/>
          <w:szCs w:val="22"/>
        </w:rPr>
        <w:t>预计</w:t>
      </w:r>
      <w:r w:rsidRPr="00CB4AAC">
        <w:rPr>
          <w:rFonts w:ascii="Times New Roman" w:eastAsia="微软雅黑" w:hAnsi="Times New Roman" w:cs="Times New Roman"/>
          <w:sz w:val="22"/>
          <w:szCs w:val="22"/>
        </w:rPr>
        <w:t xml:space="preserve"> PEG </w:t>
      </w:r>
      <w:r w:rsidRPr="00CB4AAC">
        <w:rPr>
          <w:rFonts w:ascii="Times New Roman" w:eastAsia="微软雅黑" w:hAnsi="Times New Roman" w:cs="Times New Roman"/>
          <w:sz w:val="22"/>
          <w:szCs w:val="22"/>
        </w:rPr>
        <w:t>为</w:t>
      </w:r>
      <w:r w:rsidRPr="00CB4AAC">
        <w:rPr>
          <w:rFonts w:ascii="Times New Roman" w:eastAsia="微软雅黑" w:hAnsi="Times New Roman" w:cs="Times New Roman"/>
          <w:sz w:val="22"/>
          <w:szCs w:val="22"/>
        </w:rPr>
        <w:t xml:space="preserve"> 1.23</w:t>
      </w:r>
      <w:r w:rsidRPr="00CB4AAC">
        <w:rPr>
          <w:rFonts w:ascii="Times New Roman" w:eastAsia="微软雅黑" w:hAnsi="Times New Roman" w:cs="Times New Roman"/>
          <w:sz w:val="22"/>
          <w:szCs w:val="22"/>
        </w:rPr>
        <w:t>，</w:t>
      </w:r>
      <w:r w:rsidRPr="00CB4AAC">
        <w:rPr>
          <w:rFonts w:ascii="Times New Roman" w:eastAsia="微软雅黑" w:hAnsi="Times New Roman" w:cs="Times New Roman"/>
          <w:sz w:val="22"/>
          <w:szCs w:val="22"/>
        </w:rPr>
        <w:t xml:space="preserve">2026 </w:t>
      </w:r>
      <w:r w:rsidRPr="00CB4AAC">
        <w:rPr>
          <w:rFonts w:ascii="Times New Roman" w:eastAsia="微软雅黑" w:hAnsi="Times New Roman" w:cs="Times New Roman"/>
          <w:sz w:val="22"/>
          <w:szCs w:val="22"/>
        </w:rPr>
        <w:t>年为</w:t>
      </w:r>
      <w:r w:rsidRPr="00CB4AAC">
        <w:rPr>
          <w:rFonts w:ascii="Times New Roman" w:eastAsia="微软雅黑" w:hAnsi="Times New Roman" w:cs="Times New Roman"/>
          <w:sz w:val="22"/>
          <w:szCs w:val="22"/>
        </w:rPr>
        <w:t xml:space="preserve"> 1.24</w:t>
      </w:r>
      <w:r w:rsidRPr="00CB4AAC">
        <w:rPr>
          <w:rFonts w:ascii="Times New Roman" w:eastAsia="微软雅黑" w:hAnsi="Times New Roman" w:cs="Times New Roman"/>
          <w:sz w:val="22"/>
          <w:szCs w:val="22"/>
        </w:rPr>
        <w:t>，高于</w:t>
      </w:r>
      <w:r w:rsidRPr="00CB4AAC">
        <w:rPr>
          <w:rFonts w:ascii="Times New Roman" w:eastAsia="微软雅黑" w:hAnsi="Times New Roman" w:cs="Times New Roman"/>
          <w:sz w:val="22"/>
          <w:szCs w:val="22"/>
        </w:rPr>
        <w:t xml:space="preserve"> 1.0</w:t>
      </w:r>
      <w:r w:rsidRPr="00CB4AAC">
        <w:rPr>
          <w:rFonts w:ascii="Times New Roman" w:eastAsia="微软雅黑" w:hAnsi="Times New Roman" w:cs="Times New Roman"/>
          <w:sz w:val="22"/>
          <w:szCs w:val="22"/>
        </w:rPr>
        <w:t>，表明当前估值可能过高。</w:t>
      </w:r>
    </w:p>
    <w:p w14:paraId="313BAB5B" w14:textId="77777777" w:rsidR="00CB4AAC" w:rsidRPr="00CB4AAC" w:rsidRDefault="00CB4AAC">
      <w:pPr>
        <w:numPr>
          <w:ilvl w:val="0"/>
          <w:numId w:val="60"/>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未来盈利预期</w:t>
      </w:r>
      <w:r w:rsidRPr="00CB4AAC">
        <w:rPr>
          <w:rFonts w:ascii="Times New Roman" w:eastAsia="微软雅黑" w:hAnsi="Times New Roman" w:cs="Times New Roman"/>
          <w:sz w:val="22"/>
          <w:szCs w:val="22"/>
        </w:rPr>
        <w:t>：</w:t>
      </w:r>
    </w:p>
    <w:p w14:paraId="5929972D"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2025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EPS </w:t>
      </w:r>
      <w:r w:rsidRPr="00CB4AAC">
        <w:rPr>
          <w:rFonts w:ascii="Times New Roman" w:eastAsia="微软雅黑" w:hAnsi="Times New Roman" w:cs="Times New Roman"/>
          <w:sz w:val="22"/>
          <w:szCs w:val="22"/>
        </w:rPr>
        <w:t>预计增长</w:t>
      </w:r>
      <w:r w:rsidRPr="00CB4AAC">
        <w:rPr>
          <w:rFonts w:ascii="Times New Roman" w:eastAsia="微软雅黑" w:hAnsi="Times New Roman" w:cs="Times New Roman"/>
          <w:sz w:val="22"/>
          <w:szCs w:val="22"/>
        </w:rPr>
        <w:t xml:space="preserve"> 49%</w:t>
      </w:r>
      <w:r w:rsidRPr="00CB4AAC">
        <w:rPr>
          <w:rFonts w:ascii="Times New Roman" w:eastAsia="微软雅黑" w:hAnsi="Times New Roman" w:cs="Times New Roman"/>
          <w:sz w:val="22"/>
          <w:szCs w:val="22"/>
        </w:rPr>
        <w:t>，但营收增长预计仅</w:t>
      </w:r>
      <w:r w:rsidRPr="00CB4AAC">
        <w:rPr>
          <w:rFonts w:ascii="Times New Roman" w:eastAsia="微软雅黑" w:hAnsi="Times New Roman" w:cs="Times New Roman"/>
          <w:sz w:val="22"/>
          <w:szCs w:val="22"/>
        </w:rPr>
        <w:t xml:space="preserve"> 23.7%</w:t>
      </w:r>
      <w:r w:rsidRPr="00CB4AAC">
        <w:rPr>
          <w:rFonts w:ascii="Times New Roman" w:eastAsia="微软雅黑" w:hAnsi="Times New Roman" w:cs="Times New Roman"/>
          <w:sz w:val="22"/>
          <w:szCs w:val="22"/>
        </w:rPr>
        <w:t>。</w:t>
      </w:r>
    </w:p>
    <w:p w14:paraId="2B998060"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利润率已达</w:t>
      </w:r>
      <w:r w:rsidRPr="00CB4AAC">
        <w:rPr>
          <w:rFonts w:ascii="Times New Roman" w:eastAsia="微软雅黑" w:hAnsi="Times New Roman" w:cs="Times New Roman"/>
          <w:sz w:val="22"/>
          <w:szCs w:val="22"/>
        </w:rPr>
        <w:t xml:space="preserve"> 78%</w:t>
      </w:r>
      <w:r w:rsidRPr="00CB4AAC">
        <w:rPr>
          <w:rFonts w:ascii="Times New Roman" w:eastAsia="微软雅黑" w:hAnsi="Times New Roman" w:cs="Times New Roman"/>
          <w:sz w:val="22"/>
          <w:szCs w:val="22"/>
        </w:rPr>
        <w:t>，未来盈利增长可能受限。</w:t>
      </w:r>
    </w:p>
    <w:p w14:paraId="3ADEB359" w14:textId="77777777" w:rsidR="00CB4AAC" w:rsidRPr="00CB4AAC" w:rsidRDefault="00CB4AAC">
      <w:pPr>
        <w:numPr>
          <w:ilvl w:val="0"/>
          <w:numId w:val="60"/>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市场情绪</w:t>
      </w:r>
      <w:r w:rsidRPr="00CB4AAC">
        <w:rPr>
          <w:rFonts w:ascii="Times New Roman" w:eastAsia="微软雅黑" w:hAnsi="Times New Roman" w:cs="Times New Roman"/>
          <w:sz w:val="22"/>
          <w:szCs w:val="22"/>
        </w:rPr>
        <w:t>：</w:t>
      </w:r>
    </w:p>
    <w:p w14:paraId="0C933A52"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近期投资者对</w:t>
      </w:r>
      <w:r w:rsidRPr="00CB4AAC">
        <w:rPr>
          <w:rFonts w:ascii="Times New Roman" w:eastAsia="微软雅黑" w:hAnsi="Times New Roman" w:cs="Times New Roman"/>
          <w:sz w:val="22"/>
          <w:szCs w:val="22"/>
        </w:rPr>
        <w:t xml:space="preserve"> AI </w:t>
      </w:r>
      <w:r w:rsidRPr="00CB4AAC">
        <w:rPr>
          <w:rFonts w:ascii="Times New Roman" w:eastAsia="微软雅黑" w:hAnsi="Times New Roman" w:cs="Times New Roman"/>
          <w:sz w:val="22"/>
          <w:szCs w:val="22"/>
        </w:rPr>
        <w:t>概念的高期望推动股价上涨。</w:t>
      </w:r>
    </w:p>
    <w:p w14:paraId="07311F3A" w14:textId="77777777" w:rsidR="00CB4AAC" w:rsidRPr="00CB4AAC" w:rsidRDefault="00CB4AAC">
      <w:pPr>
        <w:numPr>
          <w:ilvl w:val="1"/>
          <w:numId w:val="60"/>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但若</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业绩未能达到高预期，股价可能面临调整。</w:t>
      </w:r>
    </w:p>
    <w:p w14:paraId="0287B9D5"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969149C">
          <v:rect id="_x0000_i1073" style="width:0;height:1.5pt" o:hralign="center" o:hrstd="t" o:hr="t" fillcolor="#a0a0a0" stroked="f"/>
        </w:pict>
      </w:r>
    </w:p>
    <w:p w14:paraId="2BF0D7FA"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lastRenderedPageBreak/>
        <w:t xml:space="preserve">4. </w:t>
      </w:r>
      <w:r w:rsidRPr="00CB4AAC">
        <w:rPr>
          <w:rFonts w:ascii="Times New Roman" w:eastAsia="微软雅黑" w:hAnsi="Times New Roman" w:cs="Times New Roman"/>
          <w:b/>
          <w:bCs/>
          <w:sz w:val="22"/>
          <w:szCs w:val="22"/>
        </w:rPr>
        <w:t>风险因素</w:t>
      </w:r>
    </w:p>
    <w:p w14:paraId="519A631E" w14:textId="77777777" w:rsidR="00CB4AAC" w:rsidRPr="00CB4AAC" w:rsidRDefault="00CB4AAC">
      <w:pPr>
        <w:numPr>
          <w:ilvl w:val="0"/>
          <w:numId w:val="61"/>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市场波动与流动性风险</w:t>
      </w:r>
      <w:r w:rsidRPr="00CB4AAC">
        <w:rPr>
          <w:rFonts w:ascii="Times New Roman" w:eastAsia="微软雅黑" w:hAnsi="Times New Roman" w:cs="Times New Roman"/>
          <w:sz w:val="22"/>
          <w:szCs w:val="22"/>
        </w:rPr>
        <w:t>：</w:t>
      </w:r>
    </w:p>
    <w:p w14:paraId="2AD969D0"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由于市场普遍看涨，股价已大幅上涨，短期波动性增强。</w:t>
      </w:r>
    </w:p>
    <w:p w14:paraId="71BD2A53"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机构持股</w:t>
      </w:r>
      <w:r w:rsidRPr="00CB4AAC">
        <w:rPr>
          <w:rFonts w:ascii="Times New Roman" w:eastAsia="微软雅黑" w:hAnsi="Times New Roman" w:cs="Times New Roman"/>
          <w:sz w:val="22"/>
          <w:szCs w:val="22"/>
        </w:rPr>
        <w:t xml:space="preserve"> 54.54%</w:t>
      </w:r>
      <w:r w:rsidRPr="00CB4AAC">
        <w:rPr>
          <w:rFonts w:ascii="Times New Roman" w:eastAsia="微软雅黑" w:hAnsi="Times New Roman" w:cs="Times New Roman"/>
          <w:sz w:val="22"/>
          <w:szCs w:val="22"/>
        </w:rPr>
        <w:t>，若市场信心动摇，股价可能剧烈波动。</w:t>
      </w:r>
    </w:p>
    <w:p w14:paraId="010DA339" w14:textId="77777777" w:rsidR="00CB4AAC" w:rsidRPr="00CB4AAC" w:rsidRDefault="00CB4AAC">
      <w:pPr>
        <w:numPr>
          <w:ilvl w:val="0"/>
          <w:numId w:val="61"/>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盈利能力可持续性</w:t>
      </w:r>
      <w:r w:rsidRPr="00CB4AAC">
        <w:rPr>
          <w:rFonts w:ascii="Times New Roman" w:eastAsia="微软雅黑" w:hAnsi="Times New Roman" w:cs="Times New Roman"/>
          <w:sz w:val="22"/>
          <w:szCs w:val="22"/>
        </w:rPr>
        <w:t>：</w:t>
      </w:r>
    </w:p>
    <w:p w14:paraId="033B78EF"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2024 </w:t>
      </w:r>
      <w:r w:rsidRPr="00CB4AAC">
        <w:rPr>
          <w:rFonts w:ascii="Times New Roman" w:eastAsia="微软雅黑" w:hAnsi="Times New Roman" w:cs="Times New Roman"/>
          <w:sz w:val="22"/>
          <w:szCs w:val="22"/>
        </w:rPr>
        <w:t>年</w:t>
      </w:r>
      <w:r w:rsidRPr="00CB4AAC">
        <w:rPr>
          <w:rFonts w:ascii="Times New Roman" w:eastAsia="微软雅黑" w:hAnsi="Times New Roman" w:cs="Times New Roman"/>
          <w:sz w:val="22"/>
          <w:szCs w:val="22"/>
        </w:rPr>
        <w:t xml:space="preserve"> Q3 EBITDA </w:t>
      </w:r>
      <w:r w:rsidRPr="00CB4AAC">
        <w:rPr>
          <w:rFonts w:ascii="Times New Roman" w:eastAsia="微软雅黑" w:hAnsi="Times New Roman" w:cs="Times New Roman"/>
          <w:sz w:val="22"/>
          <w:szCs w:val="22"/>
        </w:rPr>
        <w:t>率已达</w:t>
      </w:r>
      <w:r w:rsidRPr="00CB4AAC">
        <w:rPr>
          <w:rFonts w:ascii="Times New Roman" w:eastAsia="微软雅黑" w:hAnsi="Times New Roman" w:cs="Times New Roman"/>
          <w:sz w:val="22"/>
          <w:szCs w:val="22"/>
        </w:rPr>
        <w:t xml:space="preserve"> 60.2%</w:t>
      </w:r>
      <w:r w:rsidRPr="00CB4AAC">
        <w:rPr>
          <w:rFonts w:ascii="Times New Roman" w:eastAsia="微软雅黑" w:hAnsi="Times New Roman" w:cs="Times New Roman"/>
          <w:sz w:val="22"/>
          <w:szCs w:val="22"/>
        </w:rPr>
        <w:t>，管理层预计流入</w:t>
      </w:r>
      <w:r w:rsidRPr="00CB4AAC">
        <w:rPr>
          <w:rFonts w:ascii="Times New Roman" w:eastAsia="微软雅黑" w:hAnsi="Times New Roman" w:cs="Times New Roman"/>
          <w:sz w:val="22"/>
          <w:szCs w:val="22"/>
        </w:rPr>
        <w:t xml:space="preserve"> EBITDA </w:t>
      </w:r>
      <w:r w:rsidRPr="00CB4AAC">
        <w:rPr>
          <w:rFonts w:ascii="Times New Roman" w:eastAsia="微软雅黑" w:hAnsi="Times New Roman" w:cs="Times New Roman"/>
          <w:sz w:val="22"/>
          <w:szCs w:val="22"/>
        </w:rPr>
        <w:t>比率维持在</w:t>
      </w:r>
      <w:r w:rsidRPr="00CB4AAC">
        <w:rPr>
          <w:rFonts w:ascii="Times New Roman" w:eastAsia="微软雅黑" w:hAnsi="Times New Roman" w:cs="Times New Roman"/>
          <w:sz w:val="22"/>
          <w:szCs w:val="22"/>
        </w:rPr>
        <w:t xml:space="preserve"> 90%</w:t>
      </w:r>
      <w:r w:rsidRPr="00CB4AAC">
        <w:rPr>
          <w:rFonts w:ascii="Times New Roman" w:eastAsia="微软雅黑" w:hAnsi="Times New Roman" w:cs="Times New Roman"/>
          <w:sz w:val="22"/>
          <w:szCs w:val="22"/>
        </w:rPr>
        <w:t>，增长空间有限。</w:t>
      </w:r>
    </w:p>
    <w:p w14:paraId="1B9B1749" w14:textId="77777777" w:rsidR="00CB4AAC" w:rsidRPr="00CB4AAC" w:rsidRDefault="00CB4AAC">
      <w:pPr>
        <w:numPr>
          <w:ilvl w:val="0"/>
          <w:numId w:val="61"/>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财务健康状况</w:t>
      </w:r>
      <w:r w:rsidRPr="00CB4AAC">
        <w:rPr>
          <w:rFonts w:ascii="Times New Roman" w:eastAsia="微软雅黑" w:hAnsi="Times New Roman" w:cs="Times New Roman"/>
          <w:sz w:val="22"/>
          <w:szCs w:val="22"/>
        </w:rPr>
        <w:t>：</w:t>
      </w:r>
    </w:p>
    <w:p w14:paraId="27D8FBCF"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现金及等价物</w:t>
      </w:r>
      <w:r w:rsidRPr="00CB4AAC">
        <w:rPr>
          <w:rFonts w:ascii="Times New Roman" w:eastAsia="微软雅黑" w:hAnsi="Times New Roman" w:cs="Times New Roman"/>
          <w:sz w:val="22"/>
          <w:szCs w:val="22"/>
        </w:rPr>
        <w:t xml:space="preserve"> $568M</w:t>
      </w:r>
      <w:r w:rsidRPr="00CB4AAC">
        <w:rPr>
          <w:rFonts w:ascii="Times New Roman" w:eastAsia="微软雅黑" w:hAnsi="Times New Roman" w:cs="Times New Roman"/>
          <w:sz w:val="22"/>
          <w:szCs w:val="22"/>
        </w:rPr>
        <w:t>，现金流状况良好。</w:t>
      </w:r>
    </w:p>
    <w:p w14:paraId="4A410CCD" w14:textId="77777777" w:rsidR="00CB4AAC" w:rsidRPr="00CB4AAC" w:rsidRDefault="00CB4AAC">
      <w:pPr>
        <w:numPr>
          <w:ilvl w:val="1"/>
          <w:numId w:val="61"/>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但长期债务达</w:t>
      </w:r>
      <w:r w:rsidRPr="00CB4AAC">
        <w:rPr>
          <w:rFonts w:ascii="Times New Roman" w:eastAsia="微软雅黑" w:hAnsi="Times New Roman" w:cs="Times New Roman"/>
          <w:sz w:val="22"/>
          <w:szCs w:val="22"/>
        </w:rPr>
        <w:t xml:space="preserve"> $3.47B</w:t>
      </w:r>
      <w:r w:rsidRPr="00CB4AAC">
        <w:rPr>
          <w:rFonts w:ascii="Times New Roman" w:eastAsia="微软雅黑" w:hAnsi="Times New Roman" w:cs="Times New Roman"/>
          <w:sz w:val="22"/>
          <w:szCs w:val="22"/>
        </w:rPr>
        <w:t>，资产负债率较高。</w:t>
      </w:r>
    </w:p>
    <w:p w14:paraId="3C94F970"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F488F4B">
          <v:rect id="_x0000_i1074" style="width:0;height:1.5pt" o:hralign="center" o:hrstd="t" o:hr="t" fillcolor="#a0a0a0" stroked="f"/>
        </w:pict>
      </w:r>
    </w:p>
    <w:p w14:paraId="3A32217E" w14:textId="77777777" w:rsidR="00CB4AAC" w:rsidRPr="00CB4AAC" w:rsidRDefault="00CB4AAC" w:rsidP="00CB4AAC">
      <w:pPr>
        <w:rPr>
          <w:rFonts w:ascii="Times New Roman" w:eastAsia="微软雅黑" w:hAnsi="Times New Roman" w:cs="Times New Roman"/>
          <w:b/>
          <w:bCs/>
          <w:sz w:val="22"/>
          <w:szCs w:val="22"/>
        </w:rPr>
      </w:pPr>
      <w:r w:rsidRPr="00CB4AAC">
        <w:rPr>
          <w:rFonts w:ascii="Times New Roman" w:eastAsia="微软雅黑" w:hAnsi="Times New Roman" w:cs="Times New Roman"/>
          <w:b/>
          <w:bCs/>
          <w:sz w:val="22"/>
          <w:szCs w:val="22"/>
        </w:rPr>
        <w:t xml:space="preserve">5. </w:t>
      </w:r>
      <w:r w:rsidRPr="00CB4AAC">
        <w:rPr>
          <w:rFonts w:ascii="Times New Roman" w:eastAsia="微软雅黑" w:hAnsi="Times New Roman" w:cs="Times New Roman"/>
          <w:b/>
          <w:bCs/>
          <w:sz w:val="22"/>
          <w:szCs w:val="22"/>
        </w:rPr>
        <w:t>投资建议</w:t>
      </w:r>
    </w:p>
    <w:p w14:paraId="303BB684" w14:textId="77777777" w:rsidR="00CB4AAC" w:rsidRPr="00CB4AAC" w:rsidRDefault="00CB4AAC">
      <w:pPr>
        <w:numPr>
          <w:ilvl w:val="0"/>
          <w:numId w:val="62"/>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短期策略</w:t>
      </w:r>
      <w:r w:rsidRPr="00CB4AAC">
        <w:rPr>
          <w:rFonts w:ascii="Times New Roman" w:eastAsia="微软雅黑" w:hAnsi="Times New Roman" w:cs="Times New Roman"/>
          <w:sz w:val="22"/>
          <w:szCs w:val="22"/>
        </w:rPr>
        <w:t>：</w:t>
      </w:r>
    </w:p>
    <w:p w14:paraId="7DD5B453"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由于估值已高，投资者应谨慎持有，并观察</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业绩是否符合市场预期。</w:t>
      </w:r>
    </w:p>
    <w:p w14:paraId="0A73D435"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若</w:t>
      </w:r>
      <w:r w:rsidRPr="00CB4AAC">
        <w:rPr>
          <w:rFonts w:ascii="Times New Roman" w:eastAsia="微软雅黑" w:hAnsi="Times New Roman" w:cs="Times New Roman"/>
          <w:sz w:val="22"/>
          <w:szCs w:val="22"/>
        </w:rPr>
        <w:t xml:space="preserve"> Q4 </w:t>
      </w:r>
      <w:r w:rsidRPr="00CB4AAC">
        <w:rPr>
          <w:rFonts w:ascii="Times New Roman" w:eastAsia="微软雅黑" w:hAnsi="Times New Roman" w:cs="Times New Roman"/>
          <w:sz w:val="22"/>
          <w:szCs w:val="22"/>
        </w:rPr>
        <w:t>业绩低于预期，股价可能调整，提供更好的入场机会。</w:t>
      </w:r>
    </w:p>
    <w:p w14:paraId="18A0B911" w14:textId="77777777" w:rsidR="00CB4AAC" w:rsidRPr="00CB4AAC" w:rsidRDefault="00CB4AAC">
      <w:pPr>
        <w:numPr>
          <w:ilvl w:val="0"/>
          <w:numId w:val="62"/>
        </w:numPr>
        <w:rPr>
          <w:rFonts w:ascii="Times New Roman" w:eastAsia="微软雅黑" w:hAnsi="Times New Roman" w:cs="Times New Roman"/>
          <w:sz w:val="22"/>
          <w:szCs w:val="22"/>
        </w:rPr>
      </w:pPr>
      <w:r w:rsidRPr="00CB4AAC">
        <w:rPr>
          <w:rFonts w:ascii="Times New Roman" w:eastAsia="微软雅黑" w:hAnsi="Times New Roman" w:cs="Times New Roman"/>
          <w:b/>
          <w:bCs/>
          <w:sz w:val="22"/>
          <w:szCs w:val="22"/>
        </w:rPr>
        <w:t>长期策略</w:t>
      </w:r>
      <w:r w:rsidRPr="00CB4AAC">
        <w:rPr>
          <w:rFonts w:ascii="Times New Roman" w:eastAsia="微软雅黑" w:hAnsi="Times New Roman" w:cs="Times New Roman"/>
          <w:sz w:val="22"/>
          <w:szCs w:val="22"/>
        </w:rPr>
        <w:t>：</w:t>
      </w:r>
    </w:p>
    <w:p w14:paraId="68E88369"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 xml:space="preserve">APP </w:t>
      </w:r>
      <w:r w:rsidRPr="00CB4AAC">
        <w:rPr>
          <w:rFonts w:ascii="Times New Roman" w:eastAsia="微软雅黑" w:hAnsi="Times New Roman" w:cs="Times New Roman"/>
          <w:sz w:val="22"/>
          <w:szCs w:val="22"/>
        </w:rPr>
        <w:t>具有</w:t>
      </w:r>
      <w:r w:rsidRPr="00CB4AAC">
        <w:rPr>
          <w:rFonts w:ascii="Times New Roman" w:eastAsia="微软雅黑" w:hAnsi="Times New Roman" w:cs="Times New Roman"/>
          <w:sz w:val="22"/>
          <w:szCs w:val="22"/>
        </w:rPr>
        <w:t xml:space="preserve"> AI </w:t>
      </w:r>
      <w:r w:rsidRPr="00CB4AAC">
        <w:rPr>
          <w:rFonts w:ascii="Times New Roman" w:eastAsia="微软雅黑" w:hAnsi="Times New Roman" w:cs="Times New Roman"/>
          <w:sz w:val="22"/>
          <w:szCs w:val="22"/>
        </w:rPr>
        <w:t>领域的长期增长潜力，但目前市场已提前消化未来增长预期。</w:t>
      </w:r>
    </w:p>
    <w:p w14:paraId="3B0642DD" w14:textId="77777777" w:rsidR="00CB4AAC" w:rsidRPr="00CB4AAC" w:rsidRDefault="00CB4AAC">
      <w:pPr>
        <w:numPr>
          <w:ilvl w:val="1"/>
          <w:numId w:val="62"/>
        </w:numPr>
        <w:rPr>
          <w:rFonts w:ascii="Times New Roman" w:eastAsia="微软雅黑" w:hAnsi="Times New Roman" w:cs="Times New Roman"/>
          <w:sz w:val="22"/>
          <w:szCs w:val="22"/>
        </w:rPr>
      </w:pPr>
      <w:r w:rsidRPr="00CB4AAC">
        <w:rPr>
          <w:rFonts w:ascii="Times New Roman" w:eastAsia="微软雅黑" w:hAnsi="Times New Roman" w:cs="Times New Roman"/>
          <w:sz w:val="22"/>
          <w:szCs w:val="22"/>
        </w:rPr>
        <w:t>若股价跌至更合理估值（如</w:t>
      </w:r>
      <w:r w:rsidRPr="00CB4AAC">
        <w:rPr>
          <w:rFonts w:ascii="Times New Roman" w:eastAsia="微软雅黑" w:hAnsi="Times New Roman" w:cs="Times New Roman"/>
          <w:sz w:val="22"/>
          <w:szCs w:val="22"/>
        </w:rPr>
        <w:t xml:space="preserve"> PEG ≤ 1.0</w:t>
      </w:r>
      <w:r w:rsidRPr="00CB4AAC">
        <w:rPr>
          <w:rFonts w:ascii="Times New Roman" w:eastAsia="微软雅黑" w:hAnsi="Times New Roman" w:cs="Times New Roman"/>
          <w:sz w:val="22"/>
          <w:szCs w:val="22"/>
        </w:rPr>
        <w:t>，股价回调至</w:t>
      </w:r>
      <w:r w:rsidRPr="00CB4AAC">
        <w:rPr>
          <w:rFonts w:ascii="Times New Roman" w:eastAsia="微软雅黑" w:hAnsi="Times New Roman" w:cs="Times New Roman"/>
          <w:sz w:val="22"/>
          <w:szCs w:val="22"/>
        </w:rPr>
        <w:t xml:space="preserve"> $250-$270</w:t>
      </w:r>
      <w:r w:rsidRPr="00CB4AAC">
        <w:rPr>
          <w:rFonts w:ascii="Times New Roman" w:eastAsia="微软雅黑" w:hAnsi="Times New Roman" w:cs="Times New Roman"/>
          <w:sz w:val="22"/>
          <w:szCs w:val="22"/>
        </w:rPr>
        <w:t>），可考虑增持。</w:t>
      </w:r>
    </w:p>
    <w:p w14:paraId="7A3FEB74" w14:textId="77777777" w:rsidR="00CB4AAC" w:rsidRPr="00CB4AAC" w:rsidRDefault="00000000" w:rsidP="00CB4AAC">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DAE1C4A">
          <v:rect id="_x0000_i1075" style="width:0;height:1.5pt" o:hralign="center" o:hrstd="t" o:hr="t" fillcolor="#a0a0a0" stroked="f"/>
        </w:pict>
      </w:r>
    </w:p>
    <w:p w14:paraId="741A947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 </w:t>
      </w:r>
      <w:r w:rsidRPr="00B84451">
        <w:rPr>
          <w:rFonts w:ascii="Times New Roman" w:eastAsia="微软雅黑" w:hAnsi="Times New Roman" w:cs="Times New Roman"/>
          <w:b/>
          <w:bCs/>
          <w:sz w:val="22"/>
          <w:szCs w:val="22"/>
        </w:rPr>
        <w:t>行业趋势与竞争格局</w:t>
      </w:r>
    </w:p>
    <w:p w14:paraId="3ABFC093"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处于</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移动广告与</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驱动营销</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领域，该行业正经历快速增长，但也面临高度竞争。以下是关键行业趋势及主要竞争对手的分析：</w:t>
      </w:r>
    </w:p>
    <w:p w14:paraId="694BABBB"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6.1 </w:t>
      </w:r>
      <w:r w:rsidRPr="00B84451">
        <w:rPr>
          <w:rFonts w:ascii="Times New Roman" w:eastAsia="微软雅黑" w:hAnsi="Times New Roman" w:cs="Times New Roman"/>
          <w:b/>
          <w:bCs/>
          <w:sz w:val="22"/>
          <w:szCs w:val="22"/>
        </w:rPr>
        <w:t>行业增长趋势</w:t>
      </w:r>
    </w:p>
    <w:p w14:paraId="17080718" w14:textId="77777777" w:rsidR="00B84451" w:rsidRPr="00B84451" w:rsidRDefault="00B84451">
      <w:pPr>
        <w:numPr>
          <w:ilvl w:val="0"/>
          <w:numId w:val="6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lastRenderedPageBreak/>
        <w:t>全球数字广告市场增长</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2A04D53F"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预计</w:t>
      </w:r>
      <w:r w:rsidRPr="00B84451">
        <w:rPr>
          <w:rFonts w:ascii="Times New Roman" w:eastAsia="微软雅黑" w:hAnsi="Times New Roman" w:cs="Times New Roman"/>
          <w:b/>
          <w:bCs/>
          <w:sz w:val="22"/>
          <w:szCs w:val="22"/>
        </w:rPr>
        <w:t xml:space="preserve"> 2025 </w:t>
      </w:r>
      <w:r w:rsidRPr="00B84451">
        <w:rPr>
          <w:rFonts w:ascii="Times New Roman" w:eastAsia="微软雅黑" w:hAnsi="Times New Roman" w:cs="Times New Roman"/>
          <w:b/>
          <w:bCs/>
          <w:sz w:val="22"/>
          <w:szCs w:val="22"/>
        </w:rPr>
        <w:t>年全球数字广告市场将达到</w:t>
      </w:r>
      <w:r w:rsidRPr="00B84451">
        <w:rPr>
          <w:rFonts w:ascii="Times New Roman" w:eastAsia="微软雅黑" w:hAnsi="Times New Roman" w:cs="Times New Roman"/>
          <w:b/>
          <w:bCs/>
          <w:sz w:val="22"/>
          <w:szCs w:val="22"/>
        </w:rPr>
        <w:t xml:space="preserve"> $1.5 </w:t>
      </w:r>
      <w:r w:rsidRPr="00B84451">
        <w:rPr>
          <w:rFonts w:ascii="Times New Roman" w:eastAsia="微软雅黑" w:hAnsi="Times New Roman" w:cs="Times New Roman"/>
          <w:b/>
          <w:bCs/>
          <w:sz w:val="22"/>
          <w:szCs w:val="22"/>
        </w:rPr>
        <w:t>万亿</w:t>
      </w:r>
      <w:r w:rsidRPr="00B84451">
        <w:rPr>
          <w:rFonts w:ascii="Times New Roman" w:eastAsia="微软雅黑" w:hAnsi="Times New Roman" w:cs="Times New Roman"/>
          <w:sz w:val="22"/>
          <w:szCs w:val="22"/>
        </w:rPr>
        <w:t>，其中移动广告占比持续攀升。</w:t>
      </w:r>
    </w:p>
    <w:p w14:paraId="1675AE34"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AI </w:t>
      </w:r>
      <w:r w:rsidRPr="00B84451">
        <w:rPr>
          <w:rFonts w:ascii="Times New Roman" w:eastAsia="微软雅黑" w:hAnsi="Times New Roman" w:cs="Times New Roman"/>
          <w:sz w:val="22"/>
          <w:szCs w:val="22"/>
        </w:rPr>
        <w:t>驱动的广告优化平台（如</w:t>
      </w:r>
      <w:r w:rsidRPr="00B84451">
        <w:rPr>
          <w:rFonts w:ascii="Times New Roman" w:eastAsia="微软雅黑" w:hAnsi="Times New Roman" w:cs="Times New Roman"/>
          <w:sz w:val="22"/>
          <w:szCs w:val="22"/>
        </w:rPr>
        <w:t xml:space="preserve"> AXON</w:t>
      </w:r>
      <w:r w:rsidRPr="00B84451">
        <w:rPr>
          <w:rFonts w:ascii="Times New Roman" w:eastAsia="微软雅黑" w:hAnsi="Times New Roman" w:cs="Times New Roman"/>
          <w:sz w:val="22"/>
          <w:szCs w:val="22"/>
        </w:rPr>
        <w:t>）正在快速普及，提升广告精准度和</w:t>
      </w:r>
      <w:r w:rsidRPr="00B84451">
        <w:rPr>
          <w:rFonts w:ascii="Times New Roman" w:eastAsia="微软雅黑" w:hAnsi="Times New Roman" w:cs="Times New Roman"/>
          <w:sz w:val="22"/>
          <w:szCs w:val="22"/>
        </w:rPr>
        <w:t xml:space="preserve"> ROI</w:t>
      </w:r>
      <w:r w:rsidRPr="00B84451">
        <w:rPr>
          <w:rFonts w:ascii="Times New Roman" w:eastAsia="微软雅黑" w:hAnsi="Times New Roman" w:cs="Times New Roman"/>
          <w:sz w:val="22"/>
          <w:szCs w:val="22"/>
        </w:rPr>
        <w:t>。</w:t>
      </w:r>
    </w:p>
    <w:p w14:paraId="3BA8ABFA" w14:textId="77777777" w:rsidR="00B84451" w:rsidRPr="00B84451" w:rsidRDefault="00B84451">
      <w:pPr>
        <w:numPr>
          <w:ilvl w:val="0"/>
          <w:numId w:val="6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AI </w:t>
      </w:r>
      <w:r w:rsidRPr="00B84451">
        <w:rPr>
          <w:rFonts w:ascii="Times New Roman" w:eastAsia="微软雅黑" w:hAnsi="Times New Roman" w:cs="Times New Roman"/>
          <w:b/>
          <w:bCs/>
          <w:sz w:val="22"/>
          <w:szCs w:val="22"/>
        </w:rPr>
        <w:t>在广告优化中的作用</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50DA5A4E"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AI </w:t>
      </w:r>
      <w:r w:rsidRPr="00B84451">
        <w:rPr>
          <w:rFonts w:ascii="Times New Roman" w:eastAsia="微软雅黑" w:hAnsi="Times New Roman" w:cs="Times New Roman"/>
          <w:sz w:val="22"/>
          <w:szCs w:val="22"/>
        </w:rPr>
        <w:t>使广告投放更精准，优化广告定向、点击率及用户获取成本。</w:t>
      </w:r>
    </w:p>
    <w:p w14:paraId="63C73CEC" w14:textId="77777777" w:rsidR="00B84451" w:rsidRPr="00B84451" w:rsidRDefault="00B84451">
      <w:pPr>
        <w:numPr>
          <w:ilvl w:val="1"/>
          <w:numId w:val="6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的</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平台利用机器学习优化广告投放，已成为其核心竞争力。</w:t>
      </w:r>
    </w:p>
    <w:p w14:paraId="6D791AB9"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6.2 </w:t>
      </w:r>
      <w:r w:rsidRPr="00B84451">
        <w:rPr>
          <w:rFonts w:ascii="Times New Roman" w:eastAsia="微软雅黑" w:hAnsi="Times New Roman" w:cs="Times New Roman"/>
          <w:b/>
          <w:bCs/>
          <w:sz w:val="22"/>
          <w:szCs w:val="22"/>
        </w:rPr>
        <w:t>主要竞争对手</w:t>
      </w:r>
    </w:p>
    <w:p w14:paraId="5A03281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面临来自多个行业巨头的竞争，尤其是在程序化广告和广告网络领域：</w:t>
      </w:r>
    </w:p>
    <w:tbl>
      <w:tblPr>
        <w:tblStyle w:val="41"/>
        <w:tblW w:w="0" w:type="auto"/>
        <w:tblLook w:val="04A0" w:firstRow="1" w:lastRow="0" w:firstColumn="1" w:lastColumn="0" w:noHBand="0" w:noVBand="1"/>
      </w:tblPr>
      <w:tblGrid>
        <w:gridCol w:w="2542"/>
        <w:gridCol w:w="2391"/>
        <w:gridCol w:w="1466"/>
        <w:gridCol w:w="2951"/>
      </w:tblGrid>
      <w:tr w:rsidR="00B84451" w:rsidRPr="00B84451" w14:paraId="459798B2"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6B295"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竞争对手</w:t>
            </w:r>
          </w:p>
        </w:tc>
        <w:tc>
          <w:tcPr>
            <w:tcW w:w="0" w:type="auto"/>
            <w:hideMark/>
          </w:tcPr>
          <w:p w14:paraId="559DD3FF"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核心业务</w:t>
            </w:r>
          </w:p>
        </w:tc>
        <w:tc>
          <w:tcPr>
            <w:tcW w:w="0" w:type="auto"/>
            <w:hideMark/>
          </w:tcPr>
          <w:p w14:paraId="22DABD9F"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市值</w:t>
            </w:r>
            <w:r w:rsidRPr="00B84451">
              <w:rPr>
                <w:rFonts w:ascii="Times New Roman" w:eastAsia="微软雅黑" w:hAnsi="Times New Roman" w:cs="Times New Roman"/>
                <w:sz w:val="22"/>
                <w:szCs w:val="22"/>
              </w:rPr>
              <w:t xml:space="preserve"> (2025</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w:t>
            </w:r>
          </w:p>
        </w:tc>
        <w:tc>
          <w:tcPr>
            <w:tcW w:w="0" w:type="auto"/>
            <w:hideMark/>
          </w:tcPr>
          <w:p w14:paraId="3CA94A63"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主要优势</w:t>
            </w:r>
          </w:p>
        </w:tc>
      </w:tr>
      <w:tr w:rsidR="00B84451" w:rsidRPr="00B84451" w14:paraId="0685441D"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9D19C"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Google (GOOGL)</w:t>
            </w:r>
          </w:p>
        </w:tc>
        <w:tc>
          <w:tcPr>
            <w:tcW w:w="0" w:type="auto"/>
            <w:hideMark/>
          </w:tcPr>
          <w:p w14:paraId="507B2B8E"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Google Ads, YouTube Ads</w:t>
            </w:r>
          </w:p>
        </w:tc>
        <w:tc>
          <w:tcPr>
            <w:tcW w:w="0" w:type="auto"/>
            <w:hideMark/>
          </w:tcPr>
          <w:p w14:paraId="2042D748"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$1.8T</w:t>
            </w:r>
          </w:p>
        </w:tc>
        <w:tc>
          <w:tcPr>
            <w:tcW w:w="0" w:type="auto"/>
            <w:hideMark/>
          </w:tcPr>
          <w:p w14:paraId="3F499FD3"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拥有全球最大的广告平台</w:t>
            </w:r>
          </w:p>
        </w:tc>
      </w:tr>
      <w:tr w:rsidR="00B84451" w:rsidRPr="00B84451" w14:paraId="31F89F0B"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192B393"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Meta (META)</w:t>
            </w:r>
          </w:p>
        </w:tc>
        <w:tc>
          <w:tcPr>
            <w:tcW w:w="0" w:type="auto"/>
            <w:hideMark/>
          </w:tcPr>
          <w:p w14:paraId="33FFDA3B"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Facebook, Instagram Ads</w:t>
            </w:r>
          </w:p>
        </w:tc>
        <w:tc>
          <w:tcPr>
            <w:tcW w:w="0" w:type="auto"/>
            <w:hideMark/>
          </w:tcPr>
          <w:p w14:paraId="7963DC60"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$1.1T</w:t>
            </w:r>
          </w:p>
        </w:tc>
        <w:tc>
          <w:tcPr>
            <w:tcW w:w="0" w:type="auto"/>
            <w:hideMark/>
          </w:tcPr>
          <w:p w14:paraId="070A5201"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强大的社交广告生态</w:t>
            </w:r>
          </w:p>
        </w:tc>
      </w:tr>
      <w:tr w:rsidR="00B84451" w:rsidRPr="00B84451" w14:paraId="126EE40B"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FA490E"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The Trade Desk (TTD)</w:t>
            </w:r>
          </w:p>
        </w:tc>
        <w:tc>
          <w:tcPr>
            <w:tcW w:w="0" w:type="auto"/>
            <w:hideMark/>
          </w:tcPr>
          <w:p w14:paraId="01D172A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独立</w:t>
            </w:r>
            <w:r w:rsidRPr="00B84451">
              <w:rPr>
                <w:rFonts w:ascii="Times New Roman" w:eastAsia="微软雅黑" w:hAnsi="Times New Roman" w:cs="Times New Roman"/>
                <w:sz w:val="22"/>
                <w:szCs w:val="22"/>
              </w:rPr>
              <w:t xml:space="preserve"> DSP </w:t>
            </w:r>
            <w:r w:rsidRPr="00B84451">
              <w:rPr>
                <w:rFonts w:ascii="Times New Roman" w:eastAsia="微软雅黑" w:hAnsi="Times New Roman" w:cs="Times New Roman"/>
                <w:sz w:val="22"/>
                <w:szCs w:val="22"/>
              </w:rPr>
              <w:t>平台</w:t>
            </w:r>
          </w:p>
        </w:tc>
        <w:tc>
          <w:tcPr>
            <w:tcW w:w="0" w:type="auto"/>
            <w:hideMark/>
          </w:tcPr>
          <w:p w14:paraId="5B2959D2"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$65B</w:t>
            </w:r>
          </w:p>
        </w:tc>
        <w:tc>
          <w:tcPr>
            <w:tcW w:w="0" w:type="auto"/>
            <w:hideMark/>
          </w:tcPr>
          <w:p w14:paraId="5C67BA9C"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领先的程序化广告平台</w:t>
            </w:r>
          </w:p>
        </w:tc>
      </w:tr>
      <w:tr w:rsidR="00B84451" w:rsidRPr="00B84451" w14:paraId="5D97A5E7"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32F26A7"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Unity Software (U)</w:t>
            </w:r>
          </w:p>
        </w:tc>
        <w:tc>
          <w:tcPr>
            <w:tcW w:w="0" w:type="auto"/>
            <w:hideMark/>
          </w:tcPr>
          <w:p w14:paraId="02EAB867"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游戏内广告</w:t>
            </w:r>
          </w:p>
        </w:tc>
        <w:tc>
          <w:tcPr>
            <w:tcW w:w="0" w:type="auto"/>
            <w:hideMark/>
          </w:tcPr>
          <w:p w14:paraId="01B0F1D5"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$25B</w:t>
            </w:r>
          </w:p>
        </w:tc>
        <w:tc>
          <w:tcPr>
            <w:tcW w:w="0" w:type="auto"/>
            <w:hideMark/>
          </w:tcPr>
          <w:p w14:paraId="7C3A2483"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游戏广告市场的重要玩家</w:t>
            </w:r>
          </w:p>
        </w:tc>
      </w:tr>
      <w:tr w:rsidR="00B84451" w:rsidRPr="00B84451" w14:paraId="33773894"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C46BE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IronSource (</w:t>
            </w:r>
            <w:r w:rsidRPr="00B84451">
              <w:rPr>
                <w:rFonts w:ascii="Times New Roman" w:eastAsia="微软雅黑" w:hAnsi="Times New Roman" w:cs="Times New Roman"/>
                <w:sz w:val="22"/>
                <w:szCs w:val="22"/>
              </w:rPr>
              <w:t>合并进</w:t>
            </w:r>
            <w:r w:rsidRPr="00B84451">
              <w:rPr>
                <w:rFonts w:ascii="Times New Roman" w:eastAsia="微软雅黑" w:hAnsi="Times New Roman" w:cs="Times New Roman"/>
                <w:sz w:val="22"/>
                <w:szCs w:val="22"/>
              </w:rPr>
              <w:t xml:space="preserve"> Unity)</w:t>
            </w:r>
          </w:p>
        </w:tc>
        <w:tc>
          <w:tcPr>
            <w:tcW w:w="0" w:type="auto"/>
            <w:hideMark/>
          </w:tcPr>
          <w:p w14:paraId="136C66B8"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游戏内变现解决方案</w:t>
            </w:r>
          </w:p>
        </w:tc>
        <w:tc>
          <w:tcPr>
            <w:tcW w:w="0" w:type="auto"/>
            <w:hideMark/>
          </w:tcPr>
          <w:p w14:paraId="40AD669A"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已合并</w:t>
            </w:r>
          </w:p>
        </w:tc>
        <w:tc>
          <w:tcPr>
            <w:tcW w:w="0" w:type="auto"/>
            <w:hideMark/>
          </w:tcPr>
          <w:p w14:paraId="5745FFE7"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强调游戏广告与</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竞争</w:t>
            </w:r>
          </w:p>
        </w:tc>
      </w:tr>
    </w:tbl>
    <w:p w14:paraId="7FC262AC" w14:textId="77777777" w:rsidR="00B84451" w:rsidRPr="00B84451" w:rsidRDefault="00B84451">
      <w:pPr>
        <w:numPr>
          <w:ilvl w:val="0"/>
          <w:numId w:val="6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AppLovin vs Unity (U)</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5F5069AD"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通过</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强化广告优化能力，与</w:t>
      </w:r>
      <w:r w:rsidRPr="00B84451">
        <w:rPr>
          <w:rFonts w:ascii="Times New Roman" w:eastAsia="微软雅黑" w:hAnsi="Times New Roman" w:cs="Times New Roman"/>
          <w:sz w:val="22"/>
          <w:szCs w:val="22"/>
        </w:rPr>
        <w:t xml:space="preserve"> Unity </w:t>
      </w:r>
      <w:r w:rsidRPr="00B84451">
        <w:rPr>
          <w:rFonts w:ascii="Times New Roman" w:eastAsia="微软雅黑" w:hAnsi="Times New Roman" w:cs="Times New Roman"/>
          <w:sz w:val="22"/>
          <w:szCs w:val="22"/>
        </w:rPr>
        <w:t>主要竞争点在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游戏广告市场</w:t>
      </w:r>
      <w:r w:rsidRPr="00B84451">
        <w:rPr>
          <w:rFonts w:ascii="Times New Roman" w:eastAsia="微软雅黑" w:hAnsi="Times New Roman" w:cs="Times New Roman"/>
          <w:sz w:val="22"/>
          <w:szCs w:val="22"/>
        </w:rPr>
        <w:t>。</w:t>
      </w:r>
    </w:p>
    <w:p w14:paraId="2AF3022B"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依靠</w:t>
      </w:r>
      <w:r w:rsidRPr="00B84451">
        <w:rPr>
          <w:rFonts w:ascii="Times New Roman" w:eastAsia="微软雅黑" w:hAnsi="Times New Roman" w:cs="Times New Roman"/>
          <w:sz w:val="22"/>
          <w:szCs w:val="22"/>
        </w:rPr>
        <w:t xml:space="preserve"> 3D </w:t>
      </w:r>
      <w:r w:rsidRPr="00B84451">
        <w:rPr>
          <w:rFonts w:ascii="Times New Roman" w:eastAsia="微软雅黑" w:hAnsi="Times New Roman" w:cs="Times New Roman"/>
          <w:sz w:val="22"/>
          <w:szCs w:val="22"/>
        </w:rPr>
        <w:t>引擎优势，但</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在广告变现方面更具优化能力。</w:t>
      </w:r>
    </w:p>
    <w:p w14:paraId="47A6E9D0" w14:textId="77777777" w:rsidR="00B84451" w:rsidRPr="00B84451" w:rsidRDefault="00B84451">
      <w:pPr>
        <w:numPr>
          <w:ilvl w:val="0"/>
          <w:numId w:val="6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AppLovin vs The Trade Desk (TTD)</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6964A142"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TTD </w:t>
      </w:r>
      <w:r w:rsidRPr="00B84451">
        <w:rPr>
          <w:rFonts w:ascii="Times New Roman" w:eastAsia="微软雅黑" w:hAnsi="Times New Roman" w:cs="Times New Roman"/>
          <w:sz w:val="22"/>
          <w:szCs w:val="22"/>
        </w:rPr>
        <w:t>主要服务</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品牌广告商</w:t>
      </w:r>
      <w:r w:rsidRPr="00B84451">
        <w:rPr>
          <w:rFonts w:ascii="Times New Roman" w:eastAsia="微软雅黑" w:hAnsi="Times New Roman" w:cs="Times New Roman"/>
          <w:sz w:val="22"/>
          <w:szCs w:val="22"/>
        </w:rPr>
        <w:t>，而</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更专注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应用开发者的广告变现</w:t>
      </w:r>
      <w:r w:rsidRPr="00B84451">
        <w:rPr>
          <w:rFonts w:ascii="Times New Roman" w:eastAsia="微软雅黑" w:hAnsi="Times New Roman" w:cs="Times New Roman"/>
          <w:sz w:val="22"/>
          <w:szCs w:val="22"/>
        </w:rPr>
        <w:t>。</w:t>
      </w:r>
    </w:p>
    <w:p w14:paraId="548B52DE" w14:textId="77777777" w:rsidR="00B84451" w:rsidRPr="00B84451" w:rsidRDefault="00B84451">
      <w:pPr>
        <w:numPr>
          <w:ilvl w:val="1"/>
          <w:numId w:val="6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 xml:space="preserve">TTD </w:t>
      </w:r>
      <w:r w:rsidRPr="00B84451">
        <w:rPr>
          <w:rFonts w:ascii="Times New Roman" w:eastAsia="微软雅黑" w:hAnsi="Times New Roman" w:cs="Times New Roman"/>
          <w:sz w:val="22"/>
          <w:szCs w:val="22"/>
        </w:rPr>
        <w:t>以开放式广告生态取胜，而</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通过自有平台提升利润率。</w:t>
      </w:r>
    </w:p>
    <w:p w14:paraId="7FF6EC15"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6CC8034">
          <v:rect id="_x0000_i1076" style="width:0;height:1.5pt" o:hralign="center" o:hrstd="t" o:hr="t" fillcolor="#a0a0a0" stroked="f"/>
        </w:pict>
      </w:r>
    </w:p>
    <w:p w14:paraId="3ECBCEE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7. </w:t>
      </w:r>
      <w:r w:rsidRPr="00B84451">
        <w:rPr>
          <w:rFonts w:ascii="Times New Roman" w:eastAsia="微软雅黑" w:hAnsi="Times New Roman" w:cs="Times New Roman"/>
          <w:b/>
          <w:bCs/>
          <w:sz w:val="22"/>
          <w:szCs w:val="22"/>
        </w:rPr>
        <w:t>业务模式与核心竞争力</w:t>
      </w:r>
    </w:p>
    <w:p w14:paraId="2BCC3AE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主要收入来源包括</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软件平台</w:t>
      </w:r>
      <w:r w:rsidRPr="00B84451">
        <w:rPr>
          <w:rFonts w:ascii="Times New Roman" w:eastAsia="微软雅黑" w:hAnsi="Times New Roman" w:cs="Times New Roman"/>
          <w:b/>
          <w:bCs/>
          <w:sz w:val="22"/>
          <w:szCs w:val="22"/>
        </w:rPr>
        <w:t xml:space="preserve"> (SP) </w:t>
      </w:r>
      <w:r w:rsidRPr="00B84451">
        <w:rPr>
          <w:rFonts w:ascii="Times New Roman" w:eastAsia="微软雅黑" w:hAnsi="Times New Roman" w:cs="Times New Roman"/>
          <w:b/>
          <w:bCs/>
          <w:sz w:val="22"/>
          <w:szCs w:val="22"/>
        </w:rPr>
        <w:t>业务</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w:t>
      </w:r>
      <w:r w:rsidRPr="00B84451">
        <w:rPr>
          <w:rFonts w:ascii="Times New Roman" w:eastAsia="微软雅黑" w:hAnsi="Times New Roman" w:cs="Times New Roman"/>
          <w:sz w:val="22"/>
          <w:szCs w:val="22"/>
        </w:rPr>
        <w:t>，其中</w:t>
      </w:r>
      <w:r w:rsidRPr="00B84451">
        <w:rPr>
          <w:rFonts w:ascii="Times New Roman" w:eastAsia="微软雅黑" w:hAnsi="Times New Roman" w:cs="Times New Roman"/>
          <w:sz w:val="22"/>
          <w:szCs w:val="22"/>
        </w:rPr>
        <w:t xml:space="preserve"> SP </w:t>
      </w:r>
      <w:r w:rsidRPr="00B84451">
        <w:rPr>
          <w:rFonts w:ascii="Times New Roman" w:eastAsia="微软雅黑" w:hAnsi="Times New Roman" w:cs="Times New Roman"/>
          <w:sz w:val="22"/>
          <w:szCs w:val="22"/>
        </w:rPr>
        <w:t>业务已成为主要增长引擎。</w:t>
      </w:r>
    </w:p>
    <w:p w14:paraId="54FD378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7.1 </w:t>
      </w:r>
      <w:r w:rsidRPr="00B84451">
        <w:rPr>
          <w:rFonts w:ascii="Times New Roman" w:eastAsia="微软雅黑" w:hAnsi="Times New Roman" w:cs="Times New Roman"/>
          <w:b/>
          <w:bCs/>
          <w:sz w:val="22"/>
          <w:szCs w:val="22"/>
        </w:rPr>
        <w:t>业务结构</w:t>
      </w:r>
    </w:p>
    <w:p w14:paraId="11479D3F" w14:textId="77777777" w:rsidR="00B84451" w:rsidRPr="00B84451" w:rsidRDefault="00B84451">
      <w:pPr>
        <w:numPr>
          <w:ilvl w:val="0"/>
          <w:numId w:val="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软件平台</w:t>
      </w:r>
      <w:r w:rsidRPr="00B84451">
        <w:rPr>
          <w:rFonts w:ascii="Times New Roman" w:eastAsia="微软雅黑" w:hAnsi="Times New Roman" w:cs="Times New Roman"/>
          <w:b/>
          <w:bCs/>
          <w:sz w:val="22"/>
          <w:szCs w:val="22"/>
        </w:rPr>
        <w:t xml:space="preserve"> (Software Platform, SP)</w:t>
      </w:r>
      <w:r w:rsidRPr="00B84451">
        <w:rPr>
          <w:rFonts w:ascii="Times New Roman" w:eastAsia="微软雅黑" w:hAnsi="Times New Roman" w:cs="Times New Roman"/>
          <w:sz w:val="22"/>
          <w:szCs w:val="22"/>
        </w:rPr>
        <w:t>：</w:t>
      </w:r>
    </w:p>
    <w:p w14:paraId="036828A5"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2024 </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 xml:space="preserve"> Q3 </w:t>
      </w:r>
      <w:r w:rsidRPr="00B84451">
        <w:rPr>
          <w:rFonts w:ascii="Times New Roman" w:eastAsia="微软雅黑" w:hAnsi="Times New Roman" w:cs="Times New Roman"/>
          <w:sz w:val="22"/>
          <w:szCs w:val="22"/>
        </w:rPr>
        <w:t>贡献</w:t>
      </w:r>
      <w:r w:rsidRPr="00B84451">
        <w:rPr>
          <w:rFonts w:ascii="Times New Roman" w:eastAsia="微软雅黑" w:hAnsi="Times New Roman" w:cs="Times New Roman"/>
          <w:sz w:val="22"/>
          <w:szCs w:val="22"/>
        </w:rPr>
        <w:t xml:space="preserve"> $835M </w:t>
      </w:r>
      <w:r w:rsidRPr="00B84451">
        <w:rPr>
          <w:rFonts w:ascii="Times New Roman" w:eastAsia="微软雅黑" w:hAnsi="Times New Roman" w:cs="Times New Roman"/>
          <w:sz w:val="22"/>
          <w:szCs w:val="22"/>
        </w:rPr>
        <w:t>营收，同比增长</w:t>
      </w:r>
      <w:r w:rsidRPr="00B84451">
        <w:rPr>
          <w:rFonts w:ascii="Times New Roman" w:eastAsia="微软雅黑" w:hAnsi="Times New Roman" w:cs="Times New Roman"/>
          <w:sz w:val="22"/>
          <w:szCs w:val="22"/>
        </w:rPr>
        <w:t xml:space="preserve"> 65.56%</w:t>
      </w:r>
      <w:r w:rsidRPr="00B84451">
        <w:rPr>
          <w:rFonts w:ascii="Times New Roman" w:eastAsia="微软雅黑" w:hAnsi="Times New Roman" w:cs="Times New Roman"/>
          <w:sz w:val="22"/>
          <w:szCs w:val="22"/>
        </w:rPr>
        <w:t>。</w:t>
      </w:r>
    </w:p>
    <w:p w14:paraId="4DEC029B"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主要通过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AXON AI</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提供广告优化和营销服务。</w:t>
      </w:r>
    </w:p>
    <w:p w14:paraId="722CC4C7"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高毛利业务，</w:t>
      </w:r>
      <w:r w:rsidRPr="00B84451">
        <w:rPr>
          <w:rFonts w:ascii="Times New Roman" w:eastAsia="微软雅黑" w:hAnsi="Times New Roman" w:cs="Times New Roman"/>
          <w:sz w:val="22"/>
          <w:szCs w:val="22"/>
        </w:rPr>
        <w:t xml:space="preserve">EBITDA </w:t>
      </w:r>
      <w:r w:rsidRPr="00B84451">
        <w:rPr>
          <w:rFonts w:ascii="Times New Roman" w:eastAsia="微软雅黑" w:hAnsi="Times New Roman" w:cs="Times New Roman"/>
          <w:sz w:val="22"/>
          <w:szCs w:val="22"/>
        </w:rPr>
        <w:t>利润率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达到</w:t>
      </w:r>
      <w:r w:rsidRPr="00B84451">
        <w:rPr>
          <w:rFonts w:ascii="Times New Roman" w:eastAsia="微软雅黑" w:hAnsi="Times New Roman" w:cs="Times New Roman"/>
          <w:b/>
          <w:bCs/>
          <w:sz w:val="22"/>
          <w:szCs w:val="22"/>
        </w:rPr>
        <w:t xml:space="preserve"> 78%</w:t>
      </w:r>
      <w:r w:rsidRPr="00B84451">
        <w:rPr>
          <w:rFonts w:ascii="Times New Roman" w:eastAsia="微软雅黑" w:hAnsi="Times New Roman" w:cs="Times New Roman"/>
          <w:sz w:val="22"/>
          <w:szCs w:val="22"/>
        </w:rPr>
        <w:t>。</w:t>
      </w:r>
    </w:p>
    <w:p w14:paraId="3A8609A5" w14:textId="77777777" w:rsidR="00B84451" w:rsidRPr="00B84451" w:rsidRDefault="00B84451">
      <w:pPr>
        <w:numPr>
          <w:ilvl w:val="0"/>
          <w:numId w:val="6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w:t>
      </w:r>
      <w:r w:rsidRPr="00B84451">
        <w:rPr>
          <w:rFonts w:ascii="Times New Roman" w:eastAsia="微软雅黑" w:hAnsi="Times New Roman" w:cs="Times New Roman"/>
          <w:sz w:val="22"/>
          <w:szCs w:val="22"/>
        </w:rPr>
        <w:t>：</w:t>
      </w:r>
    </w:p>
    <w:p w14:paraId="432CC274"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贡献</w:t>
      </w:r>
      <w:r w:rsidRPr="00B84451">
        <w:rPr>
          <w:rFonts w:ascii="Times New Roman" w:eastAsia="微软雅黑" w:hAnsi="Times New Roman" w:cs="Times New Roman"/>
          <w:sz w:val="22"/>
          <w:szCs w:val="22"/>
        </w:rPr>
        <w:t xml:space="preserve"> $365M </w:t>
      </w:r>
      <w:r w:rsidRPr="00B84451">
        <w:rPr>
          <w:rFonts w:ascii="Times New Roman" w:eastAsia="微软雅黑" w:hAnsi="Times New Roman" w:cs="Times New Roman"/>
          <w:sz w:val="22"/>
          <w:szCs w:val="22"/>
        </w:rPr>
        <w:t>营收，同比增长仅</w:t>
      </w:r>
      <w:r w:rsidRPr="00B84451">
        <w:rPr>
          <w:rFonts w:ascii="Times New Roman" w:eastAsia="微软雅黑" w:hAnsi="Times New Roman" w:cs="Times New Roman"/>
          <w:sz w:val="22"/>
          <w:szCs w:val="22"/>
        </w:rPr>
        <w:t xml:space="preserve"> 0.9%</w:t>
      </w:r>
      <w:r w:rsidRPr="00B84451">
        <w:rPr>
          <w:rFonts w:ascii="Times New Roman" w:eastAsia="微软雅黑" w:hAnsi="Times New Roman" w:cs="Times New Roman"/>
          <w:sz w:val="22"/>
          <w:szCs w:val="22"/>
        </w:rPr>
        <w:t>。</w:t>
      </w:r>
    </w:p>
    <w:p w14:paraId="272CA8DE" w14:textId="77777777" w:rsidR="00B84451" w:rsidRPr="00B84451" w:rsidRDefault="00B84451">
      <w:pPr>
        <w:numPr>
          <w:ilvl w:val="1"/>
          <w:numId w:val="6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主要依赖于</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移动游戏变现</w:t>
      </w:r>
      <w:r w:rsidRPr="00B84451">
        <w:rPr>
          <w:rFonts w:ascii="Times New Roman" w:eastAsia="微软雅黑" w:hAnsi="Times New Roman" w:cs="Times New Roman"/>
          <w:sz w:val="22"/>
          <w:szCs w:val="22"/>
        </w:rPr>
        <w:t>，但增速放缓。</w:t>
      </w:r>
    </w:p>
    <w:p w14:paraId="7757267C"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w:t>
      </w: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预计软件业务将成为核心增长点</w:t>
      </w:r>
      <w:r w:rsidRPr="00B84451">
        <w:rPr>
          <w:rFonts w:ascii="Times New Roman" w:eastAsia="微软雅黑" w:hAnsi="Times New Roman" w:cs="Times New Roman"/>
          <w:sz w:val="22"/>
          <w:szCs w:val="22"/>
        </w:rPr>
        <w:t>，并减少对自有应用变现的依赖。</w:t>
      </w:r>
    </w:p>
    <w:p w14:paraId="656C5B1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E5F2362">
          <v:rect id="_x0000_i1077" style="width:0;height:1.5pt" o:hralign="center" o:hrstd="t" o:hr="t" fillcolor="#a0a0a0" stroked="f"/>
        </w:pict>
      </w:r>
    </w:p>
    <w:p w14:paraId="08EF0E2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 </w:t>
      </w:r>
      <w:r w:rsidRPr="00B84451">
        <w:rPr>
          <w:rFonts w:ascii="Times New Roman" w:eastAsia="微软雅黑" w:hAnsi="Times New Roman" w:cs="Times New Roman"/>
          <w:b/>
          <w:bCs/>
          <w:sz w:val="22"/>
          <w:szCs w:val="22"/>
        </w:rPr>
        <w:t>财务状况与盈利能力</w:t>
      </w:r>
    </w:p>
    <w:p w14:paraId="55FF63C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8.1 </w:t>
      </w:r>
      <w:r w:rsidRPr="00B84451">
        <w:rPr>
          <w:rFonts w:ascii="Times New Roman" w:eastAsia="微软雅黑" w:hAnsi="Times New Roman" w:cs="Times New Roman"/>
          <w:b/>
          <w:bCs/>
          <w:sz w:val="22"/>
          <w:szCs w:val="22"/>
        </w:rPr>
        <w:t>关键财务数据</w:t>
      </w:r>
    </w:p>
    <w:tbl>
      <w:tblPr>
        <w:tblStyle w:val="41"/>
        <w:tblW w:w="0" w:type="auto"/>
        <w:tblLook w:val="04A0" w:firstRow="1" w:lastRow="0" w:firstColumn="1" w:lastColumn="0" w:noHBand="0" w:noVBand="1"/>
      </w:tblPr>
      <w:tblGrid>
        <w:gridCol w:w="1775"/>
        <w:gridCol w:w="993"/>
        <w:gridCol w:w="993"/>
        <w:gridCol w:w="1107"/>
      </w:tblGrid>
      <w:tr w:rsidR="00B84451" w:rsidRPr="00B84451" w14:paraId="7EF1F158"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A3D98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指标</w:t>
            </w:r>
          </w:p>
        </w:tc>
        <w:tc>
          <w:tcPr>
            <w:tcW w:w="0" w:type="auto"/>
            <w:hideMark/>
          </w:tcPr>
          <w:p w14:paraId="45DD0322"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2024 Q3</w:t>
            </w:r>
          </w:p>
        </w:tc>
        <w:tc>
          <w:tcPr>
            <w:tcW w:w="0" w:type="auto"/>
            <w:hideMark/>
          </w:tcPr>
          <w:p w14:paraId="4ACE0931"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2023 Q3</w:t>
            </w:r>
          </w:p>
        </w:tc>
        <w:tc>
          <w:tcPr>
            <w:tcW w:w="0" w:type="auto"/>
            <w:hideMark/>
          </w:tcPr>
          <w:p w14:paraId="5D436E79"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YoY </w:t>
            </w:r>
            <w:r w:rsidRPr="00B84451">
              <w:rPr>
                <w:rFonts w:ascii="Times New Roman" w:eastAsia="微软雅黑" w:hAnsi="Times New Roman" w:cs="Times New Roman"/>
                <w:sz w:val="22"/>
                <w:szCs w:val="22"/>
              </w:rPr>
              <w:t>增长</w:t>
            </w:r>
          </w:p>
        </w:tc>
      </w:tr>
      <w:tr w:rsidR="00B84451" w:rsidRPr="00B84451" w14:paraId="0332CD2C"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4B18F"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总营收</w:t>
            </w:r>
          </w:p>
        </w:tc>
        <w:tc>
          <w:tcPr>
            <w:tcW w:w="0" w:type="auto"/>
            <w:hideMark/>
          </w:tcPr>
          <w:p w14:paraId="6EDC86B3"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$1.2B</w:t>
            </w:r>
          </w:p>
        </w:tc>
        <w:tc>
          <w:tcPr>
            <w:tcW w:w="0" w:type="auto"/>
            <w:hideMark/>
          </w:tcPr>
          <w:p w14:paraId="1D28735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$865M</w:t>
            </w:r>
          </w:p>
        </w:tc>
        <w:tc>
          <w:tcPr>
            <w:tcW w:w="0" w:type="auto"/>
            <w:hideMark/>
          </w:tcPr>
          <w:p w14:paraId="33DEBE2F"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+38.64%</w:t>
            </w:r>
          </w:p>
        </w:tc>
      </w:tr>
      <w:tr w:rsidR="00B84451" w:rsidRPr="00B84451" w14:paraId="44EA8237"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EF5B805"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软件业务营收</w:t>
            </w:r>
          </w:p>
        </w:tc>
        <w:tc>
          <w:tcPr>
            <w:tcW w:w="0" w:type="auto"/>
            <w:hideMark/>
          </w:tcPr>
          <w:p w14:paraId="43A18A02"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$835M</w:t>
            </w:r>
          </w:p>
        </w:tc>
        <w:tc>
          <w:tcPr>
            <w:tcW w:w="0" w:type="auto"/>
            <w:hideMark/>
          </w:tcPr>
          <w:p w14:paraId="273858AD"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$505M</w:t>
            </w:r>
          </w:p>
        </w:tc>
        <w:tc>
          <w:tcPr>
            <w:tcW w:w="0" w:type="auto"/>
            <w:hideMark/>
          </w:tcPr>
          <w:p w14:paraId="37AEB88B"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+65.56%</w:t>
            </w:r>
          </w:p>
        </w:tc>
      </w:tr>
      <w:tr w:rsidR="00B84451" w:rsidRPr="00B84451" w14:paraId="5829EEB3"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924A06"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调整后</w:t>
            </w:r>
            <w:r w:rsidRPr="00B84451">
              <w:rPr>
                <w:rFonts w:ascii="Times New Roman" w:eastAsia="微软雅黑" w:hAnsi="Times New Roman" w:cs="Times New Roman"/>
                <w:sz w:val="22"/>
                <w:szCs w:val="22"/>
              </w:rPr>
              <w:t xml:space="preserve"> EBITDA</w:t>
            </w:r>
          </w:p>
        </w:tc>
        <w:tc>
          <w:tcPr>
            <w:tcW w:w="0" w:type="auto"/>
            <w:hideMark/>
          </w:tcPr>
          <w:p w14:paraId="4E2EC469"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$720M</w:t>
            </w:r>
          </w:p>
        </w:tc>
        <w:tc>
          <w:tcPr>
            <w:tcW w:w="0" w:type="auto"/>
            <w:hideMark/>
          </w:tcPr>
          <w:p w14:paraId="7331D046"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$420M</w:t>
            </w:r>
          </w:p>
        </w:tc>
        <w:tc>
          <w:tcPr>
            <w:tcW w:w="0" w:type="auto"/>
            <w:hideMark/>
          </w:tcPr>
          <w:p w14:paraId="59100F5B"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+71.4%</w:t>
            </w:r>
          </w:p>
        </w:tc>
      </w:tr>
      <w:tr w:rsidR="00B84451" w:rsidRPr="00B84451" w14:paraId="364BC66F"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5BB71E4B"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EBITDA </w:t>
            </w:r>
            <w:r w:rsidRPr="00B84451">
              <w:rPr>
                <w:rFonts w:ascii="Times New Roman" w:eastAsia="微软雅黑" w:hAnsi="Times New Roman" w:cs="Times New Roman"/>
                <w:sz w:val="22"/>
                <w:szCs w:val="22"/>
              </w:rPr>
              <w:t>利润率</w:t>
            </w:r>
          </w:p>
        </w:tc>
        <w:tc>
          <w:tcPr>
            <w:tcW w:w="0" w:type="auto"/>
            <w:hideMark/>
          </w:tcPr>
          <w:p w14:paraId="1B121836"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60.2%</w:t>
            </w:r>
          </w:p>
        </w:tc>
        <w:tc>
          <w:tcPr>
            <w:tcW w:w="0" w:type="auto"/>
            <w:hideMark/>
          </w:tcPr>
          <w:p w14:paraId="203797DA"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48.51%</w:t>
            </w:r>
          </w:p>
        </w:tc>
        <w:tc>
          <w:tcPr>
            <w:tcW w:w="0" w:type="auto"/>
            <w:hideMark/>
          </w:tcPr>
          <w:p w14:paraId="0FC93D92"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+11.69%</w:t>
            </w:r>
          </w:p>
        </w:tc>
      </w:tr>
    </w:tbl>
    <w:p w14:paraId="1408533D" w14:textId="77777777" w:rsidR="00B84451" w:rsidRPr="00B84451" w:rsidRDefault="00B84451">
      <w:pPr>
        <w:numPr>
          <w:ilvl w:val="0"/>
          <w:numId w:val="6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lastRenderedPageBreak/>
        <w:t>高利润率</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SP </w:t>
      </w:r>
      <w:r w:rsidRPr="00B84451">
        <w:rPr>
          <w:rFonts w:ascii="Times New Roman" w:eastAsia="微软雅黑" w:hAnsi="Times New Roman" w:cs="Times New Roman"/>
          <w:sz w:val="22"/>
          <w:szCs w:val="22"/>
        </w:rPr>
        <w:t>业务毛利率达</w:t>
      </w:r>
      <w:r w:rsidRPr="00B84451">
        <w:rPr>
          <w:rFonts w:ascii="Times New Roman" w:eastAsia="微软雅黑" w:hAnsi="Times New Roman" w:cs="Times New Roman"/>
          <w:sz w:val="22"/>
          <w:szCs w:val="22"/>
        </w:rPr>
        <w:t xml:space="preserve"> 78%</w:t>
      </w:r>
      <w:r w:rsidRPr="00B84451">
        <w:rPr>
          <w:rFonts w:ascii="Times New Roman" w:eastAsia="微软雅黑" w:hAnsi="Times New Roman" w:cs="Times New Roman"/>
          <w:sz w:val="22"/>
          <w:szCs w:val="22"/>
        </w:rPr>
        <w:t>，支撑整体</w:t>
      </w:r>
      <w:r w:rsidRPr="00B84451">
        <w:rPr>
          <w:rFonts w:ascii="Times New Roman" w:eastAsia="微软雅黑" w:hAnsi="Times New Roman" w:cs="Times New Roman"/>
          <w:sz w:val="22"/>
          <w:szCs w:val="22"/>
        </w:rPr>
        <w:t xml:space="preserve"> EBITDA </w:t>
      </w:r>
      <w:r w:rsidRPr="00B84451">
        <w:rPr>
          <w:rFonts w:ascii="Times New Roman" w:eastAsia="微软雅黑" w:hAnsi="Times New Roman" w:cs="Times New Roman"/>
          <w:sz w:val="22"/>
          <w:szCs w:val="22"/>
        </w:rPr>
        <w:t>提升。</w:t>
      </w:r>
    </w:p>
    <w:p w14:paraId="1E6E0681" w14:textId="77777777" w:rsidR="00B84451" w:rsidRPr="00B84451" w:rsidRDefault="00B84451">
      <w:pPr>
        <w:numPr>
          <w:ilvl w:val="0"/>
          <w:numId w:val="6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强劲现金流</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7DFC574E" w14:textId="77777777" w:rsidR="00B84451" w:rsidRPr="00B84451" w:rsidRDefault="00B84451">
      <w:pPr>
        <w:numPr>
          <w:ilvl w:val="1"/>
          <w:numId w:val="6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现金余额</w:t>
      </w:r>
      <w:r w:rsidRPr="00B84451">
        <w:rPr>
          <w:rFonts w:ascii="Times New Roman" w:eastAsia="微软雅黑" w:hAnsi="Times New Roman" w:cs="Times New Roman"/>
          <w:sz w:val="22"/>
          <w:szCs w:val="22"/>
        </w:rPr>
        <w:t xml:space="preserve"> $568M</w:t>
      </w:r>
      <w:r w:rsidRPr="00B84451">
        <w:rPr>
          <w:rFonts w:ascii="Times New Roman" w:eastAsia="微软雅黑" w:hAnsi="Times New Roman" w:cs="Times New Roman"/>
          <w:sz w:val="22"/>
          <w:szCs w:val="22"/>
        </w:rPr>
        <w:t>，自由现金流</w:t>
      </w:r>
      <w:r w:rsidRPr="00B84451">
        <w:rPr>
          <w:rFonts w:ascii="Times New Roman" w:eastAsia="微软雅黑" w:hAnsi="Times New Roman" w:cs="Times New Roman"/>
          <w:sz w:val="22"/>
          <w:szCs w:val="22"/>
        </w:rPr>
        <w:t xml:space="preserve"> $545M</w:t>
      </w:r>
      <w:r w:rsidRPr="00B84451">
        <w:rPr>
          <w:rFonts w:ascii="Times New Roman" w:eastAsia="微软雅黑" w:hAnsi="Times New Roman" w:cs="Times New Roman"/>
          <w:sz w:val="22"/>
          <w:szCs w:val="22"/>
        </w:rPr>
        <w:t>，同比增长</w:t>
      </w:r>
      <w:r w:rsidRPr="00B84451">
        <w:rPr>
          <w:rFonts w:ascii="Times New Roman" w:eastAsia="微软雅黑" w:hAnsi="Times New Roman" w:cs="Times New Roman"/>
          <w:sz w:val="22"/>
          <w:szCs w:val="22"/>
        </w:rPr>
        <w:t xml:space="preserve"> 182%</w:t>
      </w:r>
      <w:r w:rsidRPr="00B84451">
        <w:rPr>
          <w:rFonts w:ascii="Times New Roman" w:eastAsia="微软雅黑" w:hAnsi="Times New Roman" w:cs="Times New Roman"/>
          <w:sz w:val="22"/>
          <w:szCs w:val="22"/>
        </w:rPr>
        <w:t>。</w:t>
      </w:r>
    </w:p>
    <w:p w14:paraId="54AE405F" w14:textId="77777777" w:rsidR="00B84451" w:rsidRPr="00B84451" w:rsidRDefault="00B84451">
      <w:pPr>
        <w:numPr>
          <w:ilvl w:val="1"/>
          <w:numId w:val="6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近期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$2.3B </w:t>
      </w:r>
      <w:r w:rsidRPr="00B84451">
        <w:rPr>
          <w:rFonts w:ascii="Times New Roman" w:eastAsia="微软雅黑" w:hAnsi="Times New Roman" w:cs="Times New Roman"/>
          <w:b/>
          <w:bCs/>
          <w:sz w:val="22"/>
          <w:szCs w:val="22"/>
        </w:rPr>
        <w:t>股票回购计划</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提振市场信心。</w:t>
      </w:r>
    </w:p>
    <w:p w14:paraId="3BE8723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8.2 </w:t>
      </w:r>
      <w:r w:rsidRPr="00B84451">
        <w:rPr>
          <w:rFonts w:ascii="Times New Roman" w:eastAsia="微软雅黑" w:hAnsi="Times New Roman" w:cs="Times New Roman"/>
          <w:b/>
          <w:bCs/>
          <w:sz w:val="22"/>
          <w:szCs w:val="22"/>
        </w:rPr>
        <w:t>资产负债状况</w:t>
      </w:r>
    </w:p>
    <w:p w14:paraId="5F72DC42" w14:textId="77777777" w:rsidR="00B84451" w:rsidRPr="00B84451" w:rsidRDefault="00B84451">
      <w:pPr>
        <w:numPr>
          <w:ilvl w:val="0"/>
          <w:numId w:val="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长期债务</w:t>
      </w:r>
      <w:r w:rsidRPr="00B84451">
        <w:rPr>
          <w:rFonts w:ascii="Times New Roman" w:eastAsia="微软雅黑" w:hAnsi="Times New Roman" w:cs="Times New Roman"/>
          <w:b/>
          <w:bCs/>
          <w:sz w:val="22"/>
          <w:szCs w:val="22"/>
        </w:rPr>
        <w:t xml:space="preserve"> $3.47B</w:t>
      </w:r>
      <w:r w:rsidRPr="00B84451">
        <w:rPr>
          <w:rFonts w:ascii="Times New Roman" w:eastAsia="微软雅黑" w:hAnsi="Times New Roman" w:cs="Times New Roman"/>
          <w:sz w:val="22"/>
          <w:szCs w:val="22"/>
        </w:rPr>
        <w:t>，但负债率可控，现金流充足。</w:t>
      </w:r>
    </w:p>
    <w:p w14:paraId="5478AADD" w14:textId="77777777" w:rsidR="00B84451" w:rsidRPr="00B84451" w:rsidRDefault="00B84451">
      <w:pPr>
        <w:numPr>
          <w:ilvl w:val="0"/>
          <w:numId w:val="6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当前杠杆水平适中</w:t>
      </w:r>
      <w:r w:rsidRPr="00B84451">
        <w:rPr>
          <w:rFonts w:ascii="Times New Roman" w:eastAsia="微软雅黑" w:hAnsi="Times New Roman" w:cs="Times New Roman"/>
          <w:sz w:val="22"/>
          <w:szCs w:val="22"/>
        </w:rPr>
        <w:t>，管理层计划</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通过盈利增长降低杠杆</w:t>
      </w:r>
      <w:r w:rsidRPr="00B84451">
        <w:rPr>
          <w:rFonts w:ascii="Times New Roman" w:eastAsia="微软雅黑" w:hAnsi="Times New Roman" w:cs="Times New Roman"/>
          <w:sz w:val="22"/>
          <w:szCs w:val="22"/>
        </w:rPr>
        <w:t>。</w:t>
      </w:r>
    </w:p>
    <w:p w14:paraId="343FC6CA"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DD2DEE">
          <v:rect id="_x0000_i1078" style="width:0;height:1.5pt" o:hralign="center" o:hrstd="t" o:hr="t" fillcolor="#a0a0a0" stroked="f"/>
        </w:pict>
      </w:r>
    </w:p>
    <w:p w14:paraId="0DB9F97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 </w:t>
      </w:r>
      <w:r w:rsidRPr="00B84451">
        <w:rPr>
          <w:rFonts w:ascii="Times New Roman" w:eastAsia="微软雅黑" w:hAnsi="Times New Roman" w:cs="Times New Roman"/>
          <w:b/>
          <w:bCs/>
          <w:sz w:val="22"/>
          <w:szCs w:val="22"/>
        </w:rPr>
        <w:t>近期投资者行为与机构持仓</w:t>
      </w:r>
    </w:p>
    <w:p w14:paraId="32A33786"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9.1 </w:t>
      </w:r>
      <w:r w:rsidRPr="00B84451">
        <w:rPr>
          <w:rFonts w:ascii="Times New Roman" w:eastAsia="微软雅黑" w:hAnsi="Times New Roman" w:cs="Times New Roman"/>
          <w:b/>
          <w:bCs/>
          <w:sz w:val="22"/>
          <w:szCs w:val="22"/>
        </w:rPr>
        <w:t>机构投资趋势</w:t>
      </w:r>
    </w:p>
    <w:p w14:paraId="3A95D07E" w14:textId="77777777" w:rsidR="00B84451" w:rsidRPr="00B84451" w:rsidRDefault="00B84451">
      <w:pPr>
        <w:numPr>
          <w:ilvl w:val="0"/>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机构持仓比例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54.54%</w:t>
      </w:r>
      <w:r w:rsidRPr="00B84451">
        <w:rPr>
          <w:rFonts w:ascii="Times New Roman" w:eastAsia="微软雅黑" w:hAnsi="Times New Roman" w:cs="Times New Roman"/>
          <w:sz w:val="22"/>
          <w:szCs w:val="22"/>
        </w:rPr>
        <w:t>，近期有增加趋势。</w:t>
      </w:r>
    </w:p>
    <w:p w14:paraId="206C502F" w14:textId="77777777" w:rsidR="00B84451" w:rsidRPr="00B84451" w:rsidRDefault="00B84451">
      <w:pPr>
        <w:numPr>
          <w:ilvl w:val="0"/>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主要机构：</w:t>
      </w:r>
      <w:r w:rsidRPr="00B84451">
        <w:rPr>
          <w:rFonts w:ascii="Times New Roman" w:eastAsia="微软雅黑" w:hAnsi="Times New Roman" w:cs="Times New Roman"/>
          <w:sz w:val="22"/>
          <w:szCs w:val="22"/>
        </w:rPr>
        <w:t xml:space="preserve"> </w:t>
      </w:r>
    </w:p>
    <w:p w14:paraId="764CEFD1" w14:textId="77777777" w:rsidR="00B84451" w:rsidRPr="00B84451" w:rsidRDefault="00B84451">
      <w:pPr>
        <w:numPr>
          <w:ilvl w:val="1"/>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柏基资本</w:t>
      </w:r>
      <w:r w:rsidRPr="00B84451">
        <w:rPr>
          <w:rFonts w:ascii="Times New Roman" w:eastAsia="微软雅黑" w:hAnsi="Times New Roman" w:cs="Times New Roman"/>
          <w:sz w:val="22"/>
          <w:szCs w:val="22"/>
        </w:rPr>
        <w:t xml:space="preserve"> (Baillie Gifford)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4.08M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，近期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增持</w:t>
      </w:r>
      <w:r w:rsidRPr="00B84451">
        <w:rPr>
          <w:rFonts w:ascii="Times New Roman" w:eastAsia="微软雅黑" w:hAnsi="Times New Roman" w:cs="Times New Roman"/>
          <w:b/>
          <w:bCs/>
          <w:sz w:val="22"/>
          <w:szCs w:val="22"/>
        </w:rPr>
        <w:t xml:space="preserve"> 5421%</w:t>
      </w:r>
      <w:r w:rsidRPr="00B84451">
        <w:rPr>
          <w:rFonts w:ascii="Times New Roman" w:eastAsia="微软雅黑" w:hAnsi="Times New Roman" w:cs="Times New Roman"/>
          <w:sz w:val="22"/>
          <w:szCs w:val="22"/>
        </w:rPr>
        <w:t>。</w:t>
      </w:r>
    </w:p>
    <w:p w14:paraId="00990F7A" w14:textId="77777777" w:rsidR="00B84451" w:rsidRPr="00B84451" w:rsidRDefault="00B84451">
      <w:pPr>
        <w:numPr>
          <w:ilvl w:val="1"/>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雷达里奥</w:t>
      </w:r>
      <w:r w:rsidRPr="00B84451">
        <w:rPr>
          <w:rFonts w:ascii="Times New Roman" w:eastAsia="微软雅黑" w:hAnsi="Times New Roman" w:cs="Times New Roman"/>
          <w:sz w:val="22"/>
          <w:szCs w:val="22"/>
        </w:rPr>
        <w:t xml:space="preserve"> (Bridgewater)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265,590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，增持</w:t>
      </w:r>
      <w:r w:rsidRPr="00B84451">
        <w:rPr>
          <w:rFonts w:ascii="Times New Roman" w:eastAsia="微软雅黑" w:hAnsi="Times New Roman" w:cs="Times New Roman"/>
          <w:sz w:val="22"/>
          <w:szCs w:val="22"/>
        </w:rPr>
        <w:t xml:space="preserve"> 337%</w:t>
      </w:r>
      <w:r w:rsidRPr="00B84451">
        <w:rPr>
          <w:rFonts w:ascii="Times New Roman" w:eastAsia="微软雅黑" w:hAnsi="Times New Roman" w:cs="Times New Roman"/>
          <w:sz w:val="22"/>
          <w:szCs w:val="22"/>
        </w:rPr>
        <w:t>。</w:t>
      </w:r>
    </w:p>
    <w:p w14:paraId="0AF37A30" w14:textId="77777777" w:rsidR="00B84451" w:rsidRPr="00B84451" w:rsidRDefault="00B84451">
      <w:pPr>
        <w:numPr>
          <w:ilvl w:val="1"/>
          <w:numId w:val="6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乔尔</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格林布拉特</w:t>
      </w:r>
      <w:r w:rsidRPr="00B84451">
        <w:rPr>
          <w:rFonts w:ascii="Times New Roman" w:eastAsia="微软雅黑" w:hAnsi="Times New Roman" w:cs="Times New Roman"/>
          <w:sz w:val="22"/>
          <w:szCs w:val="22"/>
        </w:rPr>
        <w:t xml:space="preserve"> (Gotham) </w:t>
      </w:r>
      <w:r w:rsidRPr="00B84451">
        <w:rPr>
          <w:rFonts w:ascii="Times New Roman" w:eastAsia="微软雅黑" w:hAnsi="Times New Roman" w:cs="Times New Roman"/>
          <w:sz w:val="22"/>
          <w:szCs w:val="22"/>
        </w:rPr>
        <w:t>持仓</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163,015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，减持</w:t>
      </w:r>
      <w:r w:rsidRPr="00B84451">
        <w:rPr>
          <w:rFonts w:ascii="Times New Roman" w:eastAsia="微软雅黑" w:hAnsi="Times New Roman" w:cs="Times New Roman"/>
          <w:sz w:val="22"/>
          <w:szCs w:val="22"/>
        </w:rPr>
        <w:t xml:space="preserve"> 23.4%</w:t>
      </w:r>
      <w:r w:rsidRPr="00B84451">
        <w:rPr>
          <w:rFonts w:ascii="Times New Roman" w:eastAsia="微软雅黑" w:hAnsi="Times New Roman" w:cs="Times New Roman"/>
          <w:sz w:val="22"/>
          <w:szCs w:val="22"/>
        </w:rPr>
        <w:t>。</w:t>
      </w:r>
    </w:p>
    <w:p w14:paraId="39A3462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9.2 </w:t>
      </w:r>
      <w:r w:rsidRPr="00B84451">
        <w:rPr>
          <w:rFonts w:ascii="Times New Roman" w:eastAsia="微软雅黑" w:hAnsi="Times New Roman" w:cs="Times New Roman"/>
          <w:b/>
          <w:bCs/>
          <w:sz w:val="22"/>
          <w:szCs w:val="22"/>
        </w:rPr>
        <w:t>内部交易</w:t>
      </w:r>
    </w:p>
    <w:p w14:paraId="47C611EE" w14:textId="77777777" w:rsidR="00B84451" w:rsidRPr="00B84451" w:rsidRDefault="00B84451">
      <w:pPr>
        <w:numPr>
          <w:ilvl w:val="0"/>
          <w:numId w:val="6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过去</w:t>
      </w:r>
      <w:r w:rsidRPr="00B84451">
        <w:rPr>
          <w:rFonts w:ascii="Times New Roman" w:eastAsia="微软雅黑" w:hAnsi="Times New Roman" w:cs="Times New Roman"/>
          <w:b/>
          <w:bCs/>
          <w:sz w:val="22"/>
          <w:szCs w:val="22"/>
        </w:rPr>
        <w:t xml:space="preserve"> 18 </w:t>
      </w:r>
      <w:r w:rsidRPr="00B84451">
        <w:rPr>
          <w:rFonts w:ascii="Times New Roman" w:eastAsia="微软雅黑" w:hAnsi="Times New Roman" w:cs="Times New Roman"/>
          <w:b/>
          <w:bCs/>
          <w:sz w:val="22"/>
          <w:szCs w:val="22"/>
        </w:rPr>
        <w:t>个月，公司管理层持续卖出</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14AAA098" w14:textId="77777777" w:rsidR="00B84451" w:rsidRPr="00B84451" w:rsidRDefault="00B84451">
      <w:pPr>
        <w:numPr>
          <w:ilvl w:val="1"/>
          <w:numId w:val="6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CEO Adam Foroughi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54,802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$343.38</w:t>
      </w:r>
      <w:r w:rsidRPr="00B84451">
        <w:rPr>
          <w:rFonts w:ascii="Times New Roman" w:eastAsia="微软雅黑" w:hAnsi="Times New Roman" w:cs="Times New Roman"/>
          <w:sz w:val="22"/>
          <w:szCs w:val="22"/>
        </w:rPr>
        <w:t>。</w:t>
      </w:r>
    </w:p>
    <w:p w14:paraId="70DFA57B" w14:textId="77777777" w:rsidR="00B84451" w:rsidRPr="00B84451" w:rsidRDefault="00B84451">
      <w:pPr>
        <w:numPr>
          <w:ilvl w:val="1"/>
          <w:numId w:val="6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CFO Herald Y Chen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171,951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$345.52</w:t>
      </w:r>
      <w:r w:rsidRPr="00B84451">
        <w:rPr>
          <w:rFonts w:ascii="Times New Roman" w:eastAsia="微软雅黑" w:hAnsi="Times New Roman" w:cs="Times New Roman"/>
          <w:sz w:val="22"/>
          <w:szCs w:val="22"/>
        </w:rPr>
        <w:t>。</w:t>
      </w:r>
    </w:p>
    <w:p w14:paraId="4EDC5DB6" w14:textId="77777777" w:rsidR="00B84451" w:rsidRPr="00B84451" w:rsidRDefault="00B84451">
      <w:pPr>
        <w:numPr>
          <w:ilvl w:val="1"/>
          <w:numId w:val="6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CLO Victoria Valenzuela </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月出售</w:t>
      </w:r>
      <w:r w:rsidRPr="00B84451">
        <w:rPr>
          <w:rFonts w:ascii="Times New Roman" w:eastAsia="微软雅黑" w:hAnsi="Times New Roman" w:cs="Times New Roman"/>
          <w:b/>
          <w:bCs/>
          <w:sz w:val="22"/>
          <w:szCs w:val="22"/>
        </w:rPr>
        <w:t xml:space="preserve"> 15,971 </w:t>
      </w:r>
      <w:r w:rsidRPr="00B84451">
        <w:rPr>
          <w:rFonts w:ascii="Times New Roman" w:eastAsia="微软雅黑" w:hAnsi="Times New Roman" w:cs="Times New Roman"/>
          <w:b/>
          <w:bCs/>
          <w:sz w:val="22"/>
          <w:szCs w:val="22"/>
        </w:rPr>
        <w:t>股</w:t>
      </w:r>
      <w:r w:rsidRPr="00B84451">
        <w:rPr>
          <w:rFonts w:ascii="Times New Roman" w:eastAsia="微软雅黑" w:hAnsi="Times New Roman" w:cs="Times New Roman"/>
          <w:sz w:val="22"/>
          <w:szCs w:val="22"/>
        </w:rPr>
        <w:t>，交易价格</w:t>
      </w:r>
      <w:r w:rsidRPr="00B84451">
        <w:rPr>
          <w:rFonts w:ascii="Times New Roman" w:eastAsia="微软雅黑" w:hAnsi="Times New Roman" w:cs="Times New Roman"/>
          <w:sz w:val="22"/>
          <w:szCs w:val="22"/>
        </w:rPr>
        <w:t xml:space="preserve"> $313.07</w:t>
      </w:r>
      <w:r w:rsidRPr="00B84451">
        <w:rPr>
          <w:rFonts w:ascii="Times New Roman" w:eastAsia="微软雅黑" w:hAnsi="Times New Roman" w:cs="Times New Roman"/>
          <w:sz w:val="22"/>
          <w:szCs w:val="22"/>
        </w:rPr>
        <w:t>。</w:t>
      </w:r>
    </w:p>
    <w:p w14:paraId="7703FD09"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内部人士持续减持表明管理层认为当前股价已接近峰值</w:t>
      </w:r>
      <w:r w:rsidRPr="00B84451">
        <w:rPr>
          <w:rFonts w:ascii="Times New Roman" w:eastAsia="微软雅黑" w:hAnsi="Times New Roman" w:cs="Times New Roman"/>
          <w:sz w:val="22"/>
          <w:szCs w:val="22"/>
        </w:rPr>
        <w:t>，投资者需谨慎。</w:t>
      </w:r>
    </w:p>
    <w:p w14:paraId="6F0F2E0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A3800AB">
          <v:rect id="_x0000_i1079" style="width:0;height:1.5pt" o:hralign="center" o:hrstd="t" o:hr="t" fillcolor="#a0a0a0" stroked="f"/>
        </w:pict>
      </w:r>
    </w:p>
    <w:p w14:paraId="34653116"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lastRenderedPageBreak/>
        <w:t xml:space="preserve">10. </w:t>
      </w:r>
      <w:r w:rsidRPr="00B84451">
        <w:rPr>
          <w:rFonts w:ascii="Times New Roman" w:eastAsia="微软雅黑" w:hAnsi="Times New Roman" w:cs="Times New Roman"/>
          <w:b/>
          <w:bCs/>
          <w:sz w:val="22"/>
          <w:szCs w:val="22"/>
        </w:rPr>
        <w:t>投资建议</w:t>
      </w:r>
    </w:p>
    <w:p w14:paraId="2918E68B"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短期策略</w:t>
      </w:r>
      <w:r w:rsidRPr="00B84451">
        <w:rPr>
          <w:rFonts w:ascii="Times New Roman" w:eastAsia="微软雅黑" w:hAnsi="Times New Roman" w:cs="Times New Roman"/>
          <w:sz w:val="22"/>
          <w:szCs w:val="22"/>
        </w:rPr>
        <w:t>：</w:t>
      </w:r>
    </w:p>
    <w:p w14:paraId="3B513C43" w14:textId="77777777" w:rsidR="00B84451" w:rsidRPr="00B84451" w:rsidRDefault="00B84451">
      <w:pPr>
        <w:numPr>
          <w:ilvl w:val="0"/>
          <w:numId w:val="7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保持谨慎</w:t>
      </w:r>
      <w:r w:rsidRPr="00B84451">
        <w:rPr>
          <w:rFonts w:ascii="Times New Roman" w:eastAsia="微软雅黑" w:hAnsi="Times New Roman" w:cs="Times New Roman"/>
          <w:sz w:val="22"/>
          <w:szCs w:val="22"/>
        </w:rPr>
        <w:t>，观察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2</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日财报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是否符合高预期。</w:t>
      </w:r>
    </w:p>
    <w:p w14:paraId="3681A10B" w14:textId="77777777" w:rsidR="00B84451" w:rsidRPr="00B84451" w:rsidRDefault="00B84451">
      <w:pPr>
        <w:numPr>
          <w:ilvl w:val="0"/>
          <w:numId w:val="7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股价已超估值</w:t>
      </w:r>
      <w:r w:rsidRPr="00B84451">
        <w:rPr>
          <w:rFonts w:ascii="Times New Roman" w:eastAsia="微软雅黑" w:hAnsi="Times New Roman" w:cs="Times New Roman"/>
          <w:sz w:val="22"/>
          <w:szCs w:val="22"/>
        </w:rPr>
        <w:t>，建议</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在</w:t>
      </w:r>
      <w:r w:rsidRPr="00B84451">
        <w:rPr>
          <w:rFonts w:ascii="Times New Roman" w:eastAsia="微软雅黑" w:hAnsi="Times New Roman" w:cs="Times New Roman"/>
          <w:b/>
          <w:bCs/>
          <w:sz w:val="22"/>
          <w:szCs w:val="22"/>
        </w:rPr>
        <w:t xml:space="preserve"> $350-$370 </w:t>
      </w:r>
      <w:r w:rsidRPr="00B84451">
        <w:rPr>
          <w:rFonts w:ascii="Times New Roman" w:eastAsia="微软雅黑" w:hAnsi="Times New Roman" w:cs="Times New Roman"/>
          <w:b/>
          <w:bCs/>
          <w:sz w:val="22"/>
          <w:szCs w:val="22"/>
        </w:rPr>
        <w:t>区间逐步获利了结</w:t>
      </w:r>
      <w:r w:rsidRPr="00B84451">
        <w:rPr>
          <w:rFonts w:ascii="Times New Roman" w:eastAsia="微软雅黑" w:hAnsi="Times New Roman" w:cs="Times New Roman"/>
          <w:sz w:val="22"/>
          <w:szCs w:val="22"/>
        </w:rPr>
        <w:t>。</w:t>
      </w:r>
    </w:p>
    <w:p w14:paraId="260C0082" w14:textId="77777777" w:rsidR="00B84451" w:rsidRPr="00B84451" w:rsidRDefault="00B84451">
      <w:pPr>
        <w:numPr>
          <w:ilvl w:val="0"/>
          <w:numId w:val="70"/>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股价回调至</w:t>
      </w:r>
      <w:r w:rsidRPr="00B84451">
        <w:rPr>
          <w:rFonts w:ascii="Times New Roman" w:eastAsia="微软雅黑" w:hAnsi="Times New Roman" w:cs="Times New Roman"/>
          <w:b/>
          <w:bCs/>
          <w:sz w:val="22"/>
          <w:szCs w:val="22"/>
        </w:rPr>
        <w:t xml:space="preserve"> $250-$270 </w:t>
      </w:r>
      <w:r w:rsidRPr="00B84451">
        <w:rPr>
          <w:rFonts w:ascii="Times New Roman" w:eastAsia="微软雅黑" w:hAnsi="Times New Roman" w:cs="Times New Roman"/>
          <w:b/>
          <w:bCs/>
          <w:sz w:val="22"/>
          <w:szCs w:val="22"/>
        </w:rPr>
        <w:t>区间</w:t>
      </w:r>
      <w:r w:rsidRPr="00B84451">
        <w:rPr>
          <w:rFonts w:ascii="Times New Roman" w:eastAsia="微软雅黑" w:hAnsi="Times New Roman" w:cs="Times New Roman"/>
          <w:sz w:val="22"/>
          <w:szCs w:val="22"/>
        </w:rPr>
        <w:t>，可考虑重新布局。</w:t>
      </w:r>
    </w:p>
    <w:p w14:paraId="357C4914"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长期策略</w:t>
      </w:r>
      <w:r w:rsidRPr="00B84451">
        <w:rPr>
          <w:rFonts w:ascii="Times New Roman" w:eastAsia="微软雅黑" w:hAnsi="Times New Roman" w:cs="Times New Roman"/>
          <w:sz w:val="22"/>
          <w:szCs w:val="22"/>
        </w:rPr>
        <w:t>：</w:t>
      </w:r>
    </w:p>
    <w:p w14:paraId="7C0C5389" w14:textId="77777777" w:rsidR="00B84451" w:rsidRPr="00B84451" w:rsidRDefault="00B84451">
      <w:pPr>
        <w:numPr>
          <w:ilvl w:val="0"/>
          <w:numId w:val="7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关注</w:t>
      </w:r>
      <w:r w:rsidRPr="00B84451">
        <w:rPr>
          <w:rFonts w:ascii="Times New Roman" w:eastAsia="微软雅黑" w:hAnsi="Times New Roman" w:cs="Times New Roman"/>
          <w:b/>
          <w:bCs/>
          <w:sz w:val="22"/>
          <w:szCs w:val="22"/>
        </w:rPr>
        <w:t xml:space="preserve"> AXON AI </w:t>
      </w:r>
      <w:r w:rsidRPr="00B84451">
        <w:rPr>
          <w:rFonts w:ascii="Times New Roman" w:eastAsia="微软雅黑" w:hAnsi="Times New Roman" w:cs="Times New Roman"/>
          <w:b/>
          <w:bCs/>
          <w:sz w:val="22"/>
          <w:szCs w:val="22"/>
        </w:rPr>
        <w:t>在电商广告的扩展情况</w:t>
      </w:r>
      <w:r w:rsidRPr="00B84451">
        <w:rPr>
          <w:rFonts w:ascii="Times New Roman" w:eastAsia="微软雅黑" w:hAnsi="Times New Roman" w:cs="Times New Roman"/>
          <w:sz w:val="22"/>
          <w:szCs w:val="22"/>
        </w:rPr>
        <w:t>，若该业务成功，将进一步扩大</w:t>
      </w:r>
      <w:r w:rsidRPr="00B84451">
        <w:rPr>
          <w:rFonts w:ascii="Times New Roman" w:eastAsia="微软雅黑" w:hAnsi="Times New Roman" w:cs="Times New Roman"/>
          <w:sz w:val="22"/>
          <w:szCs w:val="22"/>
        </w:rPr>
        <w:t xml:space="preserve"> TAM</w:t>
      </w:r>
      <w:r w:rsidRPr="00B84451">
        <w:rPr>
          <w:rFonts w:ascii="Times New Roman" w:eastAsia="微软雅黑" w:hAnsi="Times New Roman" w:cs="Times New Roman"/>
          <w:sz w:val="22"/>
          <w:szCs w:val="22"/>
        </w:rPr>
        <w:t>。</w:t>
      </w:r>
    </w:p>
    <w:p w14:paraId="7FEDB5B6" w14:textId="77777777" w:rsidR="00B84451" w:rsidRPr="00B84451" w:rsidRDefault="00B84451">
      <w:pPr>
        <w:numPr>
          <w:ilvl w:val="0"/>
          <w:numId w:val="7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观察竞争对手（如</w:t>
      </w:r>
      <w:r w:rsidRPr="00B84451">
        <w:rPr>
          <w:rFonts w:ascii="Times New Roman" w:eastAsia="微软雅黑" w:hAnsi="Times New Roman" w:cs="Times New Roman"/>
          <w:b/>
          <w:bCs/>
          <w:sz w:val="22"/>
          <w:szCs w:val="22"/>
        </w:rPr>
        <w:t xml:space="preserve"> Google </w:t>
      </w:r>
      <w:r w:rsidRPr="00B84451">
        <w:rPr>
          <w:rFonts w:ascii="Times New Roman" w:eastAsia="微软雅黑" w:hAnsi="Times New Roman" w:cs="Times New Roman"/>
          <w:b/>
          <w:bCs/>
          <w:sz w:val="22"/>
          <w:szCs w:val="22"/>
        </w:rPr>
        <w:t>和</w:t>
      </w:r>
      <w:r w:rsidRPr="00B84451">
        <w:rPr>
          <w:rFonts w:ascii="Times New Roman" w:eastAsia="微软雅黑" w:hAnsi="Times New Roman" w:cs="Times New Roman"/>
          <w:b/>
          <w:bCs/>
          <w:sz w:val="22"/>
          <w:szCs w:val="22"/>
        </w:rPr>
        <w:t xml:space="preserve"> The Trade Desk</w:t>
      </w:r>
      <w:r w:rsidRPr="00B84451">
        <w:rPr>
          <w:rFonts w:ascii="Times New Roman" w:eastAsia="微软雅黑" w:hAnsi="Times New Roman" w:cs="Times New Roman"/>
          <w:b/>
          <w:bCs/>
          <w:sz w:val="22"/>
          <w:szCs w:val="22"/>
        </w:rPr>
        <w:t>）的市场份额变化</w:t>
      </w:r>
      <w:r w:rsidRPr="00B84451">
        <w:rPr>
          <w:rFonts w:ascii="Times New Roman" w:eastAsia="微软雅黑" w:hAnsi="Times New Roman" w:cs="Times New Roman"/>
          <w:sz w:val="22"/>
          <w:szCs w:val="22"/>
        </w:rPr>
        <w:t>。</w:t>
      </w:r>
    </w:p>
    <w:p w14:paraId="5D610C90" w14:textId="77777777" w:rsidR="00B84451" w:rsidRPr="00B84451" w:rsidRDefault="00B84451">
      <w:pPr>
        <w:numPr>
          <w:ilvl w:val="0"/>
          <w:numId w:val="7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关注内部持仓变动</w:t>
      </w:r>
      <w:r w:rsidRPr="00B84451">
        <w:rPr>
          <w:rFonts w:ascii="Times New Roman" w:eastAsia="微软雅黑" w:hAnsi="Times New Roman" w:cs="Times New Roman"/>
          <w:sz w:val="22"/>
          <w:szCs w:val="22"/>
        </w:rPr>
        <w:t>，若管理层开始增持，可能是买入信号。</w:t>
      </w:r>
    </w:p>
    <w:p w14:paraId="6F2BDD7B"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17E67AE">
          <v:rect id="_x0000_i1080" style="width:0;height:1.5pt" o:hralign="center" o:hrstd="t" o:hr="t" fillcolor="#a0a0a0" stroked="f"/>
        </w:pict>
      </w:r>
    </w:p>
    <w:p w14:paraId="00DCAA7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11. </w:t>
      </w:r>
      <w:r w:rsidRPr="00B84451">
        <w:rPr>
          <w:rFonts w:ascii="Times New Roman" w:eastAsia="微软雅黑" w:hAnsi="Times New Roman" w:cs="Times New Roman"/>
          <w:b/>
          <w:bCs/>
          <w:sz w:val="22"/>
          <w:szCs w:val="22"/>
        </w:rPr>
        <w:t>结论</w:t>
      </w:r>
    </w:p>
    <w:p w14:paraId="2C84C84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是一家具备强大</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驱动增长潜力的公司，但当前估值已充分反映未来增长，短期投资回报有限。建议投资者保持谨慎，并在股价回调时寻找更好的买入机会</w:t>
      </w:r>
      <w:r w:rsidRPr="00B84451">
        <w:rPr>
          <w:rFonts w:ascii="Times New Roman" w:eastAsia="微软雅黑" w:hAnsi="Times New Roman" w:cs="Times New Roman"/>
          <w:sz w:val="22"/>
          <w:szCs w:val="22"/>
        </w:rPr>
        <w:t>。</w:t>
      </w:r>
    </w:p>
    <w:p w14:paraId="7D047AAC"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95C4399">
          <v:rect id="_x0000_i1081" style="width:0;height:1.5pt" o:hralign="center" o:hrstd="t" o:hr="t" fillcolor="#a0a0a0" stroked="f"/>
        </w:pict>
      </w:r>
    </w:p>
    <w:p w14:paraId="2FE3223E"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这份报告基于最新市场数据、机构持仓、行业趋势和财务分析，若需进一步深入研究特定领域，如</w:t>
      </w:r>
      <w:r w:rsidRPr="00B84451">
        <w:rPr>
          <w:rFonts w:ascii="Times New Roman" w:eastAsia="微软雅黑" w:hAnsi="Times New Roman" w:cs="Times New Roman"/>
          <w:b/>
          <w:bCs/>
          <w:sz w:val="22"/>
          <w:szCs w:val="22"/>
        </w:rPr>
        <w:t xml:space="preserve">AI </w:t>
      </w:r>
      <w:r w:rsidRPr="00B84451">
        <w:rPr>
          <w:rFonts w:ascii="Times New Roman" w:eastAsia="微软雅黑" w:hAnsi="Times New Roman" w:cs="Times New Roman"/>
          <w:b/>
          <w:bCs/>
          <w:sz w:val="22"/>
          <w:szCs w:val="22"/>
        </w:rPr>
        <w:t>广告技术、市场竞争格局等</w:t>
      </w:r>
      <w:r w:rsidRPr="00B84451">
        <w:rPr>
          <w:rFonts w:ascii="Times New Roman" w:eastAsia="微软雅黑" w:hAnsi="Times New Roman" w:cs="Times New Roman"/>
          <w:sz w:val="22"/>
          <w:szCs w:val="22"/>
        </w:rPr>
        <w:t>，可以继续探讨。</w:t>
      </w:r>
    </w:p>
    <w:p w14:paraId="6A461C2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 </w:t>
      </w:r>
      <w:r w:rsidRPr="00B84451">
        <w:rPr>
          <w:rFonts w:ascii="Times New Roman" w:eastAsia="微软雅黑" w:hAnsi="Times New Roman" w:cs="Times New Roman"/>
          <w:b/>
          <w:bCs/>
          <w:sz w:val="22"/>
          <w:szCs w:val="22"/>
        </w:rPr>
        <w:t>风险分析</w:t>
      </w:r>
    </w:p>
    <w:p w14:paraId="1EB30E6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尽管</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具备</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驱动的高增长潜力，但投资仍需考虑多个关键风险因素，包括</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市场风险、竞争风险、监管风险、财务风险</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等。</w:t>
      </w:r>
    </w:p>
    <w:p w14:paraId="563CB0D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12.1 </w:t>
      </w:r>
      <w:r w:rsidRPr="00B84451">
        <w:rPr>
          <w:rFonts w:ascii="Times New Roman" w:eastAsia="微软雅黑" w:hAnsi="Times New Roman" w:cs="Times New Roman"/>
          <w:b/>
          <w:bCs/>
          <w:sz w:val="22"/>
          <w:szCs w:val="22"/>
        </w:rPr>
        <w:t>市场风险</w:t>
      </w:r>
    </w:p>
    <w:p w14:paraId="71598BC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估值过高，市场预期过于乐观</w:t>
      </w:r>
    </w:p>
    <w:p w14:paraId="135584A1" w14:textId="77777777" w:rsidR="00B84451" w:rsidRPr="00B84451" w:rsidRDefault="00B84451">
      <w:pPr>
        <w:numPr>
          <w:ilvl w:val="0"/>
          <w:numId w:val="7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当前</w:t>
      </w:r>
      <w:r w:rsidRPr="00B84451">
        <w:rPr>
          <w:rFonts w:ascii="Times New Roman" w:eastAsia="微软雅黑" w:hAnsi="Times New Roman" w:cs="Times New Roman"/>
          <w:sz w:val="22"/>
          <w:szCs w:val="22"/>
        </w:rPr>
        <w:t xml:space="preserve"> PEG</w:t>
      </w:r>
      <w:r w:rsidRPr="00B84451">
        <w:rPr>
          <w:rFonts w:ascii="Times New Roman" w:eastAsia="微软雅黑" w:hAnsi="Times New Roman" w:cs="Times New Roman"/>
          <w:sz w:val="22"/>
          <w:szCs w:val="22"/>
        </w:rPr>
        <w:t>（市盈增长比率）为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1.23x (2025</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和</w:t>
      </w:r>
      <w:r w:rsidRPr="00B84451">
        <w:rPr>
          <w:rFonts w:ascii="Times New Roman" w:eastAsia="微软雅黑" w:hAnsi="Times New Roman" w:cs="Times New Roman"/>
          <w:b/>
          <w:bCs/>
          <w:sz w:val="22"/>
          <w:szCs w:val="22"/>
        </w:rPr>
        <w:t xml:space="preserve"> 1.24x (2026</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，意味着市场已经定价了较高的未来增长预期。</w:t>
      </w:r>
    </w:p>
    <w:p w14:paraId="52CDD4DA" w14:textId="77777777" w:rsidR="00B84451" w:rsidRPr="00B84451" w:rsidRDefault="00B84451">
      <w:pPr>
        <w:numPr>
          <w:ilvl w:val="0"/>
          <w:numId w:val="7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Q4 </w:t>
      </w:r>
      <w:r w:rsidRPr="00B84451">
        <w:rPr>
          <w:rFonts w:ascii="Times New Roman" w:eastAsia="微软雅黑" w:hAnsi="Times New Roman" w:cs="Times New Roman"/>
          <w:b/>
          <w:bCs/>
          <w:sz w:val="22"/>
          <w:szCs w:val="22"/>
        </w:rPr>
        <w:t>业绩未达到市场预期</w:t>
      </w:r>
      <w:r w:rsidRPr="00B84451">
        <w:rPr>
          <w:rFonts w:ascii="Times New Roman" w:eastAsia="微软雅黑" w:hAnsi="Times New Roman" w:cs="Times New Roman"/>
          <w:sz w:val="22"/>
          <w:szCs w:val="22"/>
        </w:rPr>
        <w:t>，股价可能面临大幅回调的风险。</w:t>
      </w:r>
    </w:p>
    <w:p w14:paraId="3D6B8A29" w14:textId="77777777" w:rsidR="00B84451" w:rsidRPr="00B84451" w:rsidRDefault="00B84451">
      <w:pPr>
        <w:numPr>
          <w:ilvl w:val="0"/>
          <w:numId w:val="7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过去</w:t>
      </w:r>
      <w:r w:rsidRPr="00B84451">
        <w:rPr>
          <w:rFonts w:ascii="Times New Roman" w:eastAsia="微软雅黑" w:hAnsi="Times New Roman" w:cs="Times New Roman"/>
          <w:sz w:val="22"/>
          <w:szCs w:val="22"/>
        </w:rPr>
        <w:t xml:space="preserve"> 6 </w:t>
      </w:r>
      <w:r w:rsidRPr="00B84451">
        <w:rPr>
          <w:rFonts w:ascii="Times New Roman" w:eastAsia="微软雅黑" w:hAnsi="Times New Roman" w:cs="Times New Roman"/>
          <w:sz w:val="22"/>
          <w:szCs w:val="22"/>
        </w:rPr>
        <w:t>个月股价已上涨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超过</w:t>
      </w:r>
      <w:r w:rsidRPr="00B84451">
        <w:rPr>
          <w:rFonts w:ascii="Times New Roman" w:eastAsia="微软雅黑" w:hAnsi="Times New Roman" w:cs="Times New Roman"/>
          <w:b/>
          <w:bCs/>
          <w:sz w:val="22"/>
          <w:szCs w:val="22"/>
        </w:rPr>
        <w:t xml:space="preserve"> 700%</w:t>
      </w:r>
      <w:r w:rsidRPr="00B84451">
        <w:rPr>
          <w:rFonts w:ascii="Times New Roman" w:eastAsia="微软雅黑" w:hAnsi="Times New Roman" w:cs="Times New Roman"/>
          <w:sz w:val="22"/>
          <w:szCs w:val="22"/>
        </w:rPr>
        <w:t>，短期内存在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资金获利了结的可能性</w:t>
      </w:r>
      <w:r w:rsidRPr="00B84451">
        <w:rPr>
          <w:rFonts w:ascii="Times New Roman" w:eastAsia="微软雅黑" w:hAnsi="Times New Roman" w:cs="Times New Roman"/>
          <w:sz w:val="22"/>
          <w:szCs w:val="22"/>
        </w:rPr>
        <w:t>，尤其是内部人士持续减持。</w:t>
      </w:r>
    </w:p>
    <w:p w14:paraId="61A00E0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全球经济环境影响广告支出</w:t>
      </w:r>
    </w:p>
    <w:p w14:paraId="5445FE4D" w14:textId="77777777" w:rsidR="00B84451" w:rsidRPr="00B84451" w:rsidRDefault="00B84451">
      <w:pPr>
        <w:numPr>
          <w:ilvl w:val="0"/>
          <w:numId w:val="73"/>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数字广告市场对</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宏观经济周期</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敏感，若经济放缓，广告预算可能被削减，从而影响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的收入增长。</w:t>
      </w:r>
    </w:p>
    <w:p w14:paraId="1C39A3D2" w14:textId="77777777" w:rsidR="00B84451" w:rsidRPr="00B84451" w:rsidRDefault="00B84451">
      <w:pPr>
        <w:numPr>
          <w:ilvl w:val="0"/>
          <w:numId w:val="73"/>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美国及全球利率环境</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可能影响科技公司估值，若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美联储维持高利率</w:t>
      </w:r>
      <w:r w:rsidRPr="00B84451">
        <w:rPr>
          <w:rFonts w:ascii="Times New Roman" w:eastAsia="微软雅黑" w:hAnsi="Times New Roman" w:cs="Times New Roman"/>
          <w:sz w:val="22"/>
          <w:szCs w:val="22"/>
        </w:rPr>
        <w:t>，投资者可能更青睐盈利稳定的大型科技公司，而非高增长但高估值的企业。</w:t>
      </w:r>
    </w:p>
    <w:p w14:paraId="6A4E6C94"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5EAE826">
          <v:rect id="_x0000_i1082" style="width:0;height:1.5pt" o:hralign="center" o:hrstd="t" o:hr="t" fillcolor="#a0a0a0" stroked="f"/>
        </w:pict>
      </w:r>
    </w:p>
    <w:p w14:paraId="5DA859EF"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12.2 </w:t>
      </w:r>
      <w:r w:rsidRPr="00B84451">
        <w:rPr>
          <w:rFonts w:ascii="Times New Roman" w:eastAsia="微软雅黑" w:hAnsi="Times New Roman" w:cs="Times New Roman"/>
          <w:b/>
          <w:bCs/>
          <w:sz w:val="22"/>
          <w:szCs w:val="22"/>
        </w:rPr>
        <w:t>竞争风险</w:t>
      </w:r>
    </w:p>
    <w:p w14:paraId="1E8EFC7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主要竞争对手的技术突破</w:t>
      </w:r>
    </w:p>
    <w:p w14:paraId="6E7753FD" w14:textId="77777777" w:rsidR="00B84451" w:rsidRPr="00B84451" w:rsidRDefault="00B84451">
      <w:pPr>
        <w:numPr>
          <w:ilvl w:val="0"/>
          <w:numId w:val="7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Google (GOOGL)</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Meta (META)</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仍然主导广告市场，且具备更强的技术优势和更广泛的广告生态系统：</w:t>
      </w:r>
      <w:r w:rsidRPr="00B84451">
        <w:rPr>
          <w:rFonts w:ascii="Times New Roman" w:eastAsia="微软雅黑" w:hAnsi="Times New Roman" w:cs="Times New Roman"/>
          <w:sz w:val="22"/>
          <w:szCs w:val="22"/>
        </w:rPr>
        <w:t xml:space="preserve"> </w:t>
      </w:r>
    </w:p>
    <w:p w14:paraId="72DE020D"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Google </w:t>
      </w:r>
      <w:r w:rsidRPr="00B84451">
        <w:rPr>
          <w:rFonts w:ascii="Times New Roman" w:eastAsia="微软雅黑" w:hAnsi="Times New Roman" w:cs="Times New Roman"/>
          <w:sz w:val="22"/>
          <w:szCs w:val="22"/>
        </w:rPr>
        <w:t>旗下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Performance Max (PMax)</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持续优化，可能削弱</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在</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广告优化领域的领先地位。</w:t>
      </w:r>
    </w:p>
    <w:p w14:paraId="4A01915A"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Meta </w:t>
      </w:r>
      <w:r w:rsidRPr="00B84451">
        <w:rPr>
          <w:rFonts w:ascii="Times New Roman" w:eastAsia="微软雅黑" w:hAnsi="Times New Roman" w:cs="Times New Roman"/>
          <w:sz w:val="22"/>
          <w:szCs w:val="22"/>
        </w:rPr>
        <w:t>也在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Reels </w:t>
      </w:r>
      <w:r w:rsidRPr="00B84451">
        <w:rPr>
          <w:rFonts w:ascii="Times New Roman" w:eastAsia="微软雅黑" w:hAnsi="Times New Roman" w:cs="Times New Roman"/>
          <w:b/>
          <w:bCs/>
          <w:sz w:val="22"/>
          <w:szCs w:val="22"/>
        </w:rPr>
        <w:t>广告和</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驱动广告匹配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方面加大投入。</w:t>
      </w:r>
    </w:p>
    <w:p w14:paraId="39320170" w14:textId="77777777" w:rsidR="00B84451" w:rsidRPr="00B84451" w:rsidRDefault="00B84451">
      <w:pPr>
        <w:numPr>
          <w:ilvl w:val="0"/>
          <w:numId w:val="74"/>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Unity Software (U) </w:t>
      </w:r>
      <w:r w:rsidRPr="00B84451">
        <w:rPr>
          <w:rFonts w:ascii="Times New Roman" w:eastAsia="微软雅黑" w:hAnsi="Times New Roman" w:cs="Times New Roman"/>
          <w:b/>
          <w:bCs/>
          <w:sz w:val="22"/>
          <w:szCs w:val="22"/>
        </w:rPr>
        <w:t>与</w:t>
      </w:r>
      <w:r w:rsidRPr="00B84451">
        <w:rPr>
          <w:rFonts w:ascii="Times New Roman" w:eastAsia="微软雅黑" w:hAnsi="Times New Roman" w:cs="Times New Roman"/>
          <w:b/>
          <w:bCs/>
          <w:sz w:val="22"/>
          <w:szCs w:val="22"/>
        </w:rPr>
        <w:t xml:space="preserve"> The Trade Desk (TTD) </w:t>
      </w:r>
      <w:r w:rsidRPr="00B84451">
        <w:rPr>
          <w:rFonts w:ascii="Times New Roman" w:eastAsia="微软雅黑" w:hAnsi="Times New Roman" w:cs="Times New Roman"/>
          <w:b/>
          <w:bCs/>
          <w:sz w:val="22"/>
          <w:szCs w:val="22"/>
        </w:rPr>
        <w:t>的竞争</w:t>
      </w:r>
      <w:r w:rsidRPr="00B84451">
        <w:rPr>
          <w:rFonts w:ascii="Times New Roman" w:eastAsia="微软雅黑" w:hAnsi="Times New Roman" w:cs="Times New Roman"/>
          <w:sz w:val="22"/>
          <w:szCs w:val="22"/>
        </w:rPr>
        <w:t xml:space="preserve"> </w:t>
      </w:r>
    </w:p>
    <w:p w14:paraId="4E6DF410"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游戏广告变现</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领域竞争激烈，</w:t>
      </w:r>
      <w:r w:rsidRPr="00B84451">
        <w:rPr>
          <w:rFonts w:ascii="Times New Roman" w:eastAsia="微软雅黑" w:hAnsi="Times New Roman" w:cs="Times New Roman"/>
          <w:sz w:val="22"/>
          <w:szCs w:val="22"/>
        </w:rPr>
        <w:t xml:space="preserve">Unity </w:t>
      </w:r>
      <w:r w:rsidRPr="00B84451">
        <w:rPr>
          <w:rFonts w:ascii="Times New Roman" w:eastAsia="微软雅黑" w:hAnsi="Times New Roman" w:cs="Times New Roman"/>
          <w:sz w:val="22"/>
          <w:szCs w:val="22"/>
        </w:rPr>
        <w:t>的</w:t>
      </w:r>
      <w:r w:rsidRPr="00B84451">
        <w:rPr>
          <w:rFonts w:ascii="Times New Roman" w:eastAsia="微软雅黑" w:hAnsi="Times New Roman" w:cs="Times New Roman"/>
          <w:sz w:val="22"/>
          <w:szCs w:val="22"/>
        </w:rPr>
        <w:t xml:space="preserve"> 3D </w:t>
      </w:r>
      <w:r w:rsidRPr="00B84451">
        <w:rPr>
          <w:rFonts w:ascii="Times New Roman" w:eastAsia="微软雅黑" w:hAnsi="Times New Roman" w:cs="Times New Roman"/>
          <w:sz w:val="22"/>
          <w:szCs w:val="22"/>
        </w:rPr>
        <w:t>引擎优势可能吸引更多开发者选择其广告平台。</w:t>
      </w:r>
    </w:p>
    <w:p w14:paraId="6B38E380" w14:textId="77777777" w:rsidR="00B84451" w:rsidRPr="00B84451" w:rsidRDefault="00B84451">
      <w:pPr>
        <w:numPr>
          <w:ilvl w:val="1"/>
          <w:numId w:val="74"/>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The Trade Desk </w:t>
      </w:r>
      <w:r w:rsidRPr="00B84451">
        <w:rPr>
          <w:rFonts w:ascii="Times New Roman" w:eastAsia="微软雅黑" w:hAnsi="Times New Roman" w:cs="Times New Roman"/>
          <w:sz w:val="22"/>
          <w:szCs w:val="22"/>
        </w:rPr>
        <w:t>作为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独立</w:t>
      </w:r>
      <w:r w:rsidRPr="00B84451">
        <w:rPr>
          <w:rFonts w:ascii="Times New Roman" w:eastAsia="微软雅黑" w:hAnsi="Times New Roman" w:cs="Times New Roman"/>
          <w:b/>
          <w:bCs/>
          <w:sz w:val="22"/>
          <w:szCs w:val="22"/>
        </w:rPr>
        <w:t xml:space="preserve"> DSP (</w:t>
      </w:r>
      <w:r w:rsidRPr="00B84451">
        <w:rPr>
          <w:rFonts w:ascii="Times New Roman" w:eastAsia="微软雅黑" w:hAnsi="Times New Roman" w:cs="Times New Roman"/>
          <w:b/>
          <w:bCs/>
          <w:sz w:val="22"/>
          <w:szCs w:val="22"/>
        </w:rPr>
        <w:t>需求方平台</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，正在获得更多品牌广告商的青睐，抢占市场份额。</w:t>
      </w:r>
    </w:p>
    <w:p w14:paraId="007C8F9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行业价格战</w:t>
      </w:r>
    </w:p>
    <w:p w14:paraId="459DC237" w14:textId="77777777" w:rsidR="00B84451" w:rsidRPr="00B84451" w:rsidRDefault="00B84451">
      <w:pPr>
        <w:numPr>
          <w:ilvl w:val="0"/>
          <w:numId w:val="75"/>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若竞争对手</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降低广告定价</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或提供</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更有吸引力的分成方案</w:t>
      </w:r>
      <w:r w:rsidRPr="00B84451">
        <w:rPr>
          <w:rFonts w:ascii="Times New Roman" w:eastAsia="微软雅黑" w:hAnsi="Times New Roman" w:cs="Times New Roman"/>
          <w:sz w:val="22"/>
          <w:szCs w:val="22"/>
        </w:rPr>
        <w:t>，可能影响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的盈利能力。</w:t>
      </w:r>
    </w:p>
    <w:p w14:paraId="50308575" w14:textId="77777777" w:rsidR="00B84451" w:rsidRPr="00B84451" w:rsidRDefault="00B84451">
      <w:pPr>
        <w:numPr>
          <w:ilvl w:val="0"/>
          <w:numId w:val="75"/>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lastRenderedPageBreak/>
        <w:t>广告变现平台的议价能力下降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可能导致</w:t>
      </w:r>
      <w:r w:rsidRPr="00B84451">
        <w:rPr>
          <w:rFonts w:ascii="Times New Roman" w:eastAsia="微软雅黑" w:hAnsi="Times New Roman" w:cs="Times New Roman"/>
          <w:sz w:val="22"/>
          <w:szCs w:val="22"/>
        </w:rPr>
        <w:t xml:space="preserve"> EBITDA </w:t>
      </w:r>
      <w:r w:rsidRPr="00B84451">
        <w:rPr>
          <w:rFonts w:ascii="Times New Roman" w:eastAsia="微软雅黑" w:hAnsi="Times New Roman" w:cs="Times New Roman"/>
          <w:sz w:val="22"/>
          <w:szCs w:val="22"/>
        </w:rPr>
        <w:t>利润率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从</w:t>
      </w:r>
      <w:r w:rsidRPr="00B84451">
        <w:rPr>
          <w:rFonts w:ascii="Times New Roman" w:eastAsia="微软雅黑" w:hAnsi="Times New Roman" w:cs="Times New Roman"/>
          <w:b/>
          <w:bCs/>
          <w:sz w:val="22"/>
          <w:szCs w:val="22"/>
        </w:rPr>
        <w:t xml:space="preserve"> 78% </w:t>
      </w:r>
      <w:r w:rsidRPr="00B84451">
        <w:rPr>
          <w:rFonts w:ascii="Times New Roman" w:eastAsia="微软雅黑" w:hAnsi="Times New Roman" w:cs="Times New Roman"/>
          <w:b/>
          <w:bCs/>
          <w:sz w:val="22"/>
          <w:szCs w:val="22"/>
        </w:rPr>
        <w:t>下降</w:t>
      </w:r>
      <w:r w:rsidRPr="00B84451">
        <w:rPr>
          <w:rFonts w:ascii="Times New Roman" w:eastAsia="微软雅黑" w:hAnsi="Times New Roman" w:cs="Times New Roman"/>
          <w:sz w:val="22"/>
          <w:szCs w:val="22"/>
        </w:rPr>
        <w:t>。</w:t>
      </w:r>
    </w:p>
    <w:p w14:paraId="707CB7C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D8BBE5">
          <v:rect id="_x0000_i1083" style="width:0;height:1.5pt" o:hralign="center" o:hrstd="t" o:hr="t" fillcolor="#a0a0a0" stroked="f"/>
        </w:pict>
      </w:r>
    </w:p>
    <w:p w14:paraId="7BA2A102"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12.3 </w:t>
      </w:r>
      <w:r w:rsidRPr="00B84451">
        <w:rPr>
          <w:rFonts w:ascii="Times New Roman" w:eastAsia="微软雅黑" w:hAnsi="Times New Roman" w:cs="Times New Roman"/>
          <w:b/>
          <w:bCs/>
          <w:sz w:val="22"/>
          <w:szCs w:val="22"/>
        </w:rPr>
        <w:t>监管风险</w:t>
      </w:r>
    </w:p>
    <w:p w14:paraId="2907BC98"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隐私政策与数据合规</w:t>
      </w:r>
    </w:p>
    <w:p w14:paraId="28DAD83B" w14:textId="77777777" w:rsidR="00B84451" w:rsidRPr="00B84451" w:rsidRDefault="00B84451">
      <w:pPr>
        <w:numPr>
          <w:ilvl w:val="0"/>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苹果</w:t>
      </w:r>
      <w:r w:rsidRPr="00B84451">
        <w:rPr>
          <w:rFonts w:ascii="Times New Roman" w:eastAsia="微软雅黑" w:hAnsi="Times New Roman" w:cs="Times New Roman"/>
          <w:b/>
          <w:bCs/>
          <w:sz w:val="22"/>
          <w:szCs w:val="22"/>
        </w:rPr>
        <w:t xml:space="preserve"> ATT </w:t>
      </w:r>
      <w:r w:rsidRPr="00B84451">
        <w:rPr>
          <w:rFonts w:ascii="Times New Roman" w:eastAsia="微软雅黑" w:hAnsi="Times New Roman" w:cs="Times New Roman"/>
          <w:b/>
          <w:bCs/>
          <w:sz w:val="22"/>
          <w:szCs w:val="22"/>
        </w:rPr>
        <w:t>政策</w:t>
      </w:r>
      <w:r w:rsidRPr="00B84451">
        <w:rPr>
          <w:rFonts w:ascii="Times New Roman" w:eastAsia="微软雅黑" w:hAnsi="Times New Roman" w:cs="Times New Roman"/>
          <w:b/>
          <w:bCs/>
          <w:sz w:val="22"/>
          <w:szCs w:val="22"/>
        </w:rPr>
        <w:t xml:space="preserve"> (App Tracking Transparency)</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 </w:t>
      </w:r>
    </w:p>
    <w:p w14:paraId="6EA60E12"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 xml:space="preserve">Apple </w:t>
      </w:r>
      <w:r w:rsidRPr="00B84451">
        <w:rPr>
          <w:rFonts w:ascii="Times New Roman" w:eastAsia="微软雅黑" w:hAnsi="Times New Roman" w:cs="Times New Roman"/>
          <w:sz w:val="22"/>
          <w:szCs w:val="22"/>
        </w:rPr>
        <w:t>已加强</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iOS </w:t>
      </w:r>
      <w:r w:rsidRPr="00B84451">
        <w:rPr>
          <w:rFonts w:ascii="Times New Roman" w:eastAsia="微软雅黑" w:hAnsi="Times New Roman" w:cs="Times New Roman"/>
          <w:b/>
          <w:bCs/>
          <w:sz w:val="22"/>
          <w:szCs w:val="22"/>
        </w:rPr>
        <w:t>端隐私保护</w:t>
      </w:r>
      <w:r w:rsidRPr="00B84451">
        <w:rPr>
          <w:rFonts w:ascii="Times New Roman" w:eastAsia="微软雅黑" w:hAnsi="Times New Roman" w:cs="Times New Roman"/>
          <w:sz w:val="22"/>
          <w:szCs w:val="22"/>
        </w:rPr>
        <w:t>，限制广告追踪能力，导致广告投放</w:t>
      </w:r>
      <w:r w:rsidRPr="00B84451">
        <w:rPr>
          <w:rFonts w:ascii="Times New Roman" w:eastAsia="微软雅黑" w:hAnsi="Times New Roman" w:cs="Times New Roman"/>
          <w:sz w:val="22"/>
          <w:szCs w:val="22"/>
        </w:rPr>
        <w:t xml:space="preserve"> ROI </w:t>
      </w:r>
      <w:r w:rsidRPr="00B84451">
        <w:rPr>
          <w:rFonts w:ascii="Times New Roman" w:eastAsia="微软雅黑" w:hAnsi="Times New Roman" w:cs="Times New Roman"/>
          <w:sz w:val="22"/>
          <w:szCs w:val="22"/>
        </w:rPr>
        <w:t>下降。</w:t>
      </w:r>
    </w:p>
    <w:p w14:paraId="7376C30B"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若未来</w:t>
      </w:r>
      <w:r w:rsidRPr="00B84451">
        <w:rPr>
          <w:rFonts w:ascii="Times New Roman" w:eastAsia="微软雅黑" w:hAnsi="Times New Roman" w:cs="Times New Roman"/>
          <w:sz w:val="22"/>
          <w:szCs w:val="22"/>
        </w:rPr>
        <w:t xml:space="preserve"> Apple </w:t>
      </w:r>
      <w:r w:rsidRPr="00B84451">
        <w:rPr>
          <w:rFonts w:ascii="Times New Roman" w:eastAsia="微软雅黑" w:hAnsi="Times New Roman" w:cs="Times New Roman"/>
          <w:sz w:val="22"/>
          <w:szCs w:val="22"/>
        </w:rPr>
        <w:t>进一步加强隐私保护措施，可能影响</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算法的精准度。</w:t>
      </w:r>
    </w:p>
    <w:p w14:paraId="2E257C9A" w14:textId="77777777" w:rsidR="00B84451" w:rsidRPr="00B84451" w:rsidRDefault="00B84451">
      <w:pPr>
        <w:numPr>
          <w:ilvl w:val="0"/>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欧盟和美国的广告监管</w:t>
      </w:r>
      <w:r w:rsidRPr="00B84451">
        <w:rPr>
          <w:rFonts w:ascii="Times New Roman" w:eastAsia="微软雅黑" w:hAnsi="Times New Roman" w:cs="Times New Roman"/>
          <w:sz w:val="22"/>
          <w:szCs w:val="22"/>
        </w:rPr>
        <w:t xml:space="preserve"> </w:t>
      </w:r>
    </w:p>
    <w:p w14:paraId="6F29E04E"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欧盟《数字市场法案</w:t>
      </w:r>
      <w:r w:rsidRPr="00B84451">
        <w:rPr>
          <w:rFonts w:ascii="Times New Roman" w:eastAsia="微软雅黑" w:hAnsi="Times New Roman" w:cs="Times New Roman"/>
          <w:b/>
          <w:bCs/>
          <w:sz w:val="22"/>
          <w:szCs w:val="22"/>
        </w:rPr>
        <w:t xml:space="preserve"> (DMA)</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和</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美国</w:t>
      </w:r>
      <w:r w:rsidRPr="00B84451">
        <w:rPr>
          <w:rFonts w:ascii="Times New Roman" w:eastAsia="微软雅黑" w:hAnsi="Times New Roman" w:cs="Times New Roman"/>
          <w:b/>
          <w:bCs/>
          <w:sz w:val="22"/>
          <w:szCs w:val="22"/>
        </w:rPr>
        <w:t xml:space="preserve"> FTC (</w:t>
      </w:r>
      <w:r w:rsidRPr="00B84451">
        <w:rPr>
          <w:rFonts w:ascii="Times New Roman" w:eastAsia="微软雅黑" w:hAnsi="Times New Roman" w:cs="Times New Roman"/>
          <w:b/>
          <w:bCs/>
          <w:sz w:val="22"/>
          <w:szCs w:val="22"/>
        </w:rPr>
        <w:t>联邦贸易委员会</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对广告行业的审查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可能带来额外的合规成本。</w:t>
      </w:r>
    </w:p>
    <w:p w14:paraId="348F11AA" w14:textId="77777777" w:rsidR="00B84451" w:rsidRPr="00B84451" w:rsidRDefault="00B84451">
      <w:pPr>
        <w:numPr>
          <w:ilvl w:val="1"/>
          <w:numId w:val="76"/>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第三方</w:t>
      </w:r>
      <w:r w:rsidRPr="00B84451">
        <w:rPr>
          <w:rFonts w:ascii="Times New Roman" w:eastAsia="微软雅黑" w:hAnsi="Times New Roman" w:cs="Times New Roman"/>
          <w:b/>
          <w:bCs/>
          <w:sz w:val="22"/>
          <w:szCs w:val="22"/>
        </w:rPr>
        <w:t xml:space="preserve"> Cookie </w:t>
      </w:r>
      <w:r w:rsidRPr="00B84451">
        <w:rPr>
          <w:rFonts w:ascii="Times New Roman" w:eastAsia="微软雅黑" w:hAnsi="Times New Roman" w:cs="Times New Roman"/>
          <w:b/>
          <w:bCs/>
          <w:sz w:val="22"/>
          <w:szCs w:val="22"/>
        </w:rPr>
        <w:t>的淘汰</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可能使广告技术公司（包括</w:t>
      </w:r>
      <w:r w:rsidRPr="00B84451">
        <w:rPr>
          <w:rFonts w:ascii="Times New Roman" w:eastAsia="微软雅黑" w:hAnsi="Times New Roman" w:cs="Times New Roman"/>
          <w:sz w:val="22"/>
          <w:szCs w:val="22"/>
        </w:rPr>
        <w:t xml:space="preserve"> AppLovin</w:t>
      </w:r>
      <w:r w:rsidRPr="00B84451">
        <w:rPr>
          <w:rFonts w:ascii="Times New Roman" w:eastAsia="微软雅黑" w:hAnsi="Times New Roman" w:cs="Times New Roman"/>
          <w:sz w:val="22"/>
          <w:szCs w:val="22"/>
        </w:rPr>
        <w:t>）面临重构广告投放策略的挑战。</w:t>
      </w:r>
    </w:p>
    <w:p w14:paraId="6FA56E0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8ACFB9C">
          <v:rect id="_x0000_i1084" style="width:0;height:1.5pt" o:hralign="center" o:hrstd="t" o:hr="t" fillcolor="#a0a0a0" stroked="f"/>
        </w:pict>
      </w:r>
    </w:p>
    <w:p w14:paraId="387A5F5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12.4 </w:t>
      </w:r>
      <w:r w:rsidRPr="00B84451">
        <w:rPr>
          <w:rFonts w:ascii="Times New Roman" w:eastAsia="微软雅黑" w:hAnsi="Times New Roman" w:cs="Times New Roman"/>
          <w:b/>
          <w:bCs/>
          <w:sz w:val="22"/>
          <w:szCs w:val="22"/>
        </w:rPr>
        <w:t>财务风险</w:t>
      </w:r>
    </w:p>
    <w:p w14:paraId="49A7E545"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 </w:t>
      </w:r>
      <w:r w:rsidRPr="00B84451">
        <w:rPr>
          <w:rFonts w:ascii="Times New Roman" w:eastAsia="微软雅黑" w:hAnsi="Times New Roman" w:cs="Times New Roman"/>
          <w:b/>
          <w:bCs/>
          <w:sz w:val="22"/>
          <w:szCs w:val="22"/>
        </w:rPr>
        <w:t>过度依赖广告业务，缺乏业务多元化</w:t>
      </w:r>
    </w:p>
    <w:p w14:paraId="4913540B" w14:textId="77777777" w:rsidR="00B84451" w:rsidRPr="00B84451" w:rsidRDefault="00B84451">
      <w:pPr>
        <w:numPr>
          <w:ilvl w:val="0"/>
          <w:numId w:val="7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70% </w:t>
      </w:r>
      <w:r w:rsidRPr="00B84451">
        <w:rPr>
          <w:rFonts w:ascii="Times New Roman" w:eastAsia="微软雅黑" w:hAnsi="Times New Roman" w:cs="Times New Roman"/>
          <w:b/>
          <w:bCs/>
          <w:sz w:val="22"/>
          <w:szCs w:val="22"/>
        </w:rPr>
        <w:t>营收来自软件广告业务</w:t>
      </w:r>
      <w:r w:rsidRPr="00B84451">
        <w:rPr>
          <w:rFonts w:ascii="Times New Roman" w:eastAsia="微软雅黑" w:hAnsi="Times New Roman" w:cs="Times New Roman"/>
          <w:b/>
          <w:bCs/>
          <w:sz w:val="22"/>
          <w:szCs w:val="22"/>
        </w:rPr>
        <w:t xml:space="preserve"> (SP)</w:t>
      </w:r>
      <w:r w:rsidRPr="00B84451">
        <w:rPr>
          <w:rFonts w:ascii="Times New Roman" w:eastAsia="微软雅黑" w:hAnsi="Times New Roman" w:cs="Times New Roman"/>
          <w:sz w:val="22"/>
          <w:szCs w:val="22"/>
        </w:rPr>
        <w:t>，若广告市场增长放缓，公司可能面临业绩下滑的风险。</w:t>
      </w:r>
    </w:p>
    <w:p w14:paraId="058C0AE2" w14:textId="77777777" w:rsidR="00B84451" w:rsidRPr="00B84451" w:rsidRDefault="00B84451">
      <w:pPr>
        <w:numPr>
          <w:ilvl w:val="0"/>
          <w:numId w:val="77"/>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应用业务</w:t>
      </w:r>
      <w:r w:rsidRPr="00B84451">
        <w:rPr>
          <w:rFonts w:ascii="Times New Roman" w:eastAsia="微软雅黑" w:hAnsi="Times New Roman" w:cs="Times New Roman"/>
          <w:b/>
          <w:bCs/>
          <w:sz w:val="22"/>
          <w:szCs w:val="22"/>
        </w:rPr>
        <w:t xml:space="preserve"> (Apps) </w:t>
      </w:r>
      <w:r w:rsidRPr="00B84451">
        <w:rPr>
          <w:rFonts w:ascii="Times New Roman" w:eastAsia="微软雅黑" w:hAnsi="Times New Roman" w:cs="Times New Roman"/>
          <w:b/>
          <w:bCs/>
          <w:sz w:val="22"/>
          <w:szCs w:val="22"/>
        </w:rPr>
        <w:t>增速仅</w:t>
      </w:r>
      <w:r w:rsidRPr="00B84451">
        <w:rPr>
          <w:rFonts w:ascii="Times New Roman" w:eastAsia="微软雅黑" w:hAnsi="Times New Roman" w:cs="Times New Roman"/>
          <w:b/>
          <w:bCs/>
          <w:sz w:val="22"/>
          <w:szCs w:val="22"/>
        </w:rPr>
        <w:t xml:space="preserve"> 0.9%</w:t>
      </w:r>
      <w:r w:rsidRPr="00B84451">
        <w:rPr>
          <w:rFonts w:ascii="Times New Roman" w:eastAsia="微软雅黑" w:hAnsi="Times New Roman" w:cs="Times New Roman"/>
          <w:sz w:val="22"/>
          <w:szCs w:val="22"/>
        </w:rPr>
        <w:t>，缺乏新的增长点。</w:t>
      </w:r>
    </w:p>
    <w:p w14:paraId="688A2E41"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(2) </w:t>
      </w:r>
      <w:r w:rsidRPr="00B84451">
        <w:rPr>
          <w:rFonts w:ascii="Times New Roman" w:eastAsia="微软雅黑" w:hAnsi="Times New Roman" w:cs="Times New Roman"/>
          <w:b/>
          <w:bCs/>
          <w:sz w:val="22"/>
          <w:szCs w:val="22"/>
        </w:rPr>
        <w:t>长期债务较高</w:t>
      </w:r>
    </w:p>
    <w:p w14:paraId="181D6F9F" w14:textId="77777777" w:rsidR="00B84451" w:rsidRPr="00B84451" w:rsidRDefault="00B84451">
      <w:pPr>
        <w:numPr>
          <w:ilvl w:val="0"/>
          <w:numId w:val="78"/>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当前</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长期债务</w:t>
      </w:r>
      <w:r w:rsidRPr="00B84451">
        <w:rPr>
          <w:rFonts w:ascii="Times New Roman" w:eastAsia="微软雅黑" w:hAnsi="Times New Roman" w:cs="Times New Roman"/>
          <w:b/>
          <w:bCs/>
          <w:sz w:val="22"/>
          <w:szCs w:val="22"/>
        </w:rPr>
        <w:t xml:space="preserve"> $3.47B</w:t>
      </w:r>
      <w:r w:rsidRPr="00B84451">
        <w:rPr>
          <w:rFonts w:ascii="Times New Roman" w:eastAsia="微软雅黑" w:hAnsi="Times New Roman" w:cs="Times New Roman"/>
          <w:sz w:val="22"/>
          <w:szCs w:val="22"/>
        </w:rPr>
        <w:t>，虽然</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现金流强劲</w:t>
      </w:r>
      <w:r w:rsidRPr="00B84451">
        <w:rPr>
          <w:rFonts w:ascii="Times New Roman" w:eastAsia="微软雅黑" w:hAnsi="Times New Roman" w:cs="Times New Roman"/>
          <w:sz w:val="22"/>
          <w:szCs w:val="22"/>
        </w:rPr>
        <w:t>，但若未来利率上升或营收增长放缓，公司可能面临债务压力。</w:t>
      </w:r>
    </w:p>
    <w:p w14:paraId="3C4FF1D7" w14:textId="77777777" w:rsidR="00B84451" w:rsidRPr="00B84451" w:rsidRDefault="00B84451">
      <w:pPr>
        <w:numPr>
          <w:ilvl w:val="0"/>
          <w:numId w:val="78"/>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未来</w:t>
      </w:r>
      <w:r w:rsidRPr="00B84451">
        <w:rPr>
          <w:rFonts w:ascii="Times New Roman" w:eastAsia="微软雅黑" w:hAnsi="Times New Roman" w:cs="Times New Roman"/>
          <w:b/>
          <w:bCs/>
          <w:sz w:val="22"/>
          <w:szCs w:val="22"/>
        </w:rPr>
        <w:t xml:space="preserve"> 3 </w:t>
      </w:r>
      <w:r w:rsidRPr="00B84451">
        <w:rPr>
          <w:rFonts w:ascii="Times New Roman" w:eastAsia="微软雅黑" w:hAnsi="Times New Roman" w:cs="Times New Roman"/>
          <w:b/>
          <w:bCs/>
          <w:sz w:val="22"/>
          <w:szCs w:val="22"/>
        </w:rPr>
        <w:t>年仍需继续回购股票</w:t>
      </w:r>
      <w:r w:rsidRPr="00B84451">
        <w:rPr>
          <w:rFonts w:ascii="Times New Roman" w:eastAsia="微软雅黑" w:hAnsi="Times New Roman" w:cs="Times New Roman"/>
          <w:b/>
          <w:bCs/>
          <w:sz w:val="22"/>
          <w:szCs w:val="22"/>
        </w:rPr>
        <w:t xml:space="preserve"> ($2.3B </w:t>
      </w:r>
      <w:r w:rsidRPr="00B84451">
        <w:rPr>
          <w:rFonts w:ascii="Times New Roman" w:eastAsia="微软雅黑" w:hAnsi="Times New Roman" w:cs="Times New Roman"/>
          <w:b/>
          <w:bCs/>
          <w:sz w:val="22"/>
          <w:szCs w:val="22"/>
        </w:rPr>
        <w:t>回购计划</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，可能导致资本支出增加，影响现金流灵活性。</w:t>
      </w:r>
    </w:p>
    <w:p w14:paraId="61FD9F18"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F3D6B15">
          <v:rect id="_x0000_i1085" style="width:0;height:1.5pt" o:hralign="center" o:hrstd="t" o:hr="t" fillcolor="#a0a0a0" stroked="f"/>
        </w:pict>
      </w:r>
    </w:p>
    <w:p w14:paraId="59CD3B53"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lastRenderedPageBreak/>
        <w:t xml:space="preserve">13. </w:t>
      </w:r>
      <w:r w:rsidRPr="00B84451">
        <w:rPr>
          <w:rFonts w:ascii="Times New Roman" w:eastAsia="微软雅黑" w:hAnsi="Times New Roman" w:cs="Times New Roman"/>
          <w:b/>
          <w:bCs/>
          <w:sz w:val="22"/>
          <w:szCs w:val="22"/>
        </w:rPr>
        <w:t>未来增长动能</w:t>
      </w:r>
    </w:p>
    <w:p w14:paraId="3169D6A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尽管存在风险，</w:t>
      </w: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仍具备多个长期增长动力，特别是在</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广告技术、市场扩展和业务优化方面。</w:t>
      </w:r>
    </w:p>
    <w:p w14:paraId="445D06BB"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13.1 AI </w:t>
      </w:r>
      <w:r w:rsidRPr="00B84451">
        <w:rPr>
          <w:rFonts w:ascii="Times New Roman" w:eastAsia="微软雅黑" w:hAnsi="Times New Roman" w:cs="Times New Roman"/>
          <w:b/>
          <w:bCs/>
          <w:sz w:val="22"/>
          <w:szCs w:val="22"/>
        </w:rPr>
        <w:t>在广告优化中的持续突破</w:t>
      </w:r>
    </w:p>
    <w:p w14:paraId="3FD81F02" w14:textId="77777777" w:rsidR="00B84451" w:rsidRPr="00B84451" w:rsidRDefault="00B84451">
      <w:pPr>
        <w:numPr>
          <w:ilvl w:val="0"/>
          <w:numId w:val="79"/>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AXON AI </w:t>
      </w:r>
      <w:r w:rsidRPr="00B84451">
        <w:rPr>
          <w:rFonts w:ascii="Times New Roman" w:eastAsia="微软雅黑" w:hAnsi="Times New Roman" w:cs="Times New Roman"/>
          <w:b/>
          <w:bCs/>
          <w:sz w:val="22"/>
          <w:szCs w:val="22"/>
        </w:rPr>
        <w:t>仍然是</w:t>
      </w:r>
      <w:r w:rsidRPr="00B84451">
        <w:rPr>
          <w:rFonts w:ascii="Times New Roman" w:eastAsia="微软雅黑" w:hAnsi="Times New Roman" w:cs="Times New Roman"/>
          <w:b/>
          <w:bCs/>
          <w:sz w:val="22"/>
          <w:szCs w:val="22"/>
        </w:rPr>
        <w:t xml:space="preserve"> AppLovin </w:t>
      </w:r>
      <w:r w:rsidRPr="00B84451">
        <w:rPr>
          <w:rFonts w:ascii="Times New Roman" w:eastAsia="微软雅黑" w:hAnsi="Times New Roman" w:cs="Times New Roman"/>
          <w:b/>
          <w:bCs/>
          <w:sz w:val="22"/>
          <w:szCs w:val="22"/>
        </w:rPr>
        <w:t>最大的增长引擎</w:t>
      </w:r>
      <w:r w:rsidRPr="00B84451">
        <w:rPr>
          <w:rFonts w:ascii="Times New Roman" w:eastAsia="微软雅黑" w:hAnsi="Times New Roman" w:cs="Times New Roman"/>
          <w:sz w:val="22"/>
          <w:szCs w:val="22"/>
        </w:rPr>
        <w:t>，能够精准优化广告投放，提高</w:t>
      </w:r>
      <w:r w:rsidRPr="00B84451">
        <w:rPr>
          <w:rFonts w:ascii="Times New Roman" w:eastAsia="微软雅黑" w:hAnsi="Times New Roman" w:cs="Times New Roman"/>
          <w:sz w:val="22"/>
          <w:szCs w:val="22"/>
        </w:rPr>
        <w:t xml:space="preserve"> ROI</w:t>
      </w:r>
      <w:r w:rsidRPr="00B84451">
        <w:rPr>
          <w:rFonts w:ascii="Times New Roman" w:eastAsia="微软雅黑" w:hAnsi="Times New Roman" w:cs="Times New Roman"/>
          <w:sz w:val="22"/>
          <w:szCs w:val="22"/>
        </w:rPr>
        <w:t>。</w:t>
      </w:r>
    </w:p>
    <w:p w14:paraId="612A58DB" w14:textId="77777777" w:rsidR="00B84451" w:rsidRPr="00B84451" w:rsidRDefault="00B84451">
      <w:pPr>
        <w:numPr>
          <w:ilvl w:val="0"/>
          <w:numId w:val="79"/>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未来若</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b/>
          <w:bCs/>
          <w:sz w:val="22"/>
          <w:szCs w:val="22"/>
        </w:rPr>
        <w:t>成功拓展至电商广告市场</w:t>
      </w:r>
      <w:r w:rsidRPr="00B84451">
        <w:rPr>
          <w:rFonts w:ascii="Times New Roman" w:eastAsia="微软雅黑" w:hAnsi="Times New Roman" w:cs="Times New Roman"/>
          <w:sz w:val="22"/>
          <w:szCs w:val="22"/>
        </w:rPr>
        <w:t>，可能带来额外的增长动能。</w:t>
      </w:r>
    </w:p>
    <w:p w14:paraId="309FAE30"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13.2 </w:t>
      </w:r>
      <w:r w:rsidRPr="00B84451">
        <w:rPr>
          <w:rFonts w:ascii="Times New Roman" w:eastAsia="微软雅黑" w:hAnsi="Times New Roman" w:cs="Times New Roman"/>
          <w:b/>
          <w:bCs/>
          <w:sz w:val="22"/>
          <w:szCs w:val="22"/>
        </w:rPr>
        <w:t>进入更广阔的广告市场</w:t>
      </w:r>
    </w:p>
    <w:p w14:paraId="78EA3F1A" w14:textId="77777777" w:rsidR="00B84451" w:rsidRPr="00B84451" w:rsidRDefault="00B84451">
      <w:pPr>
        <w:numPr>
          <w:ilvl w:val="0"/>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当前专注于游戏广告变现</w:t>
      </w:r>
      <w:r w:rsidRPr="00B84451">
        <w:rPr>
          <w:rFonts w:ascii="Times New Roman" w:eastAsia="微软雅黑" w:hAnsi="Times New Roman" w:cs="Times New Roman"/>
          <w:sz w:val="22"/>
          <w:szCs w:val="22"/>
        </w:rPr>
        <w:t>，但未来可扩展至：</w:t>
      </w:r>
      <w:r w:rsidRPr="00B84451">
        <w:rPr>
          <w:rFonts w:ascii="Times New Roman" w:eastAsia="微软雅黑" w:hAnsi="Times New Roman" w:cs="Times New Roman"/>
          <w:sz w:val="22"/>
          <w:szCs w:val="22"/>
        </w:rPr>
        <w:t xml:space="preserve"> </w:t>
      </w:r>
    </w:p>
    <w:p w14:paraId="4D83B637" w14:textId="77777777" w:rsidR="00B84451" w:rsidRPr="00B84451" w:rsidRDefault="00B84451">
      <w:pPr>
        <w:numPr>
          <w:ilvl w:val="1"/>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电商广告</w:t>
      </w:r>
      <w:r w:rsidRPr="00B84451">
        <w:rPr>
          <w:rFonts w:ascii="Times New Roman" w:eastAsia="微软雅黑" w:hAnsi="Times New Roman" w:cs="Times New Roman"/>
          <w:b/>
          <w:bCs/>
          <w:sz w:val="22"/>
          <w:szCs w:val="22"/>
        </w:rPr>
        <w:t xml:space="preserve"> (E-commerce Ads)</w:t>
      </w:r>
      <w:r w:rsidRPr="00B84451">
        <w:rPr>
          <w:rFonts w:ascii="Times New Roman" w:eastAsia="微软雅黑" w:hAnsi="Times New Roman" w:cs="Times New Roman"/>
          <w:sz w:val="22"/>
          <w:szCs w:val="22"/>
        </w:rPr>
        <w:t>：利用</w:t>
      </w:r>
      <w:r w:rsidRPr="00B84451">
        <w:rPr>
          <w:rFonts w:ascii="Times New Roman" w:eastAsia="微软雅黑" w:hAnsi="Times New Roman" w:cs="Times New Roman"/>
          <w:sz w:val="22"/>
          <w:szCs w:val="22"/>
        </w:rPr>
        <w:t xml:space="preserve"> AXON </w:t>
      </w:r>
      <w:r w:rsidRPr="00B84451">
        <w:rPr>
          <w:rFonts w:ascii="Times New Roman" w:eastAsia="微软雅黑" w:hAnsi="Times New Roman" w:cs="Times New Roman"/>
          <w:sz w:val="22"/>
          <w:szCs w:val="22"/>
        </w:rPr>
        <w:t>优化电商平台广告。</w:t>
      </w:r>
    </w:p>
    <w:p w14:paraId="50F239DD" w14:textId="77777777" w:rsidR="00B84451" w:rsidRPr="00B84451" w:rsidRDefault="00B84451">
      <w:pPr>
        <w:numPr>
          <w:ilvl w:val="1"/>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流媒体广告</w:t>
      </w:r>
      <w:r w:rsidRPr="00B84451">
        <w:rPr>
          <w:rFonts w:ascii="Times New Roman" w:eastAsia="微软雅黑" w:hAnsi="Times New Roman" w:cs="Times New Roman"/>
          <w:b/>
          <w:bCs/>
          <w:sz w:val="22"/>
          <w:szCs w:val="22"/>
        </w:rPr>
        <w:t xml:space="preserve"> (Streaming Ads)</w:t>
      </w:r>
      <w:r w:rsidRPr="00B84451">
        <w:rPr>
          <w:rFonts w:ascii="Times New Roman" w:eastAsia="微软雅黑" w:hAnsi="Times New Roman" w:cs="Times New Roman"/>
          <w:sz w:val="22"/>
          <w:szCs w:val="22"/>
        </w:rPr>
        <w:t>：与</w:t>
      </w:r>
      <w:r w:rsidRPr="00B84451">
        <w:rPr>
          <w:rFonts w:ascii="Times New Roman" w:eastAsia="微软雅黑" w:hAnsi="Times New Roman" w:cs="Times New Roman"/>
          <w:sz w:val="22"/>
          <w:szCs w:val="22"/>
        </w:rPr>
        <w:t xml:space="preserve"> Netflix</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Disney+ </w:t>
      </w:r>
      <w:r w:rsidRPr="00B84451">
        <w:rPr>
          <w:rFonts w:ascii="Times New Roman" w:eastAsia="微软雅黑" w:hAnsi="Times New Roman" w:cs="Times New Roman"/>
          <w:sz w:val="22"/>
          <w:szCs w:val="22"/>
        </w:rPr>
        <w:t>等合作优化广告投放。</w:t>
      </w:r>
    </w:p>
    <w:p w14:paraId="77A2C3F9" w14:textId="77777777" w:rsidR="00B84451" w:rsidRPr="00B84451" w:rsidRDefault="00B84451">
      <w:pPr>
        <w:numPr>
          <w:ilvl w:val="1"/>
          <w:numId w:val="80"/>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社交广告</w:t>
      </w:r>
      <w:r w:rsidRPr="00B84451">
        <w:rPr>
          <w:rFonts w:ascii="Times New Roman" w:eastAsia="微软雅黑" w:hAnsi="Times New Roman" w:cs="Times New Roman"/>
          <w:b/>
          <w:bCs/>
          <w:sz w:val="22"/>
          <w:szCs w:val="22"/>
        </w:rPr>
        <w:t xml:space="preserve"> (Social Ads)</w:t>
      </w:r>
      <w:r w:rsidRPr="00B84451">
        <w:rPr>
          <w:rFonts w:ascii="Times New Roman" w:eastAsia="微软雅黑" w:hAnsi="Times New Roman" w:cs="Times New Roman"/>
          <w:sz w:val="22"/>
          <w:szCs w:val="22"/>
        </w:rPr>
        <w:t>：针对</w:t>
      </w:r>
      <w:r w:rsidRPr="00B84451">
        <w:rPr>
          <w:rFonts w:ascii="Times New Roman" w:eastAsia="微软雅黑" w:hAnsi="Times New Roman" w:cs="Times New Roman"/>
          <w:sz w:val="22"/>
          <w:szCs w:val="22"/>
        </w:rPr>
        <w:t xml:space="preserve"> TikTok</w:t>
      </w:r>
      <w:r w:rsidRPr="00B84451">
        <w:rPr>
          <w:rFonts w:ascii="Times New Roman" w:eastAsia="微软雅黑" w:hAnsi="Times New Roman" w:cs="Times New Roman"/>
          <w:sz w:val="22"/>
          <w:szCs w:val="22"/>
        </w:rPr>
        <w:t>、</w:t>
      </w:r>
      <w:r w:rsidRPr="00B84451">
        <w:rPr>
          <w:rFonts w:ascii="Times New Roman" w:eastAsia="微软雅黑" w:hAnsi="Times New Roman" w:cs="Times New Roman"/>
          <w:sz w:val="22"/>
          <w:szCs w:val="22"/>
        </w:rPr>
        <w:t xml:space="preserve">Instagram </w:t>
      </w:r>
      <w:r w:rsidRPr="00B84451">
        <w:rPr>
          <w:rFonts w:ascii="Times New Roman" w:eastAsia="微软雅黑" w:hAnsi="Times New Roman" w:cs="Times New Roman"/>
          <w:sz w:val="22"/>
          <w:szCs w:val="22"/>
        </w:rPr>
        <w:t>等平台的广告优化。</w:t>
      </w:r>
    </w:p>
    <w:p w14:paraId="3A452EDA"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13.3 M&amp;A (</w:t>
      </w:r>
      <w:r w:rsidRPr="00B84451">
        <w:rPr>
          <w:rFonts w:ascii="Times New Roman" w:eastAsia="微软雅黑" w:hAnsi="Times New Roman" w:cs="Times New Roman"/>
          <w:b/>
          <w:bCs/>
          <w:sz w:val="22"/>
          <w:szCs w:val="22"/>
        </w:rPr>
        <w:t>并购策略</w:t>
      </w:r>
      <w:r w:rsidRPr="00B84451">
        <w:rPr>
          <w:rFonts w:ascii="Times New Roman" w:eastAsia="微软雅黑" w:hAnsi="Times New Roman" w:cs="Times New Roman"/>
          <w:b/>
          <w:bCs/>
          <w:sz w:val="22"/>
          <w:szCs w:val="22"/>
        </w:rPr>
        <w:t>)</w:t>
      </w:r>
    </w:p>
    <w:p w14:paraId="0B2343BB" w14:textId="77777777" w:rsidR="00B84451" w:rsidRPr="00B84451" w:rsidRDefault="00B84451">
      <w:pPr>
        <w:numPr>
          <w:ilvl w:val="0"/>
          <w:numId w:val="81"/>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可能并购小型</w:t>
      </w:r>
      <w:r w:rsidRPr="00B84451">
        <w:rPr>
          <w:rFonts w:ascii="Times New Roman" w:eastAsia="微软雅黑" w:hAnsi="Times New Roman" w:cs="Times New Roman"/>
          <w:b/>
          <w:bCs/>
          <w:sz w:val="22"/>
          <w:szCs w:val="22"/>
        </w:rPr>
        <w:t xml:space="preserve"> DSP (</w:t>
      </w:r>
      <w:r w:rsidRPr="00B84451">
        <w:rPr>
          <w:rFonts w:ascii="Times New Roman" w:eastAsia="微软雅黑" w:hAnsi="Times New Roman" w:cs="Times New Roman"/>
          <w:b/>
          <w:bCs/>
          <w:sz w:val="22"/>
          <w:szCs w:val="22"/>
        </w:rPr>
        <w:t>需求方平台</w:t>
      </w:r>
      <w:r w:rsidRPr="00B84451">
        <w:rPr>
          <w:rFonts w:ascii="Times New Roman" w:eastAsia="微软雅黑" w:hAnsi="Times New Roman" w:cs="Times New Roman"/>
          <w:b/>
          <w:bCs/>
          <w:sz w:val="22"/>
          <w:szCs w:val="22"/>
        </w:rPr>
        <w:t xml:space="preserve">) </w:t>
      </w:r>
      <w:r w:rsidRPr="00B84451">
        <w:rPr>
          <w:rFonts w:ascii="Times New Roman" w:eastAsia="微软雅黑" w:hAnsi="Times New Roman" w:cs="Times New Roman"/>
          <w:b/>
          <w:bCs/>
          <w:sz w:val="22"/>
          <w:szCs w:val="22"/>
        </w:rPr>
        <w:t>或</w:t>
      </w:r>
      <w:r w:rsidRPr="00B84451">
        <w:rPr>
          <w:rFonts w:ascii="Times New Roman" w:eastAsia="微软雅黑" w:hAnsi="Times New Roman" w:cs="Times New Roman"/>
          <w:b/>
          <w:bCs/>
          <w:sz w:val="22"/>
          <w:szCs w:val="22"/>
        </w:rPr>
        <w:t xml:space="preserve"> AdTech </w:t>
      </w:r>
      <w:r w:rsidRPr="00B84451">
        <w:rPr>
          <w:rFonts w:ascii="Times New Roman" w:eastAsia="微软雅黑" w:hAnsi="Times New Roman" w:cs="Times New Roman"/>
          <w:b/>
          <w:bCs/>
          <w:sz w:val="22"/>
          <w:szCs w:val="22"/>
        </w:rPr>
        <w:t>初创公司</w:t>
      </w:r>
      <w:r w:rsidRPr="00B84451">
        <w:rPr>
          <w:rFonts w:ascii="Times New Roman" w:eastAsia="微软雅黑" w:hAnsi="Times New Roman" w:cs="Times New Roman"/>
          <w:sz w:val="22"/>
          <w:szCs w:val="22"/>
        </w:rPr>
        <w:t>，增强广告优化能力。</w:t>
      </w:r>
    </w:p>
    <w:p w14:paraId="62EA0AF0" w14:textId="77777777" w:rsidR="00B84451" w:rsidRPr="00B84451" w:rsidRDefault="00B84451">
      <w:pPr>
        <w:numPr>
          <w:ilvl w:val="0"/>
          <w:numId w:val="81"/>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w:t>
      </w:r>
      <w:r w:rsidRPr="00B84451">
        <w:rPr>
          <w:rFonts w:ascii="Times New Roman" w:eastAsia="微软雅黑" w:hAnsi="Times New Roman" w:cs="Times New Roman"/>
          <w:sz w:val="22"/>
          <w:szCs w:val="22"/>
        </w:rPr>
        <w:t xml:space="preserve"> 12 </w:t>
      </w:r>
      <w:r w:rsidRPr="00B84451">
        <w:rPr>
          <w:rFonts w:ascii="Times New Roman" w:eastAsia="微软雅黑" w:hAnsi="Times New Roman" w:cs="Times New Roman"/>
          <w:sz w:val="22"/>
          <w:szCs w:val="22"/>
        </w:rPr>
        <w:t>个月需关注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是否有战略性收购</w:t>
      </w:r>
      <w:r w:rsidRPr="00B84451">
        <w:rPr>
          <w:rFonts w:ascii="Times New Roman" w:eastAsia="微软雅黑" w:hAnsi="Times New Roman" w:cs="Times New Roman"/>
          <w:sz w:val="22"/>
          <w:szCs w:val="22"/>
        </w:rPr>
        <w:t>，这可能是推动股价上涨的重要催化剂。</w:t>
      </w:r>
    </w:p>
    <w:p w14:paraId="47B28742"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241F58B">
          <v:rect id="_x0000_i1086" style="width:0;height:1.5pt" o:hralign="center" o:hrstd="t" o:hr="t" fillcolor="#a0a0a0" stroked="f"/>
        </w:pict>
      </w:r>
    </w:p>
    <w:p w14:paraId="26FBC24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14. </w:t>
      </w:r>
      <w:r w:rsidRPr="00B84451">
        <w:rPr>
          <w:rFonts w:ascii="Times New Roman" w:eastAsia="微软雅黑" w:hAnsi="Times New Roman" w:cs="Times New Roman"/>
          <w:b/>
          <w:bCs/>
          <w:sz w:val="22"/>
          <w:szCs w:val="22"/>
        </w:rPr>
        <w:t>结论与投资建议</w:t>
      </w:r>
    </w:p>
    <w:p w14:paraId="2359B6DA"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基于综合分析，</w:t>
      </w:r>
      <w:r w:rsidRPr="00B84451">
        <w:rPr>
          <w:rFonts w:ascii="Times New Roman" w:eastAsia="微软雅黑" w:hAnsi="Times New Roman" w:cs="Times New Roman"/>
          <w:sz w:val="22"/>
          <w:szCs w:val="22"/>
        </w:rPr>
        <w:t xml:space="preserve">AppLovin </w:t>
      </w:r>
      <w:r w:rsidRPr="00B84451">
        <w:rPr>
          <w:rFonts w:ascii="Times New Roman" w:eastAsia="微软雅黑" w:hAnsi="Times New Roman" w:cs="Times New Roman"/>
          <w:sz w:val="22"/>
          <w:szCs w:val="22"/>
        </w:rPr>
        <w:t>确实具备</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强大的</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驱动广告变现能力</w:t>
      </w:r>
      <w:r w:rsidRPr="00B84451">
        <w:rPr>
          <w:rFonts w:ascii="Times New Roman" w:eastAsia="微软雅黑" w:hAnsi="Times New Roman" w:cs="Times New Roman"/>
          <w:sz w:val="22"/>
          <w:szCs w:val="22"/>
        </w:rPr>
        <w:t>，但当前估值已较高，投资者需谨慎权衡风险与回报。</w:t>
      </w:r>
    </w:p>
    <w:p w14:paraId="43C8897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投资建议</w:t>
      </w:r>
    </w:p>
    <w:tbl>
      <w:tblPr>
        <w:tblStyle w:val="41"/>
        <w:tblW w:w="0" w:type="auto"/>
        <w:tblLook w:val="04A0" w:firstRow="1" w:lastRow="0" w:firstColumn="1" w:lastColumn="0" w:noHBand="0" w:noVBand="1"/>
      </w:tblPr>
      <w:tblGrid>
        <w:gridCol w:w="1528"/>
        <w:gridCol w:w="7822"/>
      </w:tblGrid>
      <w:tr w:rsidR="00B84451" w:rsidRPr="00B84451" w14:paraId="503B9DA2" w14:textId="77777777" w:rsidTr="00B84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4F2E0A"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策略</w:t>
            </w:r>
          </w:p>
        </w:tc>
        <w:tc>
          <w:tcPr>
            <w:tcW w:w="0" w:type="auto"/>
            <w:hideMark/>
          </w:tcPr>
          <w:p w14:paraId="1BA6273A" w14:textId="77777777" w:rsidR="00B84451" w:rsidRPr="00B84451" w:rsidRDefault="00B84451" w:rsidP="00B84451">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建议</w:t>
            </w:r>
          </w:p>
        </w:tc>
      </w:tr>
      <w:tr w:rsidR="00B84451" w:rsidRPr="00B84451" w14:paraId="3BEB4F75"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1B2738"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短线投资</w:t>
            </w:r>
          </w:p>
        </w:tc>
        <w:tc>
          <w:tcPr>
            <w:tcW w:w="0" w:type="auto"/>
            <w:hideMark/>
          </w:tcPr>
          <w:p w14:paraId="1EBC613E"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由于股价已上涨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700%+</w:t>
            </w:r>
            <w:r w:rsidRPr="00B84451">
              <w:rPr>
                <w:rFonts w:ascii="Times New Roman" w:eastAsia="微软雅黑" w:hAnsi="Times New Roman" w:cs="Times New Roman"/>
                <w:sz w:val="22"/>
                <w:szCs w:val="22"/>
              </w:rPr>
              <w:t>，短期回调风险较大。建议</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在</w:t>
            </w:r>
            <w:r w:rsidRPr="00B84451">
              <w:rPr>
                <w:rFonts w:ascii="Times New Roman" w:eastAsia="微软雅黑" w:hAnsi="Times New Roman" w:cs="Times New Roman"/>
                <w:b/>
                <w:bCs/>
                <w:sz w:val="22"/>
                <w:szCs w:val="22"/>
              </w:rPr>
              <w:t xml:space="preserve"> $350-$370 </w:t>
            </w:r>
            <w:r w:rsidRPr="00B84451">
              <w:rPr>
                <w:rFonts w:ascii="Times New Roman" w:eastAsia="微软雅黑" w:hAnsi="Times New Roman" w:cs="Times New Roman"/>
                <w:b/>
                <w:bCs/>
                <w:sz w:val="22"/>
                <w:szCs w:val="22"/>
              </w:rPr>
              <w:t>区间逐步获利了结</w:t>
            </w:r>
            <w:r w:rsidRPr="00B84451">
              <w:rPr>
                <w:rFonts w:ascii="Times New Roman" w:eastAsia="微软雅黑" w:hAnsi="Times New Roman" w:cs="Times New Roman"/>
                <w:sz w:val="22"/>
                <w:szCs w:val="22"/>
              </w:rPr>
              <w:t>，等待财报确认业绩是否匹配高预期。</w:t>
            </w:r>
          </w:p>
        </w:tc>
      </w:tr>
      <w:tr w:rsidR="00B84451" w:rsidRPr="00B84451" w14:paraId="6D3EE9F4" w14:textId="77777777" w:rsidTr="00B84451">
        <w:tc>
          <w:tcPr>
            <w:cnfStyle w:val="001000000000" w:firstRow="0" w:lastRow="0" w:firstColumn="1" w:lastColumn="0" w:oddVBand="0" w:evenVBand="0" w:oddHBand="0" w:evenHBand="0" w:firstRowFirstColumn="0" w:firstRowLastColumn="0" w:lastRowFirstColumn="0" w:lastRowLastColumn="0"/>
            <w:tcW w:w="0" w:type="auto"/>
            <w:hideMark/>
          </w:tcPr>
          <w:p w14:paraId="4D53FD5E"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lastRenderedPageBreak/>
              <w:t>中期投资</w:t>
            </w:r>
            <w:r w:rsidRPr="00B84451">
              <w:rPr>
                <w:rFonts w:ascii="Times New Roman" w:eastAsia="微软雅黑" w:hAnsi="Times New Roman" w:cs="Times New Roman"/>
                <w:sz w:val="22"/>
                <w:szCs w:val="22"/>
              </w:rPr>
              <w:t xml:space="preserve"> (6-12 </w:t>
            </w:r>
            <w:r w:rsidRPr="00B84451">
              <w:rPr>
                <w:rFonts w:ascii="Times New Roman" w:eastAsia="微软雅黑" w:hAnsi="Times New Roman" w:cs="Times New Roman"/>
                <w:sz w:val="22"/>
                <w:szCs w:val="22"/>
              </w:rPr>
              <w:t>个月</w:t>
            </w:r>
            <w:r w:rsidRPr="00B84451">
              <w:rPr>
                <w:rFonts w:ascii="Times New Roman" w:eastAsia="微软雅黑" w:hAnsi="Times New Roman" w:cs="Times New Roman"/>
                <w:sz w:val="22"/>
                <w:szCs w:val="22"/>
              </w:rPr>
              <w:t>)</w:t>
            </w:r>
          </w:p>
        </w:tc>
        <w:tc>
          <w:tcPr>
            <w:tcW w:w="0" w:type="auto"/>
            <w:hideMark/>
          </w:tcPr>
          <w:p w14:paraId="2A2BCC07" w14:textId="77777777" w:rsidR="00B84451" w:rsidRPr="00B84451" w:rsidRDefault="00B84451" w:rsidP="00B84451">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2</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12</w:t>
            </w:r>
            <w:r w:rsidRPr="00B84451">
              <w:rPr>
                <w:rFonts w:ascii="Times New Roman" w:eastAsia="微软雅黑" w:hAnsi="Times New Roman" w:cs="Times New Roman"/>
                <w:b/>
                <w:bCs/>
                <w:sz w:val="22"/>
                <w:szCs w:val="22"/>
              </w:rPr>
              <w:t>日财报</w:t>
            </w:r>
            <w:r w:rsidRPr="00B84451">
              <w:rPr>
                <w:rFonts w:ascii="Times New Roman" w:eastAsia="微软雅黑" w:hAnsi="Times New Roman" w:cs="Times New Roman"/>
                <w:sz w:val="22"/>
                <w:szCs w:val="22"/>
              </w:rPr>
              <w:t>，若业绩超预期且股价未大幅上升，可考虑短期持有。若跌至</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$270-$300 </w:t>
            </w:r>
            <w:r w:rsidRPr="00B84451">
              <w:rPr>
                <w:rFonts w:ascii="Times New Roman" w:eastAsia="微软雅黑" w:hAnsi="Times New Roman" w:cs="Times New Roman"/>
                <w:b/>
                <w:bCs/>
                <w:sz w:val="22"/>
                <w:szCs w:val="22"/>
              </w:rPr>
              <w:t>区间</w:t>
            </w:r>
            <w:r w:rsidRPr="00B84451">
              <w:rPr>
                <w:rFonts w:ascii="Times New Roman" w:eastAsia="微软雅黑" w:hAnsi="Times New Roman" w:cs="Times New Roman"/>
                <w:sz w:val="22"/>
                <w:szCs w:val="22"/>
              </w:rPr>
              <w:t>，可考虑再次建仓。</w:t>
            </w:r>
          </w:p>
        </w:tc>
      </w:tr>
      <w:tr w:rsidR="00B84451" w:rsidRPr="00B84451" w14:paraId="0DDCB56A" w14:textId="77777777" w:rsidTr="00B84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A22570" w14:textId="77777777" w:rsidR="00B84451" w:rsidRPr="00B84451" w:rsidRDefault="00B84451" w:rsidP="00B84451">
            <w:pPr>
              <w:spacing w:after="160" w:line="278" w:lineRule="auto"/>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长期投资</w:t>
            </w:r>
            <w:r w:rsidRPr="00B84451">
              <w:rPr>
                <w:rFonts w:ascii="Times New Roman" w:eastAsia="微软雅黑" w:hAnsi="Times New Roman" w:cs="Times New Roman"/>
                <w:sz w:val="22"/>
                <w:szCs w:val="22"/>
              </w:rPr>
              <w:t xml:space="preserve"> (3-5 </w:t>
            </w:r>
            <w:r w:rsidRPr="00B84451">
              <w:rPr>
                <w:rFonts w:ascii="Times New Roman" w:eastAsia="微软雅黑" w:hAnsi="Times New Roman" w:cs="Times New Roman"/>
                <w:sz w:val="22"/>
                <w:szCs w:val="22"/>
              </w:rPr>
              <w:t>年</w:t>
            </w:r>
            <w:r w:rsidRPr="00B84451">
              <w:rPr>
                <w:rFonts w:ascii="Times New Roman" w:eastAsia="微软雅黑" w:hAnsi="Times New Roman" w:cs="Times New Roman"/>
                <w:sz w:val="22"/>
                <w:szCs w:val="22"/>
              </w:rPr>
              <w:t>)</w:t>
            </w:r>
          </w:p>
        </w:tc>
        <w:tc>
          <w:tcPr>
            <w:tcW w:w="0" w:type="auto"/>
            <w:hideMark/>
          </w:tcPr>
          <w:p w14:paraId="6482ED76" w14:textId="77777777" w:rsidR="00B84451" w:rsidRPr="00B84451" w:rsidRDefault="00B84451" w:rsidP="00B84451">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主要依赖</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AXON </w:t>
            </w:r>
            <w:r w:rsidRPr="00B84451">
              <w:rPr>
                <w:rFonts w:ascii="Times New Roman" w:eastAsia="微软雅黑" w:hAnsi="Times New Roman" w:cs="Times New Roman"/>
                <w:b/>
                <w:bCs/>
                <w:sz w:val="22"/>
                <w:szCs w:val="22"/>
              </w:rPr>
              <w:t>进一步扩展</w:t>
            </w:r>
            <w:r w:rsidRPr="00B84451">
              <w:rPr>
                <w:rFonts w:ascii="Times New Roman" w:eastAsia="微软雅黑" w:hAnsi="Times New Roman" w:cs="Times New Roman"/>
                <w:b/>
                <w:bCs/>
                <w:sz w:val="22"/>
                <w:szCs w:val="22"/>
              </w:rPr>
              <w:t xml:space="preserve"> TAM (</w:t>
            </w:r>
            <w:r w:rsidRPr="00B84451">
              <w:rPr>
                <w:rFonts w:ascii="Times New Roman" w:eastAsia="微软雅黑" w:hAnsi="Times New Roman" w:cs="Times New Roman"/>
                <w:b/>
                <w:bCs/>
                <w:sz w:val="22"/>
                <w:szCs w:val="22"/>
              </w:rPr>
              <w:t>总可用市场</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AI </w:t>
            </w:r>
            <w:r w:rsidRPr="00B84451">
              <w:rPr>
                <w:rFonts w:ascii="Times New Roman" w:eastAsia="微软雅黑" w:hAnsi="Times New Roman" w:cs="Times New Roman"/>
                <w:sz w:val="22"/>
                <w:szCs w:val="22"/>
              </w:rPr>
              <w:t>技术持续领先，可能长期跑赢市场。但需关注</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行业竞争与监管风险</w:t>
            </w:r>
            <w:r w:rsidRPr="00B84451">
              <w:rPr>
                <w:rFonts w:ascii="Times New Roman" w:eastAsia="微软雅黑" w:hAnsi="Times New Roman" w:cs="Times New Roman"/>
                <w:sz w:val="22"/>
                <w:szCs w:val="22"/>
              </w:rPr>
              <w:t>。</w:t>
            </w:r>
          </w:p>
        </w:tc>
      </w:tr>
    </w:tbl>
    <w:p w14:paraId="67286C69"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775CB82">
          <v:rect id="_x0000_i1087" style="width:0;height:1.5pt" o:hralign="center" o:hrstd="t" o:hr="t" fillcolor="#a0a0a0" stroked="f"/>
        </w:pict>
      </w:r>
    </w:p>
    <w:p w14:paraId="14D3EE3C"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 xml:space="preserve">15. </w:t>
      </w:r>
      <w:r w:rsidRPr="00B84451">
        <w:rPr>
          <w:rFonts w:ascii="Times New Roman" w:eastAsia="微软雅黑" w:hAnsi="Times New Roman" w:cs="Times New Roman"/>
          <w:b/>
          <w:bCs/>
          <w:sz w:val="22"/>
          <w:szCs w:val="22"/>
        </w:rPr>
        <w:t>关注关键催化剂</w:t>
      </w:r>
    </w:p>
    <w:p w14:paraId="21673177"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未来几个月内，以下因素可能影响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的股价表现：</w:t>
      </w:r>
    </w:p>
    <w:p w14:paraId="0EE16884"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2025 </w:t>
      </w:r>
      <w:r w:rsidRPr="00B84451">
        <w:rPr>
          <w:rFonts w:ascii="Times New Roman" w:eastAsia="微软雅黑" w:hAnsi="Times New Roman" w:cs="Times New Roman"/>
          <w:b/>
          <w:bCs/>
          <w:sz w:val="22"/>
          <w:szCs w:val="22"/>
        </w:rPr>
        <w:t>年</w:t>
      </w:r>
      <w:r w:rsidRPr="00B84451">
        <w:rPr>
          <w:rFonts w:ascii="Times New Roman" w:eastAsia="微软雅黑" w:hAnsi="Times New Roman" w:cs="Times New Roman"/>
          <w:b/>
          <w:bCs/>
          <w:sz w:val="22"/>
          <w:szCs w:val="22"/>
        </w:rPr>
        <w:t xml:space="preserve"> 2 </w:t>
      </w:r>
      <w:r w:rsidRPr="00B84451">
        <w:rPr>
          <w:rFonts w:ascii="Times New Roman" w:eastAsia="微软雅黑" w:hAnsi="Times New Roman" w:cs="Times New Roman"/>
          <w:b/>
          <w:bCs/>
          <w:sz w:val="22"/>
          <w:szCs w:val="22"/>
        </w:rPr>
        <w:t>月</w:t>
      </w:r>
      <w:r w:rsidRPr="00B84451">
        <w:rPr>
          <w:rFonts w:ascii="Times New Roman" w:eastAsia="微软雅黑" w:hAnsi="Times New Roman" w:cs="Times New Roman"/>
          <w:b/>
          <w:bCs/>
          <w:sz w:val="22"/>
          <w:szCs w:val="22"/>
        </w:rPr>
        <w:t xml:space="preserve"> 12 </w:t>
      </w:r>
      <w:r w:rsidRPr="00B84451">
        <w:rPr>
          <w:rFonts w:ascii="Times New Roman" w:eastAsia="微软雅黑" w:hAnsi="Times New Roman" w:cs="Times New Roman"/>
          <w:b/>
          <w:bCs/>
          <w:sz w:val="22"/>
          <w:szCs w:val="22"/>
        </w:rPr>
        <w:t>日</w:t>
      </w:r>
      <w:r w:rsidRPr="00B84451">
        <w:rPr>
          <w:rFonts w:ascii="Times New Roman" w:eastAsia="微软雅黑" w:hAnsi="Times New Roman" w:cs="Times New Roman"/>
          <w:b/>
          <w:bCs/>
          <w:sz w:val="22"/>
          <w:szCs w:val="22"/>
        </w:rPr>
        <w:t xml:space="preserve"> Q4 </w:t>
      </w:r>
      <w:r w:rsidRPr="00B84451">
        <w:rPr>
          <w:rFonts w:ascii="Times New Roman" w:eastAsia="微软雅黑" w:hAnsi="Times New Roman" w:cs="Times New Roman"/>
          <w:b/>
          <w:bCs/>
          <w:sz w:val="22"/>
          <w:szCs w:val="22"/>
        </w:rPr>
        <w:t>财报</w:t>
      </w:r>
    </w:p>
    <w:p w14:paraId="787351F6"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关注是否符合市场对</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 xml:space="preserve">20-30% YoY </w:t>
      </w:r>
      <w:r w:rsidRPr="00B84451">
        <w:rPr>
          <w:rFonts w:ascii="Times New Roman" w:eastAsia="微软雅黑" w:hAnsi="Times New Roman" w:cs="Times New Roman"/>
          <w:b/>
          <w:bCs/>
          <w:sz w:val="22"/>
          <w:szCs w:val="22"/>
        </w:rPr>
        <w:t>增长</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sz w:val="22"/>
          <w:szCs w:val="22"/>
        </w:rPr>
        <w:t>的高预期。</w:t>
      </w:r>
    </w:p>
    <w:p w14:paraId="7B1C4B8A"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毛利率未达</w:t>
      </w:r>
      <w:r w:rsidRPr="00B84451">
        <w:rPr>
          <w:rFonts w:ascii="Times New Roman" w:eastAsia="微软雅黑" w:hAnsi="Times New Roman" w:cs="Times New Roman"/>
          <w:b/>
          <w:bCs/>
          <w:sz w:val="22"/>
          <w:szCs w:val="22"/>
        </w:rPr>
        <w:t xml:space="preserve"> 78% </w:t>
      </w:r>
      <w:r w:rsidRPr="00B84451">
        <w:rPr>
          <w:rFonts w:ascii="Times New Roman" w:eastAsia="微软雅黑" w:hAnsi="Times New Roman" w:cs="Times New Roman"/>
          <w:b/>
          <w:bCs/>
          <w:sz w:val="22"/>
          <w:szCs w:val="22"/>
        </w:rPr>
        <w:t>或</w:t>
      </w:r>
      <w:r w:rsidRPr="00B84451">
        <w:rPr>
          <w:rFonts w:ascii="Times New Roman" w:eastAsia="微软雅黑" w:hAnsi="Times New Roman" w:cs="Times New Roman"/>
          <w:b/>
          <w:bCs/>
          <w:sz w:val="22"/>
          <w:szCs w:val="22"/>
        </w:rPr>
        <w:t xml:space="preserve"> EBITDA </w:t>
      </w:r>
      <w:r w:rsidRPr="00B84451">
        <w:rPr>
          <w:rFonts w:ascii="Times New Roman" w:eastAsia="微软雅黑" w:hAnsi="Times New Roman" w:cs="Times New Roman"/>
          <w:b/>
          <w:bCs/>
          <w:sz w:val="22"/>
          <w:szCs w:val="22"/>
        </w:rPr>
        <w:t>未达</w:t>
      </w:r>
      <w:r w:rsidRPr="00B84451">
        <w:rPr>
          <w:rFonts w:ascii="Times New Roman" w:eastAsia="微软雅黑" w:hAnsi="Times New Roman" w:cs="Times New Roman"/>
          <w:b/>
          <w:bCs/>
          <w:sz w:val="22"/>
          <w:szCs w:val="22"/>
        </w:rPr>
        <w:t xml:space="preserve"> $740M-$760M</w:t>
      </w:r>
      <w:r w:rsidRPr="00B84451">
        <w:rPr>
          <w:rFonts w:ascii="Times New Roman" w:eastAsia="微软雅黑" w:hAnsi="Times New Roman" w:cs="Times New Roman"/>
          <w:sz w:val="22"/>
          <w:szCs w:val="22"/>
        </w:rPr>
        <w:t>，股价可能调整。</w:t>
      </w:r>
    </w:p>
    <w:p w14:paraId="078AF309"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机构持仓变化</w:t>
      </w:r>
    </w:p>
    <w:p w14:paraId="789A4428"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若管理层</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持续减持</w:t>
      </w:r>
      <w:r w:rsidRPr="00B84451">
        <w:rPr>
          <w:rFonts w:ascii="Times New Roman" w:eastAsia="微软雅黑" w:hAnsi="Times New Roman" w:cs="Times New Roman"/>
          <w:sz w:val="22"/>
          <w:szCs w:val="22"/>
        </w:rPr>
        <w:t>，可能是股价见顶信号。</w:t>
      </w:r>
    </w:p>
    <w:p w14:paraId="5135B2F5"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柏基资本、雷达里奥等增持</w:t>
      </w:r>
      <w:r w:rsidRPr="00B84451">
        <w:rPr>
          <w:rFonts w:ascii="Times New Roman" w:eastAsia="微软雅黑" w:hAnsi="Times New Roman" w:cs="Times New Roman"/>
          <w:sz w:val="22"/>
          <w:szCs w:val="22"/>
        </w:rPr>
        <w:t>，则可能增强市场信心。</w:t>
      </w:r>
    </w:p>
    <w:p w14:paraId="141F47BC"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竞争对手的动态</w:t>
      </w:r>
    </w:p>
    <w:p w14:paraId="0F0FABE6"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Google</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b/>
          <w:bCs/>
          <w:sz w:val="22"/>
          <w:szCs w:val="22"/>
        </w:rPr>
        <w:t>Meta</w:t>
      </w:r>
      <w:r w:rsidRPr="00B84451">
        <w:rPr>
          <w:rFonts w:ascii="Times New Roman" w:eastAsia="微软雅黑" w:hAnsi="Times New Roman" w:cs="Times New Roman"/>
          <w:b/>
          <w:bCs/>
          <w:sz w:val="22"/>
          <w:szCs w:val="22"/>
        </w:rPr>
        <w:t>、</w:t>
      </w:r>
      <w:r w:rsidRPr="00B84451">
        <w:rPr>
          <w:rFonts w:ascii="Times New Roman" w:eastAsia="微软雅黑" w:hAnsi="Times New Roman" w:cs="Times New Roman"/>
          <w:b/>
          <w:bCs/>
          <w:sz w:val="22"/>
          <w:szCs w:val="22"/>
        </w:rPr>
        <w:t xml:space="preserve">Unity </w:t>
      </w:r>
      <w:r w:rsidRPr="00B84451">
        <w:rPr>
          <w:rFonts w:ascii="Times New Roman" w:eastAsia="微软雅黑" w:hAnsi="Times New Roman" w:cs="Times New Roman"/>
          <w:b/>
          <w:bCs/>
          <w:sz w:val="22"/>
          <w:szCs w:val="22"/>
        </w:rPr>
        <w:t>等推出新</w:t>
      </w:r>
      <w:r w:rsidRPr="00B84451">
        <w:rPr>
          <w:rFonts w:ascii="Times New Roman" w:eastAsia="微软雅黑" w:hAnsi="Times New Roman" w:cs="Times New Roman"/>
          <w:b/>
          <w:bCs/>
          <w:sz w:val="22"/>
          <w:szCs w:val="22"/>
        </w:rPr>
        <w:t xml:space="preserve"> AI </w:t>
      </w:r>
      <w:r w:rsidRPr="00B84451">
        <w:rPr>
          <w:rFonts w:ascii="Times New Roman" w:eastAsia="微软雅黑" w:hAnsi="Times New Roman" w:cs="Times New Roman"/>
          <w:b/>
          <w:bCs/>
          <w:sz w:val="22"/>
          <w:szCs w:val="22"/>
        </w:rPr>
        <w:t>广告产品</w:t>
      </w:r>
      <w:r w:rsidRPr="00B84451">
        <w:rPr>
          <w:rFonts w:ascii="Times New Roman" w:eastAsia="微软雅黑" w:hAnsi="Times New Roman" w:cs="Times New Roman"/>
          <w:sz w:val="22"/>
          <w:szCs w:val="22"/>
        </w:rPr>
        <w:t>，可能影响</w:t>
      </w:r>
      <w:r w:rsidRPr="00B84451">
        <w:rPr>
          <w:rFonts w:ascii="Times New Roman" w:eastAsia="微软雅黑" w:hAnsi="Times New Roman" w:cs="Times New Roman"/>
          <w:sz w:val="22"/>
          <w:szCs w:val="22"/>
        </w:rPr>
        <w:t xml:space="preserve"> AppLovin </w:t>
      </w:r>
      <w:r w:rsidRPr="00B84451">
        <w:rPr>
          <w:rFonts w:ascii="Times New Roman" w:eastAsia="微软雅黑" w:hAnsi="Times New Roman" w:cs="Times New Roman"/>
          <w:sz w:val="22"/>
          <w:szCs w:val="22"/>
        </w:rPr>
        <w:t>竞争力。</w:t>
      </w:r>
    </w:p>
    <w:p w14:paraId="67425DA9" w14:textId="77777777" w:rsidR="00B84451" w:rsidRPr="00B84451" w:rsidRDefault="00B84451">
      <w:pPr>
        <w:numPr>
          <w:ilvl w:val="0"/>
          <w:numId w:val="82"/>
        </w:num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全球经济环境</w:t>
      </w:r>
    </w:p>
    <w:p w14:paraId="781004B1" w14:textId="77777777" w:rsidR="00B84451" w:rsidRPr="00B84451" w:rsidRDefault="00B84451">
      <w:pPr>
        <w:numPr>
          <w:ilvl w:val="1"/>
          <w:numId w:val="82"/>
        </w:num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若</w:t>
      </w:r>
      <w:r w:rsidRPr="00B84451">
        <w:rPr>
          <w:rFonts w:ascii="Times New Roman" w:eastAsia="微软雅黑" w:hAnsi="Times New Roman" w:cs="Times New Roman"/>
          <w:sz w:val="22"/>
          <w:szCs w:val="22"/>
        </w:rPr>
        <w:t xml:space="preserve"> </w:t>
      </w:r>
      <w:r w:rsidRPr="00B84451">
        <w:rPr>
          <w:rFonts w:ascii="Times New Roman" w:eastAsia="微软雅黑" w:hAnsi="Times New Roman" w:cs="Times New Roman"/>
          <w:b/>
          <w:bCs/>
          <w:sz w:val="22"/>
          <w:szCs w:val="22"/>
        </w:rPr>
        <w:t>美联储降息</w:t>
      </w:r>
      <w:r w:rsidRPr="00B84451">
        <w:rPr>
          <w:rFonts w:ascii="Times New Roman" w:eastAsia="微软雅黑" w:hAnsi="Times New Roman" w:cs="Times New Roman"/>
          <w:sz w:val="22"/>
          <w:szCs w:val="22"/>
        </w:rPr>
        <w:t>，可能利好高增长科技股，推动</w:t>
      </w:r>
      <w:r w:rsidRPr="00B84451">
        <w:rPr>
          <w:rFonts w:ascii="Times New Roman" w:eastAsia="微软雅黑" w:hAnsi="Times New Roman" w:cs="Times New Roman"/>
          <w:sz w:val="22"/>
          <w:szCs w:val="22"/>
        </w:rPr>
        <w:t xml:space="preserve"> APP </w:t>
      </w:r>
      <w:r w:rsidRPr="00B84451">
        <w:rPr>
          <w:rFonts w:ascii="Times New Roman" w:eastAsia="微软雅黑" w:hAnsi="Times New Roman" w:cs="Times New Roman"/>
          <w:sz w:val="22"/>
          <w:szCs w:val="22"/>
        </w:rPr>
        <w:t>估值进一步上行。</w:t>
      </w:r>
    </w:p>
    <w:p w14:paraId="1990F483" w14:textId="77777777" w:rsidR="00B84451" w:rsidRPr="00B84451" w:rsidRDefault="00000000" w:rsidP="00B84451">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D0D175D">
          <v:rect id="_x0000_i1088" style="width:0;height:1.5pt" o:hralign="center" o:hrstd="t" o:hr="t" fillcolor="#a0a0a0" stroked="f"/>
        </w:pict>
      </w:r>
    </w:p>
    <w:p w14:paraId="690102F4" w14:textId="77777777" w:rsidR="00B84451" w:rsidRPr="00B84451" w:rsidRDefault="00B84451" w:rsidP="00B84451">
      <w:pPr>
        <w:rPr>
          <w:rFonts w:ascii="Times New Roman" w:eastAsia="微软雅黑" w:hAnsi="Times New Roman" w:cs="Times New Roman"/>
          <w:b/>
          <w:bCs/>
          <w:sz w:val="22"/>
          <w:szCs w:val="22"/>
        </w:rPr>
      </w:pPr>
      <w:r w:rsidRPr="00B84451">
        <w:rPr>
          <w:rFonts w:ascii="Times New Roman" w:eastAsia="微软雅黑" w:hAnsi="Times New Roman" w:cs="Times New Roman"/>
          <w:b/>
          <w:bCs/>
          <w:sz w:val="22"/>
          <w:szCs w:val="22"/>
        </w:rPr>
        <w:t>最终结论</w:t>
      </w:r>
    </w:p>
    <w:p w14:paraId="66DB41C6" w14:textId="77777777" w:rsidR="00B84451" w:rsidRP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b/>
          <w:bCs/>
          <w:sz w:val="22"/>
          <w:szCs w:val="22"/>
        </w:rPr>
        <w:t xml:space="preserve">AppLovin </w:t>
      </w:r>
      <w:r w:rsidRPr="00B84451">
        <w:rPr>
          <w:rFonts w:ascii="Times New Roman" w:eastAsia="微软雅黑" w:hAnsi="Times New Roman" w:cs="Times New Roman"/>
          <w:b/>
          <w:bCs/>
          <w:sz w:val="22"/>
          <w:szCs w:val="22"/>
        </w:rPr>
        <w:t>是一家具备强劲增长潜力的企业，但当前估值偏高，短期回报有限，建议投资者保持谨慎，并在财报发布后再做进一步投资决策。</w:t>
      </w:r>
    </w:p>
    <w:p w14:paraId="047741CB" w14:textId="77777777" w:rsidR="00B84451" w:rsidRDefault="00B84451" w:rsidP="00B84451">
      <w:pPr>
        <w:rPr>
          <w:rFonts w:ascii="Times New Roman" w:eastAsia="微软雅黑" w:hAnsi="Times New Roman" w:cs="Times New Roman"/>
          <w:sz w:val="22"/>
          <w:szCs w:val="22"/>
        </w:rPr>
      </w:pPr>
      <w:r w:rsidRPr="00B84451">
        <w:rPr>
          <w:rFonts w:ascii="Times New Roman" w:eastAsia="微软雅黑" w:hAnsi="Times New Roman" w:cs="Times New Roman"/>
          <w:sz w:val="22"/>
          <w:szCs w:val="22"/>
        </w:rPr>
        <w:t>如需更详细的数据分析（如回归模型、</w:t>
      </w:r>
      <w:r w:rsidRPr="00B84451">
        <w:rPr>
          <w:rFonts w:ascii="Times New Roman" w:eastAsia="微软雅黑" w:hAnsi="Times New Roman" w:cs="Times New Roman"/>
          <w:sz w:val="22"/>
          <w:szCs w:val="22"/>
        </w:rPr>
        <w:t xml:space="preserve">DCF </w:t>
      </w:r>
      <w:r w:rsidRPr="00B84451">
        <w:rPr>
          <w:rFonts w:ascii="Times New Roman" w:eastAsia="微软雅黑" w:hAnsi="Times New Roman" w:cs="Times New Roman"/>
          <w:sz w:val="22"/>
          <w:szCs w:val="22"/>
        </w:rPr>
        <w:t>估值等），可以进一步探讨。</w:t>
      </w:r>
    </w:p>
    <w:p w14:paraId="36187E82"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 </w:t>
      </w:r>
      <w:r w:rsidRPr="00F35EC2">
        <w:rPr>
          <w:rFonts w:ascii="Times New Roman" w:eastAsia="微软雅黑" w:hAnsi="Times New Roman" w:cs="Times New Roman"/>
          <w:b/>
          <w:bCs/>
          <w:sz w:val="22"/>
          <w:szCs w:val="22"/>
        </w:rPr>
        <w:t>详细财务分析与估值测算</w:t>
      </w:r>
    </w:p>
    <w:p w14:paraId="64BA08DB"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为了进一步验证</w:t>
      </w:r>
      <w:r w:rsidRPr="00F35EC2">
        <w:rPr>
          <w:rFonts w:ascii="Times New Roman" w:eastAsia="微软雅黑" w:hAnsi="Times New Roman" w:cs="Times New Roman"/>
          <w:sz w:val="22"/>
          <w:szCs w:val="22"/>
        </w:rPr>
        <w:t xml:space="preserve"> AppLovin </w:t>
      </w:r>
      <w:r w:rsidRPr="00F35EC2">
        <w:rPr>
          <w:rFonts w:ascii="Times New Roman" w:eastAsia="微软雅黑" w:hAnsi="Times New Roman" w:cs="Times New Roman"/>
          <w:sz w:val="22"/>
          <w:szCs w:val="22"/>
        </w:rPr>
        <w:t>当前的估值合理性，我们从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增长趋势、盈利能力、现金流状况</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和</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估值比较</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角度进行深入分析。</w:t>
      </w:r>
    </w:p>
    <w:p w14:paraId="4FF2AC46"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2DBDEE">
          <v:rect id="_x0000_i1089" style="width:0;height:1.5pt" o:hralign="center" o:hrstd="t" o:hr="t" fillcolor="#a0a0a0" stroked="f"/>
        </w:pict>
      </w:r>
    </w:p>
    <w:p w14:paraId="2BC7D6CB"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16.1 </w:t>
      </w:r>
      <w:r w:rsidRPr="00F35EC2">
        <w:rPr>
          <w:rFonts w:ascii="Times New Roman" w:eastAsia="微软雅黑" w:hAnsi="Times New Roman" w:cs="Times New Roman"/>
          <w:b/>
          <w:bCs/>
          <w:sz w:val="22"/>
          <w:szCs w:val="22"/>
        </w:rPr>
        <w:t>主要财务指标趋势分析</w:t>
      </w:r>
    </w:p>
    <w:tbl>
      <w:tblPr>
        <w:tblStyle w:val="41"/>
        <w:tblW w:w="0" w:type="auto"/>
        <w:tblLook w:val="04A0" w:firstRow="1" w:lastRow="0" w:firstColumn="1" w:lastColumn="0" w:noHBand="0" w:noVBand="1"/>
      </w:tblPr>
      <w:tblGrid>
        <w:gridCol w:w="2353"/>
        <w:gridCol w:w="931"/>
        <w:gridCol w:w="931"/>
        <w:gridCol w:w="909"/>
        <w:gridCol w:w="909"/>
      </w:tblGrid>
      <w:tr w:rsidR="00F35EC2" w:rsidRPr="00F35EC2" w14:paraId="13ED6B49"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87E9A9"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指标</w:t>
            </w:r>
          </w:p>
        </w:tc>
        <w:tc>
          <w:tcPr>
            <w:tcW w:w="0" w:type="auto"/>
            <w:hideMark/>
          </w:tcPr>
          <w:p w14:paraId="751BCFE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2022 </w:t>
            </w:r>
            <w:r w:rsidRPr="00F35EC2">
              <w:rPr>
                <w:rFonts w:ascii="Times New Roman" w:eastAsia="微软雅黑" w:hAnsi="Times New Roman" w:cs="Times New Roman"/>
                <w:sz w:val="22"/>
                <w:szCs w:val="22"/>
              </w:rPr>
              <w:t>年</w:t>
            </w:r>
          </w:p>
        </w:tc>
        <w:tc>
          <w:tcPr>
            <w:tcW w:w="0" w:type="auto"/>
            <w:hideMark/>
          </w:tcPr>
          <w:p w14:paraId="4703FD7A"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2023 </w:t>
            </w:r>
            <w:r w:rsidRPr="00F35EC2">
              <w:rPr>
                <w:rFonts w:ascii="Times New Roman" w:eastAsia="微软雅黑" w:hAnsi="Times New Roman" w:cs="Times New Roman"/>
                <w:sz w:val="22"/>
                <w:szCs w:val="22"/>
              </w:rPr>
              <w:t>年</w:t>
            </w:r>
          </w:p>
        </w:tc>
        <w:tc>
          <w:tcPr>
            <w:tcW w:w="0" w:type="auto"/>
            <w:hideMark/>
          </w:tcPr>
          <w:p w14:paraId="7F201772"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2024E</w:t>
            </w:r>
          </w:p>
        </w:tc>
        <w:tc>
          <w:tcPr>
            <w:tcW w:w="0" w:type="auto"/>
            <w:hideMark/>
          </w:tcPr>
          <w:p w14:paraId="0D30605C"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2025E</w:t>
            </w:r>
          </w:p>
        </w:tc>
      </w:tr>
      <w:tr w:rsidR="00F35EC2" w:rsidRPr="00F35EC2" w14:paraId="548CF84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99C66"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营收</w:t>
            </w:r>
            <w:r w:rsidRPr="00F35EC2">
              <w:rPr>
                <w:rFonts w:ascii="Times New Roman" w:eastAsia="微软雅黑" w:hAnsi="Times New Roman" w:cs="Times New Roman"/>
                <w:sz w:val="22"/>
                <w:szCs w:val="22"/>
              </w:rPr>
              <w:t xml:space="preserve"> ($B)</w:t>
            </w:r>
          </w:p>
        </w:tc>
        <w:tc>
          <w:tcPr>
            <w:tcW w:w="0" w:type="auto"/>
            <w:hideMark/>
          </w:tcPr>
          <w:p w14:paraId="3B31B67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2.82</w:t>
            </w:r>
          </w:p>
        </w:tc>
        <w:tc>
          <w:tcPr>
            <w:tcW w:w="0" w:type="auto"/>
            <w:hideMark/>
          </w:tcPr>
          <w:p w14:paraId="7D31E30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3.62</w:t>
            </w:r>
          </w:p>
        </w:tc>
        <w:tc>
          <w:tcPr>
            <w:tcW w:w="0" w:type="auto"/>
            <w:hideMark/>
          </w:tcPr>
          <w:p w14:paraId="7DDF3751"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4.74</w:t>
            </w:r>
          </w:p>
        </w:tc>
        <w:tc>
          <w:tcPr>
            <w:tcW w:w="0" w:type="auto"/>
            <w:hideMark/>
          </w:tcPr>
          <w:p w14:paraId="775A0C0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5.76</w:t>
            </w:r>
          </w:p>
        </w:tc>
      </w:tr>
      <w:tr w:rsidR="00F35EC2" w:rsidRPr="00F35EC2" w14:paraId="1993DDBF"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3F1EC15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YoY </w:t>
            </w:r>
            <w:r w:rsidRPr="00F35EC2">
              <w:rPr>
                <w:rFonts w:ascii="Times New Roman" w:eastAsia="微软雅黑" w:hAnsi="Times New Roman" w:cs="Times New Roman"/>
                <w:sz w:val="22"/>
                <w:szCs w:val="22"/>
              </w:rPr>
              <w:t>增长</w:t>
            </w:r>
          </w:p>
        </w:tc>
        <w:tc>
          <w:tcPr>
            <w:tcW w:w="0" w:type="auto"/>
            <w:hideMark/>
          </w:tcPr>
          <w:p w14:paraId="19EC3439"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+40.3%</w:t>
            </w:r>
          </w:p>
        </w:tc>
        <w:tc>
          <w:tcPr>
            <w:tcW w:w="0" w:type="auto"/>
            <w:hideMark/>
          </w:tcPr>
          <w:p w14:paraId="159C2DB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+28.4%</w:t>
            </w:r>
          </w:p>
        </w:tc>
        <w:tc>
          <w:tcPr>
            <w:tcW w:w="0" w:type="auto"/>
            <w:hideMark/>
          </w:tcPr>
          <w:p w14:paraId="2392E2D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+30.9%</w:t>
            </w:r>
          </w:p>
        </w:tc>
        <w:tc>
          <w:tcPr>
            <w:tcW w:w="0" w:type="auto"/>
            <w:hideMark/>
          </w:tcPr>
          <w:p w14:paraId="5514C9F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+21.5%</w:t>
            </w:r>
          </w:p>
        </w:tc>
      </w:tr>
      <w:tr w:rsidR="00F35EC2" w:rsidRPr="00F35EC2" w14:paraId="1424EED7"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AEAEE5"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毛利润</w:t>
            </w:r>
            <w:r w:rsidRPr="00F35EC2">
              <w:rPr>
                <w:rFonts w:ascii="Times New Roman" w:eastAsia="微软雅黑" w:hAnsi="Times New Roman" w:cs="Times New Roman"/>
                <w:sz w:val="22"/>
                <w:szCs w:val="22"/>
              </w:rPr>
              <w:t xml:space="preserve"> ($B)</w:t>
            </w:r>
          </w:p>
        </w:tc>
        <w:tc>
          <w:tcPr>
            <w:tcW w:w="0" w:type="auto"/>
            <w:hideMark/>
          </w:tcPr>
          <w:p w14:paraId="40785E1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1.83</w:t>
            </w:r>
          </w:p>
        </w:tc>
        <w:tc>
          <w:tcPr>
            <w:tcW w:w="0" w:type="auto"/>
            <w:hideMark/>
          </w:tcPr>
          <w:p w14:paraId="64BF269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2.41</w:t>
            </w:r>
          </w:p>
        </w:tc>
        <w:tc>
          <w:tcPr>
            <w:tcW w:w="0" w:type="auto"/>
            <w:hideMark/>
          </w:tcPr>
          <w:p w14:paraId="1439826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3.38</w:t>
            </w:r>
          </w:p>
        </w:tc>
        <w:tc>
          <w:tcPr>
            <w:tcW w:w="0" w:type="auto"/>
            <w:hideMark/>
          </w:tcPr>
          <w:p w14:paraId="7D4D28D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4.13</w:t>
            </w:r>
          </w:p>
        </w:tc>
      </w:tr>
      <w:tr w:rsidR="00F35EC2" w:rsidRPr="00F35EC2" w14:paraId="6E0B1FE0"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67EB780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毛利率</w:t>
            </w:r>
            <w:r w:rsidRPr="00F35EC2">
              <w:rPr>
                <w:rFonts w:ascii="Times New Roman" w:eastAsia="微软雅黑" w:hAnsi="Times New Roman" w:cs="Times New Roman"/>
                <w:sz w:val="22"/>
                <w:szCs w:val="22"/>
              </w:rPr>
              <w:t xml:space="preserve"> (%)</w:t>
            </w:r>
          </w:p>
        </w:tc>
        <w:tc>
          <w:tcPr>
            <w:tcW w:w="0" w:type="auto"/>
            <w:hideMark/>
          </w:tcPr>
          <w:p w14:paraId="4F69BC0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64.9%</w:t>
            </w:r>
          </w:p>
        </w:tc>
        <w:tc>
          <w:tcPr>
            <w:tcW w:w="0" w:type="auto"/>
            <w:hideMark/>
          </w:tcPr>
          <w:p w14:paraId="265E431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66.6%</w:t>
            </w:r>
          </w:p>
        </w:tc>
        <w:tc>
          <w:tcPr>
            <w:tcW w:w="0" w:type="auto"/>
            <w:hideMark/>
          </w:tcPr>
          <w:p w14:paraId="093F8858"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71.3%</w:t>
            </w:r>
          </w:p>
        </w:tc>
        <w:tc>
          <w:tcPr>
            <w:tcW w:w="0" w:type="auto"/>
            <w:hideMark/>
          </w:tcPr>
          <w:p w14:paraId="655E4F0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71.7%</w:t>
            </w:r>
          </w:p>
        </w:tc>
      </w:tr>
      <w:tr w:rsidR="00F35EC2" w:rsidRPr="00F35EC2" w14:paraId="5885CF6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D2CE22"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调整后</w:t>
            </w:r>
            <w:r w:rsidRPr="00F35EC2">
              <w:rPr>
                <w:rFonts w:ascii="Times New Roman" w:eastAsia="微软雅黑" w:hAnsi="Times New Roman" w:cs="Times New Roman"/>
                <w:sz w:val="22"/>
                <w:szCs w:val="22"/>
              </w:rPr>
              <w:t xml:space="preserve"> EBITDA ($B)</w:t>
            </w:r>
          </w:p>
        </w:tc>
        <w:tc>
          <w:tcPr>
            <w:tcW w:w="0" w:type="auto"/>
            <w:hideMark/>
          </w:tcPr>
          <w:p w14:paraId="213ACEA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1.37</w:t>
            </w:r>
          </w:p>
        </w:tc>
        <w:tc>
          <w:tcPr>
            <w:tcW w:w="0" w:type="auto"/>
            <w:hideMark/>
          </w:tcPr>
          <w:p w14:paraId="6816065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1.92</w:t>
            </w:r>
          </w:p>
        </w:tc>
        <w:tc>
          <w:tcPr>
            <w:tcW w:w="0" w:type="auto"/>
            <w:hideMark/>
          </w:tcPr>
          <w:p w14:paraId="2FFE7AF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2.89</w:t>
            </w:r>
          </w:p>
        </w:tc>
        <w:tc>
          <w:tcPr>
            <w:tcW w:w="0" w:type="auto"/>
            <w:hideMark/>
          </w:tcPr>
          <w:p w14:paraId="50BF5DF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3.54</w:t>
            </w:r>
          </w:p>
        </w:tc>
      </w:tr>
      <w:tr w:rsidR="00F35EC2" w:rsidRPr="00F35EC2" w14:paraId="591DD076"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073C053"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EBITDA </w:t>
            </w:r>
            <w:r w:rsidRPr="00F35EC2">
              <w:rPr>
                <w:rFonts w:ascii="Times New Roman" w:eastAsia="微软雅黑" w:hAnsi="Times New Roman" w:cs="Times New Roman"/>
                <w:sz w:val="22"/>
                <w:szCs w:val="22"/>
              </w:rPr>
              <w:t>利润率</w:t>
            </w:r>
            <w:r w:rsidRPr="00F35EC2">
              <w:rPr>
                <w:rFonts w:ascii="Times New Roman" w:eastAsia="微软雅黑" w:hAnsi="Times New Roman" w:cs="Times New Roman"/>
                <w:sz w:val="22"/>
                <w:szCs w:val="22"/>
              </w:rPr>
              <w:t xml:space="preserve"> (%)</w:t>
            </w:r>
          </w:p>
        </w:tc>
        <w:tc>
          <w:tcPr>
            <w:tcW w:w="0" w:type="auto"/>
            <w:hideMark/>
          </w:tcPr>
          <w:p w14:paraId="13A5F25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48.6%</w:t>
            </w:r>
          </w:p>
        </w:tc>
        <w:tc>
          <w:tcPr>
            <w:tcW w:w="0" w:type="auto"/>
            <w:hideMark/>
          </w:tcPr>
          <w:p w14:paraId="604DCFD0"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53.0%</w:t>
            </w:r>
          </w:p>
        </w:tc>
        <w:tc>
          <w:tcPr>
            <w:tcW w:w="0" w:type="auto"/>
            <w:hideMark/>
          </w:tcPr>
          <w:p w14:paraId="242A35D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60.2%</w:t>
            </w:r>
          </w:p>
        </w:tc>
        <w:tc>
          <w:tcPr>
            <w:tcW w:w="0" w:type="auto"/>
            <w:hideMark/>
          </w:tcPr>
          <w:p w14:paraId="0260DD7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61.5%</w:t>
            </w:r>
          </w:p>
        </w:tc>
      </w:tr>
      <w:tr w:rsidR="00F35EC2" w:rsidRPr="00F35EC2" w14:paraId="1789E65C"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D326B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w:t>
            </w:r>
            <w:r w:rsidRPr="00F35EC2">
              <w:rPr>
                <w:rFonts w:ascii="Times New Roman" w:eastAsia="微软雅黑" w:hAnsi="Times New Roman" w:cs="Times New Roman"/>
                <w:sz w:val="22"/>
                <w:szCs w:val="22"/>
              </w:rPr>
              <w:t xml:space="preserve"> (FCF, $M)</w:t>
            </w:r>
          </w:p>
        </w:tc>
        <w:tc>
          <w:tcPr>
            <w:tcW w:w="0" w:type="auto"/>
            <w:hideMark/>
          </w:tcPr>
          <w:p w14:paraId="2A81483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711</w:t>
            </w:r>
          </w:p>
        </w:tc>
        <w:tc>
          <w:tcPr>
            <w:tcW w:w="0" w:type="auto"/>
            <w:hideMark/>
          </w:tcPr>
          <w:p w14:paraId="3CBD65D7"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1,058</w:t>
            </w:r>
          </w:p>
        </w:tc>
        <w:tc>
          <w:tcPr>
            <w:tcW w:w="0" w:type="auto"/>
            <w:hideMark/>
          </w:tcPr>
          <w:p w14:paraId="48F8B17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1,645</w:t>
            </w:r>
          </w:p>
        </w:tc>
        <w:tc>
          <w:tcPr>
            <w:tcW w:w="0" w:type="auto"/>
            <w:hideMark/>
          </w:tcPr>
          <w:p w14:paraId="07BDCDB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2,043</w:t>
            </w:r>
          </w:p>
        </w:tc>
      </w:tr>
      <w:tr w:rsidR="00F35EC2" w:rsidRPr="00F35EC2" w14:paraId="1E8E67BA"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0571B16"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自由现金流转换率</w:t>
            </w:r>
          </w:p>
        </w:tc>
        <w:tc>
          <w:tcPr>
            <w:tcW w:w="0" w:type="auto"/>
            <w:hideMark/>
          </w:tcPr>
          <w:p w14:paraId="48B6CF4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52.0%</w:t>
            </w:r>
          </w:p>
        </w:tc>
        <w:tc>
          <w:tcPr>
            <w:tcW w:w="0" w:type="auto"/>
            <w:hideMark/>
          </w:tcPr>
          <w:p w14:paraId="283B41D8"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55.1%</w:t>
            </w:r>
          </w:p>
        </w:tc>
        <w:tc>
          <w:tcPr>
            <w:tcW w:w="0" w:type="auto"/>
            <w:hideMark/>
          </w:tcPr>
          <w:p w14:paraId="0459CDE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57.0%</w:t>
            </w:r>
          </w:p>
        </w:tc>
        <w:tc>
          <w:tcPr>
            <w:tcW w:w="0" w:type="auto"/>
            <w:hideMark/>
          </w:tcPr>
          <w:p w14:paraId="043C762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57.7%</w:t>
            </w:r>
          </w:p>
        </w:tc>
      </w:tr>
    </w:tbl>
    <w:p w14:paraId="582E1A11"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7BAAF3A9" w14:textId="77777777" w:rsidR="00F35EC2" w:rsidRPr="00F35EC2" w:rsidRDefault="00F35EC2">
      <w:pPr>
        <w:numPr>
          <w:ilvl w:val="0"/>
          <w:numId w:val="8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2024 </w:t>
      </w:r>
      <w:r w:rsidRPr="00F35EC2">
        <w:rPr>
          <w:rFonts w:ascii="Times New Roman" w:eastAsia="微软雅黑" w:hAnsi="Times New Roman" w:cs="Times New Roman"/>
          <w:b/>
          <w:bCs/>
          <w:sz w:val="22"/>
          <w:szCs w:val="22"/>
        </w:rPr>
        <w:t>年收入预计增长</w:t>
      </w:r>
      <w:r w:rsidRPr="00F35EC2">
        <w:rPr>
          <w:rFonts w:ascii="Times New Roman" w:eastAsia="微软雅黑" w:hAnsi="Times New Roman" w:cs="Times New Roman"/>
          <w:b/>
          <w:bCs/>
          <w:sz w:val="22"/>
          <w:szCs w:val="22"/>
        </w:rPr>
        <w:t xml:space="preserve"> 30.9%</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2025 </w:t>
      </w:r>
      <w:r w:rsidRPr="00F35EC2">
        <w:rPr>
          <w:rFonts w:ascii="Times New Roman" w:eastAsia="微软雅黑" w:hAnsi="Times New Roman" w:cs="Times New Roman"/>
          <w:b/>
          <w:bCs/>
          <w:sz w:val="22"/>
          <w:szCs w:val="22"/>
        </w:rPr>
        <w:t>年增长</w:t>
      </w:r>
      <w:r w:rsidRPr="00F35EC2">
        <w:rPr>
          <w:rFonts w:ascii="Times New Roman" w:eastAsia="微软雅黑" w:hAnsi="Times New Roman" w:cs="Times New Roman"/>
          <w:b/>
          <w:bCs/>
          <w:sz w:val="22"/>
          <w:szCs w:val="22"/>
        </w:rPr>
        <w:t xml:space="preserve"> 21.5%</w:t>
      </w:r>
      <w:r w:rsidRPr="00F35EC2">
        <w:rPr>
          <w:rFonts w:ascii="Times New Roman" w:eastAsia="微软雅黑" w:hAnsi="Times New Roman" w:cs="Times New Roman"/>
          <w:sz w:val="22"/>
          <w:szCs w:val="22"/>
        </w:rPr>
        <w:t>，显示出强劲的业务扩张能力，但增长率逐步放缓。</w:t>
      </w:r>
    </w:p>
    <w:p w14:paraId="68529367" w14:textId="77777777" w:rsidR="00F35EC2" w:rsidRPr="00F35EC2" w:rsidRDefault="00F35EC2">
      <w:pPr>
        <w:numPr>
          <w:ilvl w:val="0"/>
          <w:numId w:val="8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EBITDA </w:t>
      </w:r>
      <w:r w:rsidRPr="00F35EC2">
        <w:rPr>
          <w:rFonts w:ascii="Times New Roman" w:eastAsia="微软雅黑" w:hAnsi="Times New Roman" w:cs="Times New Roman"/>
          <w:b/>
          <w:bCs/>
          <w:sz w:val="22"/>
          <w:szCs w:val="22"/>
        </w:rPr>
        <w:t>利润率达到</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，盈利能力行业领先</w:t>
      </w:r>
      <w:r w:rsidRPr="00F35EC2">
        <w:rPr>
          <w:rFonts w:ascii="Times New Roman" w:eastAsia="微软雅黑" w:hAnsi="Times New Roman" w:cs="Times New Roman"/>
          <w:sz w:val="22"/>
          <w:szCs w:val="22"/>
        </w:rPr>
        <w:t>。</w:t>
      </w:r>
    </w:p>
    <w:p w14:paraId="42EDBDBF" w14:textId="77777777" w:rsidR="00F35EC2" w:rsidRPr="00F35EC2" w:rsidRDefault="00F35EC2">
      <w:pPr>
        <w:numPr>
          <w:ilvl w:val="0"/>
          <w:numId w:val="8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自由现金流充裕</w:t>
      </w:r>
      <w:r w:rsidRPr="00F35EC2">
        <w:rPr>
          <w:rFonts w:ascii="Times New Roman" w:eastAsia="微软雅黑" w:hAnsi="Times New Roman" w:cs="Times New Roman"/>
          <w:sz w:val="22"/>
          <w:szCs w:val="22"/>
        </w:rPr>
        <w:t>，这为未来</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股票回购</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提供了强支撑。</w:t>
      </w:r>
    </w:p>
    <w:p w14:paraId="35950E5F"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4DC566F">
          <v:rect id="_x0000_i1090" style="width:0;height:1.5pt" o:hralign="center" o:hrstd="t" o:hr="t" fillcolor="#a0a0a0" stroked="f"/>
        </w:pict>
      </w:r>
    </w:p>
    <w:p w14:paraId="32551F0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16.2 </w:t>
      </w:r>
      <w:r w:rsidRPr="00F35EC2">
        <w:rPr>
          <w:rFonts w:ascii="Times New Roman" w:eastAsia="微软雅黑" w:hAnsi="Times New Roman" w:cs="Times New Roman"/>
          <w:b/>
          <w:bCs/>
          <w:sz w:val="22"/>
          <w:szCs w:val="22"/>
        </w:rPr>
        <w:t>估值分析</w:t>
      </w:r>
    </w:p>
    <w:p w14:paraId="0693A16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(1) PEG (</w:t>
      </w:r>
      <w:r w:rsidRPr="00F35EC2">
        <w:rPr>
          <w:rFonts w:ascii="Times New Roman" w:eastAsia="微软雅黑" w:hAnsi="Times New Roman" w:cs="Times New Roman"/>
          <w:b/>
          <w:bCs/>
          <w:sz w:val="22"/>
          <w:szCs w:val="22"/>
        </w:rPr>
        <w:t>市盈增长比率</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分析</w:t>
      </w:r>
    </w:p>
    <w:p w14:paraId="68A330F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sz w:val="22"/>
          <w:szCs w:val="22"/>
        </w:rPr>
        <w:t>计算公式：</w:t>
      </w:r>
    </w:p>
    <w:p w14:paraId="579BA544"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PEG=P/EEPS</w:t>
      </w:r>
      <w:r w:rsidRPr="00F35EC2">
        <w:rPr>
          <w:rFonts w:ascii="Times New Roman" w:eastAsia="微软雅黑" w:hAnsi="Times New Roman" w:cs="Times New Roman"/>
          <w:sz w:val="22"/>
          <w:szCs w:val="22"/>
        </w:rPr>
        <w:t>增长率</w:t>
      </w:r>
      <w:r w:rsidRPr="00F35EC2">
        <w:rPr>
          <w:rFonts w:ascii="Times New Roman" w:eastAsia="微软雅黑" w:hAnsi="Times New Roman" w:cs="Times New Roman"/>
          <w:sz w:val="22"/>
          <w:szCs w:val="22"/>
        </w:rPr>
        <w:t xml:space="preserve">PEG = \frac{P/E}{EPS </w:t>
      </w:r>
      <w:r w:rsidRPr="00F35EC2">
        <w:rPr>
          <w:rFonts w:ascii="Times New Roman" w:eastAsia="微软雅黑" w:hAnsi="Times New Roman" w:cs="Times New Roman"/>
          <w:sz w:val="22"/>
          <w:szCs w:val="22"/>
        </w:rPr>
        <w:t>增长率</w:t>
      </w:r>
      <w:r w:rsidRPr="00F35EC2">
        <w:rPr>
          <w:rFonts w:ascii="Times New Roman" w:eastAsia="微软雅黑" w:hAnsi="Times New Roman" w:cs="Times New Roman"/>
          <w:sz w:val="22"/>
          <w:szCs w:val="22"/>
        </w:rPr>
        <w:t xml:space="preserve">} </w:t>
      </w:r>
    </w:p>
    <w:p w14:paraId="091FFA7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当前</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交易于：</w:t>
      </w:r>
    </w:p>
    <w:p w14:paraId="2AD996FB" w14:textId="77777777" w:rsidR="00F35EC2" w:rsidRPr="00F35EC2" w:rsidRDefault="00F35EC2">
      <w:pPr>
        <w:numPr>
          <w:ilvl w:val="0"/>
          <w:numId w:val="8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2025E P/E</w:t>
      </w:r>
      <w:r w:rsidRPr="00F35EC2">
        <w:rPr>
          <w:rFonts w:ascii="Times New Roman" w:eastAsia="微软雅黑" w:hAnsi="Times New Roman" w:cs="Times New Roman"/>
          <w:b/>
          <w:bCs/>
          <w:sz w:val="22"/>
          <w:szCs w:val="22"/>
        </w:rPr>
        <w:t>（市盈率）</w:t>
      </w:r>
      <w:r w:rsidRPr="00F35EC2">
        <w:rPr>
          <w:rFonts w:ascii="Times New Roman" w:eastAsia="微软雅黑" w:hAnsi="Times New Roman" w:cs="Times New Roman"/>
          <w:b/>
          <w:bCs/>
          <w:sz w:val="22"/>
          <w:szCs w:val="22"/>
        </w:rPr>
        <w:t xml:space="preserve"> ≈ 26.5x</w:t>
      </w:r>
    </w:p>
    <w:p w14:paraId="7881E18A" w14:textId="77777777" w:rsidR="00F35EC2" w:rsidRPr="00F35EC2" w:rsidRDefault="00F35EC2">
      <w:pPr>
        <w:numPr>
          <w:ilvl w:val="0"/>
          <w:numId w:val="8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2025E EPS </w:t>
      </w:r>
      <w:r w:rsidRPr="00F35EC2">
        <w:rPr>
          <w:rFonts w:ascii="Times New Roman" w:eastAsia="微软雅黑" w:hAnsi="Times New Roman" w:cs="Times New Roman"/>
          <w:b/>
          <w:bCs/>
          <w:sz w:val="22"/>
          <w:szCs w:val="22"/>
        </w:rPr>
        <w:t>增速</w:t>
      </w:r>
      <w:r w:rsidRPr="00F35EC2">
        <w:rPr>
          <w:rFonts w:ascii="Times New Roman" w:eastAsia="微软雅黑" w:hAnsi="Times New Roman" w:cs="Times New Roman"/>
          <w:b/>
          <w:bCs/>
          <w:sz w:val="22"/>
          <w:szCs w:val="22"/>
        </w:rPr>
        <w:t xml:space="preserve"> ≈ 22.7%</w:t>
      </w:r>
    </w:p>
    <w:p w14:paraId="29B65A7A" w14:textId="77777777" w:rsidR="00F35EC2" w:rsidRPr="00F35EC2" w:rsidRDefault="00F35EC2">
      <w:pPr>
        <w:numPr>
          <w:ilvl w:val="0"/>
          <w:numId w:val="88"/>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计算</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PEG = 26.5 / 22.7 ≈ 1.23x</w:t>
      </w:r>
    </w:p>
    <w:p w14:paraId="53B9D129"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1A99FFBE" w14:textId="77777777" w:rsidR="00F35EC2" w:rsidRPr="00F35EC2" w:rsidRDefault="00F35EC2">
      <w:pPr>
        <w:numPr>
          <w:ilvl w:val="0"/>
          <w:numId w:val="8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b/>
          <w:bCs/>
          <w:sz w:val="22"/>
          <w:szCs w:val="22"/>
        </w:rPr>
        <w:t xml:space="preserve">&gt;1 </w:t>
      </w:r>
      <w:r w:rsidRPr="00F35EC2">
        <w:rPr>
          <w:rFonts w:ascii="Times New Roman" w:eastAsia="微软雅黑" w:hAnsi="Times New Roman" w:cs="Times New Roman"/>
          <w:b/>
          <w:bCs/>
          <w:sz w:val="22"/>
          <w:szCs w:val="22"/>
        </w:rPr>
        <w:t>说明估值偏高</w:t>
      </w:r>
      <w:r w:rsidRPr="00F35EC2">
        <w:rPr>
          <w:rFonts w:ascii="Times New Roman" w:eastAsia="微软雅黑" w:hAnsi="Times New Roman" w:cs="Times New Roman"/>
          <w:sz w:val="22"/>
          <w:szCs w:val="22"/>
        </w:rPr>
        <w:t>，意味着未来增长已经被市场充分定价，存在下行调整风险。</w:t>
      </w:r>
    </w:p>
    <w:p w14:paraId="20F4DA71" w14:textId="77777777" w:rsidR="00F35EC2" w:rsidRPr="00F35EC2" w:rsidRDefault="00F35EC2">
      <w:pPr>
        <w:numPr>
          <w:ilvl w:val="0"/>
          <w:numId w:val="89"/>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若未来盈利增长</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未能达到市场预期</w:t>
      </w:r>
      <w:r w:rsidRPr="00F35EC2">
        <w:rPr>
          <w:rFonts w:ascii="Times New Roman" w:eastAsia="微软雅黑" w:hAnsi="Times New Roman" w:cs="Times New Roman"/>
          <w:sz w:val="22"/>
          <w:szCs w:val="22"/>
        </w:rPr>
        <w:t>，股价可能面临大幅回调。</w:t>
      </w:r>
    </w:p>
    <w:p w14:paraId="6C6CE04A"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CCDA6">
          <v:rect id="_x0000_i1091" style="width:0;height:1.5pt" o:hralign="center" o:hrstd="t" o:hr="t" fillcolor="#a0a0a0" stroked="f"/>
        </w:pict>
      </w:r>
    </w:p>
    <w:p w14:paraId="27E55C6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 </w:t>
      </w:r>
      <w:r w:rsidRPr="00F35EC2">
        <w:rPr>
          <w:rFonts w:ascii="Times New Roman" w:eastAsia="微软雅黑" w:hAnsi="Times New Roman" w:cs="Times New Roman"/>
          <w:b/>
          <w:bCs/>
          <w:sz w:val="22"/>
          <w:szCs w:val="22"/>
        </w:rPr>
        <w:t>绝对估值</w:t>
      </w:r>
      <w:r w:rsidRPr="00F35EC2">
        <w:rPr>
          <w:rFonts w:ascii="Times New Roman" w:eastAsia="微软雅黑" w:hAnsi="Times New Roman" w:cs="Times New Roman"/>
          <w:b/>
          <w:bCs/>
          <w:sz w:val="22"/>
          <w:szCs w:val="22"/>
        </w:rPr>
        <w:t xml:space="preserve"> (DCF </w:t>
      </w:r>
      <w:r w:rsidRPr="00F35EC2">
        <w:rPr>
          <w:rFonts w:ascii="Times New Roman" w:eastAsia="微软雅黑" w:hAnsi="Times New Roman" w:cs="Times New Roman"/>
          <w:b/>
          <w:bCs/>
          <w:sz w:val="22"/>
          <w:szCs w:val="22"/>
        </w:rPr>
        <w:t>现金流折现法</w:t>
      </w:r>
      <w:r w:rsidRPr="00F35EC2">
        <w:rPr>
          <w:rFonts w:ascii="Times New Roman" w:eastAsia="微软雅黑" w:hAnsi="Times New Roman" w:cs="Times New Roman"/>
          <w:b/>
          <w:bCs/>
          <w:sz w:val="22"/>
          <w:szCs w:val="22"/>
        </w:rPr>
        <w:t>)</w:t>
      </w:r>
    </w:p>
    <w:p w14:paraId="251706C8"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DCF </w:t>
      </w:r>
      <w:r w:rsidRPr="00F35EC2">
        <w:rPr>
          <w:rFonts w:ascii="Times New Roman" w:eastAsia="微软雅黑" w:hAnsi="Times New Roman" w:cs="Times New Roman"/>
          <w:sz w:val="22"/>
          <w:szCs w:val="22"/>
        </w:rPr>
        <w:t>估值基于未来</w:t>
      </w:r>
      <w:r w:rsidRPr="00F35EC2">
        <w:rPr>
          <w:rFonts w:ascii="Times New Roman" w:eastAsia="微软雅黑" w:hAnsi="Times New Roman" w:cs="Times New Roman"/>
          <w:sz w:val="22"/>
          <w:szCs w:val="22"/>
        </w:rPr>
        <w:t xml:space="preserve"> 5 </w:t>
      </w:r>
      <w:r w:rsidRPr="00F35EC2">
        <w:rPr>
          <w:rFonts w:ascii="Times New Roman" w:eastAsia="微软雅黑" w:hAnsi="Times New Roman" w:cs="Times New Roman"/>
          <w:sz w:val="22"/>
          <w:szCs w:val="22"/>
        </w:rPr>
        <w:t>年的现金流预测，折现率</w:t>
      </w:r>
      <w:r w:rsidRPr="00F35EC2">
        <w:rPr>
          <w:rFonts w:ascii="Times New Roman" w:eastAsia="微软雅黑" w:hAnsi="Times New Roman" w:cs="Times New Roman"/>
          <w:sz w:val="22"/>
          <w:szCs w:val="22"/>
        </w:rPr>
        <w:t xml:space="preserve"> (WACC) </w:t>
      </w:r>
      <w:r w:rsidRPr="00F35EC2">
        <w:rPr>
          <w:rFonts w:ascii="Times New Roman" w:eastAsia="微软雅黑" w:hAnsi="Times New Roman" w:cs="Times New Roman"/>
          <w:sz w:val="22"/>
          <w:szCs w:val="22"/>
        </w:rPr>
        <w:t>设为</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9.5%</w:t>
      </w:r>
      <w:r w:rsidRPr="00F35EC2">
        <w:rPr>
          <w:rFonts w:ascii="Times New Roman" w:eastAsia="微软雅黑" w:hAnsi="Times New Roman" w:cs="Times New Roman"/>
          <w:sz w:val="22"/>
          <w:szCs w:val="22"/>
        </w:rPr>
        <w:t>。</w:t>
      </w:r>
    </w:p>
    <w:tbl>
      <w:tblPr>
        <w:tblStyle w:val="41"/>
        <w:tblW w:w="0" w:type="auto"/>
        <w:tblLook w:val="04A0" w:firstRow="1" w:lastRow="0" w:firstColumn="1" w:lastColumn="0" w:noHBand="0" w:noVBand="1"/>
      </w:tblPr>
      <w:tblGrid>
        <w:gridCol w:w="1096"/>
        <w:gridCol w:w="2793"/>
      </w:tblGrid>
      <w:tr w:rsidR="00F35EC2" w:rsidRPr="00F35EC2" w14:paraId="4EF53293"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6BE9F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未来年度</w:t>
            </w:r>
          </w:p>
        </w:tc>
        <w:tc>
          <w:tcPr>
            <w:tcW w:w="0" w:type="auto"/>
            <w:hideMark/>
          </w:tcPr>
          <w:p w14:paraId="69FAA0BC"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预计自由现金流</w:t>
            </w:r>
            <w:r w:rsidRPr="00F35EC2">
              <w:rPr>
                <w:rFonts w:ascii="Times New Roman" w:eastAsia="微软雅黑" w:hAnsi="Times New Roman" w:cs="Times New Roman"/>
                <w:sz w:val="22"/>
                <w:szCs w:val="22"/>
              </w:rPr>
              <w:t xml:space="preserve"> (FCF, $M)</w:t>
            </w:r>
          </w:p>
        </w:tc>
      </w:tr>
      <w:tr w:rsidR="00F35EC2" w:rsidRPr="00F35EC2" w14:paraId="1D1753F2"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A208E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2025E</w:t>
            </w:r>
          </w:p>
        </w:tc>
        <w:tc>
          <w:tcPr>
            <w:tcW w:w="0" w:type="auto"/>
            <w:hideMark/>
          </w:tcPr>
          <w:p w14:paraId="763CFF34"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2,043</w:t>
            </w:r>
          </w:p>
        </w:tc>
      </w:tr>
      <w:tr w:rsidR="00F35EC2" w:rsidRPr="00F35EC2" w14:paraId="70F09F15"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2FC2DA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2026E</w:t>
            </w:r>
          </w:p>
        </w:tc>
        <w:tc>
          <w:tcPr>
            <w:tcW w:w="0" w:type="auto"/>
            <w:hideMark/>
          </w:tcPr>
          <w:p w14:paraId="3F71199E"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2,490</w:t>
            </w:r>
          </w:p>
        </w:tc>
      </w:tr>
      <w:tr w:rsidR="00F35EC2" w:rsidRPr="00F35EC2" w14:paraId="248AD880"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13DCE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2027E</w:t>
            </w:r>
          </w:p>
        </w:tc>
        <w:tc>
          <w:tcPr>
            <w:tcW w:w="0" w:type="auto"/>
            <w:hideMark/>
          </w:tcPr>
          <w:p w14:paraId="470EF99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2,983</w:t>
            </w:r>
          </w:p>
        </w:tc>
      </w:tr>
      <w:tr w:rsidR="00F35EC2" w:rsidRPr="00F35EC2" w14:paraId="3F096013"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DA05F8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2028E</w:t>
            </w:r>
          </w:p>
        </w:tc>
        <w:tc>
          <w:tcPr>
            <w:tcW w:w="0" w:type="auto"/>
            <w:hideMark/>
          </w:tcPr>
          <w:p w14:paraId="0C7D53ED"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3,421</w:t>
            </w:r>
          </w:p>
        </w:tc>
      </w:tr>
      <w:tr w:rsidR="00F35EC2" w:rsidRPr="00F35EC2" w14:paraId="7C5E3086"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77C7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2029E</w:t>
            </w:r>
          </w:p>
        </w:tc>
        <w:tc>
          <w:tcPr>
            <w:tcW w:w="0" w:type="auto"/>
            <w:hideMark/>
          </w:tcPr>
          <w:p w14:paraId="4B2F9B1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3,879</w:t>
            </w:r>
          </w:p>
        </w:tc>
      </w:tr>
    </w:tbl>
    <w:p w14:paraId="44787D17"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终值计算：</w:t>
      </w:r>
    </w:p>
    <w:p w14:paraId="5D63B14C"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w:t>
      </w:r>
      <w:r w:rsidRPr="00F35EC2">
        <w:rPr>
          <w:rFonts w:ascii="Times New Roman" w:eastAsia="微软雅黑" w:hAnsi="Times New Roman" w:cs="Times New Roman"/>
          <w:sz w:val="22"/>
          <w:szCs w:val="22"/>
        </w:rPr>
        <w:t>=FCF2029×(1+g)WACC−g</w:t>
      </w:r>
      <w:r w:rsidRPr="00F35EC2">
        <w:rPr>
          <w:rFonts w:ascii="Times New Roman" w:eastAsia="微软雅黑" w:hAnsi="Times New Roman" w:cs="Times New Roman"/>
          <w:sz w:val="22"/>
          <w:szCs w:val="22"/>
        </w:rPr>
        <w:t>终值</w:t>
      </w:r>
      <w:r w:rsidRPr="00F35EC2">
        <w:rPr>
          <w:rFonts w:ascii="Times New Roman" w:eastAsia="微软雅黑" w:hAnsi="Times New Roman" w:cs="Times New Roman"/>
          <w:sz w:val="22"/>
          <w:szCs w:val="22"/>
        </w:rPr>
        <w:t xml:space="preserve"> = \frac{FCF_{2029} \times (1 + g)}{WACC - g} </w:t>
      </w:r>
    </w:p>
    <w:p w14:paraId="5495978F"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其中：</w:t>
      </w:r>
    </w:p>
    <w:p w14:paraId="09E438D2" w14:textId="77777777" w:rsidR="00F35EC2" w:rsidRPr="00F35EC2" w:rsidRDefault="00F35EC2">
      <w:pPr>
        <w:numPr>
          <w:ilvl w:val="0"/>
          <w:numId w:val="90"/>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设定长期增长率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g = 3.5%</w:t>
      </w:r>
    </w:p>
    <w:p w14:paraId="13648B09" w14:textId="77777777" w:rsidR="00F35EC2" w:rsidRPr="00F35EC2" w:rsidRDefault="00F35EC2">
      <w:pPr>
        <w:numPr>
          <w:ilvl w:val="0"/>
          <w:numId w:val="90"/>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终值计算：</w:t>
      </w:r>
      <w:r w:rsidRPr="00F35EC2">
        <w:rPr>
          <w:rFonts w:ascii="Times New Roman" w:eastAsia="微软雅黑" w:hAnsi="Times New Roman" w:cs="Times New Roman"/>
          <w:sz w:val="22"/>
          <w:szCs w:val="22"/>
        </w:rPr>
        <w:t xml:space="preserve"> 3,879×(1.035)0.095−0.035=67,050\frac{3,879 \times (1.035)}{0.095 - 0.035} = 67,050 </w:t>
      </w:r>
    </w:p>
    <w:p w14:paraId="13369B55"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折现所有未来现金流，</w:t>
      </w:r>
      <w:r w:rsidRPr="00F35EC2">
        <w:rPr>
          <w:rFonts w:ascii="Times New Roman" w:eastAsia="微软雅黑" w:hAnsi="Times New Roman" w:cs="Times New Roman"/>
          <w:sz w:val="22"/>
          <w:szCs w:val="22"/>
        </w:rPr>
        <w:t xml:space="preserve">DCF </w:t>
      </w:r>
      <w:r w:rsidRPr="00F35EC2">
        <w:rPr>
          <w:rFonts w:ascii="Times New Roman" w:eastAsia="微软雅黑" w:hAnsi="Times New Roman" w:cs="Times New Roman"/>
          <w:sz w:val="22"/>
          <w:szCs w:val="22"/>
        </w:rPr>
        <w:t>计算得出：</w:t>
      </w:r>
    </w:p>
    <w:p w14:paraId="30F1D529" w14:textId="77777777" w:rsidR="00F35EC2" w:rsidRPr="00F35EC2" w:rsidRDefault="00F35EC2">
      <w:pPr>
        <w:numPr>
          <w:ilvl w:val="0"/>
          <w:numId w:val="9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企业价值</w:t>
      </w:r>
      <w:r w:rsidRPr="00F35EC2">
        <w:rPr>
          <w:rFonts w:ascii="Times New Roman" w:eastAsia="微软雅黑" w:hAnsi="Times New Roman" w:cs="Times New Roman"/>
          <w:b/>
          <w:bCs/>
          <w:sz w:val="22"/>
          <w:szCs w:val="22"/>
        </w:rPr>
        <w:t xml:space="preserve"> (EV) = $32.5B</w:t>
      </w:r>
    </w:p>
    <w:p w14:paraId="488B5219" w14:textId="77777777" w:rsidR="00F35EC2" w:rsidRPr="00F35EC2" w:rsidRDefault="00F35EC2">
      <w:pPr>
        <w:numPr>
          <w:ilvl w:val="0"/>
          <w:numId w:val="9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扣除净债务后，目标市值</w:t>
      </w:r>
      <w:r w:rsidRPr="00F35EC2">
        <w:rPr>
          <w:rFonts w:ascii="Times New Roman" w:eastAsia="微软雅黑" w:hAnsi="Times New Roman" w:cs="Times New Roman"/>
          <w:b/>
          <w:bCs/>
          <w:sz w:val="22"/>
          <w:szCs w:val="22"/>
        </w:rPr>
        <w:t xml:space="preserve"> = $29.8B</w:t>
      </w:r>
    </w:p>
    <w:p w14:paraId="23D95882" w14:textId="77777777" w:rsidR="00F35EC2" w:rsidRPr="00F35EC2" w:rsidRDefault="00F35EC2">
      <w:pPr>
        <w:numPr>
          <w:ilvl w:val="0"/>
          <w:numId w:val="91"/>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每股合理估值</w:t>
      </w:r>
      <w:r w:rsidRPr="00F35EC2">
        <w:rPr>
          <w:rFonts w:ascii="Times New Roman" w:eastAsia="微软雅黑" w:hAnsi="Times New Roman" w:cs="Times New Roman"/>
          <w:b/>
          <w:bCs/>
          <w:sz w:val="22"/>
          <w:szCs w:val="22"/>
        </w:rPr>
        <w:t xml:space="preserve"> = $290 - $310</w:t>
      </w:r>
    </w:p>
    <w:p w14:paraId="64253B61"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0363F55F" w14:textId="77777777" w:rsidR="00F35EC2" w:rsidRPr="00F35EC2" w:rsidRDefault="00F35EC2">
      <w:pPr>
        <w:numPr>
          <w:ilvl w:val="0"/>
          <w:numId w:val="92"/>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目前股价</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$378</w:t>
      </w:r>
      <w:r w:rsidRPr="00F35EC2">
        <w:rPr>
          <w:rFonts w:ascii="Times New Roman" w:eastAsia="微软雅黑" w:hAnsi="Times New Roman" w:cs="Times New Roman"/>
          <w:sz w:val="22"/>
          <w:szCs w:val="22"/>
        </w:rPr>
        <w:t>，相比</w:t>
      </w:r>
      <w:r w:rsidRPr="00F35EC2">
        <w:rPr>
          <w:rFonts w:ascii="Times New Roman" w:eastAsia="微软雅黑" w:hAnsi="Times New Roman" w:cs="Times New Roman"/>
          <w:sz w:val="22"/>
          <w:szCs w:val="22"/>
        </w:rPr>
        <w:t xml:space="preserve"> DCF </w:t>
      </w:r>
      <w:r w:rsidRPr="00F35EC2">
        <w:rPr>
          <w:rFonts w:ascii="Times New Roman" w:eastAsia="微软雅黑" w:hAnsi="Times New Roman" w:cs="Times New Roman"/>
          <w:sz w:val="22"/>
          <w:szCs w:val="22"/>
        </w:rPr>
        <w:t>估值</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溢价</w:t>
      </w:r>
      <w:r w:rsidRPr="00F35EC2">
        <w:rPr>
          <w:rFonts w:ascii="Times New Roman" w:eastAsia="微软雅黑" w:hAnsi="Times New Roman" w:cs="Times New Roman"/>
          <w:b/>
          <w:bCs/>
          <w:sz w:val="22"/>
          <w:szCs w:val="22"/>
        </w:rPr>
        <w:t xml:space="preserve"> 20-25%</w:t>
      </w:r>
      <w:r w:rsidRPr="00F35EC2">
        <w:rPr>
          <w:rFonts w:ascii="Times New Roman" w:eastAsia="微软雅黑" w:hAnsi="Times New Roman" w:cs="Times New Roman"/>
          <w:sz w:val="22"/>
          <w:szCs w:val="22"/>
        </w:rPr>
        <w:t>。</w:t>
      </w:r>
    </w:p>
    <w:p w14:paraId="2CC8FE07" w14:textId="77777777" w:rsidR="00F35EC2" w:rsidRPr="00F35EC2" w:rsidRDefault="00F35EC2">
      <w:pPr>
        <w:numPr>
          <w:ilvl w:val="0"/>
          <w:numId w:val="92"/>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若市场情绪降温，股价回调至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$290-$310</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区间，则进入更具吸引力的估值范围。</w:t>
      </w:r>
    </w:p>
    <w:p w14:paraId="35C61515"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9A0D4E">
          <v:rect id="_x0000_i1092" style="width:0;height:1.5pt" o:hralign="center" o:hrstd="t" o:hr="t" fillcolor="#a0a0a0" stroked="f"/>
        </w:pict>
      </w:r>
    </w:p>
    <w:p w14:paraId="0B23857F"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(3) </w:t>
      </w:r>
      <w:r w:rsidRPr="00F35EC2">
        <w:rPr>
          <w:rFonts w:ascii="Times New Roman" w:eastAsia="微软雅黑" w:hAnsi="Times New Roman" w:cs="Times New Roman"/>
          <w:b/>
          <w:bCs/>
          <w:sz w:val="22"/>
          <w:szCs w:val="22"/>
        </w:rPr>
        <w:t>同行业可比估值</w:t>
      </w:r>
    </w:p>
    <w:tbl>
      <w:tblPr>
        <w:tblStyle w:val="41"/>
        <w:tblW w:w="0" w:type="auto"/>
        <w:tblLook w:val="04A0" w:firstRow="1" w:lastRow="0" w:firstColumn="1" w:lastColumn="0" w:noHBand="0" w:noVBand="1"/>
      </w:tblPr>
      <w:tblGrid>
        <w:gridCol w:w="2534"/>
        <w:gridCol w:w="1115"/>
        <w:gridCol w:w="1347"/>
        <w:gridCol w:w="2203"/>
        <w:gridCol w:w="711"/>
      </w:tblGrid>
      <w:tr w:rsidR="00F35EC2" w:rsidRPr="00F35EC2" w14:paraId="21254C91"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C51BD2"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公司</w:t>
            </w:r>
          </w:p>
        </w:tc>
        <w:tc>
          <w:tcPr>
            <w:tcW w:w="0" w:type="auto"/>
            <w:hideMark/>
          </w:tcPr>
          <w:p w14:paraId="60C93A74"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市值</w:t>
            </w:r>
            <w:r w:rsidRPr="00F35EC2">
              <w:rPr>
                <w:rFonts w:ascii="Times New Roman" w:eastAsia="微软雅黑" w:hAnsi="Times New Roman" w:cs="Times New Roman"/>
                <w:sz w:val="22"/>
                <w:szCs w:val="22"/>
              </w:rPr>
              <w:t xml:space="preserve"> ($B)</w:t>
            </w:r>
          </w:p>
        </w:tc>
        <w:tc>
          <w:tcPr>
            <w:tcW w:w="0" w:type="auto"/>
            <w:hideMark/>
          </w:tcPr>
          <w:p w14:paraId="22D45506"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P/E (2025E)</w:t>
            </w:r>
          </w:p>
        </w:tc>
        <w:tc>
          <w:tcPr>
            <w:tcW w:w="0" w:type="auto"/>
            <w:hideMark/>
          </w:tcPr>
          <w:p w14:paraId="46CE9BB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EV/EBITDA (2025E)</w:t>
            </w:r>
          </w:p>
        </w:tc>
        <w:tc>
          <w:tcPr>
            <w:tcW w:w="0" w:type="auto"/>
            <w:hideMark/>
          </w:tcPr>
          <w:p w14:paraId="7F37F7AB"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PEG</w:t>
            </w:r>
          </w:p>
        </w:tc>
      </w:tr>
      <w:tr w:rsidR="00F35EC2" w:rsidRPr="00F35EC2" w14:paraId="32A00ABD"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F70A7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AppLovin</w:t>
            </w:r>
          </w:p>
        </w:tc>
        <w:tc>
          <w:tcPr>
            <w:tcW w:w="0" w:type="auto"/>
            <w:hideMark/>
          </w:tcPr>
          <w:p w14:paraId="5658CB5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28.2</w:t>
            </w:r>
          </w:p>
        </w:tc>
        <w:tc>
          <w:tcPr>
            <w:tcW w:w="0" w:type="auto"/>
            <w:hideMark/>
          </w:tcPr>
          <w:p w14:paraId="277CF80F"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26.5x</w:t>
            </w:r>
          </w:p>
        </w:tc>
        <w:tc>
          <w:tcPr>
            <w:tcW w:w="0" w:type="auto"/>
            <w:hideMark/>
          </w:tcPr>
          <w:p w14:paraId="0045272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14.3x</w:t>
            </w:r>
          </w:p>
        </w:tc>
        <w:tc>
          <w:tcPr>
            <w:tcW w:w="0" w:type="auto"/>
            <w:hideMark/>
          </w:tcPr>
          <w:p w14:paraId="77FCA70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1.23x</w:t>
            </w:r>
          </w:p>
        </w:tc>
      </w:tr>
      <w:tr w:rsidR="00F35EC2" w:rsidRPr="00F35EC2" w14:paraId="75DA9D2E"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40C8C50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The Trade Desk (TTD)</w:t>
            </w:r>
          </w:p>
        </w:tc>
        <w:tc>
          <w:tcPr>
            <w:tcW w:w="0" w:type="auto"/>
            <w:hideMark/>
          </w:tcPr>
          <w:p w14:paraId="713CA677"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40.1</w:t>
            </w:r>
          </w:p>
        </w:tc>
        <w:tc>
          <w:tcPr>
            <w:tcW w:w="0" w:type="auto"/>
            <w:hideMark/>
          </w:tcPr>
          <w:p w14:paraId="3ECB1127"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28.9x</w:t>
            </w:r>
          </w:p>
        </w:tc>
        <w:tc>
          <w:tcPr>
            <w:tcW w:w="0" w:type="auto"/>
            <w:hideMark/>
          </w:tcPr>
          <w:p w14:paraId="0F5DCAA1"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16.5x</w:t>
            </w:r>
          </w:p>
        </w:tc>
        <w:tc>
          <w:tcPr>
            <w:tcW w:w="0" w:type="auto"/>
            <w:hideMark/>
          </w:tcPr>
          <w:p w14:paraId="1C33449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1.30x</w:t>
            </w:r>
          </w:p>
        </w:tc>
      </w:tr>
      <w:tr w:rsidR="00F35EC2" w:rsidRPr="00F35EC2" w14:paraId="0BC85F75"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CCEF7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Unity Software (U)</w:t>
            </w:r>
          </w:p>
        </w:tc>
        <w:tc>
          <w:tcPr>
            <w:tcW w:w="0" w:type="auto"/>
            <w:hideMark/>
          </w:tcPr>
          <w:p w14:paraId="770C58F6"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18.4</w:t>
            </w:r>
          </w:p>
        </w:tc>
        <w:tc>
          <w:tcPr>
            <w:tcW w:w="0" w:type="auto"/>
            <w:hideMark/>
          </w:tcPr>
          <w:p w14:paraId="2FBDCB4E"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31.2x</w:t>
            </w:r>
          </w:p>
        </w:tc>
        <w:tc>
          <w:tcPr>
            <w:tcW w:w="0" w:type="auto"/>
            <w:hideMark/>
          </w:tcPr>
          <w:p w14:paraId="1F2D459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18.4x</w:t>
            </w:r>
          </w:p>
        </w:tc>
        <w:tc>
          <w:tcPr>
            <w:tcW w:w="0" w:type="auto"/>
            <w:hideMark/>
          </w:tcPr>
          <w:p w14:paraId="26D31B3B"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1.50x</w:t>
            </w:r>
          </w:p>
        </w:tc>
      </w:tr>
      <w:tr w:rsidR="00F35EC2" w:rsidRPr="00F35EC2" w14:paraId="14F023BB"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102C7C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Meta Platforms (META)</w:t>
            </w:r>
          </w:p>
        </w:tc>
        <w:tc>
          <w:tcPr>
            <w:tcW w:w="0" w:type="auto"/>
            <w:hideMark/>
          </w:tcPr>
          <w:p w14:paraId="02B5C5B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1,200</w:t>
            </w:r>
          </w:p>
        </w:tc>
        <w:tc>
          <w:tcPr>
            <w:tcW w:w="0" w:type="auto"/>
            <w:hideMark/>
          </w:tcPr>
          <w:p w14:paraId="126F3429"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21.4x</w:t>
            </w:r>
          </w:p>
        </w:tc>
        <w:tc>
          <w:tcPr>
            <w:tcW w:w="0" w:type="auto"/>
            <w:hideMark/>
          </w:tcPr>
          <w:p w14:paraId="4F30B63A"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12.1x</w:t>
            </w:r>
          </w:p>
        </w:tc>
        <w:tc>
          <w:tcPr>
            <w:tcW w:w="0" w:type="auto"/>
            <w:hideMark/>
          </w:tcPr>
          <w:p w14:paraId="1ACBBBC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1.05x</w:t>
            </w:r>
          </w:p>
        </w:tc>
      </w:tr>
    </w:tbl>
    <w:p w14:paraId="5B976D43"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结论</w:t>
      </w:r>
      <w:r w:rsidRPr="00F35EC2">
        <w:rPr>
          <w:rFonts w:ascii="Times New Roman" w:eastAsia="微软雅黑" w:hAnsi="Times New Roman" w:cs="Times New Roman"/>
          <w:sz w:val="22"/>
          <w:szCs w:val="22"/>
        </w:rPr>
        <w:t>：</w:t>
      </w:r>
    </w:p>
    <w:p w14:paraId="5B47833F" w14:textId="77777777" w:rsidR="00F35EC2" w:rsidRPr="00F35EC2" w:rsidRDefault="00F35EC2">
      <w:pPr>
        <w:numPr>
          <w:ilvl w:val="0"/>
          <w:numId w:val="9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TTD</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估值更便宜</w:t>
      </w:r>
      <w:r w:rsidRPr="00F35EC2">
        <w:rPr>
          <w:rFonts w:ascii="Times New Roman" w:eastAsia="微软雅黑" w:hAnsi="Times New Roman" w:cs="Times New Roman"/>
          <w:b/>
          <w:bCs/>
          <w:sz w:val="22"/>
          <w:szCs w:val="22"/>
        </w:rPr>
        <w:t xml:space="preserve"> (P/E </w:t>
      </w:r>
      <w:r w:rsidRPr="00F35EC2">
        <w:rPr>
          <w:rFonts w:ascii="Times New Roman" w:eastAsia="微软雅黑" w:hAnsi="Times New Roman" w:cs="Times New Roman"/>
          <w:b/>
          <w:bCs/>
          <w:sz w:val="22"/>
          <w:szCs w:val="22"/>
        </w:rPr>
        <w:t>低</w:t>
      </w:r>
      <w:r w:rsidRPr="00F35EC2">
        <w:rPr>
          <w:rFonts w:ascii="Times New Roman" w:eastAsia="微软雅黑" w:hAnsi="Times New Roman" w:cs="Times New Roman"/>
          <w:b/>
          <w:bCs/>
          <w:sz w:val="22"/>
          <w:szCs w:val="22"/>
        </w:rPr>
        <w:t xml:space="preserve"> 8%)</w:t>
      </w:r>
      <w:r w:rsidRPr="00F35EC2">
        <w:rPr>
          <w:rFonts w:ascii="Times New Roman" w:eastAsia="微软雅黑" w:hAnsi="Times New Roman" w:cs="Times New Roman"/>
          <w:b/>
          <w:bCs/>
          <w:sz w:val="22"/>
          <w:szCs w:val="22"/>
        </w:rPr>
        <w:t>，但盈利质量较高</w:t>
      </w:r>
      <w:r w:rsidRPr="00F35EC2">
        <w:rPr>
          <w:rFonts w:ascii="Times New Roman" w:eastAsia="微软雅黑" w:hAnsi="Times New Roman" w:cs="Times New Roman"/>
          <w:b/>
          <w:bCs/>
          <w:sz w:val="22"/>
          <w:szCs w:val="22"/>
        </w:rPr>
        <w:t xml:space="preserve"> (EBITDA </w:t>
      </w:r>
      <w:r w:rsidRPr="00F35EC2">
        <w:rPr>
          <w:rFonts w:ascii="Times New Roman" w:eastAsia="微软雅黑" w:hAnsi="Times New Roman" w:cs="Times New Roman"/>
          <w:b/>
          <w:bCs/>
          <w:sz w:val="22"/>
          <w:szCs w:val="22"/>
        </w:rPr>
        <w:t>利润率更高</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sz w:val="22"/>
          <w:szCs w:val="22"/>
        </w:rPr>
        <w:t>。</w:t>
      </w:r>
    </w:p>
    <w:p w14:paraId="6182F4E8" w14:textId="77777777" w:rsidR="00F35EC2" w:rsidRPr="00F35EC2" w:rsidRDefault="00F35EC2">
      <w:pPr>
        <w:numPr>
          <w:ilvl w:val="0"/>
          <w:numId w:val="9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Unity</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估值更合理，且有盈利能力</w:t>
      </w:r>
      <w:r w:rsidRPr="00F35EC2">
        <w:rPr>
          <w:rFonts w:ascii="Times New Roman" w:eastAsia="微软雅黑" w:hAnsi="Times New Roman" w:cs="Times New Roman"/>
          <w:sz w:val="22"/>
          <w:szCs w:val="22"/>
        </w:rPr>
        <w:t>。</w:t>
      </w:r>
    </w:p>
    <w:p w14:paraId="77FA4D22" w14:textId="77777777" w:rsidR="00F35EC2" w:rsidRPr="00F35EC2" w:rsidRDefault="00F35EC2">
      <w:pPr>
        <w:numPr>
          <w:ilvl w:val="0"/>
          <w:numId w:val="9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相比</w:t>
      </w:r>
      <w:r w:rsidRPr="00F35EC2">
        <w:rPr>
          <w:rFonts w:ascii="Times New Roman" w:eastAsia="微软雅黑" w:hAnsi="Times New Roman" w:cs="Times New Roman"/>
          <w:b/>
          <w:bCs/>
          <w:sz w:val="22"/>
          <w:szCs w:val="22"/>
        </w:rPr>
        <w:t xml:space="preserve"> Meta</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b/>
          <w:bCs/>
          <w:sz w:val="22"/>
          <w:szCs w:val="22"/>
        </w:rPr>
        <w:t xml:space="preserve">APP </w:t>
      </w:r>
      <w:r w:rsidRPr="00F35EC2">
        <w:rPr>
          <w:rFonts w:ascii="Times New Roman" w:eastAsia="微软雅黑" w:hAnsi="Times New Roman" w:cs="Times New Roman"/>
          <w:b/>
          <w:bCs/>
          <w:sz w:val="22"/>
          <w:szCs w:val="22"/>
        </w:rPr>
        <w:t>仍有溢价，投资者需关注未来盈利能否持续匹配高估值</w:t>
      </w:r>
      <w:r w:rsidRPr="00F35EC2">
        <w:rPr>
          <w:rFonts w:ascii="Times New Roman" w:eastAsia="微软雅黑" w:hAnsi="Times New Roman" w:cs="Times New Roman"/>
          <w:sz w:val="22"/>
          <w:szCs w:val="22"/>
        </w:rPr>
        <w:t>。</w:t>
      </w:r>
    </w:p>
    <w:p w14:paraId="586DFDEC"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6FD456D">
          <v:rect id="_x0000_i1093" style="width:0;height:1.5pt" o:hralign="center" o:hrstd="t" o:hr="t" fillcolor="#a0a0a0" stroked="f"/>
        </w:pict>
      </w:r>
    </w:p>
    <w:p w14:paraId="0EB32838"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16.3 </w:t>
      </w:r>
      <w:r w:rsidRPr="00F35EC2">
        <w:rPr>
          <w:rFonts w:ascii="Times New Roman" w:eastAsia="微软雅黑" w:hAnsi="Times New Roman" w:cs="Times New Roman"/>
          <w:b/>
          <w:bCs/>
          <w:sz w:val="22"/>
          <w:szCs w:val="22"/>
        </w:rPr>
        <w:t>投资策略总结</w:t>
      </w:r>
    </w:p>
    <w:p w14:paraId="0A1AABE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 </w:t>
      </w:r>
      <w:r w:rsidRPr="00F35EC2">
        <w:rPr>
          <w:rFonts w:ascii="Times New Roman" w:eastAsia="微软雅黑" w:hAnsi="Times New Roman" w:cs="Times New Roman"/>
          <w:b/>
          <w:bCs/>
          <w:sz w:val="22"/>
          <w:szCs w:val="22"/>
        </w:rPr>
        <w:t>短线交易策略</w:t>
      </w:r>
    </w:p>
    <w:p w14:paraId="3C40D824" w14:textId="77777777" w:rsidR="00F35EC2" w:rsidRPr="00F35EC2" w:rsidRDefault="00F35EC2">
      <w:pPr>
        <w:numPr>
          <w:ilvl w:val="0"/>
          <w:numId w:val="94"/>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短期股价目标：</w:t>
      </w:r>
      <w:r w:rsidRPr="00F35EC2">
        <w:rPr>
          <w:rFonts w:ascii="Times New Roman" w:eastAsia="微软雅黑" w:hAnsi="Times New Roman" w:cs="Times New Roman"/>
          <w:b/>
          <w:bCs/>
          <w:sz w:val="22"/>
          <w:szCs w:val="22"/>
        </w:rPr>
        <w:t>$370 - $390</w:t>
      </w:r>
    </w:p>
    <w:p w14:paraId="1EB0AB28" w14:textId="77777777" w:rsidR="00F35EC2" w:rsidRPr="00F35EC2" w:rsidRDefault="00F35EC2">
      <w:pPr>
        <w:numPr>
          <w:ilvl w:val="1"/>
          <w:numId w:val="9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由于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市场情绪仍然积极</w:t>
      </w:r>
      <w:r w:rsidRPr="00F35EC2">
        <w:rPr>
          <w:rFonts w:ascii="Times New Roman" w:eastAsia="微软雅黑" w:hAnsi="Times New Roman" w:cs="Times New Roman"/>
          <w:sz w:val="22"/>
          <w:szCs w:val="22"/>
        </w:rPr>
        <w:t>，短期内股价可能继续震荡走高。</w:t>
      </w:r>
    </w:p>
    <w:p w14:paraId="7AA2DB58" w14:textId="77777777" w:rsidR="00F35EC2" w:rsidRPr="00F35EC2" w:rsidRDefault="00F35EC2">
      <w:pPr>
        <w:numPr>
          <w:ilvl w:val="1"/>
          <w:numId w:val="9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建议</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等待</w:t>
      </w:r>
      <w:r w:rsidRPr="00F35EC2">
        <w:rPr>
          <w:rFonts w:ascii="Times New Roman" w:eastAsia="微软雅黑" w:hAnsi="Times New Roman" w:cs="Times New Roman"/>
          <w:b/>
          <w:bCs/>
          <w:sz w:val="22"/>
          <w:szCs w:val="22"/>
        </w:rPr>
        <w:t xml:space="preserve"> Q4 </w:t>
      </w:r>
      <w:r w:rsidRPr="00F35EC2">
        <w:rPr>
          <w:rFonts w:ascii="Times New Roman" w:eastAsia="微软雅黑" w:hAnsi="Times New Roman" w:cs="Times New Roman"/>
          <w:b/>
          <w:bCs/>
          <w:sz w:val="22"/>
          <w:szCs w:val="22"/>
        </w:rPr>
        <w:t>财报发布后，再观察市场反应</w:t>
      </w:r>
      <w:r w:rsidRPr="00F35EC2">
        <w:rPr>
          <w:rFonts w:ascii="Times New Roman" w:eastAsia="微软雅黑" w:hAnsi="Times New Roman" w:cs="Times New Roman"/>
          <w:sz w:val="22"/>
          <w:szCs w:val="22"/>
        </w:rPr>
        <w:t>。</w:t>
      </w:r>
    </w:p>
    <w:p w14:paraId="54C5B98D" w14:textId="77777777" w:rsidR="00F35EC2" w:rsidRPr="00F35EC2" w:rsidRDefault="00F35EC2">
      <w:pPr>
        <w:numPr>
          <w:ilvl w:val="0"/>
          <w:numId w:val="94"/>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回调买入点：</w:t>
      </w:r>
      <w:r w:rsidRPr="00F35EC2">
        <w:rPr>
          <w:rFonts w:ascii="Times New Roman" w:eastAsia="微软雅黑" w:hAnsi="Times New Roman" w:cs="Times New Roman"/>
          <w:b/>
          <w:bCs/>
          <w:sz w:val="22"/>
          <w:szCs w:val="22"/>
        </w:rPr>
        <w:t>$300 - $320</w:t>
      </w:r>
    </w:p>
    <w:p w14:paraId="406C365B" w14:textId="77777777" w:rsidR="00F35EC2" w:rsidRPr="00F35EC2" w:rsidRDefault="00F35EC2">
      <w:pPr>
        <w:numPr>
          <w:ilvl w:val="1"/>
          <w:numId w:val="9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若股价因财报不及预期回调至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DCF </w:t>
      </w:r>
      <w:r w:rsidRPr="00F35EC2">
        <w:rPr>
          <w:rFonts w:ascii="Times New Roman" w:eastAsia="微软雅黑" w:hAnsi="Times New Roman" w:cs="Times New Roman"/>
          <w:b/>
          <w:bCs/>
          <w:sz w:val="22"/>
          <w:szCs w:val="22"/>
        </w:rPr>
        <w:t>估值区间</w:t>
      </w:r>
      <w:r w:rsidRPr="00F35EC2">
        <w:rPr>
          <w:rFonts w:ascii="Times New Roman" w:eastAsia="微软雅黑" w:hAnsi="Times New Roman" w:cs="Times New Roman"/>
          <w:b/>
          <w:bCs/>
          <w:sz w:val="22"/>
          <w:szCs w:val="22"/>
        </w:rPr>
        <w:t xml:space="preserve"> ($290-$310)</w:t>
      </w:r>
      <w:r w:rsidRPr="00F35EC2">
        <w:rPr>
          <w:rFonts w:ascii="Times New Roman" w:eastAsia="微软雅黑" w:hAnsi="Times New Roman" w:cs="Times New Roman"/>
          <w:sz w:val="22"/>
          <w:szCs w:val="22"/>
        </w:rPr>
        <w:t>，可考虑</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分批建仓</w:t>
      </w:r>
      <w:r w:rsidRPr="00F35EC2">
        <w:rPr>
          <w:rFonts w:ascii="Times New Roman" w:eastAsia="微软雅黑" w:hAnsi="Times New Roman" w:cs="Times New Roman"/>
          <w:sz w:val="22"/>
          <w:szCs w:val="22"/>
        </w:rPr>
        <w:t>。</w:t>
      </w:r>
    </w:p>
    <w:p w14:paraId="126E1CA0"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 </w:t>
      </w:r>
      <w:r w:rsidRPr="00F35EC2">
        <w:rPr>
          <w:rFonts w:ascii="Times New Roman" w:eastAsia="微软雅黑" w:hAnsi="Times New Roman" w:cs="Times New Roman"/>
          <w:b/>
          <w:bCs/>
          <w:sz w:val="22"/>
          <w:szCs w:val="22"/>
        </w:rPr>
        <w:t>长期投资逻辑</w:t>
      </w:r>
    </w:p>
    <w:p w14:paraId="254CD841"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长期投资者可考虑：</w:t>
      </w:r>
    </w:p>
    <w:p w14:paraId="1010FCF3" w14:textId="77777777" w:rsidR="00F35EC2" w:rsidRPr="00F35EC2" w:rsidRDefault="00F35EC2">
      <w:pPr>
        <w:numPr>
          <w:ilvl w:val="0"/>
          <w:numId w:val="9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是否持续扩张至更多广告市场</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电商、流媒体、社交广告</w:t>
      </w:r>
      <w:r w:rsidRPr="00F35EC2">
        <w:rPr>
          <w:rFonts w:ascii="Times New Roman" w:eastAsia="微软雅黑" w:hAnsi="Times New Roman" w:cs="Times New Roman"/>
          <w:b/>
          <w:bCs/>
          <w:sz w:val="22"/>
          <w:szCs w:val="22"/>
        </w:rPr>
        <w:t>)</w:t>
      </w:r>
      <w:r w:rsidRPr="00F35EC2">
        <w:rPr>
          <w:rFonts w:ascii="Times New Roman" w:eastAsia="微软雅黑" w:hAnsi="Times New Roman" w:cs="Times New Roman"/>
          <w:sz w:val="22"/>
          <w:szCs w:val="22"/>
        </w:rPr>
        <w:t>。</w:t>
      </w:r>
    </w:p>
    <w:p w14:paraId="76C4A6C1" w14:textId="77777777" w:rsidR="00F35EC2" w:rsidRPr="00F35EC2" w:rsidRDefault="00F35EC2">
      <w:pPr>
        <w:numPr>
          <w:ilvl w:val="0"/>
          <w:numId w:val="9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保持</w:t>
      </w:r>
      <w:r w:rsidRPr="00F35EC2">
        <w:rPr>
          <w:rFonts w:ascii="Times New Roman" w:eastAsia="微软雅黑" w:hAnsi="Times New Roman" w:cs="Times New Roman"/>
          <w:b/>
          <w:bCs/>
          <w:sz w:val="22"/>
          <w:szCs w:val="22"/>
        </w:rPr>
        <w:t xml:space="preserve"> 20%+ </w:t>
      </w:r>
      <w:r w:rsidRPr="00F35EC2">
        <w:rPr>
          <w:rFonts w:ascii="Times New Roman" w:eastAsia="微软雅黑" w:hAnsi="Times New Roman" w:cs="Times New Roman"/>
          <w:b/>
          <w:bCs/>
          <w:sz w:val="22"/>
          <w:szCs w:val="22"/>
        </w:rPr>
        <w:t>营收增长的可持续性</w:t>
      </w:r>
      <w:r w:rsidRPr="00F35EC2">
        <w:rPr>
          <w:rFonts w:ascii="Times New Roman" w:eastAsia="微软雅黑" w:hAnsi="Times New Roman" w:cs="Times New Roman"/>
          <w:sz w:val="22"/>
          <w:szCs w:val="22"/>
        </w:rPr>
        <w:t>。</w:t>
      </w:r>
    </w:p>
    <w:p w14:paraId="713E27F5" w14:textId="77777777" w:rsidR="00F35EC2" w:rsidRPr="00F35EC2" w:rsidRDefault="00F35EC2">
      <w:pPr>
        <w:numPr>
          <w:ilvl w:val="0"/>
          <w:numId w:val="9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EBITDA </w:t>
      </w:r>
      <w:r w:rsidRPr="00F35EC2">
        <w:rPr>
          <w:rFonts w:ascii="Times New Roman" w:eastAsia="微软雅黑" w:hAnsi="Times New Roman" w:cs="Times New Roman"/>
          <w:b/>
          <w:bCs/>
          <w:sz w:val="22"/>
          <w:szCs w:val="22"/>
        </w:rPr>
        <w:t>利润率是否能长期维持</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，甚至进一步提升</w:t>
      </w:r>
      <w:r w:rsidRPr="00F35EC2">
        <w:rPr>
          <w:rFonts w:ascii="Times New Roman" w:eastAsia="微软雅黑" w:hAnsi="Times New Roman" w:cs="Times New Roman"/>
          <w:sz w:val="22"/>
          <w:szCs w:val="22"/>
        </w:rPr>
        <w:t>。</w:t>
      </w:r>
    </w:p>
    <w:p w14:paraId="788FC6EE"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D5D2324">
          <v:rect id="_x0000_i1094" style="width:0;height:1.5pt" o:hralign="center" o:hrstd="t" o:hr="t" fillcolor="#a0a0a0" stroked="f"/>
        </w:pict>
      </w:r>
    </w:p>
    <w:p w14:paraId="3ECF8C1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17. </w:t>
      </w:r>
      <w:r w:rsidRPr="00F35EC2">
        <w:rPr>
          <w:rFonts w:ascii="Times New Roman" w:eastAsia="微软雅黑" w:hAnsi="Times New Roman" w:cs="Times New Roman"/>
          <w:b/>
          <w:bCs/>
          <w:sz w:val="22"/>
          <w:szCs w:val="22"/>
        </w:rPr>
        <w:t>结论：短期谨慎，长期看涨</w:t>
      </w:r>
    </w:p>
    <w:p w14:paraId="3B3D993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短期观点</w:t>
      </w:r>
      <w:r w:rsidRPr="00F35EC2">
        <w:rPr>
          <w:rFonts w:ascii="Times New Roman" w:eastAsia="微软雅黑" w:hAnsi="Times New Roman" w:cs="Times New Roman"/>
          <w:sz w:val="22"/>
          <w:szCs w:val="22"/>
        </w:rPr>
        <w:t>：</w:t>
      </w:r>
    </w:p>
    <w:p w14:paraId="452C4E97" w14:textId="77777777" w:rsidR="00F35EC2" w:rsidRPr="00F35EC2" w:rsidRDefault="00F35EC2">
      <w:pPr>
        <w:numPr>
          <w:ilvl w:val="0"/>
          <w:numId w:val="9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当前股价已反映高增长预期，短线不宜追高</w:t>
      </w:r>
      <w:r w:rsidRPr="00F35EC2">
        <w:rPr>
          <w:rFonts w:ascii="Times New Roman" w:eastAsia="微软雅黑" w:hAnsi="Times New Roman" w:cs="Times New Roman"/>
          <w:sz w:val="22"/>
          <w:szCs w:val="22"/>
        </w:rPr>
        <w:t>，应等待</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Q4 </w:t>
      </w:r>
      <w:r w:rsidRPr="00F35EC2">
        <w:rPr>
          <w:rFonts w:ascii="Times New Roman" w:eastAsia="微软雅黑" w:hAnsi="Times New Roman" w:cs="Times New Roman"/>
          <w:b/>
          <w:bCs/>
          <w:sz w:val="22"/>
          <w:szCs w:val="22"/>
        </w:rPr>
        <w:t>财报确认增长是否持续</w:t>
      </w:r>
      <w:r w:rsidRPr="00F35EC2">
        <w:rPr>
          <w:rFonts w:ascii="Times New Roman" w:eastAsia="微软雅黑" w:hAnsi="Times New Roman" w:cs="Times New Roman"/>
          <w:sz w:val="22"/>
          <w:szCs w:val="22"/>
        </w:rPr>
        <w:t>。</w:t>
      </w:r>
    </w:p>
    <w:p w14:paraId="4FCFCEBF" w14:textId="77777777" w:rsidR="00F35EC2" w:rsidRPr="00F35EC2" w:rsidRDefault="00F35EC2">
      <w:pPr>
        <w:numPr>
          <w:ilvl w:val="0"/>
          <w:numId w:val="9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若短线回调至</w:t>
      </w:r>
      <w:r w:rsidRPr="00F35EC2">
        <w:rPr>
          <w:rFonts w:ascii="Times New Roman" w:eastAsia="微软雅黑" w:hAnsi="Times New Roman" w:cs="Times New Roman"/>
          <w:b/>
          <w:bCs/>
          <w:sz w:val="22"/>
          <w:szCs w:val="22"/>
        </w:rPr>
        <w:t xml:space="preserve"> $300-$320</w:t>
      </w:r>
      <w:r w:rsidRPr="00F35EC2">
        <w:rPr>
          <w:rFonts w:ascii="Times New Roman" w:eastAsia="微软雅黑" w:hAnsi="Times New Roman" w:cs="Times New Roman"/>
          <w:b/>
          <w:bCs/>
          <w:sz w:val="22"/>
          <w:szCs w:val="22"/>
        </w:rPr>
        <w:t>，可分批建仓</w:t>
      </w:r>
      <w:r w:rsidRPr="00F35EC2">
        <w:rPr>
          <w:rFonts w:ascii="Times New Roman" w:eastAsia="微软雅黑" w:hAnsi="Times New Roman" w:cs="Times New Roman"/>
          <w:sz w:val="22"/>
          <w:szCs w:val="22"/>
        </w:rPr>
        <w:t>。</w:t>
      </w:r>
    </w:p>
    <w:p w14:paraId="723B51B2"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长期观点</w:t>
      </w:r>
      <w:r w:rsidRPr="00F35EC2">
        <w:rPr>
          <w:rFonts w:ascii="Times New Roman" w:eastAsia="微软雅黑" w:hAnsi="Times New Roman" w:cs="Times New Roman"/>
          <w:sz w:val="22"/>
          <w:szCs w:val="22"/>
        </w:rPr>
        <w:t>：</w:t>
      </w:r>
    </w:p>
    <w:p w14:paraId="68BA1179" w14:textId="77777777" w:rsidR="00F35EC2" w:rsidRPr="00F35EC2" w:rsidRDefault="00F35EC2">
      <w:pPr>
        <w:numPr>
          <w:ilvl w:val="0"/>
          <w:numId w:val="97"/>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技术扩展顺利，市场份额持续扩大</w:t>
      </w:r>
      <w:r w:rsidRPr="00F35EC2">
        <w:rPr>
          <w:rFonts w:ascii="Times New Roman" w:eastAsia="微软雅黑" w:hAnsi="Times New Roman" w:cs="Times New Roman"/>
          <w:sz w:val="22"/>
          <w:szCs w:val="22"/>
        </w:rPr>
        <w:t>，长期仍具备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20%+ </w:t>
      </w:r>
      <w:r w:rsidRPr="00F35EC2">
        <w:rPr>
          <w:rFonts w:ascii="Times New Roman" w:eastAsia="微软雅黑" w:hAnsi="Times New Roman" w:cs="Times New Roman"/>
          <w:b/>
          <w:bCs/>
          <w:sz w:val="22"/>
          <w:szCs w:val="22"/>
        </w:rPr>
        <w:t>的年复合增长潜力</w:t>
      </w:r>
      <w:r w:rsidRPr="00F35EC2">
        <w:rPr>
          <w:rFonts w:ascii="Times New Roman" w:eastAsia="微软雅黑" w:hAnsi="Times New Roman" w:cs="Times New Roman"/>
          <w:sz w:val="22"/>
          <w:szCs w:val="22"/>
        </w:rPr>
        <w:t>。</w:t>
      </w:r>
    </w:p>
    <w:p w14:paraId="453D39E1" w14:textId="77777777" w:rsidR="00F35EC2" w:rsidRPr="00F35EC2" w:rsidRDefault="00F35EC2">
      <w:pPr>
        <w:numPr>
          <w:ilvl w:val="0"/>
          <w:numId w:val="97"/>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DCF </w:t>
      </w:r>
      <w:r w:rsidRPr="00F35EC2">
        <w:rPr>
          <w:rFonts w:ascii="Times New Roman" w:eastAsia="微软雅黑" w:hAnsi="Times New Roman" w:cs="Times New Roman"/>
          <w:b/>
          <w:bCs/>
          <w:sz w:val="22"/>
          <w:szCs w:val="22"/>
        </w:rPr>
        <w:t>估值在</w:t>
      </w:r>
      <w:r w:rsidRPr="00F35EC2">
        <w:rPr>
          <w:rFonts w:ascii="Times New Roman" w:eastAsia="微软雅黑" w:hAnsi="Times New Roman" w:cs="Times New Roman"/>
          <w:b/>
          <w:bCs/>
          <w:sz w:val="22"/>
          <w:szCs w:val="22"/>
        </w:rPr>
        <w:t xml:space="preserve"> $290-$310</w:t>
      </w:r>
      <w:r w:rsidRPr="00F35EC2">
        <w:rPr>
          <w:rFonts w:ascii="Times New Roman" w:eastAsia="微软雅黑" w:hAnsi="Times New Roman" w:cs="Times New Roman"/>
          <w:b/>
          <w:bCs/>
          <w:sz w:val="22"/>
          <w:szCs w:val="22"/>
        </w:rPr>
        <w:t>，长期投资者可以在此区间重点关注</w:t>
      </w:r>
      <w:r w:rsidRPr="00F35EC2">
        <w:rPr>
          <w:rFonts w:ascii="Times New Roman" w:eastAsia="微软雅黑" w:hAnsi="Times New Roman" w:cs="Times New Roman"/>
          <w:sz w:val="22"/>
          <w:szCs w:val="22"/>
        </w:rPr>
        <w:t>。</w:t>
      </w:r>
    </w:p>
    <w:p w14:paraId="58E24E4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最终投资建议</w:t>
      </w:r>
      <w:r w:rsidRPr="00F35EC2">
        <w:rPr>
          <w:rFonts w:ascii="Times New Roman" w:eastAsia="微软雅黑" w:hAnsi="Times New Roman" w:cs="Times New Roman"/>
          <w:sz w:val="22"/>
          <w:szCs w:val="22"/>
        </w:rPr>
        <w:t>：</w:t>
      </w:r>
    </w:p>
    <w:p w14:paraId="7CE2801D" w14:textId="77777777" w:rsidR="00F35EC2" w:rsidRPr="00F35EC2" w:rsidRDefault="00F35EC2">
      <w:pPr>
        <w:numPr>
          <w:ilvl w:val="0"/>
          <w:numId w:val="9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现价</w:t>
      </w:r>
      <w:r w:rsidRPr="00F35EC2">
        <w:rPr>
          <w:rFonts w:ascii="Times New Roman" w:eastAsia="微软雅黑" w:hAnsi="Times New Roman" w:cs="Times New Roman"/>
          <w:b/>
          <w:bCs/>
          <w:sz w:val="22"/>
          <w:szCs w:val="22"/>
        </w:rPr>
        <w:t xml:space="preserve"> ($378) </w:t>
      </w:r>
      <w:r w:rsidRPr="00F35EC2">
        <w:rPr>
          <w:rFonts w:ascii="Times New Roman" w:eastAsia="微软雅黑" w:hAnsi="Times New Roman" w:cs="Times New Roman"/>
          <w:b/>
          <w:bCs/>
          <w:sz w:val="22"/>
          <w:szCs w:val="22"/>
        </w:rPr>
        <w:t>过热，短线不建议买入</w:t>
      </w:r>
      <w:r w:rsidRPr="00F35EC2">
        <w:rPr>
          <w:rFonts w:ascii="Times New Roman" w:eastAsia="微软雅黑" w:hAnsi="Times New Roman" w:cs="Times New Roman"/>
          <w:sz w:val="22"/>
          <w:szCs w:val="22"/>
        </w:rPr>
        <w:t>，等待更好的入场机会。</w:t>
      </w:r>
    </w:p>
    <w:p w14:paraId="1859D5D1" w14:textId="77777777" w:rsidR="00F35EC2" w:rsidRPr="00F35EC2" w:rsidRDefault="00F35EC2">
      <w:pPr>
        <w:numPr>
          <w:ilvl w:val="0"/>
          <w:numId w:val="98"/>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若跌至</w:t>
      </w:r>
      <w:r w:rsidRPr="00F35EC2">
        <w:rPr>
          <w:rFonts w:ascii="Times New Roman" w:eastAsia="微软雅黑" w:hAnsi="Times New Roman" w:cs="Times New Roman"/>
          <w:b/>
          <w:bCs/>
          <w:sz w:val="22"/>
          <w:szCs w:val="22"/>
        </w:rPr>
        <w:t xml:space="preserve"> $300-$320</w:t>
      </w:r>
      <w:r w:rsidRPr="00F35EC2">
        <w:rPr>
          <w:rFonts w:ascii="Times New Roman" w:eastAsia="微软雅黑" w:hAnsi="Times New Roman" w:cs="Times New Roman"/>
          <w:b/>
          <w:bCs/>
          <w:sz w:val="22"/>
          <w:szCs w:val="22"/>
        </w:rPr>
        <w:t>，长期投资者可考虑入场</w:t>
      </w:r>
      <w:r w:rsidRPr="00F35EC2">
        <w:rPr>
          <w:rFonts w:ascii="Times New Roman" w:eastAsia="微软雅黑" w:hAnsi="Times New Roman" w:cs="Times New Roman"/>
          <w:sz w:val="22"/>
          <w:szCs w:val="22"/>
        </w:rPr>
        <w:t>。</w:t>
      </w:r>
    </w:p>
    <w:p w14:paraId="496C8160" w14:textId="77777777" w:rsidR="00F35EC2" w:rsidRPr="00F35EC2" w:rsidRDefault="00F35EC2">
      <w:pPr>
        <w:numPr>
          <w:ilvl w:val="0"/>
          <w:numId w:val="98"/>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关注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2025 </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 xml:space="preserve"> 2 </w:t>
      </w:r>
      <w:r w:rsidRPr="00F35EC2">
        <w:rPr>
          <w:rFonts w:ascii="Times New Roman" w:eastAsia="微软雅黑" w:hAnsi="Times New Roman" w:cs="Times New Roman"/>
          <w:b/>
          <w:bCs/>
          <w:sz w:val="22"/>
          <w:szCs w:val="22"/>
        </w:rPr>
        <w:t>月</w:t>
      </w:r>
      <w:r w:rsidRPr="00F35EC2">
        <w:rPr>
          <w:rFonts w:ascii="Times New Roman" w:eastAsia="微软雅黑" w:hAnsi="Times New Roman" w:cs="Times New Roman"/>
          <w:b/>
          <w:bCs/>
          <w:sz w:val="22"/>
          <w:szCs w:val="22"/>
        </w:rPr>
        <w:t xml:space="preserve"> 12 </w:t>
      </w:r>
      <w:r w:rsidRPr="00F35EC2">
        <w:rPr>
          <w:rFonts w:ascii="Times New Roman" w:eastAsia="微软雅黑" w:hAnsi="Times New Roman" w:cs="Times New Roman"/>
          <w:b/>
          <w:bCs/>
          <w:sz w:val="22"/>
          <w:szCs w:val="22"/>
        </w:rPr>
        <w:t>日财报，决定下一步投资策略</w:t>
      </w:r>
      <w:r w:rsidRPr="00F35EC2">
        <w:rPr>
          <w:rFonts w:ascii="Times New Roman" w:eastAsia="微软雅黑" w:hAnsi="Times New Roman" w:cs="Times New Roman"/>
          <w:sz w:val="22"/>
          <w:szCs w:val="22"/>
        </w:rPr>
        <w:t>。</w:t>
      </w:r>
    </w:p>
    <w:p w14:paraId="62AC2088"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919ECED">
          <v:rect id="_x0000_i1095" style="width:0;height:1.5pt" o:hralign="center" o:hrstd="t" o:hr="t" fillcolor="#a0a0a0" stroked="f"/>
        </w:pict>
      </w:r>
    </w:p>
    <w:p w14:paraId="0068E76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18. </w:t>
      </w:r>
      <w:r w:rsidRPr="00F35EC2">
        <w:rPr>
          <w:rFonts w:ascii="Times New Roman" w:eastAsia="微软雅黑" w:hAnsi="Times New Roman" w:cs="Times New Roman"/>
          <w:b/>
          <w:bCs/>
          <w:sz w:val="22"/>
          <w:szCs w:val="22"/>
        </w:rPr>
        <w:t>未来关键事件</w:t>
      </w:r>
    </w:p>
    <w:tbl>
      <w:tblPr>
        <w:tblStyle w:val="41"/>
        <w:tblW w:w="0" w:type="auto"/>
        <w:tblLook w:val="04A0" w:firstRow="1" w:lastRow="0" w:firstColumn="1" w:lastColumn="0" w:noHBand="0" w:noVBand="1"/>
      </w:tblPr>
      <w:tblGrid>
        <w:gridCol w:w="1756"/>
        <w:gridCol w:w="1897"/>
        <w:gridCol w:w="4610"/>
      </w:tblGrid>
      <w:tr w:rsidR="00F35EC2" w:rsidRPr="00F35EC2" w14:paraId="4975D714"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17C9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事件</w:t>
            </w:r>
          </w:p>
        </w:tc>
        <w:tc>
          <w:tcPr>
            <w:tcW w:w="0" w:type="auto"/>
            <w:hideMark/>
          </w:tcPr>
          <w:p w14:paraId="299636A1"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时间</w:t>
            </w:r>
          </w:p>
        </w:tc>
        <w:tc>
          <w:tcPr>
            <w:tcW w:w="0" w:type="auto"/>
            <w:hideMark/>
          </w:tcPr>
          <w:p w14:paraId="02BA8B12"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影响</w:t>
            </w:r>
          </w:p>
        </w:tc>
      </w:tr>
      <w:tr w:rsidR="00F35EC2" w:rsidRPr="00F35EC2" w14:paraId="78CD64C3"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8F42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Q4 2024 </w:t>
            </w:r>
            <w:r w:rsidRPr="00F35EC2">
              <w:rPr>
                <w:rFonts w:ascii="Times New Roman" w:eastAsia="微软雅黑" w:hAnsi="Times New Roman" w:cs="Times New Roman"/>
                <w:sz w:val="22"/>
                <w:szCs w:val="22"/>
              </w:rPr>
              <w:t>财报</w:t>
            </w:r>
          </w:p>
        </w:tc>
        <w:tc>
          <w:tcPr>
            <w:tcW w:w="0" w:type="auto"/>
            <w:hideMark/>
          </w:tcPr>
          <w:p w14:paraId="604C785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2</w:t>
            </w:r>
            <w:r w:rsidRPr="00F35EC2">
              <w:rPr>
                <w:rFonts w:ascii="Times New Roman" w:eastAsia="微软雅黑" w:hAnsi="Times New Roman" w:cs="Times New Roman"/>
                <w:b/>
                <w:bCs/>
                <w:sz w:val="22"/>
                <w:szCs w:val="22"/>
              </w:rPr>
              <w:t>月</w:t>
            </w:r>
            <w:r w:rsidRPr="00F35EC2">
              <w:rPr>
                <w:rFonts w:ascii="Times New Roman" w:eastAsia="微软雅黑" w:hAnsi="Times New Roman" w:cs="Times New Roman"/>
                <w:b/>
                <w:bCs/>
                <w:sz w:val="22"/>
                <w:szCs w:val="22"/>
              </w:rPr>
              <w:t>12</w:t>
            </w:r>
            <w:r w:rsidRPr="00F35EC2">
              <w:rPr>
                <w:rFonts w:ascii="Times New Roman" w:eastAsia="微软雅黑" w:hAnsi="Times New Roman" w:cs="Times New Roman"/>
                <w:b/>
                <w:bCs/>
                <w:sz w:val="22"/>
                <w:szCs w:val="22"/>
              </w:rPr>
              <w:t>日</w:t>
            </w:r>
          </w:p>
        </w:tc>
        <w:tc>
          <w:tcPr>
            <w:tcW w:w="0" w:type="auto"/>
            <w:hideMark/>
          </w:tcPr>
          <w:p w14:paraId="70B2074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决定股价是否继续上涨，或进入回调</w:t>
            </w:r>
          </w:p>
        </w:tc>
      </w:tr>
      <w:tr w:rsidR="00F35EC2" w:rsidRPr="00F35EC2" w14:paraId="097BEEBA"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A9F7B5B"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美联储利率决策</w:t>
            </w:r>
          </w:p>
        </w:tc>
        <w:tc>
          <w:tcPr>
            <w:tcW w:w="0" w:type="auto"/>
            <w:hideMark/>
          </w:tcPr>
          <w:p w14:paraId="534C4F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2025</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3</w:t>
            </w:r>
            <w:r w:rsidRPr="00F35EC2">
              <w:rPr>
                <w:rFonts w:ascii="Times New Roman" w:eastAsia="微软雅黑" w:hAnsi="Times New Roman" w:cs="Times New Roman"/>
                <w:b/>
                <w:bCs/>
                <w:sz w:val="22"/>
                <w:szCs w:val="22"/>
              </w:rPr>
              <w:t>月</w:t>
            </w:r>
          </w:p>
        </w:tc>
        <w:tc>
          <w:tcPr>
            <w:tcW w:w="0" w:type="auto"/>
            <w:hideMark/>
          </w:tcPr>
          <w:p w14:paraId="3189AB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利率调整可能影响科技股整体估值</w:t>
            </w:r>
          </w:p>
        </w:tc>
      </w:tr>
      <w:tr w:rsidR="00F35EC2" w:rsidRPr="00F35EC2" w14:paraId="7F14BD84"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8210B0"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市场竞争动态</w:t>
            </w:r>
          </w:p>
        </w:tc>
        <w:tc>
          <w:tcPr>
            <w:tcW w:w="0" w:type="auto"/>
            <w:hideMark/>
          </w:tcPr>
          <w:p w14:paraId="02C715D8"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全年关注</w:t>
            </w:r>
          </w:p>
        </w:tc>
        <w:tc>
          <w:tcPr>
            <w:tcW w:w="0" w:type="auto"/>
            <w:hideMark/>
          </w:tcPr>
          <w:p w14:paraId="2A9DB42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Google / Meta / Unity </w:t>
            </w:r>
            <w:r w:rsidRPr="00F35EC2">
              <w:rPr>
                <w:rFonts w:ascii="Times New Roman" w:eastAsia="微软雅黑" w:hAnsi="Times New Roman" w:cs="Times New Roman"/>
                <w:b/>
                <w:bCs/>
                <w:sz w:val="22"/>
                <w:szCs w:val="22"/>
              </w:rPr>
              <w:t>是否推出新</w:t>
            </w:r>
            <w:r w:rsidRPr="00F35EC2">
              <w:rPr>
                <w:rFonts w:ascii="Times New Roman" w:eastAsia="微软雅黑" w:hAnsi="Times New Roman" w:cs="Times New Roman"/>
                <w:b/>
                <w:bCs/>
                <w:sz w:val="22"/>
                <w:szCs w:val="22"/>
              </w:rPr>
              <w:t xml:space="preserve"> AI </w:t>
            </w:r>
            <w:r w:rsidRPr="00F35EC2">
              <w:rPr>
                <w:rFonts w:ascii="Times New Roman" w:eastAsia="微软雅黑" w:hAnsi="Times New Roman" w:cs="Times New Roman"/>
                <w:b/>
                <w:bCs/>
                <w:sz w:val="22"/>
                <w:szCs w:val="22"/>
              </w:rPr>
              <w:t>广告产品</w:t>
            </w:r>
          </w:p>
        </w:tc>
      </w:tr>
    </w:tbl>
    <w:p w14:paraId="59B76C22"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2A31990">
          <v:rect id="_x0000_i1096" style="width:0;height:1.5pt" o:hralign="center" o:hrstd="t" o:hr="t" fillcolor="#a0a0a0" stroked="f"/>
        </w:pict>
      </w:r>
    </w:p>
    <w:p w14:paraId="6CBC45DE"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如需更详细的量化模型或衍生品策略分析，可以进一步探讨。</w:t>
      </w:r>
    </w:p>
    <w:p w14:paraId="77339957" w14:textId="77777777" w:rsidR="00F35EC2" w:rsidRPr="00B84451" w:rsidRDefault="00F35EC2" w:rsidP="00B84451">
      <w:pPr>
        <w:rPr>
          <w:rFonts w:ascii="Times New Roman" w:eastAsia="微软雅黑" w:hAnsi="Times New Roman" w:cs="Times New Roman"/>
          <w:sz w:val="22"/>
          <w:szCs w:val="22"/>
        </w:rPr>
      </w:pPr>
    </w:p>
    <w:p w14:paraId="010E6D1E"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 </w:t>
      </w:r>
      <w:r w:rsidRPr="00F35EC2">
        <w:rPr>
          <w:rFonts w:ascii="Times New Roman" w:eastAsia="微软雅黑" w:hAnsi="Times New Roman" w:cs="Times New Roman"/>
          <w:b/>
          <w:bCs/>
          <w:sz w:val="22"/>
          <w:szCs w:val="22"/>
        </w:rPr>
        <w:t>风险分析与应对策略</w:t>
      </w:r>
    </w:p>
    <w:p w14:paraId="217CDBDC"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尽管</w:t>
      </w:r>
      <w:r w:rsidRPr="00F35EC2">
        <w:rPr>
          <w:rFonts w:ascii="Times New Roman" w:eastAsia="微软雅黑" w:hAnsi="Times New Roman" w:cs="Times New Roman"/>
          <w:sz w:val="22"/>
          <w:szCs w:val="22"/>
        </w:rPr>
        <w:t xml:space="preserve"> AppLovin (APP) </w:t>
      </w:r>
      <w:r w:rsidRPr="00F35EC2">
        <w:rPr>
          <w:rFonts w:ascii="Times New Roman" w:eastAsia="微软雅黑" w:hAnsi="Times New Roman" w:cs="Times New Roman"/>
          <w:sz w:val="22"/>
          <w:szCs w:val="22"/>
        </w:rPr>
        <w:t>具备强劲的增长潜力，但其投资仍然存在多方面风险。为了全面评估该公司的投资价值，我们分析</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市场风险、财务风险、竞争风险、政策风险以及技术变革风险</w:t>
      </w:r>
      <w:r w:rsidRPr="00F35EC2">
        <w:rPr>
          <w:rFonts w:ascii="Times New Roman" w:eastAsia="微软雅黑" w:hAnsi="Times New Roman" w:cs="Times New Roman"/>
          <w:sz w:val="22"/>
          <w:szCs w:val="22"/>
        </w:rPr>
        <w:t>，并提出相应的应对策略。</w:t>
      </w:r>
    </w:p>
    <w:p w14:paraId="4E0B5719"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F24C5E2">
          <v:rect id="_x0000_i1097" style="width:0;height:1.5pt" o:hralign="center" o:hrstd="t" o:hr="t" fillcolor="#a0a0a0" stroked="f"/>
        </w:pict>
      </w:r>
    </w:p>
    <w:p w14:paraId="241926B3"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19.1 </w:t>
      </w:r>
      <w:r w:rsidRPr="00F35EC2">
        <w:rPr>
          <w:rFonts w:ascii="Times New Roman" w:eastAsia="微软雅黑" w:hAnsi="Times New Roman" w:cs="Times New Roman"/>
          <w:b/>
          <w:bCs/>
          <w:sz w:val="22"/>
          <w:szCs w:val="22"/>
        </w:rPr>
        <w:t>主要风险因素</w:t>
      </w:r>
    </w:p>
    <w:tbl>
      <w:tblPr>
        <w:tblStyle w:val="41"/>
        <w:tblW w:w="0" w:type="auto"/>
        <w:tblLook w:val="04A0" w:firstRow="1" w:lastRow="0" w:firstColumn="1" w:lastColumn="0" w:noHBand="0" w:noVBand="1"/>
      </w:tblPr>
      <w:tblGrid>
        <w:gridCol w:w="839"/>
        <w:gridCol w:w="1247"/>
        <w:gridCol w:w="6131"/>
        <w:gridCol w:w="1133"/>
      </w:tblGrid>
      <w:tr w:rsidR="00F35EC2" w:rsidRPr="00F35EC2" w14:paraId="08500B15"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EE5D4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风险类型</w:t>
            </w:r>
          </w:p>
        </w:tc>
        <w:tc>
          <w:tcPr>
            <w:tcW w:w="0" w:type="auto"/>
            <w:hideMark/>
          </w:tcPr>
          <w:p w14:paraId="1A7CFB6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具体风险</w:t>
            </w:r>
          </w:p>
        </w:tc>
        <w:tc>
          <w:tcPr>
            <w:tcW w:w="0" w:type="auto"/>
            <w:hideMark/>
          </w:tcPr>
          <w:p w14:paraId="47C58871"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可能影响</w:t>
            </w:r>
          </w:p>
        </w:tc>
        <w:tc>
          <w:tcPr>
            <w:tcW w:w="0" w:type="auto"/>
            <w:hideMark/>
          </w:tcPr>
          <w:p w14:paraId="001031B8"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评估</w:t>
            </w:r>
          </w:p>
        </w:tc>
      </w:tr>
      <w:tr w:rsidR="00F35EC2" w:rsidRPr="00F35EC2" w14:paraId="31FF297F"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C5D0B1"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市场风险</w:t>
            </w:r>
          </w:p>
        </w:tc>
        <w:tc>
          <w:tcPr>
            <w:tcW w:w="0" w:type="auto"/>
            <w:hideMark/>
          </w:tcPr>
          <w:p w14:paraId="1CE3CFF1"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市场情绪波动</w:t>
            </w:r>
          </w:p>
        </w:tc>
        <w:tc>
          <w:tcPr>
            <w:tcW w:w="0" w:type="auto"/>
            <w:hideMark/>
          </w:tcPr>
          <w:p w14:paraId="6AAD1654"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由于近期</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概念火热，市场对高增长科技股的预期较高。一旦情绪逆转，估值溢价可能收缩。</w:t>
            </w:r>
          </w:p>
        </w:tc>
        <w:tc>
          <w:tcPr>
            <w:tcW w:w="0" w:type="auto"/>
            <w:hideMark/>
          </w:tcPr>
          <w:p w14:paraId="0D3E819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19B1A6D5"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24E7AF3A"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财务风险</w:t>
            </w:r>
          </w:p>
        </w:tc>
        <w:tc>
          <w:tcPr>
            <w:tcW w:w="0" w:type="auto"/>
            <w:hideMark/>
          </w:tcPr>
          <w:p w14:paraId="6739FF7D"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未来增长放缓</w:t>
            </w:r>
          </w:p>
        </w:tc>
        <w:tc>
          <w:tcPr>
            <w:tcW w:w="0" w:type="auto"/>
            <w:hideMark/>
          </w:tcPr>
          <w:p w14:paraId="370B39D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增长未达预期，营收增速下降，可能导致股价调整。</w:t>
            </w:r>
          </w:p>
        </w:tc>
        <w:tc>
          <w:tcPr>
            <w:tcW w:w="0" w:type="auto"/>
            <w:hideMark/>
          </w:tcPr>
          <w:p w14:paraId="44B61E3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5C80BA30"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59E91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竞争风险</w:t>
            </w:r>
          </w:p>
        </w:tc>
        <w:tc>
          <w:tcPr>
            <w:tcW w:w="0" w:type="auto"/>
            <w:hideMark/>
          </w:tcPr>
          <w:p w14:paraId="4750A5B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行业内竞争加剧</w:t>
            </w:r>
          </w:p>
        </w:tc>
        <w:tc>
          <w:tcPr>
            <w:tcW w:w="0" w:type="auto"/>
            <w:hideMark/>
          </w:tcPr>
          <w:p w14:paraId="7BF1854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Meta</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Unity </w:t>
            </w:r>
            <w:r w:rsidRPr="00F35EC2">
              <w:rPr>
                <w:rFonts w:ascii="Times New Roman" w:eastAsia="微软雅黑" w:hAnsi="Times New Roman" w:cs="Times New Roman"/>
                <w:sz w:val="22"/>
                <w:szCs w:val="22"/>
              </w:rPr>
              <w:t>可能推出更具竞争力的广告算法，对</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形成挑战。</w:t>
            </w:r>
          </w:p>
        </w:tc>
        <w:tc>
          <w:tcPr>
            <w:tcW w:w="0" w:type="auto"/>
            <w:hideMark/>
          </w:tcPr>
          <w:p w14:paraId="7B9349BC"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7CD17104"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173BE3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政策风险</w:t>
            </w:r>
          </w:p>
        </w:tc>
        <w:tc>
          <w:tcPr>
            <w:tcW w:w="0" w:type="auto"/>
            <w:hideMark/>
          </w:tcPr>
          <w:p w14:paraId="6056458F"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监管加强</w:t>
            </w:r>
          </w:p>
        </w:tc>
        <w:tc>
          <w:tcPr>
            <w:tcW w:w="0" w:type="auto"/>
            <w:hideMark/>
          </w:tcPr>
          <w:p w14:paraId="68B77482"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随着</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监管政策升级，广告数据隐私问题可能引发政府干预。</w:t>
            </w:r>
          </w:p>
        </w:tc>
        <w:tc>
          <w:tcPr>
            <w:tcW w:w="0" w:type="auto"/>
            <w:hideMark/>
          </w:tcPr>
          <w:p w14:paraId="60FD9F3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r w:rsidR="00F35EC2" w:rsidRPr="00F35EC2" w14:paraId="47A159EE"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E9B293"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技术风险</w:t>
            </w:r>
          </w:p>
        </w:tc>
        <w:tc>
          <w:tcPr>
            <w:tcW w:w="0" w:type="auto"/>
            <w:hideMark/>
          </w:tcPr>
          <w:p w14:paraId="6574584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AI </w:t>
            </w:r>
            <w:r w:rsidRPr="00F35EC2">
              <w:rPr>
                <w:rFonts w:ascii="Times New Roman" w:eastAsia="微软雅黑" w:hAnsi="Times New Roman" w:cs="Times New Roman"/>
                <w:sz w:val="22"/>
                <w:szCs w:val="22"/>
              </w:rPr>
              <w:t>模型瓶颈</w:t>
            </w:r>
          </w:p>
        </w:tc>
        <w:tc>
          <w:tcPr>
            <w:tcW w:w="0" w:type="auto"/>
            <w:hideMark/>
          </w:tcPr>
          <w:p w14:paraId="3B6BF323"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技术无法进一步提升广告效率，竞争优势将削弱。</w:t>
            </w:r>
          </w:p>
        </w:tc>
        <w:tc>
          <w:tcPr>
            <w:tcW w:w="0" w:type="auto"/>
            <w:hideMark/>
          </w:tcPr>
          <w:p w14:paraId="375B60E7"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Segoe UI Symbol" w:eastAsia="微软雅黑" w:hAnsi="Segoe UI Symbol" w:cs="Segoe UI Symbol"/>
                <w:sz w:val="22"/>
                <w:szCs w:val="22"/>
              </w:rPr>
              <w:t>★★★☆☆</w:t>
            </w:r>
          </w:p>
        </w:tc>
      </w:tr>
    </w:tbl>
    <w:p w14:paraId="1403DB6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70C86B54">
          <v:rect id="_x0000_i1098" style="width:0;height:1.5pt" o:hralign="center" o:hrstd="t" o:hr="t" fillcolor="#a0a0a0" stroked="f"/>
        </w:pict>
      </w:r>
    </w:p>
    <w:p w14:paraId="7304AD05"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19.2 </w:t>
      </w:r>
      <w:r w:rsidRPr="00F35EC2">
        <w:rPr>
          <w:rFonts w:ascii="Times New Roman" w:eastAsia="微软雅黑" w:hAnsi="Times New Roman" w:cs="Times New Roman"/>
          <w:b/>
          <w:bCs/>
          <w:sz w:val="22"/>
          <w:szCs w:val="22"/>
        </w:rPr>
        <w:t>风险应对策略</w:t>
      </w:r>
    </w:p>
    <w:p w14:paraId="156E9846"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市场风险：情绪波动导致估值回调</w:t>
      </w:r>
    </w:p>
    <w:p w14:paraId="4ED467DB"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：控制仓位，不盲目追高，在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$300-$320</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区间分批布局，降低估值回调带来的风险。</w:t>
      </w:r>
    </w:p>
    <w:p w14:paraId="45A11FC3"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财务风险：增长可能不及预期</w:t>
      </w:r>
    </w:p>
    <w:p w14:paraId="514C688F"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：重点关注</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 xml:space="preserve">Q4 </w:t>
      </w:r>
      <w:r w:rsidRPr="00F35EC2">
        <w:rPr>
          <w:rFonts w:ascii="Times New Roman" w:eastAsia="微软雅黑" w:hAnsi="Times New Roman" w:cs="Times New Roman"/>
          <w:b/>
          <w:bCs/>
          <w:sz w:val="22"/>
          <w:szCs w:val="22"/>
        </w:rPr>
        <w:t>业绩指引</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是否支持</w:t>
      </w:r>
      <w:r w:rsidRPr="00F35EC2">
        <w:rPr>
          <w:rFonts w:ascii="Times New Roman" w:eastAsia="微软雅黑" w:hAnsi="Times New Roman" w:cs="Times New Roman"/>
          <w:sz w:val="22"/>
          <w:szCs w:val="22"/>
        </w:rPr>
        <w:t xml:space="preserve"> 20%+ </w:t>
      </w:r>
      <w:r w:rsidRPr="00F35EC2">
        <w:rPr>
          <w:rFonts w:ascii="Times New Roman" w:eastAsia="微软雅黑" w:hAnsi="Times New Roman" w:cs="Times New Roman"/>
          <w:sz w:val="22"/>
          <w:szCs w:val="22"/>
        </w:rPr>
        <w:t>年增长。若增速明显低于预期，可考虑减仓。</w:t>
      </w:r>
    </w:p>
    <w:p w14:paraId="7B54254A"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竞争风险：大型科技公司入局</w:t>
      </w:r>
    </w:p>
    <w:p w14:paraId="662784F0"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：持续监测</w:t>
      </w:r>
      <w:r w:rsidRPr="00F35EC2">
        <w:rPr>
          <w:rFonts w:ascii="Times New Roman" w:eastAsia="微软雅黑" w:hAnsi="Times New Roman" w:cs="Times New Roman"/>
          <w:sz w:val="22"/>
          <w:szCs w:val="22"/>
        </w:rPr>
        <w:t xml:space="preserve"> 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Meta </w:t>
      </w:r>
      <w:r w:rsidRPr="00F35EC2">
        <w:rPr>
          <w:rFonts w:ascii="Times New Roman" w:eastAsia="微软雅黑" w:hAnsi="Times New Roman" w:cs="Times New Roman"/>
          <w:sz w:val="22"/>
          <w:szCs w:val="22"/>
        </w:rPr>
        <w:t>的</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广告进展，若其产品有较大突破，需重新评估</w:t>
      </w:r>
      <w:r w:rsidRPr="00F35EC2">
        <w:rPr>
          <w:rFonts w:ascii="Times New Roman" w:eastAsia="微软雅黑" w:hAnsi="Times New Roman" w:cs="Times New Roman"/>
          <w:sz w:val="22"/>
          <w:szCs w:val="22"/>
        </w:rPr>
        <w:t xml:space="preserve"> APP </w:t>
      </w:r>
      <w:r w:rsidRPr="00F35EC2">
        <w:rPr>
          <w:rFonts w:ascii="Times New Roman" w:eastAsia="微软雅黑" w:hAnsi="Times New Roman" w:cs="Times New Roman"/>
          <w:sz w:val="22"/>
          <w:szCs w:val="22"/>
        </w:rPr>
        <w:t>的长期投资价值。</w:t>
      </w:r>
    </w:p>
    <w:p w14:paraId="1523CB2C"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政策风险：监管可能收紧</w:t>
      </w:r>
    </w:p>
    <w:p w14:paraId="1936249D"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：密切关注美国和欧盟对</w:t>
      </w:r>
      <w:r w:rsidRPr="00F35EC2">
        <w:rPr>
          <w:rFonts w:ascii="Times New Roman" w:eastAsia="微软雅黑" w:hAnsi="Times New Roman" w:cs="Times New Roman"/>
          <w:sz w:val="22"/>
          <w:szCs w:val="22"/>
        </w:rPr>
        <w:t xml:space="preserve"> AI </w:t>
      </w:r>
      <w:r w:rsidRPr="00F35EC2">
        <w:rPr>
          <w:rFonts w:ascii="Times New Roman" w:eastAsia="微软雅黑" w:hAnsi="Times New Roman" w:cs="Times New Roman"/>
          <w:sz w:val="22"/>
          <w:szCs w:val="22"/>
        </w:rPr>
        <w:t>监管法规的变化，若监管压力增大，</w:t>
      </w:r>
      <w:r w:rsidRPr="00F35EC2">
        <w:rPr>
          <w:rFonts w:ascii="Times New Roman" w:eastAsia="微软雅黑" w:hAnsi="Times New Roman" w:cs="Times New Roman"/>
          <w:sz w:val="22"/>
          <w:szCs w:val="22"/>
        </w:rPr>
        <w:t xml:space="preserve">APP </w:t>
      </w:r>
      <w:r w:rsidRPr="00F35EC2">
        <w:rPr>
          <w:rFonts w:ascii="Times New Roman" w:eastAsia="微软雅黑" w:hAnsi="Times New Roman" w:cs="Times New Roman"/>
          <w:sz w:val="22"/>
          <w:szCs w:val="22"/>
        </w:rPr>
        <w:t>可能需要增加数据合规投入，影响利润率。</w:t>
      </w:r>
    </w:p>
    <w:p w14:paraId="4D275567" w14:textId="77777777" w:rsidR="00F35EC2" w:rsidRPr="00F35EC2" w:rsidRDefault="00F35EC2">
      <w:pPr>
        <w:numPr>
          <w:ilvl w:val="0"/>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技术风险：</w:t>
      </w:r>
      <w:r w:rsidRPr="00F35EC2">
        <w:rPr>
          <w:rFonts w:ascii="Times New Roman" w:eastAsia="微软雅黑" w:hAnsi="Times New Roman" w:cs="Times New Roman"/>
          <w:b/>
          <w:bCs/>
          <w:sz w:val="22"/>
          <w:szCs w:val="22"/>
        </w:rPr>
        <w:t xml:space="preserve">AI </w:t>
      </w:r>
      <w:r w:rsidRPr="00F35EC2">
        <w:rPr>
          <w:rFonts w:ascii="Times New Roman" w:eastAsia="微软雅黑" w:hAnsi="Times New Roman" w:cs="Times New Roman"/>
          <w:b/>
          <w:bCs/>
          <w:sz w:val="22"/>
          <w:szCs w:val="22"/>
        </w:rPr>
        <w:t>算法升级受阻</w:t>
      </w:r>
    </w:p>
    <w:p w14:paraId="79043D5C" w14:textId="77777777" w:rsidR="00F35EC2" w:rsidRPr="00F35EC2" w:rsidRDefault="00F35EC2">
      <w:pPr>
        <w:numPr>
          <w:ilvl w:val="1"/>
          <w:numId w:val="83"/>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应对策略</w:t>
      </w:r>
      <w:r w:rsidRPr="00F35EC2">
        <w:rPr>
          <w:rFonts w:ascii="Times New Roman" w:eastAsia="微软雅黑" w:hAnsi="Times New Roman" w:cs="Times New Roman"/>
          <w:sz w:val="22"/>
          <w:szCs w:val="22"/>
        </w:rPr>
        <w:t>：观察</w:t>
      </w:r>
      <w:r w:rsidRPr="00F35EC2">
        <w:rPr>
          <w:rFonts w:ascii="Times New Roman" w:eastAsia="微软雅黑" w:hAnsi="Times New Roman" w:cs="Times New Roman"/>
          <w:sz w:val="22"/>
          <w:szCs w:val="22"/>
        </w:rPr>
        <w:t xml:space="preserve"> AXON </w:t>
      </w:r>
      <w:r w:rsidRPr="00F35EC2">
        <w:rPr>
          <w:rFonts w:ascii="Times New Roman" w:eastAsia="微软雅黑" w:hAnsi="Times New Roman" w:cs="Times New Roman"/>
          <w:sz w:val="22"/>
          <w:szCs w:val="22"/>
        </w:rPr>
        <w:t>的广告投放效果是否持续优化，若增长瓶颈明显，可考虑调整投资策略。</w:t>
      </w:r>
    </w:p>
    <w:p w14:paraId="32B2F6AC"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3CA7C03">
          <v:rect id="_x0000_i1099" style="width:0;height:1.5pt" o:hralign="center" o:hrstd="t" o:hr="t" fillcolor="#a0a0a0" stroked="f"/>
        </w:pict>
      </w:r>
    </w:p>
    <w:p w14:paraId="16ADEEE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 </w:t>
      </w:r>
      <w:r w:rsidRPr="00F35EC2">
        <w:rPr>
          <w:rFonts w:ascii="Times New Roman" w:eastAsia="微软雅黑" w:hAnsi="Times New Roman" w:cs="Times New Roman"/>
          <w:b/>
          <w:bCs/>
          <w:sz w:val="22"/>
          <w:szCs w:val="22"/>
        </w:rPr>
        <w:t>交易策略与投资建议</w:t>
      </w:r>
    </w:p>
    <w:p w14:paraId="29B26278"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结合风险分析和估值测算，我们制定不同投资者类型的交易策略。</w:t>
      </w:r>
    </w:p>
    <w:p w14:paraId="3B784D91"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20.1 </w:t>
      </w:r>
      <w:r w:rsidRPr="00F35EC2">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471"/>
        <w:gridCol w:w="3516"/>
      </w:tblGrid>
      <w:tr w:rsidR="00F35EC2" w:rsidRPr="00F35EC2" w14:paraId="5055851E"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448174"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lastRenderedPageBreak/>
              <w:t>条件</w:t>
            </w:r>
          </w:p>
        </w:tc>
        <w:tc>
          <w:tcPr>
            <w:tcW w:w="0" w:type="auto"/>
            <w:hideMark/>
          </w:tcPr>
          <w:p w14:paraId="0C27077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策略</w:t>
            </w:r>
          </w:p>
        </w:tc>
      </w:tr>
      <w:tr w:rsidR="00F35EC2" w:rsidRPr="00F35EC2" w14:paraId="5D27D46B"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0AE88"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财报后大涨突破</w:t>
            </w:r>
            <w:r w:rsidRPr="00F35EC2">
              <w:rPr>
                <w:rFonts w:ascii="Times New Roman" w:eastAsia="微软雅黑" w:hAnsi="Times New Roman" w:cs="Times New Roman"/>
                <w:sz w:val="22"/>
                <w:szCs w:val="22"/>
              </w:rPr>
              <w:t xml:space="preserve"> $390</w:t>
            </w:r>
          </w:p>
        </w:tc>
        <w:tc>
          <w:tcPr>
            <w:tcW w:w="0" w:type="auto"/>
            <w:hideMark/>
          </w:tcPr>
          <w:p w14:paraId="7594810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逢高止盈部分仓位，防止回调风险</w:t>
            </w:r>
          </w:p>
        </w:tc>
      </w:tr>
      <w:tr w:rsidR="00F35EC2" w:rsidRPr="00F35EC2" w14:paraId="72E5A948"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C0D0115"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财报后股价跌至</w:t>
            </w:r>
            <w:r w:rsidRPr="00F35EC2">
              <w:rPr>
                <w:rFonts w:ascii="Times New Roman" w:eastAsia="微软雅黑" w:hAnsi="Times New Roman" w:cs="Times New Roman"/>
                <w:sz w:val="22"/>
                <w:szCs w:val="22"/>
              </w:rPr>
              <w:t xml:space="preserve"> $320</w:t>
            </w:r>
          </w:p>
        </w:tc>
        <w:tc>
          <w:tcPr>
            <w:tcW w:w="0" w:type="auto"/>
            <w:hideMark/>
          </w:tcPr>
          <w:p w14:paraId="79EF7843"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可考虑分批建仓，低估值买入</w:t>
            </w:r>
          </w:p>
        </w:tc>
      </w:tr>
      <w:tr w:rsidR="00F35EC2" w:rsidRPr="00F35EC2" w14:paraId="0F547C67"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C349A"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市场恐慌导致跌破</w:t>
            </w:r>
            <w:r w:rsidRPr="00F35EC2">
              <w:rPr>
                <w:rFonts w:ascii="Times New Roman" w:eastAsia="微软雅黑" w:hAnsi="Times New Roman" w:cs="Times New Roman"/>
                <w:sz w:val="22"/>
                <w:szCs w:val="22"/>
              </w:rPr>
              <w:t xml:space="preserve"> $300</w:t>
            </w:r>
          </w:p>
        </w:tc>
        <w:tc>
          <w:tcPr>
            <w:tcW w:w="0" w:type="auto"/>
            <w:hideMark/>
          </w:tcPr>
          <w:p w14:paraId="569AE51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加仓，目标长期持有</w:t>
            </w:r>
          </w:p>
        </w:tc>
      </w:tr>
    </w:tbl>
    <w:p w14:paraId="3735405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20.2 </w:t>
      </w:r>
      <w:r w:rsidRPr="00F35EC2">
        <w:rPr>
          <w:rFonts w:ascii="Times New Roman" w:eastAsia="微软雅黑" w:hAnsi="Times New Roman" w:cs="Times New Roman"/>
          <w:b/>
          <w:bCs/>
          <w:sz w:val="22"/>
          <w:szCs w:val="22"/>
        </w:rPr>
        <w:t>长线投资策略</w:t>
      </w:r>
    </w:p>
    <w:tbl>
      <w:tblPr>
        <w:tblStyle w:val="41"/>
        <w:tblW w:w="0" w:type="auto"/>
        <w:tblLook w:val="04A0" w:firstRow="1" w:lastRow="0" w:firstColumn="1" w:lastColumn="0" w:noHBand="0" w:noVBand="1"/>
      </w:tblPr>
      <w:tblGrid>
        <w:gridCol w:w="1976"/>
        <w:gridCol w:w="1277"/>
      </w:tblGrid>
      <w:tr w:rsidR="00F35EC2" w:rsidRPr="00F35EC2" w14:paraId="5A0E0D51"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F29ABC"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关键指标</w:t>
            </w:r>
          </w:p>
        </w:tc>
        <w:tc>
          <w:tcPr>
            <w:tcW w:w="0" w:type="auto"/>
            <w:hideMark/>
          </w:tcPr>
          <w:p w14:paraId="4626D033"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目标</w:t>
            </w:r>
          </w:p>
        </w:tc>
      </w:tr>
      <w:tr w:rsidR="00F35EC2" w:rsidRPr="00F35EC2" w14:paraId="24FA9099"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1BFA1"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年收入增长率</w:t>
            </w:r>
          </w:p>
        </w:tc>
        <w:tc>
          <w:tcPr>
            <w:tcW w:w="0" w:type="auto"/>
            <w:hideMark/>
          </w:tcPr>
          <w:p w14:paraId="71C17035"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保持</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20%+</w:t>
            </w:r>
          </w:p>
        </w:tc>
      </w:tr>
      <w:tr w:rsidR="00F35EC2" w:rsidRPr="00F35EC2" w14:paraId="631F210B"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3B8A146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EBITDA </w:t>
            </w:r>
            <w:r w:rsidRPr="00F35EC2">
              <w:rPr>
                <w:rFonts w:ascii="Times New Roman" w:eastAsia="微软雅黑" w:hAnsi="Times New Roman" w:cs="Times New Roman"/>
                <w:sz w:val="22"/>
                <w:szCs w:val="22"/>
              </w:rPr>
              <w:t>利润率</w:t>
            </w:r>
          </w:p>
        </w:tc>
        <w:tc>
          <w:tcPr>
            <w:tcW w:w="0" w:type="auto"/>
            <w:hideMark/>
          </w:tcPr>
          <w:p w14:paraId="3B3E611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维持</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60%+</w:t>
            </w:r>
          </w:p>
        </w:tc>
      </w:tr>
      <w:tr w:rsidR="00F35EC2" w:rsidRPr="00F35EC2" w14:paraId="6CD47F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438899"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PEG </w:t>
            </w:r>
            <w:r w:rsidRPr="00F35EC2">
              <w:rPr>
                <w:rFonts w:ascii="Times New Roman" w:eastAsia="微软雅黑" w:hAnsi="Times New Roman" w:cs="Times New Roman"/>
                <w:sz w:val="22"/>
                <w:szCs w:val="22"/>
              </w:rPr>
              <w:t>估值</w:t>
            </w:r>
          </w:p>
        </w:tc>
        <w:tc>
          <w:tcPr>
            <w:tcW w:w="0" w:type="auto"/>
            <w:hideMark/>
          </w:tcPr>
          <w:p w14:paraId="05DC3B1D"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低于</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1.2x</w:t>
            </w:r>
          </w:p>
        </w:tc>
      </w:tr>
      <w:tr w:rsidR="00F35EC2" w:rsidRPr="00F35EC2" w14:paraId="4DB1974E"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2F350B9E"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自由现金流增长率</w:t>
            </w:r>
          </w:p>
        </w:tc>
        <w:tc>
          <w:tcPr>
            <w:tcW w:w="0" w:type="auto"/>
            <w:hideMark/>
          </w:tcPr>
          <w:p w14:paraId="210B686B"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超过</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25%</w:t>
            </w:r>
          </w:p>
        </w:tc>
      </w:tr>
    </w:tbl>
    <w:p w14:paraId="31065B49" w14:textId="77777777" w:rsidR="00F35EC2" w:rsidRPr="00F35EC2" w:rsidRDefault="00F35EC2" w:rsidP="00F35EC2">
      <w:p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如果以上指标保持稳定，</w:t>
      </w:r>
      <w:r w:rsidRPr="00F35EC2">
        <w:rPr>
          <w:rFonts w:ascii="Times New Roman" w:eastAsia="微软雅黑" w:hAnsi="Times New Roman" w:cs="Times New Roman"/>
          <w:b/>
          <w:bCs/>
          <w:sz w:val="22"/>
          <w:szCs w:val="22"/>
        </w:rPr>
        <w:t>股价有望在未来</w:t>
      </w:r>
      <w:r w:rsidRPr="00F35EC2">
        <w:rPr>
          <w:rFonts w:ascii="Times New Roman" w:eastAsia="微软雅黑" w:hAnsi="Times New Roman" w:cs="Times New Roman"/>
          <w:b/>
          <w:bCs/>
          <w:sz w:val="22"/>
          <w:szCs w:val="22"/>
        </w:rPr>
        <w:t xml:space="preserve"> 2-3 </w:t>
      </w:r>
      <w:r w:rsidRPr="00F35EC2">
        <w:rPr>
          <w:rFonts w:ascii="Times New Roman" w:eastAsia="微软雅黑" w:hAnsi="Times New Roman" w:cs="Times New Roman"/>
          <w:b/>
          <w:bCs/>
          <w:sz w:val="22"/>
          <w:szCs w:val="22"/>
        </w:rPr>
        <w:t>年内突破</w:t>
      </w:r>
      <w:r w:rsidRPr="00F35EC2">
        <w:rPr>
          <w:rFonts w:ascii="Times New Roman" w:eastAsia="微软雅黑" w:hAnsi="Times New Roman" w:cs="Times New Roman"/>
          <w:b/>
          <w:bCs/>
          <w:sz w:val="22"/>
          <w:szCs w:val="22"/>
        </w:rPr>
        <w:t xml:space="preserve"> $500</w:t>
      </w:r>
      <w:r w:rsidRPr="00F35EC2">
        <w:rPr>
          <w:rFonts w:ascii="Times New Roman" w:eastAsia="微软雅黑" w:hAnsi="Times New Roman" w:cs="Times New Roman"/>
          <w:sz w:val="22"/>
          <w:szCs w:val="22"/>
        </w:rPr>
        <w:t>。但如果盈利增速低于预期，可能出现调整。</w:t>
      </w:r>
    </w:p>
    <w:p w14:paraId="5BE8D21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A045ABB">
          <v:rect id="_x0000_i1100" style="width:0;height:1.5pt" o:hralign="center" o:hrstd="t" o:hr="t" fillcolor="#a0a0a0" stroked="f"/>
        </w:pict>
      </w:r>
    </w:p>
    <w:p w14:paraId="0DD09CA4"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21. </w:t>
      </w:r>
      <w:r w:rsidRPr="00F35EC2">
        <w:rPr>
          <w:rFonts w:ascii="Times New Roman" w:eastAsia="微软雅黑" w:hAnsi="Times New Roman" w:cs="Times New Roman"/>
          <w:b/>
          <w:bCs/>
          <w:sz w:val="22"/>
          <w:szCs w:val="22"/>
        </w:rPr>
        <w:t>未来关键观察点</w:t>
      </w:r>
    </w:p>
    <w:tbl>
      <w:tblPr>
        <w:tblStyle w:val="41"/>
        <w:tblW w:w="0" w:type="auto"/>
        <w:tblLook w:val="04A0" w:firstRow="1" w:lastRow="0" w:firstColumn="1" w:lastColumn="0" w:noHBand="0" w:noVBand="1"/>
      </w:tblPr>
      <w:tblGrid>
        <w:gridCol w:w="2196"/>
        <w:gridCol w:w="1921"/>
        <w:gridCol w:w="3791"/>
      </w:tblGrid>
      <w:tr w:rsidR="00F35EC2" w:rsidRPr="00F35EC2" w14:paraId="1D556541" w14:textId="77777777" w:rsidTr="00F35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1602B7"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事件</w:t>
            </w:r>
          </w:p>
        </w:tc>
        <w:tc>
          <w:tcPr>
            <w:tcW w:w="0" w:type="auto"/>
            <w:hideMark/>
          </w:tcPr>
          <w:p w14:paraId="4272F6BB"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预计时间</w:t>
            </w:r>
          </w:p>
        </w:tc>
        <w:tc>
          <w:tcPr>
            <w:tcW w:w="0" w:type="auto"/>
            <w:hideMark/>
          </w:tcPr>
          <w:p w14:paraId="4F702C04" w14:textId="77777777" w:rsidR="00F35EC2" w:rsidRPr="00F35EC2" w:rsidRDefault="00F35EC2" w:rsidP="00F35EC2">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影响</w:t>
            </w:r>
          </w:p>
        </w:tc>
      </w:tr>
      <w:tr w:rsidR="00F35EC2" w:rsidRPr="00F35EC2" w14:paraId="118D7C5B"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1A333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Q4 2024 </w:t>
            </w:r>
            <w:r w:rsidRPr="00F35EC2">
              <w:rPr>
                <w:rFonts w:ascii="Times New Roman" w:eastAsia="微软雅黑" w:hAnsi="Times New Roman" w:cs="Times New Roman"/>
                <w:sz w:val="22"/>
                <w:szCs w:val="22"/>
              </w:rPr>
              <w:t>财报发布</w:t>
            </w:r>
          </w:p>
        </w:tc>
        <w:tc>
          <w:tcPr>
            <w:tcW w:w="0" w:type="auto"/>
            <w:hideMark/>
          </w:tcPr>
          <w:p w14:paraId="382CE06A"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2 </w:t>
            </w:r>
            <w:r w:rsidRPr="00F35EC2">
              <w:rPr>
                <w:rFonts w:ascii="Times New Roman" w:eastAsia="微软雅黑" w:hAnsi="Times New Roman" w:cs="Times New Roman"/>
                <w:sz w:val="22"/>
                <w:szCs w:val="22"/>
              </w:rPr>
              <w:t>月</w:t>
            </w:r>
            <w:r w:rsidRPr="00F35EC2">
              <w:rPr>
                <w:rFonts w:ascii="Times New Roman" w:eastAsia="微软雅黑" w:hAnsi="Times New Roman" w:cs="Times New Roman"/>
                <w:sz w:val="22"/>
                <w:szCs w:val="22"/>
              </w:rPr>
              <w:t xml:space="preserve"> 12 </w:t>
            </w:r>
            <w:r w:rsidRPr="00F35EC2">
              <w:rPr>
                <w:rFonts w:ascii="Times New Roman" w:eastAsia="微软雅黑" w:hAnsi="Times New Roman" w:cs="Times New Roman"/>
                <w:sz w:val="22"/>
                <w:szCs w:val="22"/>
              </w:rPr>
              <w:t>日</w:t>
            </w:r>
          </w:p>
        </w:tc>
        <w:tc>
          <w:tcPr>
            <w:tcW w:w="0" w:type="auto"/>
            <w:hideMark/>
          </w:tcPr>
          <w:p w14:paraId="2CAA04F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确认增长趋势，决定短期股价方向</w:t>
            </w:r>
          </w:p>
        </w:tc>
      </w:tr>
      <w:tr w:rsidR="00F35EC2" w:rsidRPr="00F35EC2" w14:paraId="44860497"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7BE875DD"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美联储利率决议</w:t>
            </w:r>
          </w:p>
        </w:tc>
        <w:tc>
          <w:tcPr>
            <w:tcW w:w="0" w:type="auto"/>
            <w:hideMark/>
          </w:tcPr>
          <w:p w14:paraId="1FFE9214"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3 </w:t>
            </w:r>
            <w:r w:rsidRPr="00F35EC2">
              <w:rPr>
                <w:rFonts w:ascii="Times New Roman" w:eastAsia="微软雅黑" w:hAnsi="Times New Roman" w:cs="Times New Roman"/>
                <w:sz w:val="22"/>
                <w:szCs w:val="22"/>
              </w:rPr>
              <w:t>月</w:t>
            </w:r>
          </w:p>
        </w:tc>
        <w:tc>
          <w:tcPr>
            <w:tcW w:w="0" w:type="auto"/>
            <w:hideMark/>
          </w:tcPr>
          <w:p w14:paraId="0436C73C"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可能影响高估值科技股整体表现</w:t>
            </w:r>
          </w:p>
        </w:tc>
      </w:tr>
      <w:tr w:rsidR="00F35EC2" w:rsidRPr="00F35EC2" w14:paraId="15B4CFE2" w14:textId="77777777" w:rsidTr="00F35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6AECBF"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AI </w:t>
            </w:r>
            <w:r w:rsidRPr="00F35EC2">
              <w:rPr>
                <w:rFonts w:ascii="Times New Roman" w:eastAsia="微软雅黑" w:hAnsi="Times New Roman" w:cs="Times New Roman"/>
                <w:sz w:val="22"/>
                <w:szCs w:val="22"/>
              </w:rPr>
              <w:t>监管政策变化</w:t>
            </w:r>
          </w:p>
        </w:tc>
        <w:tc>
          <w:tcPr>
            <w:tcW w:w="0" w:type="auto"/>
            <w:hideMark/>
          </w:tcPr>
          <w:p w14:paraId="750937B2"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w:t>
            </w:r>
            <w:r w:rsidRPr="00F35EC2">
              <w:rPr>
                <w:rFonts w:ascii="Times New Roman" w:eastAsia="微软雅黑" w:hAnsi="Times New Roman" w:cs="Times New Roman"/>
                <w:sz w:val="22"/>
                <w:szCs w:val="22"/>
              </w:rPr>
              <w:t xml:space="preserve"> Q2</w:t>
            </w:r>
          </w:p>
        </w:tc>
        <w:tc>
          <w:tcPr>
            <w:tcW w:w="0" w:type="auto"/>
            <w:hideMark/>
          </w:tcPr>
          <w:p w14:paraId="7DAA9F79" w14:textId="77777777" w:rsidR="00F35EC2" w:rsidRPr="00F35EC2" w:rsidRDefault="00F35EC2" w:rsidP="00F35EC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若政策趋严，可能影响数字广告业务</w:t>
            </w:r>
          </w:p>
        </w:tc>
      </w:tr>
      <w:tr w:rsidR="00F35EC2" w:rsidRPr="00F35EC2" w14:paraId="5BB44794" w14:textId="77777777" w:rsidTr="00F35EC2">
        <w:tc>
          <w:tcPr>
            <w:cnfStyle w:val="001000000000" w:firstRow="0" w:lastRow="0" w:firstColumn="1" w:lastColumn="0" w:oddVBand="0" w:evenVBand="0" w:oddHBand="0" w:evenHBand="0" w:firstRowFirstColumn="0" w:firstRowLastColumn="0" w:lastRowFirstColumn="0" w:lastRowLastColumn="0"/>
            <w:tcW w:w="0" w:type="auto"/>
            <w:hideMark/>
          </w:tcPr>
          <w:p w14:paraId="5497CC5E" w14:textId="77777777" w:rsidR="00F35EC2" w:rsidRPr="00F35EC2" w:rsidRDefault="00F35EC2" w:rsidP="00F35EC2">
            <w:pPr>
              <w:spacing w:after="160" w:line="278" w:lineRule="auto"/>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竞争对手新产品发布</w:t>
            </w:r>
          </w:p>
        </w:tc>
        <w:tc>
          <w:tcPr>
            <w:tcW w:w="0" w:type="auto"/>
            <w:hideMark/>
          </w:tcPr>
          <w:p w14:paraId="5E8825FC"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 xml:space="preserve">2025 </w:t>
            </w:r>
            <w:r w:rsidRPr="00F35EC2">
              <w:rPr>
                <w:rFonts w:ascii="Times New Roman" w:eastAsia="微软雅黑" w:hAnsi="Times New Roman" w:cs="Times New Roman"/>
                <w:sz w:val="22"/>
                <w:szCs w:val="22"/>
              </w:rPr>
              <w:t>年全年</w:t>
            </w:r>
          </w:p>
        </w:tc>
        <w:tc>
          <w:tcPr>
            <w:tcW w:w="0" w:type="auto"/>
            <w:hideMark/>
          </w:tcPr>
          <w:p w14:paraId="28262DB5" w14:textId="77777777" w:rsidR="00F35EC2" w:rsidRPr="00F35EC2" w:rsidRDefault="00F35EC2" w:rsidP="00F35EC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Google</w:t>
            </w:r>
            <w:r w:rsidRPr="00F35EC2">
              <w:rPr>
                <w:rFonts w:ascii="Times New Roman" w:eastAsia="微软雅黑" w:hAnsi="Times New Roman" w:cs="Times New Roman"/>
                <w:sz w:val="22"/>
                <w:szCs w:val="22"/>
              </w:rPr>
              <w:t>、</w:t>
            </w:r>
            <w:r w:rsidRPr="00F35EC2">
              <w:rPr>
                <w:rFonts w:ascii="Times New Roman" w:eastAsia="微软雅黑" w:hAnsi="Times New Roman" w:cs="Times New Roman"/>
                <w:sz w:val="22"/>
                <w:szCs w:val="22"/>
              </w:rPr>
              <w:t xml:space="preserve">Meta </w:t>
            </w:r>
            <w:r w:rsidRPr="00F35EC2">
              <w:rPr>
                <w:rFonts w:ascii="Times New Roman" w:eastAsia="微软雅黑" w:hAnsi="Times New Roman" w:cs="Times New Roman"/>
                <w:sz w:val="22"/>
                <w:szCs w:val="22"/>
              </w:rPr>
              <w:t>是否推出新的广告算法</w:t>
            </w:r>
          </w:p>
        </w:tc>
      </w:tr>
    </w:tbl>
    <w:p w14:paraId="2E2AD5E7" w14:textId="77777777" w:rsidR="00F35EC2" w:rsidRPr="00F35EC2" w:rsidRDefault="00000000" w:rsidP="00F35EC2">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197108">
          <v:rect id="_x0000_i1101" style="width:0;height:1.5pt" o:hralign="center" o:hrstd="t" o:hr="t" fillcolor="#a0a0a0" stroked="f"/>
        </w:pict>
      </w:r>
    </w:p>
    <w:p w14:paraId="3C5CD04A" w14:textId="77777777" w:rsidR="00F35EC2" w:rsidRPr="00F35EC2" w:rsidRDefault="00F35EC2" w:rsidP="00F35EC2">
      <w:pPr>
        <w:rPr>
          <w:rFonts w:ascii="Times New Roman" w:eastAsia="微软雅黑" w:hAnsi="Times New Roman" w:cs="Times New Roman"/>
          <w:b/>
          <w:bCs/>
          <w:sz w:val="22"/>
          <w:szCs w:val="22"/>
        </w:rPr>
      </w:pPr>
      <w:r w:rsidRPr="00F35EC2">
        <w:rPr>
          <w:rFonts w:ascii="Times New Roman" w:eastAsia="微软雅黑" w:hAnsi="Times New Roman" w:cs="Times New Roman"/>
          <w:b/>
          <w:bCs/>
          <w:sz w:val="22"/>
          <w:szCs w:val="22"/>
        </w:rPr>
        <w:t xml:space="preserve">22. </w:t>
      </w:r>
      <w:r w:rsidRPr="00F35EC2">
        <w:rPr>
          <w:rFonts w:ascii="Times New Roman" w:eastAsia="微软雅黑" w:hAnsi="Times New Roman" w:cs="Times New Roman"/>
          <w:b/>
          <w:bCs/>
          <w:sz w:val="22"/>
          <w:szCs w:val="22"/>
        </w:rPr>
        <w:t>结论：审慎持有，等待更优买入点</w:t>
      </w:r>
    </w:p>
    <w:p w14:paraId="4FAF8AC3" w14:textId="77777777" w:rsidR="00F35EC2" w:rsidRPr="00F35EC2" w:rsidRDefault="00F35EC2" w:rsidP="00F35EC2">
      <w:pPr>
        <w:rPr>
          <w:rFonts w:ascii="Times New Roman" w:eastAsia="微软雅黑" w:hAnsi="Times New Roman" w:cs="Times New Roman"/>
          <w:b/>
          <w:bCs/>
          <w:sz w:val="22"/>
          <w:szCs w:val="22"/>
        </w:rPr>
      </w:pPr>
      <w:r w:rsidRPr="00F35EC2">
        <w:rPr>
          <w:rFonts w:ascii="Segoe UI Emoji" w:eastAsia="微软雅黑" w:hAnsi="Segoe UI Emoji" w:cs="Segoe UI Emoji"/>
          <w:b/>
          <w:bCs/>
          <w:sz w:val="22"/>
          <w:szCs w:val="22"/>
        </w:rPr>
        <w:t>🔹</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短期：回调可买入，短线不追高</w:t>
      </w:r>
    </w:p>
    <w:p w14:paraId="1C6B398D" w14:textId="77777777" w:rsidR="00F35EC2" w:rsidRPr="00F35EC2" w:rsidRDefault="00F35EC2">
      <w:pPr>
        <w:numPr>
          <w:ilvl w:val="0"/>
          <w:numId w:val="84"/>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lastRenderedPageBreak/>
        <w:t>当前估值偏高</w:t>
      </w:r>
      <w:r w:rsidRPr="00F35EC2">
        <w:rPr>
          <w:rFonts w:ascii="Times New Roman" w:eastAsia="微软雅黑" w:hAnsi="Times New Roman" w:cs="Times New Roman"/>
          <w:b/>
          <w:bCs/>
          <w:sz w:val="22"/>
          <w:szCs w:val="22"/>
        </w:rPr>
        <w:t xml:space="preserve"> ($378)</w:t>
      </w:r>
      <w:r w:rsidRPr="00F35EC2">
        <w:rPr>
          <w:rFonts w:ascii="Times New Roman" w:eastAsia="微软雅黑" w:hAnsi="Times New Roman" w:cs="Times New Roman"/>
          <w:b/>
          <w:bCs/>
          <w:sz w:val="22"/>
          <w:szCs w:val="22"/>
        </w:rPr>
        <w:t>，短线不宜盲目加仓</w:t>
      </w:r>
      <w:r w:rsidRPr="00F35EC2">
        <w:rPr>
          <w:rFonts w:ascii="Times New Roman" w:eastAsia="微软雅黑" w:hAnsi="Times New Roman" w:cs="Times New Roman"/>
          <w:sz w:val="22"/>
          <w:szCs w:val="22"/>
        </w:rPr>
        <w:t>，等待</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财报验证增长动能</w:t>
      </w:r>
      <w:r w:rsidRPr="00F35EC2">
        <w:rPr>
          <w:rFonts w:ascii="Times New Roman" w:eastAsia="微软雅黑" w:hAnsi="Times New Roman" w:cs="Times New Roman"/>
          <w:sz w:val="22"/>
          <w:szCs w:val="22"/>
        </w:rPr>
        <w:t>。</w:t>
      </w:r>
    </w:p>
    <w:p w14:paraId="588BA07A" w14:textId="77777777" w:rsidR="00F35EC2" w:rsidRPr="00F35EC2" w:rsidRDefault="00F35EC2">
      <w:pPr>
        <w:numPr>
          <w:ilvl w:val="0"/>
          <w:numId w:val="84"/>
        </w:numPr>
        <w:rPr>
          <w:rFonts w:ascii="Times New Roman" w:eastAsia="微软雅黑" w:hAnsi="Times New Roman" w:cs="Times New Roman"/>
          <w:sz w:val="22"/>
          <w:szCs w:val="22"/>
        </w:rPr>
      </w:pPr>
      <w:r w:rsidRPr="00F35EC2">
        <w:rPr>
          <w:rFonts w:ascii="Times New Roman" w:eastAsia="微软雅黑" w:hAnsi="Times New Roman" w:cs="Times New Roman"/>
          <w:sz w:val="22"/>
          <w:szCs w:val="22"/>
        </w:rPr>
        <w:t>若财报后股价突破</w:t>
      </w:r>
      <w:r w:rsidRPr="00F35EC2">
        <w:rPr>
          <w:rFonts w:ascii="Times New Roman" w:eastAsia="微软雅黑" w:hAnsi="Times New Roman" w:cs="Times New Roman"/>
          <w:sz w:val="22"/>
          <w:szCs w:val="22"/>
        </w:rPr>
        <w:t xml:space="preserve"> $390</w:t>
      </w:r>
      <w:r w:rsidRPr="00F35EC2">
        <w:rPr>
          <w:rFonts w:ascii="Times New Roman" w:eastAsia="微软雅黑" w:hAnsi="Times New Roman" w:cs="Times New Roman"/>
          <w:sz w:val="22"/>
          <w:szCs w:val="22"/>
        </w:rPr>
        <w:t>，可考虑部分止盈；若跌至</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$300-$320</w:t>
      </w:r>
      <w:r w:rsidRPr="00F35EC2">
        <w:rPr>
          <w:rFonts w:ascii="Times New Roman" w:eastAsia="微软雅黑" w:hAnsi="Times New Roman" w:cs="Times New Roman"/>
          <w:sz w:val="22"/>
          <w:szCs w:val="22"/>
        </w:rPr>
        <w:t>，可考虑分批买入。</w:t>
      </w:r>
    </w:p>
    <w:p w14:paraId="7F984261" w14:textId="77777777" w:rsidR="00F35EC2" w:rsidRPr="00F35EC2" w:rsidRDefault="00F35EC2" w:rsidP="00F35EC2">
      <w:pPr>
        <w:rPr>
          <w:rFonts w:ascii="Times New Roman" w:eastAsia="微软雅黑" w:hAnsi="Times New Roman" w:cs="Times New Roman"/>
          <w:b/>
          <w:bCs/>
          <w:sz w:val="22"/>
          <w:szCs w:val="22"/>
        </w:rPr>
      </w:pPr>
      <w:r w:rsidRPr="00F35EC2">
        <w:rPr>
          <w:rFonts w:ascii="Segoe UI Emoji" w:eastAsia="微软雅黑" w:hAnsi="Segoe UI Emoji" w:cs="Segoe UI Emoji"/>
          <w:b/>
          <w:bCs/>
          <w:sz w:val="22"/>
          <w:szCs w:val="22"/>
        </w:rPr>
        <w:t>🔹</w:t>
      </w:r>
      <w:r w:rsidRPr="00F35EC2">
        <w:rPr>
          <w:rFonts w:ascii="Times New Roman" w:eastAsia="微软雅黑" w:hAnsi="Times New Roman" w:cs="Times New Roman"/>
          <w:b/>
          <w:bCs/>
          <w:sz w:val="22"/>
          <w:szCs w:val="22"/>
        </w:rPr>
        <w:t xml:space="preserve"> </w:t>
      </w:r>
      <w:r w:rsidRPr="00F35EC2">
        <w:rPr>
          <w:rFonts w:ascii="Times New Roman" w:eastAsia="微软雅黑" w:hAnsi="Times New Roman" w:cs="Times New Roman"/>
          <w:b/>
          <w:bCs/>
          <w:sz w:val="22"/>
          <w:szCs w:val="22"/>
        </w:rPr>
        <w:t>长期：增长潜力仍在，关注</w:t>
      </w:r>
      <w:r w:rsidRPr="00F35EC2">
        <w:rPr>
          <w:rFonts w:ascii="Times New Roman" w:eastAsia="微软雅黑" w:hAnsi="Times New Roman" w:cs="Times New Roman"/>
          <w:b/>
          <w:bCs/>
          <w:sz w:val="22"/>
          <w:szCs w:val="22"/>
        </w:rPr>
        <w:t xml:space="preserve"> AI </w:t>
      </w:r>
      <w:r w:rsidRPr="00F35EC2">
        <w:rPr>
          <w:rFonts w:ascii="Times New Roman" w:eastAsia="微软雅黑" w:hAnsi="Times New Roman" w:cs="Times New Roman"/>
          <w:b/>
          <w:bCs/>
          <w:sz w:val="22"/>
          <w:szCs w:val="22"/>
        </w:rPr>
        <w:t>发展</w:t>
      </w:r>
    </w:p>
    <w:p w14:paraId="0F37902F" w14:textId="77777777" w:rsidR="00F35EC2" w:rsidRPr="00F35EC2" w:rsidRDefault="00F35EC2">
      <w:pPr>
        <w:numPr>
          <w:ilvl w:val="0"/>
          <w:numId w:val="8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 xml:space="preserve">AXON AI </w:t>
      </w:r>
      <w:r w:rsidRPr="00F35EC2">
        <w:rPr>
          <w:rFonts w:ascii="Times New Roman" w:eastAsia="微软雅黑" w:hAnsi="Times New Roman" w:cs="Times New Roman"/>
          <w:b/>
          <w:bCs/>
          <w:sz w:val="22"/>
          <w:szCs w:val="22"/>
        </w:rPr>
        <w:t>和新业务拓展</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sz w:val="22"/>
          <w:szCs w:val="22"/>
        </w:rPr>
        <w:t>将决定未来增长空间。</w:t>
      </w:r>
    </w:p>
    <w:p w14:paraId="61A301CF" w14:textId="77777777" w:rsidR="00F35EC2" w:rsidRPr="00F35EC2" w:rsidRDefault="00F35EC2">
      <w:pPr>
        <w:numPr>
          <w:ilvl w:val="0"/>
          <w:numId w:val="8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如果</w:t>
      </w:r>
      <w:r w:rsidRPr="00F35EC2">
        <w:rPr>
          <w:rFonts w:ascii="Times New Roman" w:eastAsia="微软雅黑" w:hAnsi="Times New Roman" w:cs="Times New Roman"/>
          <w:b/>
          <w:bCs/>
          <w:sz w:val="22"/>
          <w:szCs w:val="22"/>
        </w:rPr>
        <w:t xml:space="preserve"> 2025-2026 </w:t>
      </w:r>
      <w:r w:rsidRPr="00F35EC2">
        <w:rPr>
          <w:rFonts w:ascii="Times New Roman" w:eastAsia="微软雅黑" w:hAnsi="Times New Roman" w:cs="Times New Roman"/>
          <w:b/>
          <w:bCs/>
          <w:sz w:val="22"/>
          <w:szCs w:val="22"/>
        </w:rPr>
        <w:t>年</w:t>
      </w:r>
      <w:r w:rsidRPr="00F35EC2">
        <w:rPr>
          <w:rFonts w:ascii="Times New Roman" w:eastAsia="微软雅黑" w:hAnsi="Times New Roman" w:cs="Times New Roman"/>
          <w:b/>
          <w:bCs/>
          <w:sz w:val="22"/>
          <w:szCs w:val="22"/>
        </w:rPr>
        <w:t xml:space="preserve"> EBITDA </w:t>
      </w:r>
      <w:r w:rsidRPr="00F35EC2">
        <w:rPr>
          <w:rFonts w:ascii="Times New Roman" w:eastAsia="微软雅黑" w:hAnsi="Times New Roman" w:cs="Times New Roman"/>
          <w:b/>
          <w:bCs/>
          <w:sz w:val="22"/>
          <w:szCs w:val="22"/>
        </w:rPr>
        <w:t>仍能维持</w:t>
      </w:r>
      <w:r w:rsidRPr="00F35EC2">
        <w:rPr>
          <w:rFonts w:ascii="Times New Roman" w:eastAsia="微软雅黑" w:hAnsi="Times New Roman" w:cs="Times New Roman"/>
          <w:b/>
          <w:bCs/>
          <w:sz w:val="22"/>
          <w:szCs w:val="22"/>
        </w:rPr>
        <w:t xml:space="preserve"> 60%+</w:t>
      </w:r>
      <w:r w:rsidRPr="00F35EC2">
        <w:rPr>
          <w:rFonts w:ascii="Times New Roman" w:eastAsia="微软雅黑" w:hAnsi="Times New Roman" w:cs="Times New Roman"/>
          <w:b/>
          <w:bCs/>
          <w:sz w:val="22"/>
          <w:szCs w:val="22"/>
        </w:rPr>
        <w:t>，长期股价目标可达</w:t>
      </w:r>
      <w:r w:rsidRPr="00F35EC2">
        <w:rPr>
          <w:rFonts w:ascii="Times New Roman" w:eastAsia="微软雅黑" w:hAnsi="Times New Roman" w:cs="Times New Roman"/>
          <w:b/>
          <w:bCs/>
          <w:sz w:val="22"/>
          <w:szCs w:val="22"/>
        </w:rPr>
        <w:t xml:space="preserve"> $500+</w:t>
      </w:r>
      <w:r w:rsidRPr="00F35EC2">
        <w:rPr>
          <w:rFonts w:ascii="Times New Roman" w:eastAsia="微软雅黑" w:hAnsi="Times New Roman" w:cs="Times New Roman"/>
          <w:sz w:val="22"/>
          <w:szCs w:val="22"/>
        </w:rPr>
        <w:t>。</w:t>
      </w:r>
    </w:p>
    <w:p w14:paraId="45895EE1" w14:textId="77777777" w:rsidR="00F35EC2" w:rsidRPr="00F35EC2" w:rsidRDefault="00F35EC2">
      <w:pPr>
        <w:numPr>
          <w:ilvl w:val="0"/>
          <w:numId w:val="85"/>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风险因素需密切监测，特别是竞争与监管方面</w:t>
      </w:r>
      <w:r w:rsidRPr="00F35EC2">
        <w:rPr>
          <w:rFonts w:ascii="Times New Roman" w:eastAsia="微软雅黑" w:hAnsi="Times New Roman" w:cs="Times New Roman"/>
          <w:sz w:val="22"/>
          <w:szCs w:val="22"/>
        </w:rPr>
        <w:t>。</w:t>
      </w:r>
    </w:p>
    <w:p w14:paraId="4209C12B" w14:textId="77777777" w:rsidR="00F35EC2" w:rsidRPr="00F35EC2" w:rsidRDefault="00F35EC2" w:rsidP="00F35EC2">
      <w:pPr>
        <w:rPr>
          <w:rFonts w:ascii="Times New Roman" w:eastAsia="微软雅黑" w:hAnsi="Times New Roman" w:cs="Times New Roman"/>
          <w:sz w:val="22"/>
          <w:szCs w:val="22"/>
        </w:rPr>
      </w:pPr>
      <w:r w:rsidRPr="00F35EC2">
        <w:rPr>
          <w:rFonts w:ascii="Segoe UI Emoji" w:eastAsia="微软雅黑" w:hAnsi="Segoe UI Emoji" w:cs="Segoe UI Emoji"/>
          <w:sz w:val="22"/>
          <w:szCs w:val="22"/>
        </w:rPr>
        <w:t>📌</w:t>
      </w:r>
      <w:r w:rsidRPr="00F35EC2">
        <w:rPr>
          <w:rFonts w:ascii="Times New Roman" w:eastAsia="微软雅黑" w:hAnsi="Times New Roman" w:cs="Times New Roman"/>
          <w:sz w:val="22"/>
          <w:szCs w:val="22"/>
        </w:rPr>
        <w:t xml:space="preserve"> </w:t>
      </w:r>
      <w:r w:rsidRPr="00F35EC2">
        <w:rPr>
          <w:rFonts w:ascii="Times New Roman" w:eastAsia="微软雅黑" w:hAnsi="Times New Roman" w:cs="Times New Roman"/>
          <w:b/>
          <w:bCs/>
          <w:sz w:val="22"/>
          <w:szCs w:val="22"/>
        </w:rPr>
        <w:t>最终建议</w:t>
      </w:r>
      <w:r w:rsidRPr="00F35EC2">
        <w:rPr>
          <w:rFonts w:ascii="Times New Roman" w:eastAsia="微软雅黑" w:hAnsi="Times New Roman" w:cs="Times New Roman"/>
          <w:sz w:val="22"/>
          <w:szCs w:val="22"/>
        </w:rPr>
        <w:t>：</w:t>
      </w:r>
    </w:p>
    <w:p w14:paraId="0B4469E3" w14:textId="77777777" w:rsidR="00F35EC2" w:rsidRPr="00F35EC2" w:rsidRDefault="00F35EC2">
      <w:pPr>
        <w:numPr>
          <w:ilvl w:val="0"/>
          <w:numId w:val="8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持仓者可等待更好买入点</w:t>
      </w:r>
      <w:r w:rsidRPr="00F35EC2">
        <w:rPr>
          <w:rFonts w:ascii="Times New Roman" w:eastAsia="微软雅黑" w:hAnsi="Times New Roman" w:cs="Times New Roman"/>
          <w:sz w:val="22"/>
          <w:szCs w:val="22"/>
        </w:rPr>
        <w:t>，避免在估值高位追涨。</w:t>
      </w:r>
    </w:p>
    <w:p w14:paraId="5A9EE615" w14:textId="77777777" w:rsidR="00F35EC2" w:rsidRPr="00F35EC2" w:rsidRDefault="00F35EC2">
      <w:pPr>
        <w:numPr>
          <w:ilvl w:val="0"/>
          <w:numId w:val="86"/>
        </w:numPr>
        <w:rPr>
          <w:rFonts w:ascii="Times New Roman" w:eastAsia="微软雅黑" w:hAnsi="Times New Roman" w:cs="Times New Roman"/>
          <w:sz w:val="22"/>
          <w:szCs w:val="22"/>
        </w:rPr>
      </w:pPr>
      <w:r w:rsidRPr="00F35EC2">
        <w:rPr>
          <w:rFonts w:ascii="Times New Roman" w:eastAsia="微软雅黑" w:hAnsi="Times New Roman" w:cs="Times New Roman"/>
          <w:b/>
          <w:bCs/>
          <w:sz w:val="22"/>
          <w:szCs w:val="22"/>
        </w:rPr>
        <w:t>长期投资者可在</w:t>
      </w:r>
      <w:r w:rsidRPr="00F35EC2">
        <w:rPr>
          <w:rFonts w:ascii="Times New Roman" w:eastAsia="微软雅黑" w:hAnsi="Times New Roman" w:cs="Times New Roman"/>
          <w:b/>
          <w:bCs/>
          <w:sz w:val="22"/>
          <w:szCs w:val="22"/>
        </w:rPr>
        <w:t xml:space="preserve"> $300-$320 </w:t>
      </w:r>
      <w:r w:rsidRPr="00F35EC2">
        <w:rPr>
          <w:rFonts w:ascii="Times New Roman" w:eastAsia="微软雅黑" w:hAnsi="Times New Roman" w:cs="Times New Roman"/>
          <w:b/>
          <w:bCs/>
          <w:sz w:val="22"/>
          <w:szCs w:val="22"/>
        </w:rPr>
        <w:t>区间开始布局</w:t>
      </w:r>
      <w:r w:rsidRPr="00F35EC2">
        <w:rPr>
          <w:rFonts w:ascii="Times New Roman" w:eastAsia="微软雅黑" w:hAnsi="Times New Roman" w:cs="Times New Roman"/>
          <w:sz w:val="22"/>
          <w:szCs w:val="22"/>
        </w:rPr>
        <w:t>，并持续跟踪业绩增长。</w:t>
      </w:r>
    </w:p>
    <w:p w14:paraId="2A938220"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 </w:t>
      </w:r>
      <w:r w:rsidRPr="007A1387">
        <w:rPr>
          <w:rFonts w:ascii="Times New Roman" w:eastAsia="微软雅黑" w:hAnsi="Times New Roman" w:cs="Times New Roman"/>
          <w:b/>
          <w:bCs/>
          <w:sz w:val="22"/>
          <w:szCs w:val="22"/>
        </w:rPr>
        <w:t>技术面分析与短期走势预测</w:t>
      </w:r>
    </w:p>
    <w:p w14:paraId="77F3C78F"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23.1 </w:t>
      </w:r>
      <w:r w:rsidRPr="007A1387">
        <w:rPr>
          <w:rFonts w:ascii="Times New Roman" w:eastAsia="微软雅黑" w:hAnsi="Times New Roman" w:cs="Times New Roman"/>
          <w:b/>
          <w:bCs/>
          <w:sz w:val="22"/>
          <w:szCs w:val="22"/>
        </w:rPr>
        <w:t>近期技术趋势</w:t>
      </w:r>
    </w:p>
    <w:p w14:paraId="5E3BB328"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从最近的价格走势来看，</w:t>
      </w:r>
      <w:r w:rsidRPr="007A1387">
        <w:rPr>
          <w:rFonts w:ascii="Times New Roman" w:eastAsia="微软雅黑" w:hAnsi="Times New Roman" w:cs="Times New Roman"/>
          <w:sz w:val="22"/>
          <w:szCs w:val="22"/>
        </w:rPr>
        <w:t xml:space="preserve">AppLovin (APP) </w:t>
      </w:r>
      <w:r w:rsidRPr="007A1387">
        <w:rPr>
          <w:rFonts w:ascii="Times New Roman" w:eastAsia="微软雅黑" w:hAnsi="Times New Roman" w:cs="Times New Roman"/>
          <w:b/>
          <w:bCs/>
          <w:sz w:val="22"/>
          <w:szCs w:val="22"/>
        </w:rPr>
        <w:t>股价自</w:t>
      </w:r>
      <w:r w:rsidRPr="007A1387">
        <w:rPr>
          <w:rFonts w:ascii="Times New Roman" w:eastAsia="微软雅黑" w:hAnsi="Times New Roman" w:cs="Times New Roman"/>
          <w:b/>
          <w:bCs/>
          <w:sz w:val="22"/>
          <w:szCs w:val="22"/>
        </w:rPr>
        <w:t>2023</w:t>
      </w:r>
      <w:r w:rsidRPr="007A1387">
        <w:rPr>
          <w:rFonts w:ascii="Times New Roman" w:eastAsia="微软雅黑" w:hAnsi="Times New Roman" w:cs="Times New Roman"/>
          <w:b/>
          <w:bCs/>
          <w:sz w:val="22"/>
          <w:szCs w:val="22"/>
        </w:rPr>
        <w:t>年下半年以来大幅上涨</w:t>
      </w:r>
      <w:r w:rsidRPr="007A1387">
        <w:rPr>
          <w:rFonts w:ascii="Times New Roman" w:eastAsia="微软雅黑" w:hAnsi="Times New Roman" w:cs="Times New Roman"/>
          <w:sz w:val="22"/>
          <w:szCs w:val="22"/>
        </w:rPr>
        <w:t>，尤其是在</w:t>
      </w:r>
      <w:r w:rsidRPr="007A1387">
        <w:rPr>
          <w:rFonts w:ascii="Times New Roman" w:eastAsia="微软雅黑" w:hAnsi="Times New Roman" w:cs="Times New Roman"/>
          <w:sz w:val="22"/>
          <w:szCs w:val="22"/>
        </w:rPr>
        <w:t>AXON AI</w:t>
      </w:r>
      <w:r w:rsidRPr="007A1387">
        <w:rPr>
          <w:rFonts w:ascii="Times New Roman" w:eastAsia="微软雅黑" w:hAnsi="Times New Roman" w:cs="Times New Roman"/>
          <w:sz w:val="22"/>
          <w:szCs w:val="22"/>
        </w:rPr>
        <w:t>业务带动的市场情绪下，股价经历了爆发性增长。但目前技术图形显示出一定的短期超买信号，以下是关键观察点：</w:t>
      </w:r>
    </w:p>
    <w:p w14:paraId="3354E943"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关键技术指标分析</w:t>
      </w:r>
    </w:p>
    <w:tbl>
      <w:tblPr>
        <w:tblStyle w:val="41"/>
        <w:tblW w:w="0" w:type="auto"/>
        <w:tblLook w:val="04A0" w:firstRow="1" w:lastRow="0" w:firstColumn="1" w:lastColumn="0" w:noHBand="0" w:noVBand="1"/>
      </w:tblPr>
      <w:tblGrid>
        <w:gridCol w:w="2584"/>
        <w:gridCol w:w="2357"/>
        <w:gridCol w:w="3736"/>
      </w:tblGrid>
      <w:tr w:rsidR="007A1387" w:rsidRPr="007A1387" w14:paraId="1CCCF0F7"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85801C"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指标</w:t>
            </w:r>
          </w:p>
        </w:tc>
        <w:tc>
          <w:tcPr>
            <w:tcW w:w="0" w:type="auto"/>
            <w:hideMark/>
          </w:tcPr>
          <w:p w14:paraId="2B90AB08"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当前数值</w:t>
            </w:r>
          </w:p>
        </w:tc>
        <w:tc>
          <w:tcPr>
            <w:tcW w:w="0" w:type="auto"/>
            <w:hideMark/>
          </w:tcPr>
          <w:p w14:paraId="67FE2B38"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评价</w:t>
            </w:r>
          </w:p>
        </w:tc>
      </w:tr>
      <w:tr w:rsidR="007A1387" w:rsidRPr="007A1387" w14:paraId="0BD3C45C"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45039A"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50</w:t>
            </w:r>
            <w:r w:rsidRPr="007A1387">
              <w:rPr>
                <w:rFonts w:ascii="Times New Roman" w:eastAsia="微软雅黑" w:hAnsi="Times New Roman" w:cs="Times New Roman"/>
                <w:sz w:val="22"/>
                <w:szCs w:val="22"/>
              </w:rPr>
              <w:t>日均线</w:t>
            </w:r>
            <w:r w:rsidRPr="007A1387">
              <w:rPr>
                <w:rFonts w:ascii="Times New Roman" w:eastAsia="微软雅黑" w:hAnsi="Times New Roman" w:cs="Times New Roman"/>
                <w:sz w:val="22"/>
                <w:szCs w:val="22"/>
              </w:rPr>
              <w:t xml:space="preserve"> (MA50)</w:t>
            </w:r>
          </w:p>
        </w:tc>
        <w:tc>
          <w:tcPr>
            <w:tcW w:w="0" w:type="auto"/>
            <w:hideMark/>
          </w:tcPr>
          <w:p w14:paraId="5BA81CE9"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$312</w:t>
            </w:r>
          </w:p>
        </w:tc>
        <w:tc>
          <w:tcPr>
            <w:tcW w:w="0" w:type="auto"/>
            <w:hideMark/>
          </w:tcPr>
          <w:p w14:paraId="5B69FB1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强势支撑，回踩此线有较强买盘</w:t>
            </w:r>
          </w:p>
        </w:tc>
      </w:tr>
      <w:tr w:rsidR="007A1387" w:rsidRPr="007A1387" w14:paraId="640BC484"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5620A6B5"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200</w:t>
            </w:r>
            <w:r w:rsidRPr="007A1387">
              <w:rPr>
                <w:rFonts w:ascii="Times New Roman" w:eastAsia="微软雅黑" w:hAnsi="Times New Roman" w:cs="Times New Roman"/>
                <w:sz w:val="22"/>
                <w:szCs w:val="22"/>
              </w:rPr>
              <w:t>日均线</w:t>
            </w:r>
            <w:r w:rsidRPr="007A1387">
              <w:rPr>
                <w:rFonts w:ascii="Times New Roman" w:eastAsia="微软雅黑" w:hAnsi="Times New Roman" w:cs="Times New Roman"/>
                <w:sz w:val="22"/>
                <w:szCs w:val="22"/>
              </w:rPr>
              <w:t xml:space="preserve"> (MA200)</w:t>
            </w:r>
          </w:p>
        </w:tc>
        <w:tc>
          <w:tcPr>
            <w:tcW w:w="0" w:type="auto"/>
            <w:hideMark/>
          </w:tcPr>
          <w:p w14:paraId="3DA84AD1"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$245</w:t>
            </w:r>
          </w:p>
        </w:tc>
        <w:tc>
          <w:tcPr>
            <w:tcW w:w="0" w:type="auto"/>
            <w:hideMark/>
          </w:tcPr>
          <w:p w14:paraId="7C4AFE54"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长期趋势支撑</w:t>
            </w:r>
          </w:p>
        </w:tc>
      </w:tr>
      <w:tr w:rsidR="007A1387" w:rsidRPr="007A1387" w14:paraId="69E1CC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7EDA4A"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相对强弱指数</w:t>
            </w:r>
            <w:r w:rsidRPr="007A1387">
              <w:rPr>
                <w:rFonts w:ascii="Times New Roman" w:eastAsia="微软雅黑" w:hAnsi="Times New Roman" w:cs="Times New Roman"/>
                <w:sz w:val="22"/>
                <w:szCs w:val="22"/>
              </w:rPr>
              <w:t xml:space="preserve"> (RSI)</w:t>
            </w:r>
          </w:p>
        </w:tc>
        <w:tc>
          <w:tcPr>
            <w:tcW w:w="0" w:type="auto"/>
            <w:hideMark/>
          </w:tcPr>
          <w:p w14:paraId="478916A9"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72</w:t>
            </w:r>
          </w:p>
        </w:tc>
        <w:tc>
          <w:tcPr>
            <w:tcW w:w="0" w:type="auto"/>
            <w:hideMark/>
          </w:tcPr>
          <w:p w14:paraId="713719B3"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进入超买区间，短期回调可能性增加</w:t>
            </w:r>
          </w:p>
        </w:tc>
      </w:tr>
      <w:tr w:rsidR="007A1387" w:rsidRPr="007A1387" w14:paraId="227DE372"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1678009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MACD </w:t>
            </w:r>
            <w:r w:rsidRPr="007A1387">
              <w:rPr>
                <w:rFonts w:ascii="Times New Roman" w:eastAsia="微软雅黑" w:hAnsi="Times New Roman" w:cs="Times New Roman"/>
                <w:sz w:val="22"/>
                <w:szCs w:val="22"/>
              </w:rPr>
              <w:t>指标</w:t>
            </w:r>
          </w:p>
        </w:tc>
        <w:tc>
          <w:tcPr>
            <w:tcW w:w="0" w:type="auto"/>
            <w:hideMark/>
          </w:tcPr>
          <w:p w14:paraId="14BAA454"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DIF &gt; DEA</w:t>
            </w:r>
            <w:r w:rsidRPr="007A1387">
              <w:rPr>
                <w:rFonts w:ascii="Times New Roman" w:eastAsia="微软雅黑" w:hAnsi="Times New Roman" w:cs="Times New Roman"/>
                <w:sz w:val="22"/>
                <w:szCs w:val="22"/>
              </w:rPr>
              <w:t>，强势趋势</w:t>
            </w:r>
          </w:p>
        </w:tc>
        <w:tc>
          <w:tcPr>
            <w:tcW w:w="0" w:type="auto"/>
            <w:hideMark/>
          </w:tcPr>
          <w:p w14:paraId="573EE256"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多头动能仍然较强，但可能出现背离</w:t>
            </w:r>
          </w:p>
        </w:tc>
      </w:tr>
      <w:tr w:rsidR="007A1387" w:rsidRPr="007A1387" w14:paraId="156529BB"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8B5CF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布林带</w:t>
            </w:r>
            <w:r w:rsidRPr="007A1387">
              <w:rPr>
                <w:rFonts w:ascii="Times New Roman" w:eastAsia="微软雅黑" w:hAnsi="Times New Roman" w:cs="Times New Roman"/>
                <w:sz w:val="22"/>
                <w:szCs w:val="22"/>
              </w:rPr>
              <w:t xml:space="preserve"> (Bollinger Bands)</w:t>
            </w:r>
          </w:p>
        </w:tc>
        <w:tc>
          <w:tcPr>
            <w:tcW w:w="0" w:type="auto"/>
            <w:hideMark/>
          </w:tcPr>
          <w:p w14:paraId="477A2D52"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股价处于上轨</w:t>
            </w:r>
          </w:p>
        </w:tc>
        <w:tc>
          <w:tcPr>
            <w:tcW w:w="0" w:type="auto"/>
            <w:hideMark/>
          </w:tcPr>
          <w:p w14:paraId="35298878"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短期可能会回落至中轨区域</w:t>
            </w:r>
          </w:p>
        </w:tc>
      </w:tr>
    </w:tbl>
    <w:p w14:paraId="64FE9F02"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结论：</w:t>
      </w:r>
      <w:r w:rsidRPr="007A1387">
        <w:rPr>
          <w:rFonts w:ascii="Times New Roman" w:eastAsia="微软雅黑" w:hAnsi="Times New Roman" w:cs="Times New Roman"/>
          <w:b/>
          <w:bCs/>
          <w:sz w:val="22"/>
          <w:szCs w:val="22"/>
        </w:rPr>
        <w:t>短线来看，股价已经进入超买状态，可能会面临一定的回调压力。若回调至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区间，可能是较好的加仓机会。</w:t>
      </w:r>
    </w:p>
    <w:p w14:paraId="1726F2C9"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AD907EC">
          <v:rect id="_x0000_i1102" style="width:0;height:1.5pt" o:hralign="center" o:hrstd="t" o:hr="t" fillcolor="#a0a0a0" stroked="f"/>
        </w:pict>
      </w:r>
    </w:p>
    <w:p w14:paraId="4C3CC171"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23.2 </w:t>
      </w:r>
      <w:r w:rsidRPr="007A1387">
        <w:rPr>
          <w:rFonts w:ascii="Times New Roman" w:eastAsia="微软雅黑" w:hAnsi="Times New Roman" w:cs="Times New Roman"/>
          <w:b/>
          <w:bCs/>
          <w:sz w:val="22"/>
          <w:szCs w:val="22"/>
        </w:rPr>
        <w:t>关键支撑与压力位</w:t>
      </w:r>
    </w:p>
    <w:p w14:paraId="51D5DD46"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短期支撑位：</w:t>
      </w:r>
    </w:p>
    <w:p w14:paraId="14969C60" w14:textId="77777777" w:rsidR="007A1387" w:rsidRPr="007A1387" w:rsidRDefault="007A1387">
      <w:pPr>
        <w:numPr>
          <w:ilvl w:val="0"/>
          <w:numId w:val="9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$350 - </w:t>
      </w:r>
      <w:r w:rsidRPr="007A1387">
        <w:rPr>
          <w:rFonts w:ascii="Times New Roman" w:eastAsia="微软雅黑" w:hAnsi="Times New Roman" w:cs="Times New Roman"/>
          <w:b/>
          <w:bCs/>
          <w:sz w:val="22"/>
          <w:szCs w:val="22"/>
        </w:rPr>
        <w:t>近期回调低点</w:t>
      </w:r>
    </w:p>
    <w:p w14:paraId="70F9CF76" w14:textId="77777777" w:rsidR="007A1387" w:rsidRPr="007A1387" w:rsidRDefault="007A1387">
      <w:pPr>
        <w:numPr>
          <w:ilvl w:val="0"/>
          <w:numId w:val="9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$320 - MA50 </w:t>
      </w:r>
      <w:r w:rsidRPr="007A1387">
        <w:rPr>
          <w:rFonts w:ascii="Times New Roman" w:eastAsia="微软雅黑" w:hAnsi="Times New Roman" w:cs="Times New Roman"/>
          <w:b/>
          <w:bCs/>
          <w:sz w:val="22"/>
          <w:szCs w:val="22"/>
        </w:rPr>
        <w:t>均线支撑</w:t>
      </w:r>
    </w:p>
    <w:p w14:paraId="3A98D1BC" w14:textId="77777777" w:rsidR="007A1387" w:rsidRPr="007A1387" w:rsidRDefault="007A1387">
      <w:pPr>
        <w:numPr>
          <w:ilvl w:val="0"/>
          <w:numId w:val="9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$300 - </w:t>
      </w:r>
      <w:r w:rsidRPr="007A1387">
        <w:rPr>
          <w:rFonts w:ascii="Times New Roman" w:eastAsia="微软雅黑" w:hAnsi="Times New Roman" w:cs="Times New Roman"/>
          <w:b/>
          <w:bCs/>
          <w:sz w:val="22"/>
          <w:szCs w:val="22"/>
        </w:rPr>
        <w:t>重要心理关口</w:t>
      </w:r>
    </w:p>
    <w:p w14:paraId="13B2FA7B"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短期压力位：</w:t>
      </w:r>
    </w:p>
    <w:p w14:paraId="54400AB6" w14:textId="77777777" w:rsidR="007A1387" w:rsidRPr="007A1387" w:rsidRDefault="007A1387">
      <w:pPr>
        <w:numPr>
          <w:ilvl w:val="0"/>
          <w:numId w:val="10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$390 - </w:t>
      </w:r>
      <w:r w:rsidRPr="007A1387">
        <w:rPr>
          <w:rFonts w:ascii="Times New Roman" w:eastAsia="微软雅黑" w:hAnsi="Times New Roman" w:cs="Times New Roman"/>
          <w:b/>
          <w:bCs/>
          <w:sz w:val="22"/>
          <w:szCs w:val="22"/>
        </w:rPr>
        <w:t>突破后回落</w:t>
      </w:r>
    </w:p>
    <w:p w14:paraId="37E7D3A4" w14:textId="77777777" w:rsidR="007A1387" w:rsidRPr="007A1387" w:rsidRDefault="007A1387">
      <w:pPr>
        <w:numPr>
          <w:ilvl w:val="0"/>
          <w:numId w:val="10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$420 - </w:t>
      </w:r>
      <w:r w:rsidRPr="007A1387">
        <w:rPr>
          <w:rFonts w:ascii="Times New Roman" w:eastAsia="微软雅黑" w:hAnsi="Times New Roman" w:cs="Times New Roman"/>
          <w:b/>
          <w:bCs/>
          <w:sz w:val="22"/>
          <w:szCs w:val="22"/>
        </w:rPr>
        <w:t>近期高点</w:t>
      </w:r>
    </w:p>
    <w:p w14:paraId="53AF0727" w14:textId="77777777" w:rsidR="007A1387" w:rsidRPr="007A1387" w:rsidRDefault="007A1387">
      <w:pPr>
        <w:numPr>
          <w:ilvl w:val="0"/>
          <w:numId w:val="100"/>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 xml:space="preserve">$450 - </w:t>
      </w:r>
      <w:r w:rsidRPr="007A1387">
        <w:rPr>
          <w:rFonts w:ascii="Times New Roman" w:eastAsia="微软雅黑" w:hAnsi="Times New Roman" w:cs="Times New Roman"/>
          <w:b/>
          <w:bCs/>
          <w:sz w:val="22"/>
          <w:szCs w:val="22"/>
        </w:rPr>
        <w:t>若突破前高，可能进一步测试</w:t>
      </w:r>
    </w:p>
    <w:p w14:paraId="7CB2556E"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策略建议：</w:t>
      </w:r>
    </w:p>
    <w:p w14:paraId="60845D3D" w14:textId="77777777" w:rsidR="007A1387" w:rsidRPr="007A1387" w:rsidRDefault="007A1387">
      <w:pPr>
        <w:numPr>
          <w:ilvl w:val="0"/>
          <w:numId w:val="101"/>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短线交易者</w:t>
      </w:r>
      <w:r w:rsidRPr="007A1387">
        <w:rPr>
          <w:rFonts w:ascii="Times New Roman" w:eastAsia="微软雅黑" w:hAnsi="Times New Roman" w:cs="Times New Roman"/>
          <w:sz w:val="22"/>
          <w:szCs w:val="22"/>
        </w:rPr>
        <w:t>：可以等待回调至</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$320-$330</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sz w:val="22"/>
          <w:szCs w:val="22"/>
        </w:rPr>
        <w:t>再入场，而不是在当前价格追高。</w:t>
      </w:r>
    </w:p>
    <w:p w14:paraId="50F9C5CD" w14:textId="77777777" w:rsidR="007A1387" w:rsidRPr="007A1387" w:rsidRDefault="007A1387">
      <w:pPr>
        <w:numPr>
          <w:ilvl w:val="0"/>
          <w:numId w:val="101"/>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长线投资者</w:t>
      </w:r>
      <w:r w:rsidRPr="007A1387">
        <w:rPr>
          <w:rFonts w:ascii="Times New Roman" w:eastAsia="微软雅黑" w:hAnsi="Times New Roman" w:cs="Times New Roman"/>
          <w:sz w:val="22"/>
          <w:szCs w:val="22"/>
        </w:rPr>
        <w:t>：若股价跌破</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$300</w:t>
      </w:r>
      <w:r w:rsidRPr="007A1387">
        <w:rPr>
          <w:rFonts w:ascii="Times New Roman" w:eastAsia="微软雅黑" w:hAnsi="Times New Roman" w:cs="Times New Roman"/>
          <w:sz w:val="22"/>
          <w:szCs w:val="22"/>
        </w:rPr>
        <w:t>，可能是加仓的机会。</w:t>
      </w:r>
    </w:p>
    <w:p w14:paraId="19261EBE"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11E5A4">
          <v:rect id="_x0000_i1103" style="width:0;height:1.5pt" o:hralign="center" o:hrstd="t" o:hr="t" fillcolor="#a0a0a0" stroked="f"/>
        </w:pict>
      </w:r>
    </w:p>
    <w:p w14:paraId="66762D9F"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24. </w:t>
      </w:r>
      <w:r w:rsidRPr="007A1387">
        <w:rPr>
          <w:rFonts w:ascii="Times New Roman" w:eastAsia="微软雅黑" w:hAnsi="Times New Roman" w:cs="Times New Roman"/>
          <w:b/>
          <w:bCs/>
          <w:sz w:val="22"/>
          <w:szCs w:val="22"/>
        </w:rPr>
        <w:t>机构持仓动向分析</w:t>
      </w:r>
    </w:p>
    <w:p w14:paraId="5EC11B5B"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近期的</w:t>
      </w:r>
      <w:r w:rsidRPr="007A1387">
        <w:rPr>
          <w:rFonts w:ascii="Times New Roman" w:eastAsia="微软雅黑" w:hAnsi="Times New Roman" w:cs="Times New Roman"/>
          <w:b/>
          <w:bCs/>
          <w:sz w:val="22"/>
          <w:szCs w:val="22"/>
        </w:rPr>
        <w:t>机构持仓数据</w:t>
      </w:r>
      <w:r w:rsidRPr="007A1387">
        <w:rPr>
          <w:rFonts w:ascii="Times New Roman" w:eastAsia="微软雅黑" w:hAnsi="Times New Roman" w:cs="Times New Roman"/>
          <w:sz w:val="22"/>
          <w:szCs w:val="22"/>
        </w:rPr>
        <w:t>表明，大型基金在</w:t>
      </w:r>
      <w:r w:rsidRPr="007A1387">
        <w:rPr>
          <w:rFonts w:ascii="Times New Roman" w:eastAsia="微软雅黑" w:hAnsi="Times New Roman" w:cs="Times New Roman"/>
          <w:sz w:val="22"/>
          <w:szCs w:val="22"/>
        </w:rPr>
        <w:t xml:space="preserve">Q4 </w:t>
      </w:r>
      <w:r w:rsidRPr="007A1387">
        <w:rPr>
          <w:rFonts w:ascii="Times New Roman" w:eastAsia="微软雅黑" w:hAnsi="Times New Roman" w:cs="Times New Roman"/>
          <w:b/>
          <w:bCs/>
          <w:sz w:val="22"/>
          <w:szCs w:val="22"/>
        </w:rPr>
        <w:t>有较为明显的增持动作</w:t>
      </w:r>
      <w:r w:rsidRPr="007A1387">
        <w:rPr>
          <w:rFonts w:ascii="Times New Roman" w:eastAsia="微软雅黑" w:hAnsi="Times New Roman" w:cs="Times New Roman"/>
          <w:sz w:val="22"/>
          <w:szCs w:val="22"/>
        </w:rPr>
        <w:t>，尤其是柏基资本和雷</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达里奥的桥水基金。这表明市场对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sz w:val="22"/>
          <w:szCs w:val="22"/>
        </w:rPr>
        <w:t>的长期增长前景仍然看好。</w:t>
      </w:r>
    </w:p>
    <w:p w14:paraId="31434FCC"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24.1 </w:t>
      </w:r>
      <w:r w:rsidRPr="007A1387">
        <w:rPr>
          <w:rFonts w:ascii="Times New Roman" w:eastAsia="微软雅黑" w:hAnsi="Times New Roman" w:cs="Times New Roman"/>
          <w:b/>
          <w:bCs/>
          <w:sz w:val="22"/>
          <w:szCs w:val="22"/>
        </w:rPr>
        <w:t>机构持仓趋势</w:t>
      </w:r>
    </w:p>
    <w:tbl>
      <w:tblPr>
        <w:tblStyle w:val="41"/>
        <w:tblW w:w="0" w:type="auto"/>
        <w:tblLook w:val="04A0" w:firstRow="1" w:lastRow="0" w:firstColumn="1" w:lastColumn="0" w:noHBand="0" w:noVBand="1"/>
      </w:tblPr>
      <w:tblGrid>
        <w:gridCol w:w="1096"/>
        <w:gridCol w:w="1096"/>
        <w:gridCol w:w="1096"/>
      </w:tblGrid>
      <w:tr w:rsidR="007A1387" w:rsidRPr="007A1387" w14:paraId="443D6E88"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590180"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w:t>
            </w:r>
          </w:p>
        </w:tc>
        <w:tc>
          <w:tcPr>
            <w:tcW w:w="0" w:type="auto"/>
            <w:hideMark/>
          </w:tcPr>
          <w:p w14:paraId="379B74C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持股变化</w:t>
            </w:r>
          </w:p>
        </w:tc>
        <w:tc>
          <w:tcPr>
            <w:tcW w:w="0" w:type="auto"/>
            <w:hideMark/>
          </w:tcPr>
          <w:p w14:paraId="61DBB1B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变动幅度</w:t>
            </w:r>
          </w:p>
        </w:tc>
      </w:tr>
      <w:tr w:rsidR="007A1387" w:rsidRPr="007A1387" w14:paraId="29A28078"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621F7"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柏基资本</w:t>
            </w:r>
          </w:p>
        </w:tc>
        <w:tc>
          <w:tcPr>
            <w:tcW w:w="0" w:type="auto"/>
            <w:hideMark/>
          </w:tcPr>
          <w:p w14:paraId="6311A9F0" w14:textId="56227989"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+5,421</w:t>
            </w:r>
            <w:r w:rsidR="000D088A">
              <w:rPr>
                <w:rFonts w:ascii="Times New Roman" w:eastAsia="微软雅黑" w:hAnsi="Times New Roman" w:cs="Times New Roman"/>
                <w:sz w:val="22"/>
                <w:szCs w:val="22"/>
              </w:rPr>
              <w:t xml:space="preserve"> </w:t>
            </w:r>
            <w:r w:rsidRPr="007A1387">
              <w:rPr>
                <w:rFonts w:ascii="Times New Roman" w:eastAsia="微软雅黑" w:hAnsi="Times New Roman" w:cs="Times New Roman"/>
                <w:sz w:val="22"/>
                <w:szCs w:val="22"/>
              </w:rPr>
              <w:t>%</w:t>
            </w:r>
          </w:p>
        </w:tc>
        <w:tc>
          <w:tcPr>
            <w:tcW w:w="0" w:type="auto"/>
            <w:hideMark/>
          </w:tcPr>
          <w:p w14:paraId="37B158A5"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明显增持</w:t>
            </w:r>
          </w:p>
        </w:tc>
      </w:tr>
      <w:tr w:rsidR="007A1387" w:rsidRPr="007A1387" w14:paraId="3866DC43"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5A273CDB"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桥水基金</w:t>
            </w:r>
          </w:p>
        </w:tc>
        <w:tc>
          <w:tcPr>
            <w:tcW w:w="0" w:type="auto"/>
            <w:hideMark/>
          </w:tcPr>
          <w:p w14:paraId="2E567F6B"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+337%</w:t>
            </w:r>
          </w:p>
        </w:tc>
        <w:tc>
          <w:tcPr>
            <w:tcW w:w="0" w:type="auto"/>
            <w:hideMark/>
          </w:tcPr>
          <w:p w14:paraId="4762E7E3"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大幅增仓</w:t>
            </w:r>
          </w:p>
        </w:tc>
      </w:tr>
      <w:tr w:rsidR="007A1387" w:rsidRPr="007A1387" w14:paraId="34F1E1BC"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1CC649"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高瓴资本</w:t>
            </w:r>
          </w:p>
        </w:tc>
        <w:tc>
          <w:tcPr>
            <w:tcW w:w="0" w:type="auto"/>
            <w:hideMark/>
          </w:tcPr>
          <w:p w14:paraId="33EFD774"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-23%</w:t>
            </w:r>
          </w:p>
        </w:tc>
        <w:tc>
          <w:tcPr>
            <w:tcW w:w="0" w:type="auto"/>
            <w:hideMark/>
          </w:tcPr>
          <w:p w14:paraId="13295D6D"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部分减持</w:t>
            </w:r>
          </w:p>
        </w:tc>
      </w:tr>
    </w:tbl>
    <w:p w14:paraId="3E6DB98C"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解读</w:t>
      </w:r>
      <w:r w:rsidRPr="007A1387">
        <w:rPr>
          <w:rFonts w:ascii="Times New Roman" w:eastAsia="微软雅黑" w:hAnsi="Times New Roman" w:cs="Times New Roman"/>
          <w:sz w:val="22"/>
          <w:szCs w:val="22"/>
        </w:rPr>
        <w:t>：</w:t>
      </w:r>
    </w:p>
    <w:p w14:paraId="1273F7F2" w14:textId="77777777" w:rsidR="007A1387" w:rsidRPr="007A1387" w:rsidRDefault="007A1387">
      <w:pPr>
        <w:numPr>
          <w:ilvl w:val="0"/>
          <w:numId w:val="102"/>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柏基资本和桥水基金的增持表明他们对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b/>
          <w:bCs/>
          <w:sz w:val="22"/>
          <w:szCs w:val="22"/>
        </w:rPr>
        <w:t>长期增长逻辑仍然认可</w:t>
      </w:r>
      <w:r w:rsidRPr="007A1387">
        <w:rPr>
          <w:rFonts w:ascii="Times New Roman" w:eastAsia="微软雅黑" w:hAnsi="Times New Roman" w:cs="Times New Roman"/>
          <w:sz w:val="22"/>
          <w:szCs w:val="22"/>
        </w:rPr>
        <w:t>，尤其是</w:t>
      </w:r>
      <w:r w:rsidRPr="007A1387">
        <w:rPr>
          <w:rFonts w:ascii="Times New Roman" w:eastAsia="微软雅黑" w:hAnsi="Times New Roman" w:cs="Times New Roman"/>
          <w:sz w:val="22"/>
          <w:szCs w:val="22"/>
        </w:rPr>
        <w:t xml:space="preserve"> AI </w:t>
      </w:r>
      <w:r w:rsidRPr="007A1387">
        <w:rPr>
          <w:rFonts w:ascii="Times New Roman" w:eastAsia="微软雅黑" w:hAnsi="Times New Roman" w:cs="Times New Roman"/>
          <w:sz w:val="22"/>
          <w:szCs w:val="22"/>
        </w:rPr>
        <w:t>业务的潜力。</w:t>
      </w:r>
    </w:p>
    <w:p w14:paraId="05FBA85A" w14:textId="77777777" w:rsidR="007A1387" w:rsidRPr="007A1387" w:rsidRDefault="007A1387">
      <w:pPr>
        <w:numPr>
          <w:ilvl w:val="0"/>
          <w:numId w:val="102"/>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高瓴资本的小幅减持可能只是</w:t>
      </w:r>
      <w:r w:rsidRPr="007A1387">
        <w:rPr>
          <w:rFonts w:ascii="Times New Roman" w:eastAsia="微软雅黑" w:hAnsi="Times New Roman" w:cs="Times New Roman"/>
          <w:b/>
          <w:bCs/>
          <w:sz w:val="22"/>
          <w:szCs w:val="22"/>
        </w:rPr>
        <w:t>组合调整</w:t>
      </w:r>
      <w:r w:rsidRPr="007A1387">
        <w:rPr>
          <w:rFonts w:ascii="Times New Roman" w:eastAsia="微软雅黑" w:hAnsi="Times New Roman" w:cs="Times New Roman"/>
          <w:sz w:val="22"/>
          <w:szCs w:val="22"/>
        </w:rPr>
        <w:t>，而非全面看空。</w:t>
      </w:r>
    </w:p>
    <w:p w14:paraId="22764955"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策略建议：</w:t>
      </w:r>
    </w:p>
    <w:p w14:paraId="2EE8040B" w14:textId="77777777" w:rsidR="007A1387" w:rsidRPr="007A1387" w:rsidRDefault="007A1387">
      <w:pPr>
        <w:numPr>
          <w:ilvl w:val="0"/>
          <w:numId w:val="103"/>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机构增持增强了长期投资者的信心，可以在</w:t>
      </w:r>
      <w:r w:rsidRPr="007A1387">
        <w:rPr>
          <w:rFonts w:ascii="Times New Roman" w:eastAsia="微软雅黑" w:hAnsi="Times New Roman" w:cs="Times New Roman"/>
          <w:b/>
          <w:bCs/>
          <w:sz w:val="22"/>
          <w:szCs w:val="22"/>
        </w:rPr>
        <w:t>回调到</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区间分批加仓</w:t>
      </w:r>
      <w:r w:rsidRPr="007A1387">
        <w:rPr>
          <w:rFonts w:ascii="Times New Roman" w:eastAsia="微软雅黑" w:hAnsi="Times New Roman" w:cs="Times New Roman"/>
          <w:sz w:val="22"/>
          <w:szCs w:val="22"/>
        </w:rPr>
        <w:t>。</w:t>
      </w:r>
    </w:p>
    <w:p w14:paraId="15EFDC63" w14:textId="77777777" w:rsidR="007A1387" w:rsidRPr="007A1387" w:rsidRDefault="007A1387">
      <w:pPr>
        <w:numPr>
          <w:ilvl w:val="0"/>
          <w:numId w:val="103"/>
        </w:num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若机构在</w:t>
      </w:r>
      <w:r w:rsidRPr="007A1387">
        <w:rPr>
          <w:rFonts w:ascii="Times New Roman" w:eastAsia="微软雅黑" w:hAnsi="Times New Roman" w:cs="Times New Roman"/>
          <w:sz w:val="22"/>
          <w:szCs w:val="22"/>
        </w:rPr>
        <w:t xml:space="preserve"> Q1 </w:t>
      </w:r>
      <w:r w:rsidRPr="007A1387">
        <w:rPr>
          <w:rFonts w:ascii="Times New Roman" w:eastAsia="微软雅黑" w:hAnsi="Times New Roman" w:cs="Times New Roman"/>
          <w:sz w:val="22"/>
          <w:szCs w:val="22"/>
        </w:rPr>
        <w:t>继续大幅增持，可能推动股价进一步上涨。</w:t>
      </w:r>
    </w:p>
    <w:p w14:paraId="2DE672E5"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0A396A1">
          <v:rect id="_x0000_i1104" style="width:0;height:1.5pt" o:hralign="center" o:hrstd="t" o:hr="t" fillcolor="#a0a0a0" stroked="f"/>
        </w:pict>
      </w:r>
    </w:p>
    <w:p w14:paraId="7CD2861E"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25. </w:t>
      </w:r>
      <w:r w:rsidRPr="007A1387">
        <w:rPr>
          <w:rFonts w:ascii="Times New Roman" w:eastAsia="微软雅黑" w:hAnsi="Times New Roman" w:cs="Times New Roman"/>
          <w:b/>
          <w:bCs/>
          <w:sz w:val="22"/>
          <w:szCs w:val="22"/>
        </w:rPr>
        <w:t>期权市场与市场情绪</w:t>
      </w:r>
    </w:p>
    <w:p w14:paraId="33701F51" w14:textId="77777777" w:rsidR="007A1387" w:rsidRPr="007A1387" w:rsidRDefault="007A1387" w:rsidP="007A1387">
      <w:pPr>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近期的</w:t>
      </w:r>
      <w:r w:rsidRPr="007A1387">
        <w:rPr>
          <w:rFonts w:ascii="Times New Roman" w:eastAsia="微软雅黑" w:hAnsi="Times New Roman" w:cs="Times New Roman"/>
          <w:b/>
          <w:bCs/>
          <w:sz w:val="22"/>
          <w:szCs w:val="22"/>
        </w:rPr>
        <w:t>期权数据</w:t>
      </w:r>
      <w:r w:rsidRPr="007A1387">
        <w:rPr>
          <w:rFonts w:ascii="Times New Roman" w:eastAsia="微软雅黑" w:hAnsi="Times New Roman" w:cs="Times New Roman"/>
          <w:sz w:val="22"/>
          <w:szCs w:val="22"/>
        </w:rPr>
        <w:t>表明，市场对</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sz w:val="22"/>
          <w:szCs w:val="22"/>
        </w:rPr>
        <w:t>未来一段时间的波动预期较高，尤其是财报发布前后。</w:t>
      </w:r>
    </w:p>
    <w:p w14:paraId="6F6E27FC"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25.1 </w:t>
      </w:r>
      <w:r w:rsidRPr="007A1387">
        <w:rPr>
          <w:rFonts w:ascii="Times New Roman" w:eastAsia="微软雅黑" w:hAnsi="Times New Roman" w:cs="Times New Roman"/>
          <w:b/>
          <w:bCs/>
          <w:sz w:val="22"/>
          <w:szCs w:val="22"/>
        </w:rPr>
        <w:t>期权市场动向</w:t>
      </w:r>
    </w:p>
    <w:p w14:paraId="7000EC46"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关键观察点</w:t>
      </w:r>
      <w:r w:rsidRPr="007A1387">
        <w:rPr>
          <w:rFonts w:ascii="Times New Roman" w:eastAsia="微软雅黑" w:hAnsi="Times New Roman" w:cs="Times New Roman"/>
          <w:sz w:val="22"/>
          <w:szCs w:val="22"/>
        </w:rPr>
        <w:t>：</w:t>
      </w:r>
    </w:p>
    <w:p w14:paraId="6E7531D6" w14:textId="77777777" w:rsidR="007A1387" w:rsidRPr="007A1387" w:rsidRDefault="007A1387">
      <w:pPr>
        <w:numPr>
          <w:ilvl w:val="0"/>
          <w:numId w:val="10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2</w:t>
      </w:r>
      <w:r w:rsidRPr="007A1387">
        <w:rPr>
          <w:rFonts w:ascii="Times New Roman" w:eastAsia="微软雅黑" w:hAnsi="Times New Roman" w:cs="Times New Roman"/>
          <w:b/>
          <w:bCs/>
          <w:sz w:val="22"/>
          <w:szCs w:val="22"/>
        </w:rPr>
        <w:t>月到期的看涨期权大幅增加</w:t>
      </w:r>
      <w:r w:rsidRPr="007A1387">
        <w:rPr>
          <w:rFonts w:ascii="Times New Roman" w:eastAsia="微软雅黑" w:hAnsi="Times New Roman" w:cs="Times New Roman"/>
          <w:sz w:val="22"/>
          <w:szCs w:val="22"/>
        </w:rPr>
        <w:t>，显示市场对财报后的看涨情绪较浓。</w:t>
      </w:r>
    </w:p>
    <w:p w14:paraId="2105DB0D" w14:textId="77777777" w:rsidR="007A1387" w:rsidRPr="007A1387" w:rsidRDefault="007A1387">
      <w:pPr>
        <w:numPr>
          <w:ilvl w:val="0"/>
          <w:numId w:val="104"/>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IV</w:t>
      </w:r>
      <w:r w:rsidRPr="007A1387">
        <w:rPr>
          <w:rFonts w:ascii="Times New Roman" w:eastAsia="微软雅黑" w:hAnsi="Times New Roman" w:cs="Times New Roman"/>
          <w:b/>
          <w:bCs/>
          <w:sz w:val="22"/>
          <w:szCs w:val="22"/>
        </w:rPr>
        <w:t>（隐含波动率）飙升</w:t>
      </w:r>
      <w:r w:rsidRPr="007A1387">
        <w:rPr>
          <w:rFonts w:ascii="Times New Roman" w:eastAsia="微软雅黑" w:hAnsi="Times New Roman" w:cs="Times New Roman"/>
          <w:sz w:val="22"/>
          <w:szCs w:val="22"/>
        </w:rPr>
        <w:t>，表明市场预期股价波动会加大。</w:t>
      </w:r>
    </w:p>
    <w:p w14:paraId="78B14262"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交易策略建议</w:t>
      </w:r>
      <w:r w:rsidRPr="007A1387">
        <w:rPr>
          <w:rFonts w:ascii="Times New Roman" w:eastAsia="微软雅黑" w:hAnsi="Times New Roman" w:cs="Times New Roman"/>
          <w:sz w:val="22"/>
          <w:szCs w:val="22"/>
        </w:rPr>
        <w:t>：</w:t>
      </w:r>
    </w:p>
    <w:p w14:paraId="434CA070" w14:textId="77777777" w:rsidR="007A1387" w:rsidRPr="007A1387" w:rsidRDefault="007A1387">
      <w:pPr>
        <w:numPr>
          <w:ilvl w:val="0"/>
          <w:numId w:val="105"/>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激进投资者</w:t>
      </w:r>
      <w:r w:rsidRPr="007A1387">
        <w:rPr>
          <w:rFonts w:ascii="Times New Roman" w:eastAsia="微软雅黑" w:hAnsi="Times New Roman" w:cs="Times New Roman"/>
          <w:sz w:val="22"/>
          <w:szCs w:val="22"/>
        </w:rPr>
        <w:t>：可使用</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牛市价差策略</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Buy Call + Sell Call</w:t>
      </w:r>
      <w:r w:rsidRPr="007A1387">
        <w:rPr>
          <w:rFonts w:ascii="Times New Roman" w:eastAsia="微软雅黑" w:hAnsi="Times New Roman" w:cs="Times New Roman"/>
          <w:sz w:val="22"/>
          <w:szCs w:val="22"/>
        </w:rPr>
        <w:t>）降低成本，减少风险。</w:t>
      </w:r>
    </w:p>
    <w:p w14:paraId="6DB3C5D2" w14:textId="77777777" w:rsidR="007A1387" w:rsidRPr="007A1387" w:rsidRDefault="007A1387">
      <w:pPr>
        <w:numPr>
          <w:ilvl w:val="0"/>
          <w:numId w:val="105"/>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保守投资者</w:t>
      </w:r>
      <w:r w:rsidRPr="007A1387">
        <w:rPr>
          <w:rFonts w:ascii="Times New Roman" w:eastAsia="微软雅黑" w:hAnsi="Times New Roman" w:cs="Times New Roman"/>
          <w:sz w:val="22"/>
          <w:szCs w:val="22"/>
        </w:rPr>
        <w:t>：可以选择在</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财报发布后再决定是否加仓</w:t>
      </w:r>
      <w:r w:rsidRPr="007A1387">
        <w:rPr>
          <w:rFonts w:ascii="Times New Roman" w:eastAsia="微软雅黑" w:hAnsi="Times New Roman" w:cs="Times New Roman"/>
          <w:sz w:val="22"/>
          <w:szCs w:val="22"/>
        </w:rPr>
        <w:t>，以规避短期波动。</w:t>
      </w:r>
    </w:p>
    <w:p w14:paraId="24B90107"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ED64DFF">
          <v:rect id="_x0000_i1105" style="width:0;height:1.5pt" o:hralign="center" o:hrstd="t" o:hr="t" fillcolor="#a0a0a0" stroked="f"/>
        </w:pict>
      </w:r>
    </w:p>
    <w:p w14:paraId="68692735"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26. </w:t>
      </w:r>
      <w:r w:rsidRPr="007A1387">
        <w:rPr>
          <w:rFonts w:ascii="Times New Roman" w:eastAsia="微软雅黑" w:hAnsi="Times New Roman" w:cs="Times New Roman"/>
          <w:b/>
          <w:bCs/>
          <w:sz w:val="22"/>
          <w:szCs w:val="22"/>
        </w:rPr>
        <w:t>结论与最终投资建议</w:t>
      </w:r>
    </w:p>
    <w:p w14:paraId="251208E7"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短线交易策略</w:t>
      </w:r>
    </w:p>
    <w:tbl>
      <w:tblPr>
        <w:tblStyle w:val="41"/>
        <w:tblW w:w="0" w:type="auto"/>
        <w:tblLook w:val="04A0" w:firstRow="1" w:lastRow="0" w:firstColumn="1" w:lastColumn="0" w:noHBand="0" w:noVBand="1"/>
      </w:tblPr>
      <w:tblGrid>
        <w:gridCol w:w="2325"/>
        <w:gridCol w:w="4396"/>
      </w:tblGrid>
      <w:tr w:rsidR="007A1387" w:rsidRPr="007A1387" w14:paraId="49646CF7"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EC47EE"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lastRenderedPageBreak/>
              <w:t>情况</w:t>
            </w:r>
          </w:p>
        </w:tc>
        <w:tc>
          <w:tcPr>
            <w:tcW w:w="0" w:type="auto"/>
            <w:hideMark/>
          </w:tcPr>
          <w:p w14:paraId="66905046"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策略</w:t>
            </w:r>
          </w:p>
        </w:tc>
      </w:tr>
      <w:tr w:rsidR="007A1387" w:rsidRPr="007A1387" w14:paraId="0A57F75D"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B509E9"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股价突破</w:t>
            </w:r>
            <w:r w:rsidRPr="007A1387">
              <w:rPr>
                <w:rFonts w:ascii="Times New Roman" w:eastAsia="微软雅黑" w:hAnsi="Times New Roman" w:cs="Times New Roman"/>
                <w:sz w:val="22"/>
                <w:szCs w:val="22"/>
              </w:rPr>
              <w:t xml:space="preserve"> $390</w:t>
            </w:r>
          </w:p>
        </w:tc>
        <w:tc>
          <w:tcPr>
            <w:tcW w:w="0" w:type="auto"/>
            <w:hideMark/>
          </w:tcPr>
          <w:p w14:paraId="384A02BE"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逢高止盈一部分，等待回调再加仓</w:t>
            </w:r>
          </w:p>
        </w:tc>
      </w:tr>
      <w:tr w:rsidR="007A1387" w:rsidRPr="007A1387" w14:paraId="178B39E0"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6BB9511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股价回调至</w:t>
            </w:r>
            <w:r w:rsidRPr="007A1387">
              <w:rPr>
                <w:rFonts w:ascii="Times New Roman" w:eastAsia="微软雅黑" w:hAnsi="Times New Roman" w:cs="Times New Roman"/>
                <w:sz w:val="22"/>
                <w:szCs w:val="22"/>
              </w:rPr>
              <w:t xml:space="preserve"> $320-$330</w:t>
            </w:r>
          </w:p>
        </w:tc>
        <w:tc>
          <w:tcPr>
            <w:tcW w:w="0" w:type="auto"/>
            <w:hideMark/>
          </w:tcPr>
          <w:p w14:paraId="3F6818C6"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逢低买入，长期持有</w:t>
            </w:r>
          </w:p>
        </w:tc>
      </w:tr>
      <w:tr w:rsidR="007A1387" w:rsidRPr="007A1387" w14:paraId="0E060DE8"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3806F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股价跌破</w:t>
            </w:r>
            <w:r w:rsidRPr="007A1387">
              <w:rPr>
                <w:rFonts w:ascii="Times New Roman" w:eastAsia="微软雅黑" w:hAnsi="Times New Roman" w:cs="Times New Roman"/>
                <w:sz w:val="22"/>
                <w:szCs w:val="22"/>
              </w:rPr>
              <w:t xml:space="preserve"> $300</w:t>
            </w:r>
          </w:p>
        </w:tc>
        <w:tc>
          <w:tcPr>
            <w:tcW w:w="0" w:type="auto"/>
            <w:hideMark/>
          </w:tcPr>
          <w:p w14:paraId="276FFB3D"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可考虑加大仓位，长期看好</w:t>
            </w:r>
          </w:p>
        </w:tc>
      </w:tr>
      <w:tr w:rsidR="007A1387" w:rsidRPr="007A1387" w14:paraId="2DBE1874"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19504058"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财报前</w:t>
            </w:r>
            <w:r w:rsidRPr="007A1387">
              <w:rPr>
                <w:rFonts w:ascii="Times New Roman" w:eastAsia="微软雅黑" w:hAnsi="Times New Roman" w:cs="Times New Roman"/>
                <w:sz w:val="22"/>
                <w:szCs w:val="22"/>
              </w:rPr>
              <w:t xml:space="preserve"> IV </w:t>
            </w:r>
            <w:r w:rsidRPr="007A1387">
              <w:rPr>
                <w:rFonts w:ascii="Times New Roman" w:eastAsia="微软雅黑" w:hAnsi="Times New Roman" w:cs="Times New Roman"/>
                <w:sz w:val="22"/>
                <w:szCs w:val="22"/>
              </w:rPr>
              <w:t>过高</w:t>
            </w:r>
          </w:p>
        </w:tc>
        <w:tc>
          <w:tcPr>
            <w:tcW w:w="0" w:type="auto"/>
            <w:hideMark/>
          </w:tcPr>
          <w:p w14:paraId="36C13940"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期权交易者可以考虑卖出看涨期权对冲风险</w:t>
            </w:r>
          </w:p>
        </w:tc>
      </w:tr>
    </w:tbl>
    <w:p w14:paraId="70BCE990" w14:textId="77777777" w:rsidR="007A1387" w:rsidRPr="007A1387" w:rsidRDefault="007A1387" w:rsidP="007A1387">
      <w:pPr>
        <w:rPr>
          <w:rFonts w:ascii="Times New Roman" w:eastAsia="微软雅黑" w:hAnsi="Times New Roman" w:cs="Times New Roman"/>
          <w:b/>
          <w:bCs/>
          <w:sz w:val="22"/>
          <w:szCs w:val="22"/>
        </w:rPr>
      </w:pPr>
      <w:r w:rsidRPr="007A1387">
        <w:rPr>
          <w:rFonts w:ascii="Segoe UI Emoji" w:eastAsia="微软雅黑" w:hAnsi="Segoe UI Emoji" w:cs="Segoe UI Emoji"/>
          <w:b/>
          <w:bCs/>
          <w:sz w:val="22"/>
          <w:szCs w:val="22"/>
        </w:rPr>
        <w:t>🔹</w:t>
      </w:r>
      <w:r w:rsidRPr="007A1387">
        <w:rPr>
          <w:rFonts w:ascii="Times New Roman" w:eastAsia="微软雅黑" w:hAnsi="Times New Roman" w:cs="Times New Roman"/>
          <w:b/>
          <w:bCs/>
          <w:sz w:val="22"/>
          <w:szCs w:val="22"/>
        </w:rPr>
        <w:t xml:space="preserve"> </w:t>
      </w:r>
      <w:r w:rsidRPr="007A1387">
        <w:rPr>
          <w:rFonts w:ascii="Times New Roman" w:eastAsia="微软雅黑" w:hAnsi="Times New Roman" w:cs="Times New Roman"/>
          <w:b/>
          <w:bCs/>
          <w:sz w:val="22"/>
          <w:szCs w:val="22"/>
        </w:rPr>
        <w:t>长期投资策略</w:t>
      </w:r>
    </w:p>
    <w:p w14:paraId="1A5927D6" w14:textId="77777777" w:rsidR="007A1387" w:rsidRPr="007A1387" w:rsidRDefault="007A1387">
      <w:pPr>
        <w:numPr>
          <w:ilvl w:val="0"/>
          <w:numId w:val="10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继续观察机构持仓动向</w:t>
      </w:r>
      <w:r w:rsidRPr="007A1387">
        <w:rPr>
          <w:rFonts w:ascii="Times New Roman" w:eastAsia="微软雅黑" w:hAnsi="Times New Roman" w:cs="Times New Roman"/>
          <w:sz w:val="22"/>
          <w:szCs w:val="22"/>
        </w:rPr>
        <w:t>，若大机构继续增持，则</w:t>
      </w:r>
      <w:r w:rsidRPr="007A1387">
        <w:rPr>
          <w:rFonts w:ascii="Times New Roman" w:eastAsia="微软雅黑" w:hAnsi="Times New Roman" w:cs="Times New Roman"/>
          <w:sz w:val="22"/>
          <w:szCs w:val="22"/>
        </w:rPr>
        <w:t xml:space="preserve"> APP </w:t>
      </w:r>
      <w:r w:rsidRPr="007A1387">
        <w:rPr>
          <w:rFonts w:ascii="Times New Roman" w:eastAsia="微软雅黑" w:hAnsi="Times New Roman" w:cs="Times New Roman"/>
          <w:b/>
          <w:bCs/>
          <w:sz w:val="22"/>
          <w:szCs w:val="22"/>
        </w:rPr>
        <w:t>长期增长潜力仍然较强</w:t>
      </w:r>
      <w:r w:rsidRPr="007A1387">
        <w:rPr>
          <w:rFonts w:ascii="Times New Roman" w:eastAsia="微软雅黑" w:hAnsi="Times New Roman" w:cs="Times New Roman"/>
          <w:sz w:val="22"/>
          <w:szCs w:val="22"/>
        </w:rPr>
        <w:t>。</w:t>
      </w:r>
    </w:p>
    <w:p w14:paraId="6959ED38" w14:textId="77777777" w:rsidR="007A1387" w:rsidRPr="007A1387" w:rsidRDefault="007A1387">
      <w:pPr>
        <w:numPr>
          <w:ilvl w:val="0"/>
          <w:numId w:val="10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长期目标价</w:t>
      </w:r>
      <w:r w:rsidRPr="007A1387">
        <w:rPr>
          <w:rFonts w:ascii="Times New Roman" w:eastAsia="微软雅黑" w:hAnsi="Times New Roman" w:cs="Times New Roman"/>
          <w:b/>
          <w:bCs/>
          <w:sz w:val="22"/>
          <w:szCs w:val="22"/>
        </w:rPr>
        <w:t xml:space="preserve"> $500+</w:t>
      </w:r>
      <w:r w:rsidRPr="007A1387">
        <w:rPr>
          <w:rFonts w:ascii="Times New Roman" w:eastAsia="微软雅黑" w:hAnsi="Times New Roman" w:cs="Times New Roman"/>
          <w:sz w:val="22"/>
          <w:szCs w:val="22"/>
        </w:rPr>
        <w:t>（基于</w:t>
      </w:r>
      <w:r w:rsidRPr="007A1387">
        <w:rPr>
          <w:rFonts w:ascii="Times New Roman" w:eastAsia="微软雅黑" w:hAnsi="Times New Roman" w:cs="Times New Roman"/>
          <w:sz w:val="22"/>
          <w:szCs w:val="22"/>
        </w:rPr>
        <w:t xml:space="preserve"> 2025-2026 </w:t>
      </w:r>
      <w:r w:rsidRPr="007A1387">
        <w:rPr>
          <w:rFonts w:ascii="Times New Roman" w:eastAsia="微软雅黑" w:hAnsi="Times New Roman" w:cs="Times New Roman"/>
          <w:sz w:val="22"/>
          <w:szCs w:val="22"/>
        </w:rPr>
        <w:t>年的</w:t>
      </w:r>
      <w:r w:rsidRPr="007A1387">
        <w:rPr>
          <w:rFonts w:ascii="Times New Roman" w:eastAsia="微软雅黑" w:hAnsi="Times New Roman" w:cs="Times New Roman"/>
          <w:sz w:val="22"/>
          <w:szCs w:val="22"/>
        </w:rPr>
        <w:t xml:space="preserve"> AI </w:t>
      </w:r>
      <w:r w:rsidRPr="007A1387">
        <w:rPr>
          <w:rFonts w:ascii="Times New Roman" w:eastAsia="微软雅黑" w:hAnsi="Times New Roman" w:cs="Times New Roman"/>
          <w:sz w:val="22"/>
          <w:szCs w:val="22"/>
        </w:rPr>
        <w:t>业务扩展）。</w:t>
      </w:r>
    </w:p>
    <w:p w14:paraId="39EE6B30" w14:textId="77777777" w:rsidR="007A1387" w:rsidRPr="007A1387" w:rsidRDefault="007A1387">
      <w:pPr>
        <w:numPr>
          <w:ilvl w:val="0"/>
          <w:numId w:val="106"/>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若</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业务增长不及预期，则需重新评估估值逻辑</w:t>
      </w:r>
      <w:r w:rsidRPr="007A1387">
        <w:rPr>
          <w:rFonts w:ascii="Times New Roman" w:eastAsia="微软雅黑" w:hAnsi="Times New Roman" w:cs="Times New Roman"/>
          <w:sz w:val="22"/>
          <w:szCs w:val="22"/>
        </w:rPr>
        <w:t>。</w:t>
      </w:r>
    </w:p>
    <w:p w14:paraId="0A92F538"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最终建议</w:t>
      </w:r>
      <w:r w:rsidRPr="007A1387">
        <w:rPr>
          <w:rFonts w:ascii="Times New Roman" w:eastAsia="微软雅黑" w:hAnsi="Times New Roman" w:cs="Times New Roman"/>
          <w:sz w:val="22"/>
          <w:szCs w:val="22"/>
        </w:rPr>
        <w:t>：</w:t>
      </w:r>
    </w:p>
    <w:p w14:paraId="42D62495" w14:textId="77777777" w:rsidR="007A1387" w:rsidRPr="007A1387" w:rsidRDefault="007A1387">
      <w:pPr>
        <w:numPr>
          <w:ilvl w:val="0"/>
          <w:numId w:val="107"/>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现价</w:t>
      </w:r>
      <w:r w:rsidRPr="007A1387">
        <w:rPr>
          <w:rFonts w:ascii="Times New Roman" w:eastAsia="微软雅黑" w:hAnsi="Times New Roman" w:cs="Times New Roman"/>
          <w:b/>
          <w:bCs/>
          <w:sz w:val="22"/>
          <w:szCs w:val="22"/>
        </w:rPr>
        <w:t xml:space="preserve"> $378 </w:t>
      </w:r>
      <w:r w:rsidRPr="007A1387">
        <w:rPr>
          <w:rFonts w:ascii="Times New Roman" w:eastAsia="微软雅黑" w:hAnsi="Times New Roman" w:cs="Times New Roman"/>
          <w:b/>
          <w:bCs/>
          <w:sz w:val="22"/>
          <w:szCs w:val="22"/>
        </w:rPr>
        <w:t>估值偏高，不宜盲目追高</w:t>
      </w:r>
      <w:r w:rsidRPr="007A1387">
        <w:rPr>
          <w:rFonts w:ascii="Times New Roman" w:eastAsia="微软雅黑" w:hAnsi="Times New Roman" w:cs="Times New Roman"/>
          <w:sz w:val="22"/>
          <w:szCs w:val="22"/>
        </w:rPr>
        <w:t>，可以等待</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区间布局</w:t>
      </w:r>
      <w:r w:rsidRPr="007A1387">
        <w:rPr>
          <w:rFonts w:ascii="Times New Roman" w:eastAsia="微软雅黑" w:hAnsi="Times New Roman" w:cs="Times New Roman"/>
          <w:sz w:val="22"/>
          <w:szCs w:val="22"/>
        </w:rPr>
        <w:t>。</w:t>
      </w:r>
    </w:p>
    <w:p w14:paraId="2C464DA9" w14:textId="77777777" w:rsidR="007A1387" w:rsidRPr="007A1387" w:rsidRDefault="007A1387">
      <w:pPr>
        <w:numPr>
          <w:ilvl w:val="0"/>
          <w:numId w:val="107"/>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长期看好</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驱动的增长</w:t>
      </w:r>
      <w:r w:rsidRPr="007A1387">
        <w:rPr>
          <w:rFonts w:ascii="Times New Roman" w:eastAsia="微软雅黑" w:hAnsi="Times New Roman" w:cs="Times New Roman"/>
          <w:sz w:val="22"/>
          <w:szCs w:val="22"/>
        </w:rPr>
        <w:t>，但也需关注政策、竞争等潜在风险。</w:t>
      </w:r>
    </w:p>
    <w:p w14:paraId="201E0498"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E7AE943">
          <v:rect id="_x0000_i1106" style="width:0;height:1.5pt" o:hralign="center" o:hrstd="t" o:hr="t" fillcolor="#a0a0a0" stroked="f"/>
        </w:pict>
      </w:r>
    </w:p>
    <w:p w14:paraId="3AA2F789"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 xml:space="preserve">27. </w:t>
      </w:r>
      <w:r w:rsidRPr="007A1387">
        <w:rPr>
          <w:rFonts w:ascii="Times New Roman" w:eastAsia="微软雅黑" w:hAnsi="Times New Roman" w:cs="Times New Roman"/>
          <w:b/>
          <w:bCs/>
          <w:sz w:val="22"/>
          <w:szCs w:val="22"/>
        </w:rPr>
        <w:t>未来跟踪重点</w:t>
      </w:r>
    </w:p>
    <w:tbl>
      <w:tblPr>
        <w:tblStyle w:val="41"/>
        <w:tblW w:w="0" w:type="auto"/>
        <w:tblLook w:val="04A0" w:firstRow="1" w:lastRow="0" w:firstColumn="1" w:lastColumn="0" w:noHBand="0" w:noVBand="1"/>
      </w:tblPr>
      <w:tblGrid>
        <w:gridCol w:w="1976"/>
        <w:gridCol w:w="1889"/>
        <w:gridCol w:w="3150"/>
      </w:tblGrid>
      <w:tr w:rsidR="007A1387" w:rsidRPr="007A1387" w14:paraId="7AC6118E" w14:textId="77777777" w:rsidTr="007A13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FF2514"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关键事件</w:t>
            </w:r>
          </w:p>
        </w:tc>
        <w:tc>
          <w:tcPr>
            <w:tcW w:w="0" w:type="auto"/>
            <w:hideMark/>
          </w:tcPr>
          <w:p w14:paraId="0F3E2FBC"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时间点</w:t>
            </w:r>
          </w:p>
        </w:tc>
        <w:tc>
          <w:tcPr>
            <w:tcW w:w="0" w:type="auto"/>
            <w:hideMark/>
          </w:tcPr>
          <w:p w14:paraId="5FB9ED00" w14:textId="77777777" w:rsidR="007A1387" w:rsidRPr="007A1387" w:rsidRDefault="007A1387" w:rsidP="007A138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可能影响</w:t>
            </w:r>
          </w:p>
        </w:tc>
      </w:tr>
      <w:tr w:rsidR="007A1387" w:rsidRPr="007A1387" w14:paraId="0C9CFE84"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C7EC2"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Q4 2024 </w:t>
            </w:r>
            <w:r w:rsidRPr="007A1387">
              <w:rPr>
                <w:rFonts w:ascii="Times New Roman" w:eastAsia="微软雅黑" w:hAnsi="Times New Roman" w:cs="Times New Roman"/>
                <w:sz w:val="22"/>
                <w:szCs w:val="22"/>
              </w:rPr>
              <w:t>财报</w:t>
            </w:r>
          </w:p>
        </w:tc>
        <w:tc>
          <w:tcPr>
            <w:tcW w:w="0" w:type="auto"/>
            <w:hideMark/>
          </w:tcPr>
          <w:p w14:paraId="5DB789DA"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2</w:t>
            </w:r>
            <w:r w:rsidRPr="007A1387">
              <w:rPr>
                <w:rFonts w:ascii="Times New Roman" w:eastAsia="微软雅黑" w:hAnsi="Times New Roman" w:cs="Times New Roman"/>
                <w:sz w:val="22"/>
                <w:szCs w:val="22"/>
              </w:rPr>
              <w:t>月</w:t>
            </w:r>
            <w:r w:rsidRPr="007A1387">
              <w:rPr>
                <w:rFonts w:ascii="Times New Roman" w:eastAsia="微软雅黑" w:hAnsi="Times New Roman" w:cs="Times New Roman"/>
                <w:sz w:val="22"/>
                <w:szCs w:val="22"/>
              </w:rPr>
              <w:t>12</w:t>
            </w:r>
            <w:r w:rsidRPr="007A1387">
              <w:rPr>
                <w:rFonts w:ascii="Times New Roman" w:eastAsia="微软雅黑" w:hAnsi="Times New Roman" w:cs="Times New Roman"/>
                <w:sz w:val="22"/>
                <w:szCs w:val="22"/>
              </w:rPr>
              <w:t>日</w:t>
            </w:r>
          </w:p>
        </w:tc>
        <w:tc>
          <w:tcPr>
            <w:tcW w:w="0" w:type="auto"/>
            <w:hideMark/>
          </w:tcPr>
          <w:p w14:paraId="653064E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关键业绩验证，影响短期走势</w:t>
            </w:r>
          </w:p>
        </w:tc>
      </w:tr>
      <w:tr w:rsidR="007A1387" w:rsidRPr="007A1387" w14:paraId="23F7CE9F"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7DDCD1AF"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美联储利率决策</w:t>
            </w:r>
          </w:p>
        </w:tc>
        <w:tc>
          <w:tcPr>
            <w:tcW w:w="0" w:type="auto"/>
            <w:hideMark/>
          </w:tcPr>
          <w:p w14:paraId="1B652E92"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3</w:t>
            </w:r>
            <w:r w:rsidRPr="007A1387">
              <w:rPr>
                <w:rFonts w:ascii="Times New Roman" w:eastAsia="微软雅黑" w:hAnsi="Times New Roman" w:cs="Times New Roman"/>
                <w:sz w:val="22"/>
                <w:szCs w:val="22"/>
              </w:rPr>
              <w:t>月</w:t>
            </w:r>
          </w:p>
        </w:tc>
        <w:tc>
          <w:tcPr>
            <w:tcW w:w="0" w:type="auto"/>
            <w:hideMark/>
          </w:tcPr>
          <w:p w14:paraId="13B86498"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影响整体市场估值</w:t>
            </w:r>
          </w:p>
        </w:tc>
      </w:tr>
      <w:tr w:rsidR="007A1387" w:rsidRPr="007A1387" w14:paraId="0A6CD4A7" w14:textId="77777777" w:rsidTr="007A1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E7476"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机构持仓报告更新</w:t>
            </w:r>
          </w:p>
        </w:tc>
        <w:tc>
          <w:tcPr>
            <w:tcW w:w="0" w:type="auto"/>
            <w:hideMark/>
          </w:tcPr>
          <w:p w14:paraId="4986D6BE"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w:t>
            </w:r>
            <w:r w:rsidRPr="007A1387">
              <w:rPr>
                <w:rFonts w:ascii="Times New Roman" w:eastAsia="微软雅黑" w:hAnsi="Times New Roman" w:cs="Times New Roman"/>
                <w:sz w:val="22"/>
                <w:szCs w:val="22"/>
              </w:rPr>
              <w:t>4</w:t>
            </w:r>
            <w:r w:rsidRPr="007A1387">
              <w:rPr>
                <w:rFonts w:ascii="Times New Roman" w:eastAsia="微软雅黑" w:hAnsi="Times New Roman" w:cs="Times New Roman"/>
                <w:sz w:val="22"/>
                <w:szCs w:val="22"/>
              </w:rPr>
              <w:t>月</w:t>
            </w:r>
          </w:p>
        </w:tc>
        <w:tc>
          <w:tcPr>
            <w:tcW w:w="0" w:type="auto"/>
            <w:hideMark/>
          </w:tcPr>
          <w:p w14:paraId="54E904DF" w14:textId="77777777" w:rsidR="007A1387" w:rsidRPr="007A1387" w:rsidRDefault="007A1387" w:rsidP="007A138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了解机构是否继续增持</w:t>
            </w:r>
          </w:p>
        </w:tc>
      </w:tr>
      <w:tr w:rsidR="007A1387" w:rsidRPr="007A1387" w14:paraId="74CF0C92" w14:textId="77777777" w:rsidTr="007A1387">
        <w:tc>
          <w:tcPr>
            <w:cnfStyle w:val="001000000000" w:firstRow="0" w:lastRow="0" w:firstColumn="1" w:lastColumn="0" w:oddVBand="0" w:evenVBand="0" w:oddHBand="0" w:evenHBand="0" w:firstRowFirstColumn="0" w:firstRowLastColumn="0" w:lastRowFirstColumn="0" w:lastRowLastColumn="0"/>
            <w:tcW w:w="0" w:type="auto"/>
            <w:hideMark/>
          </w:tcPr>
          <w:p w14:paraId="0C26C4E4" w14:textId="77777777" w:rsidR="007A1387" w:rsidRPr="007A1387" w:rsidRDefault="007A1387" w:rsidP="007A1387">
            <w:pPr>
              <w:spacing w:after="160" w:line="278" w:lineRule="auto"/>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 xml:space="preserve">AI </w:t>
            </w:r>
            <w:r w:rsidRPr="007A1387">
              <w:rPr>
                <w:rFonts w:ascii="Times New Roman" w:eastAsia="微软雅黑" w:hAnsi="Times New Roman" w:cs="Times New Roman"/>
                <w:sz w:val="22"/>
                <w:szCs w:val="22"/>
              </w:rPr>
              <w:t>业务新进展</w:t>
            </w:r>
          </w:p>
        </w:tc>
        <w:tc>
          <w:tcPr>
            <w:tcW w:w="0" w:type="auto"/>
            <w:hideMark/>
          </w:tcPr>
          <w:p w14:paraId="465C1779"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2025</w:t>
            </w:r>
            <w:r w:rsidRPr="007A1387">
              <w:rPr>
                <w:rFonts w:ascii="Times New Roman" w:eastAsia="微软雅黑" w:hAnsi="Times New Roman" w:cs="Times New Roman"/>
                <w:sz w:val="22"/>
                <w:szCs w:val="22"/>
              </w:rPr>
              <w:t>年全年</w:t>
            </w:r>
          </w:p>
        </w:tc>
        <w:tc>
          <w:tcPr>
            <w:tcW w:w="0" w:type="auto"/>
            <w:hideMark/>
          </w:tcPr>
          <w:p w14:paraId="55FD6315" w14:textId="77777777" w:rsidR="007A1387" w:rsidRPr="007A1387" w:rsidRDefault="007A1387" w:rsidP="007A138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A1387">
              <w:rPr>
                <w:rFonts w:ascii="Times New Roman" w:eastAsia="微软雅黑" w:hAnsi="Times New Roman" w:cs="Times New Roman"/>
                <w:sz w:val="22"/>
                <w:szCs w:val="22"/>
              </w:rPr>
              <w:t>观察</w:t>
            </w:r>
            <w:r w:rsidRPr="007A1387">
              <w:rPr>
                <w:rFonts w:ascii="Times New Roman" w:eastAsia="微软雅黑" w:hAnsi="Times New Roman" w:cs="Times New Roman"/>
                <w:sz w:val="22"/>
                <w:szCs w:val="22"/>
              </w:rPr>
              <w:t xml:space="preserve"> AXON </w:t>
            </w:r>
            <w:r w:rsidRPr="007A1387">
              <w:rPr>
                <w:rFonts w:ascii="Times New Roman" w:eastAsia="微软雅黑" w:hAnsi="Times New Roman" w:cs="Times New Roman"/>
                <w:sz w:val="22"/>
                <w:szCs w:val="22"/>
              </w:rPr>
              <w:t>是否持续推动增长</w:t>
            </w:r>
          </w:p>
        </w:tc>
      </w:tr>
    </w:tbl>
    <w:p w14:paraId="4622251D"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投资者行动建议</w:t>
      </w:r>
      <w:r w:rsidRPr="007A1387">
        <w:rPr>
          <w:rFonts w:ascii="Times New Roman" w:eastAsia="微软雅黑" w:hAnsi="Times New Roman" w:cs="Times New Roman"/>
          <w:sz w:val="22"/>
          <w:szCs w:val="22"/>
        </w:rPr>
        <w:t>：</w:t>
      </w:r>
    </w:p>
    <w:p w14:paraId="26F6AEEA" w14:textId="77777777" w:rsidR="007A1387" w:rsidRPr="007A1387" w:rsidRDefault="007A1387">
      <w:pPr>
        <w:numPr>
          <w:ilvl w:val="0"/>
          <w:numId w:val="108"/>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财报前：可观察股价波动，不必急于加仓</w:t>
      </w:r>
      <w:r w:rsidRPr="007A1387">
        <w:rPr>
          <w:rFonts w:ascii="Times New Roman" w:eastAsia="微软雅黑" w:hAnsi="Times New Roman" w:cs="Times New Roman"/>
          <w:sz w:val="22"/>
          <w:szCs w:val="22"/>
        </w:rPr>
        <w:t>。</w:t>
      </w:r>
    </w:p>
    <w:p w14:paraId="60A117A1" w14:textId="77777777" w:rsidR="007A1387" w:rsidRPr="007A1387" w:rsidRDefault="007A1387">
      <w:pPr>
        <w:numPr>
          <w:ilvl w:val="0"/>
          <w:numId w:val="108"/>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财报后：根据业绩情况再决定是否加仓或减持</w:t>
      </w:r>
      <w:r w:rsidRPr="007A1387">
        <w:rPr>
          <w:rFonts w:ascii="Times New Roman" w:eastAsia="微软雅黑" w:hAnsi="Times New Roman" w:cs="Times New Roman"/>
          <w:sz w:val="22"/>
          <w:szCs w:val="22"/>
        </w:rPr>
        <w:t>。</w:t>
      </w:r>
    </w:p>
    <w:p w14:paraId="1F14666A" w14:textId="77777777" w:rsidR="007A1387" w:rsidRPr="007A1387" w:rsidRDefault="007A1387">
      <w:pPr>
        <w:numPr>
          <w:ilvl w:val="0"/>
          <w:numId w:val="108"/>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lastRenderedPageBreak/>
        <w:t>长期投资者：回调至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后，可逐步加仓</w:t>
      </w:r>
      <w:r w:rsidRPr="007A1387">
        <w:rPr>
          <w:rFonts w:ascii="Times New Roman" w:eastAsia="微软雅黑" w:hAnsi="Times New Roman" w:cs="Times New Roman"/>
          <w:sz w:val="22"/>
          <w:szCs w:val="22"/>
        </w:rPr>
        <w:t>。</w:t>
      </w:r>
    </w:p>
    <w:p w14:paraId="6CA9ABB3" w14:textId="77777777" w:rsidR="007A1387" w:rsidRPr="007A1387" w:rsidRDefault="00000000" w:rsidP="007A138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C53621A">
          <v:rect id="_x0000_i1107" style="width:0;height:1.5pt" o:hralign="center" o:hrstd="t" o:hr="t" fillcolor="#a0a0a0" stroked="f"/>
        </w:pict>
      </w:r>
    </w:p>
    <w:p w14:paraId="442CDEE6" w14:textId="77777777" w:rsidR="007A1387" w:rsidRPr="007A1387" w:rsidRDefault="007A1387" w:rsidP="007A1387">
      <w:pPr>
        <w:rPr>
          <w:rFonts w:ascii="Times New Roman" w:eastAsia="微软雅黑" w:hAnsi="Times New Roman" w:cs="Times New Roman"/>
          <w:b/>
          <w:bCs/>
          <w:sz w:val="22"/>
          <w:szCs w:val="22"/>
        </w:rPr>
      </w:pPr>
      <w:r w:rsidRPr="007A1387">
        <w:rPr>
          <w:rFonts w:ascii="Times New Roman" w:eastAsia="微软雅黑" w:hAnsi="Times New Roman" w:cs="Times New Roman"/>
          <w:b/>
          <w:bCs/>
          <w:sz w:val="22"/>
          <w:szCs w:val="22"/>
        </w:rPr>
        <w:t>最终结论：谨慎持有，逢低买入</w:t>
      </w:r>
    </w:p>
    <w:p w14:paraId="086FF48D" w14:textId="77777777" w:rsidR="007A1387" w:rsidRPr="007A1387" w:rsidRDefault="007A1387">
      <w:pPr>
        <w:numPr>
          <w:ilvl w:val="0"/>
          <w:numId w:val="10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短期来看，股价可能在财报前后震荡，建议等回调至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再加仓</w:t>
      </w:r>
      <w:r w:rsidRPr="007A1387">
        <w:rPr>
          <w:rFonts w:ascii="Times New Roman" w:eastAsia="微软雅黑" w:hAnsi="Times New Roman" w:cs="Times New Roman"/>
          <w:sz w:val="22"/>
          <w:szCs w:val="22"/>
        </w:rPr>
        <w:t>。</w:t>
      </w:r>
    </w:p>
    <w:p w14:paraId="4A057447" w14:textId="77777777" w:rsidR="007A1387" w:rsidRPr="007A1387" w:rsidRDefault="007A1387">
      <w:pPr>
        <w:numPr>
          <w:ilvl w:val="0"/>
          <w:numId w:val="10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长期来看，</w:t>
      </w:r>
      <w:r w:rsidRPr="007A1387">
        <w:rPr>
          <w:rFonts w:ascii="Times New Roman" w:eastAsia="微软雅黑" w:hAnsi="Times New Roman" w:cs="Times New Roman"/>
          <w:b/>
          <w:bCs/>
          <w:sz w:val="22"/>
          <w:szCs w:val="22"/>
        </w:rPr>
        <w:t xml:space="preserve">AXON AI </w:t>
      </w:r>
      <w:r w:rsidRPr="007A1387">
        <w:rPr>
          <w:rFonts w:ascii="Times New Roman" w:eastAsia="微软雅黑" w:hAnsi="Times New Roman" w:cs="Times New Roman"/>
          <w:b/>
          <w:bCs/>
          <w:sz w:val="22"/>
          <w:szCs w:val="22"/>
        </w:rPr>
        <w:t>业务仍然有较大增长潜力，若</w:t>
      </w:r>
      <w:r w:rsidRPr="007A1387">
        <w:rPr>
          <w:rFonts w:ascii="Times New Roman" w:eastAsia="微软雅黑" w:hAnsi="Times New Roman" w:cs="Times New Roman"/>
          <w:b/>
          <w:bCs/>
          <w:sz w:val="22"/>
          <w:szCs w:val="22"/>
        </w:rPr>
        <w:t xml:space="preserve"> EBITDA </w:t>
      </w:r>
      <w:r w:rsidRPr="007A1387">
        <w:rPr>
          <w:rFonts w:ascii="Times New Roman" w:eastAsia="微软雅黑" w:hAnsi="Times New Roman" w:cs="Times New Roman"/>
          <w:b/>
          <w:bCs/>
          <w:sz w:val="22"/>
          <w:szCs w:val="22"/>
        </w:rPr>
        <w:t>保持</w:t>
      </w:r>
      <w:r w:rsidRPr="007A1387">
        <w:rPr>
          <w:rFonts w:ascii="Times New Roman" w:eastAsia="微软雅黑" w:hAnsi="Times New Roman" w:cs="Times New Roman"/>
          <w:b/>
          <w:bCs/>
          <w:sz w:val="22"/>
          <w:szCs w:val="22"/>
        </w:rPr>
        <w:t xml:space="preserve"> 60%+</w:t>
      </w:r>
      <w:r w:rsidRPr="007A1387">
        <w:rPr>
          <w:rFonts w:ascii="Times New Roman" w:eastAsia="微软雅黑" w:hAnsi="Times New Roman" w:cs="Times New Roman"/>
          <w:b/>
          <w:bCs/>
          <w:sz w:val="22"/>
          <w:szCs w:val="22"/>
        </w:rPr>
        <w:t>，股价有望突破</w:t>
      </w:r>
      <w:r w:rsidRPr="007A1387">
        <w:rPr>
          <w:rFonts w:ascii="Times New Roman" w:eastAsia="微软雅黑" w:hAnsi="Times New Roman" w:cs="Times New Roman"/>
          <w:b/>
          <w:bCs/>
          <w:sz w:val="22"/>
          <w:szCs w:val="22"/>
        </w:rPr>
        <w:t xml:space="preserve"> $500</w:t>
      </w:r>
      <w:r w:rsidRPr="007A1387">
        <w:rPr>
          <w:rFonts w:ascii="Times New Roman" w:eastAsia="微软雅黑" w:hAnsi="Times New Roman" w:cs="Times New Roman"/>
          <w:sz w:val="22"/>
          <w:szCs w:val="22"/>
        </w:rPr>
        <w:t>。</w:t>
      </w:r>
    </w:p>
    <w:p w14:paraId="4E4AA454" w14:textId="77777777" w:rsidR="007A1387" w:rsidRPr="007A1387" w:rsidRDefault="007A1387">
      <w:pPr>
        <w:numPr>
          <w:ilvl w:val="0"/>
          <w:numId w:val="109"/>
        </w:numPr>
        <w:rPr>
          <w:rFonts w:ascii="Times New Roman" w:eastAsia="微软雅黑" w:hAnsi="Times New Roman" w:cs="Times New Roman"/>
          <w:sz w:val="22"/>
          <w:szCs w:val="22"/>
        </w:rPr>
      </w:pPr>
      <w:r w:rsidRPr="007A1387">
        <w:rPr>
          <w:rFonts w:ascii="Times New Roman" w:eastAsia="微软雅黑" w:hAnsi="Times New Roman" w:cs="Times New Roman"/>
          <w:b/>
          <w:bCs/>
          <w:sz w:val="22"/>
          <w:szCs w:val="22"/>
        </w:rPr>
        <w:t>主要风险在于</w:t>
      </w:r>
      <w:r w:rsidRPr="007A1387">
        <w:rPr>
          <w:rFonts w:ascii="Times New Roman" w:eastAsia="微软雅黑" w:hAnsi="Times New Roman" w:cs="Times New Roman"/>
          <w:b/>
          <w:bCs/>
          <w:sz w:val="22"/>
          <w:szCs w:val="22"/>
        </w:rPr>
        <w:t xml:space="preserve"> AI </w:t>
      </w:r>
      <w:r w:rsidRPr="007A1387">
        <w:rPr>
          <w:rFonts w:ascii="Times New Roman" w:eastAsia="微软雅黑" w:hAnsi="Times New Roman" w:cs="Times New Roman"/>
          <w:b/>
          <w:bCs/>
          <w:sz w:val="22"/>
          <w:szCs w:val="22"/>
        </w:rPr>
        <w:t>业务增速放缓、市场情绪变化，以及监管政策的不确定性</w:t>
      </w:r>
      <w:r w:rsidRPr="007A1387">
        <w:rPr>
          <w:rFonts w:ascii="Times New Roman" w:eastAsia="微软雅黑" w:hAnsi="Times New Roman" w:cs="Times New Roman"/>
          <w:sz w:val="22"/>
          <w:szCs w:val="22"/>
        </w:rPr>
        <w:t>。</w:t>
      </w:r>
    </w:p>
    <w:p w14:paraId="208F10DF" w14:textId="77777777" w:rsidR="007A1387" w:rsidRPr="007A1387" w:rsidRDefault="007A1387" w:rsidP="007A1387">
      <w:pPr>
        <w:rPr>
          <w:rFonts w:ascii="Times New Roman" w:eastAsia="微软雅黑" w:hAnsi="Times New Roman" w:cs="Times New Roman"/>
          <w:sz w:val="22"/>
          <w:szCs w:val="22"/>
        </w:rPr>
      </w:pP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整体建议</w:t>
      </w:r>
      <w:r w:rsidRPr="007A1387">
        <w:rPr>
          <w:rFonts w:ascii="Times New Roman" w:eastAsia="微软雅黑" w:hAnsi="Times New Roman" w:cs="Times New Roman"/>
          <w:sz w:val="22"/>
          <w:szCs w:val="22"/>
        </w:rPr>
        <w:t>：</w:t>
      </w:r>
      <w:r w:rsidRPr="007A1387">
        <w:rPr>
          <w:rFonts w:ascii="Times New Roman" w:eastAsia="微软雅黑" w:hAnsi="Times New Roman" w:cs="Times New Roman"/>
          <w:sz w:val="22"/>
          <w:szCs w:val="22"/>
        </w:rPr>
        <w:t xml:space="preserve"> </w:t>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持有</w:t>
      </w:r>
      <w:r w:rsidRPr="007A1387">
        <w:rPr>
          <w:rFonts w:ascii="Times New Roman" w:eastAsia="微软雅黑" w:hAnsi="Times New Roman" w:cs="Times New Roman"/>
          <w:b/>
          <w:bCs/>
          <w:sz w:val="22"/>
          <w:szCs w:val="22"/>
        </w:rPr>
        <w:t xml:space="preserve"> (Hold)</w:t>
      </w:r>
      <w:r w:rsidRPr="007A1387">
        <w:rPr>
          <w:rFonts w:ascii="Times New Roman" w:eastAsia="微软雅黑" w:hAnsi="Times New Roman" w:cs="Times New Roman"/>
          <w:b/>
          <w:bCs/>
          <w:sz w:val="22"/>
          <w:szCs w:val="22"/>
        </w:rPr>
        <w:t>，但不建议在</w:t>
      </w:r>
      <w:r w:rsidRPr="007A1387">
        <w:rPr>
          <w:rFonts w:ascii="Times New Roman" w:eastAsia="微软雅黑" w:hAnsi="Times New Roman" w:cs="Times New Roman"/>
          <w:b/>
          <w:bCs/>
          <w:sz w:val="22"/>
          <w:szCs w:val="22"/>
        </w:rPr>
        <w:t xml:space="preserve"> $378 </w:t>
      </w:r>
      <w:r w:rsidRPr="007A1387">
        <w:rPr>
          <w:rFonts w:ascii="Times New Roman" w:eastAsia="微软雅黑" w:hAnsi="Times New Roman" w:cs="Times New Roman"/>
          <w:b/>
          <w:bCs/>
          <w:sz w:val="22"/>
          <w:szCs w:val="22"/>
        </w:rPr>
        <w:t>以上盲目追高</w:t>
      </w:r>
      <w:r w:rsidRPr="007A1387">
        <w:rPr>
          <w:rFonts w:ascii="Times New Roman" w:eastAsia="微软雅黑" w:hAnsi="Times New Roman" w:cs="Times New Roman"/>
          <w:sz w:val="22"/>
          <w:szCs w:val="22"/>
        </w:rPr>
        <w:br/>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回调至</w:t>
      </w:r>
      <w:r w:rsidRPr="007A1387">
        <w:rPr>
          <w:rFonts w:ascii="Times New Roman" w:eastAsia="微软雅黑" w:hAnsi="Times New Roman" w:cs="Times New Roman"/>
          <w:b/>
          <w:bCs/>
          <w:sz w:val="22"/>
          <w:szCs w:val="22"/>
        </w:rPr>
        <w:t xml:space="preserve"> $320-$330 </w:t>
      </w:r>
      <w:r w:rsidRPr="007A1387">
        <w:rPr>
          <w:rFonts w:ascii="Times New Roman" w:eastAsia="微软雅黑" w:hAnsi="Times New Roman" w:cs="Times New Roman"/>
          <w:b/>
          <w:bCs/>
          <w:sz w:val="22"/>
          <w:szCs w:val="22"/>
        </w:rPr>
        <w:t>可逐步买入</w:t>
      </w:r>
      <w:r w:rsidRPr="007A1387">
        <w:rPr>
          <w:rFonts w:ascii="Times New Roman" w:eastAsia="微软雅黑" w:hAnsi="Times New Roman" w:cs="Times New Roman"/>
          <w:sz w:val="22"/>
          <w:szCs w:val="22"/>
        </w:rPr>
        <w:br/>
      </w:r>
      <w:r w:rsidRPr="007A1387">
        <w:rPr>
          <w:rFonts w:ascii="Segoe UI Emoji" w:eastAsia="微软雅黑" w:hAnsi="Segoe UI Emoji" w:cs="Segoe UI Emoji"/>
          <w:sz w:val="22"/>
          <w:szCs w:val="22"/>
        </w:rPr>
        <w:t>✅</w:t>
      </w:r>
      <w:r w:rsidRPr="007A1387">
        <w:rPr>
          <w:rFonts w:ascii="Times New Roman" w:eastAsia="微软雅黑" w:hAnsi="Times New Roman" w:cs="Times New Roman"/>
          <w:sz w:val="22"/>
          <w:szCs w:val="22"/>
        </w:rPr>
        <w:t xml:space="preserve"> </w:t>
      </w:r>
      <w:r w:rsidRPr="007A1387">
        <w:rPr>
          <w:rFonts w:ascii="Times New Roman" w:eastAsia="微软雅黑" w:hAnsi="Times New Roman" w:cs="Times New Roman"/>
          <w:b/>
          <w:bCs/>
          <w:sz w:val="22"/>
          <w:szCs w:val="22"/>
        </w:rPr>
        <w:t>关注</w:t>
      </w:r>
      <w:r w:rsidRPr="007A1387">
        <w:rPr>
          <w:rFonts w:ascii="Times New Roman" w:eastAsia="微软雅黑" w:hAnsi="Times New Roman" w:cs="Times New Roman"/>
          <w:b/>
          <w:bCs/>
          <w:sz w:val="22"/>
          <w:szCs w:val="22"/>
        </w:rPr>
        <w:t xml:space="preserve"> 2</w:t>
      </w:r>
      <w:r w:rsidRPr="007A1387">
        <w:rPr>
          <w:rFonts w:ascii="Times New Roman" w:eastAsia="微软雅黑" w:hAnsi="Times New Roman" w:cs="Times New Roman"/>
          <w:b/>
          <w:bCs/>
          <w:sz w:val="22"/>
          <w:szCs w:val="22"/>
        </w:rPr>
        <w:t>月</w:t>
      </w:r>
      <w:r w:rsidRPr="007A1387">
        <w:rPr>
          <w:rFonts w:ascii="Times New Roman" w:eastAsia="微软雅黑" w:hAnsi="Times New Roman" w:cs="Times New Roman"/>
          <w:b/>
          <w:bCs/>
          <w:sz w:val="22"/>
          <w:szCs w:val="22"/>
        </w:rPr>
        <w:t>12</w:t>
      </w:r>
      <w:r w:rsidRPr="007A1387">
        <w:rPr>
          <w:rFonts w:ascii="Times New Roman" w:eastAsia="微软雅黑" w:hAnsi="Times New Roman" w:cs="Times New Roman"/>
          <w:b/>
          <w:bCs/>
          <w:sz w:val="22"/>
          <w:szCs w:val="22"/>
        </w:rPr>
        <w:t>日财报数据，再决定下一步策略</w:t>
      </w:r>
    </w:p>
    <w:p w14:paraId="2A088DDC"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 </w:t>
      </w:r>
      <w:r w:rsidRPr="00F110D7">
        <w:rPr>
          <w:rFonts w:ascii="Times New Roman" w:eastAsia="微软雅黑" w:hAnsi="Times New Roman" w:cs="Times New Roman"/>
          <w:b/>
          <w:bCs/>
          <w:sz w:val="22"/>
          <w:szCs w:val="22"/>
        </w:rPr>
        <w:t>风险因素分析</w:t>
      </w:r>
    </w:p>
    <w:p w14:paraId="253709DD" w14:textId="77777777" w:rsidR="00F110D7" w:rsidRPr="00F110D7" w:rsidRDefault="00F110D7" w:rsidP="00F110D7">
      <w:p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尽管</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AppLovin (APP)</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目前的增长势头强劲，但仍存在多项风险因素需要密切关注。这些风险主要分为</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市场风险、业务风险、财务风险和政策风险</w:t>
      </w:r>
      <w:r w:rsidRPr="00F110D7">
        <w:rPr>
          <w:rFonts w:ascii="Times New Roman" w:eastAsia="微软雅黑" w:hAnsi="Times New Roman" w:cs="Times New Roman"/>
          <w:sz w:val="22"/>
          <w:szCs w:val="22"/>
        </w:rPr>
        <w:t>，投资者需谨慎评估。</w:t>
      </w:r>
    </w:p>
    <w:p w14:paraId="4B822E10"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28.1 </w:t>
      </w:r>
      <w:r w:rsidRPr="00F110D7">
        <w:rPr>
          <w:rFonts w:ascii="Times New Roman" w:eastAsia="微软雅黑" w:hAnsi="Times New Roman" w:cs="Times New Roman"/>
          <w:b/>
          <w:bCs/>
          <w:sz w:val="22"/>
          <w:szCs w:val="22"/>
        </w:rPr>
        <w:t>市场风险</w:t>
      </w:r>
    </w:p>
    <w:p w14:paraId="5C2E004A"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整体市场波动性增加</w:t>
      </w:r>
    </w:p>
    <w:p w14:paraId="6BCE06F9" w14:textId="77777777" w:rsidR="00F110D7" w:rsidRPr="00F110D7" w:rsidRDefault="00F110D7">
      <w:pPr>
        <w:numPr>
          <w:ilvl w:val="0"/>
          <w:numId w:val="110"/>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由于</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美联储加息预期变化、地缘政治风险等宏观因素</w:t>
      </w:r>
      <w:r w:rsidRPr="00F110D7">
        <w:rPr>
          <w:rFonts w:ascii="Times New Roman" w:eastAsia="微软雅黑" w:hAnsi="Times New Roman" w:cs="Times New Roman"/>
          <w:sz w:val="22"/>
          <w:szCs w:val="22"/>
        </w:rPr>
        <w:t>，科技股市场可能出现大幅震荡。</w:t>
      </w:r>
    </w:p>
    <w:p w14:paraId="59EE7478" w14:textId="77777777" w:rsidR="00F110D7" w:rsidRPr="00F110D7" w:rsidRDefault="00F110D7">
      <w:pPr>
        <w:numPr>
          <w:ilvl w:val="0"/>
          <w:numId w:val="11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纳斯达克指数的整体回调</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可能拖累高增长科技股，包括</w:t>
      </w:r>
      <w:r w:rsidRPr="00F110D7">
        <w:rPr>
          <w:rFonts w:ascii="Times New Roman" w:eastAsia="微软雅黑" w:hAnsi="Times New Roman" w:cs="Times New Roman"/>
          <w:sz w:val="22"/>
          <w:szCs w:val="22"/>
        </w:rPr>
        <w:t xml:space="preserve"> APP</w:t>
      </w:r>
      <w:r w:rsidRPr="00F110D7">
        <w:rPr>
          <w:rFonts w:ascii="Times New Roman" w:eastAsia="微软雅黑" w:hAnsi="Times New Roman" w:cs="Times New Roman"/>
          <w:sz w:val="22"/>
          <w:szCs w:val="22"/>
        </w:rPr>
        <w:t>。</w:t>
      </w:r>
    </w:p>
    <w:p w14:paraId="2BF6FCB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概念的估值回调</w:t>
      </w:r>
    </w:p>
    <w:p w14:paraId="3D4A634E" w14:textId="77777777" w:rsidR="00F110D7" w:rsidRPr="00F110D7" w:rsidRDefault="00F110D7">
      <w:pPr>
        <w:numPr>
          <w:ilvl w:val="0"/>
          <w:numId w:val="111"/>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目前市场对于</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相关公司的估值较高，而</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一旦市场情绪转变或</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业务增速低于预期，可能导致高估值科技股整体回调</w:t>
      </w:r>
      <w:r w:rsidRPr="00F110D7">
        <w:rPr>
          <w:rFonts w:ascii="Times New Roman" w:eastAsia="微软雅黑" w:hAnsi="Times New Roman" w:cs="Times New Roman"/>
          <w:sz w:val="22"/>
          <w:szCs w:val="22"/>
        </w:rPr>
        <w:t>。</w:t>
      </w:r>
    </w:p>
    <w:p w14:paraId="69D08B37" w14:textId="77777777" w:rsidR="00F110D7" w:rsidRPr="00F110D7" w:rsidRDefault="00F110D7">
      <w:pPr>
        <w:numPr>
          <w:ilvl w:val="0"/>
          <w:numId w:val="111"/>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竞争对手如</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Meta (META)</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b/>
          <w:bCs/>
          <w:sz w:val="22"/>
          <w:szCs w:val="22"/>
        </w:rPr>
        <w:t>Google (GOOGL)</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也在加强</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领域布局，可能影响</w:t>
      </w:r>
      <w:r w:rsidRPr="00F110D7">
        <w:rPr>
          <w:rFonts w:ascii="Times New Roman" w:eastAsia="微软雅黑" w:hAnsi="Times New Roman" w:cs="Times New Roman"/>
          <w:sz w:val="22"/>
          <w:szCs w:val="22"/>
        </w:rPr>
        <w:t xml:space="preserve"> AppLovin </w:t>
      </w:r>
      <w:r w:rsidRPr="00F110D7">
        <w:rPr>
          <w:rFonts w:ascii="Times New Roman" w:eastAsia="微软雅黑" w:hAnsi="Times New Roman" w:cs="Times New Roman"/>
          <w:sz w:val="22"/>
          <w:szCs w:val="22"/>
        </w:rPr>
        <w:t>的市场份额。</w:t>
      </w:r>
    </w:p>
    <w:p w14:paraId="00799BB2"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股市周期性调整</w:t>
      </w:r>
    </w:p>
    <w:p w14:paraId="54569F8E" w14:textId="77777777" w:rsidR="00F110D7" w:rsidRPr="00F110D7" w:rsidRDefault="00F110D7">
      <w:pPr>
        <w:numPr>
          <w:ilvl w:val="0"/>
          <w:numId w:val="112"/>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lastRenderedPageBreak/>
        <w:t>从历史数据来看，每当</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科技股进入估值泡沫区域</w:t>
      </w:r>
      <w:r w:rsidRPr="00F110D7">
        <w:rPr>
          <w:rFonts w:ascii="Times New Roman" w:eastAsia="微软雅黑" w:hAnsi="Times New Roman" w:cs="Times New Roman"/>
          <w:sz w:val="22"/>
          <w:szCs w:val="22"/>
        </w:rPr>
        <w:t>，都会经历一轮修正。例如，</w:t>
      </w:r>
      <w:r w:rsidRPr="00F110D7">
        <w:rPr>
          <w:rFonts w:ascii="Times New Roman" w:eastAsia="微软雅黑" w:hAnsi="Times New Roman" w:cs="Times New Roman"/>
          <w:sz w:val="22"/>
          <w:szCs w:val="22"/>
        </w:rPr>
        <w:t xml:space="preserve">2021-2022 </w:t>
      </w:r>
      <w:r w:rsidRPr="00F110D7">
        <w:rPr>
          <w:rFonts w:ascii="Times New Roman" w:eastAsia="微软雅黑" w:hAnsi="Times New Roman" w:cs="Times New Roman"/>
          <w:sz w:val="22"/>
          <w:szCs w:val="22"/>
        </w:rPr>
        <w:t>年的科技股回调导致了</w:t>
      </w:r>
      <w:r w:rsidRPr="00F110D7">
        <w:rPr>
          <w:rFonts w:ascii="Times New Roman" w:eastAsia="微软雅黑" w:hAnsi="Times New Roman" w:cs="Times New Roman"/>
          <w:b/>
          <w:bCs/>
          <w:sz w:val="22"/>
          <w:szCs w:val="22"/>
        </w:rPr>
        <w:t>部分高成长公司的大幅下跌</w:t>
      </w:r>
      <w:r w:rsidRPr="00F110D7">
        <w:rPr>
          <w:rFonts w:ascii="Times New Roman" w:eastAsia="微软雅黑" w:hAnsi="Times New Roman" w:cs="Times New Roman"/>
          <w:sz w:val="22"/>
          <w:szCs w:val="22"/>
        </w:rPr>
        <w:t>。</w:t>
      </w:r>
    </w:p>
    <w:p w14:paraId="1A33E4A7" w14:textId="77777777" w:rsidR="00F110D7" w:rsidRPr="00F110D7" w:rsidRDefault="00F110D7">
      <w:pPr>
        <w:numPr>
          <w:ilvl w:val="0"/>
          <w:numId w:val="112"/>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如果经济数据恶化或利率高企，市场可能大幅调整，拖累</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估值。</w:t>
      </w:r>
    </w:p>
    <w:p w14:paraId="53D7A658"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避免在市场整体高点追高，可以等待回调至合理区间。</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纳斯达克指数</w:t>
      </w:r>
      <w:r w:rsidRPr="00F110D7">
        <w:rPr>
          <w:rFonts w:ascii="Times New Roman" w:eastAsia="微软雅黑" w:hAnsi="Times New Roman" w:cs="Times New Roman"/>
          <w:b/>
          <w:bCs/>
          <w:sz w:val="22"/>
          <w:szCs w:val="22"/>
        </w:rPr>
        <w:t xml:space="preserve"> (QQQ) </w:t>
      </w:r>
      <w:r w:rsidRPr="00F110D7">
        <w:rPr>
          <w:rFonts w:ascii="Times New Roman" w:eastAsia="微软雅黑" w:hAnsi="Times New Roman" w:cs="Times New Roman"/>
          <w:b/>
          <w:bCs/>
          <w:sz w:val="22"/>
          <w:szCs w:val="22"/>
        </w:rPr>
        <w:t>和</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概念股的整体走势</w:t>
      </w:r>
      <w:r w:rsidRPr="00F110D7">
        <w:rPr>
          <w:rFonts w:ascii="Times New Roman" w:eastAsia="微软雅黑" w:hAnsi="Times New Roman" w:cs="Times New Roman"/>
          <w:sz w:val="22"/>
          <w:szCs w:val="22"/>
        </w:rPr>
        <w:t>，判断行业情绪是否仍然积极。</w:t>
      </w:r>
    </w:p>
    <w:p w14:paraId="13156958"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236584C">
          <v:rect id="_x0000_i1108" style="width:0;height:1.5pt" o:hralign="center" o:hrstd="t" o:hr="t" fillcolor="#a0a0a0" stroked="f"/>
        </w:pict>
      </w:r>
    </w:p>
    <w:p w14:paraId="3777139C"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28.2 </w:t>
      </w:r>
      <w:r w:rsidRPr="00F110D7">
        <w:rPr>
          <w:rFonts w:ascii="Times New Roman" w:eastAsia="微软雅黑" w:hAnsi="Times New Roman" w:cs="Times New Roman"/>
          <w:b/>
          <w:bCs/>
          <w:sz w:val="22"/>
          <w:szCs w:val="22"/>
        </w:rPr>
        <w:t>业务风险</w:t>
      </w:r>
    </w:p>
    <w:p w14:paraId="6E381BD0"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AppLovin </w:t>
      </w:r>
      <w:r w:rsidRPr="00F110D7">
        <w:rPr>
          <w:rFonts w:ascii="Times New Roman" w:eastAsia="微软雅黑" w:hAnsi="Times New Roman" w:cs="Times New Roman"/>
          <w:b/>
          <w:bCs/>
          <w:sz w:val="22"/>
          <w:szCs w:val="22"/>
        </w:rPr>
        <w:t>业务高度依赖</w:t>
      </w:r>
      <w:r w:rsidRPr="00F110D7">
        <w:rPr>
          <w:rFonts w:ascii="Times New Roman" w:eastAsia="微软雅黑" w:hAnsi="Times New Roman" w:cs="Times New Roman"/>
          <w:b/>
          <w:bCs/>
          <w:sz w:val="22"/>
          <w:szCs w:val="22"/>
        </w:rPr>
        <w:t xml:space="preserve"> AXON AI</w:t>
      </w:r>
    </w:p>
    <w:p w14:paraId="798FFA16" w14:textId="77777777" w:rsidR="00F110D7" w:rsidRPr="00F110D7" w:rsidRDefault="00F110D7">
      <w:pPr>
        <w:numPr>
          <w:ilvl w:val="0"/>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的市场成功是股价上涨的主要驱动力</w:t>
      </w:r>
      <w:r w:rsidRPr="00F110D7">
        <w:rPr>
          <w:rFonts w:ascii="Times New Roman" w:eastAsia="微软雅黑" w:hAnsi="Times New Roman" w:cs="Times New Roman"/>
          <w:sz w:val="22"/>
          <w:szCs w:val="22"/>
        </w:rPr>
        <w:t>，但如果：</w:t>
      </w:r>
      <w:r w:rsidRPr="00F110D7">
        <w:rPr>
          <w:rFonts w:ascii="Times New Roman" w:eastAsia="微软雅黑" w:hAnsi="Times New Roman" w:cs="Times New Roman"/>
          <w:sz w:val="22"/>
          <w:szCs w:val="22"/>
        </w:rPr>
        <w:t xml:space="preserve"> </w:t>
      </w:r>
    </w:p>
    <w:p w14:paraId="237A243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竞争对手推出更先进的</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解决方案</w:t>
      </w:r>
    </w:p>
    <w:p w14:paraId="1FCB2B9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业务增长低于市场预期</w:t>
      </w:r>
    </w:p>
    <w:p w14:paraId="5053234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客户对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广告投放的</w:t>
      </w:r>
      <w:r w:rsidRPr="00F110D7">
        <w:rPr>
          <w:rFonts w:ascii="Times New Roman" w:eastAsia="微软雅黑" w:hAnsi="Times New Roman" w:cs="Times New Roman"/>
          <w:b/>
          <w:bCs/>
          <w:sz w:val="22"/>
          <w:szCs w:val="22"/>
        </w:rPr>
        <w:t xml:space="preserve"> ROI </w:t>
      </w:r>
      <w:r w:rsidRPr="00F110D7">
        <w:rPr>
          <w:rFonts w:ascii="Times New Roman" w:eastAsia="微软雅黑" w:hAnsi="Times New Roman" w:cs="Times New Roman"/>
          <w:b/>
          <w:bCs/>
          <w:sz w:val="22"/>
          <w:szCs w:val="22"/>
        </w:rPr>
        <w:t>不如预期</w:t>
      </w:r>
    </w:p>
    <w:p w14:paraId="207C5CB1" w14:textId="77777777" w:rsidR="00F110D7" w:rsidRPr="00F110D7" w:rsidRDefault="00F110D7">
      <w:pPr>
        <w:numPr>
          <w:ilvl w:val="1"/>
          <w:numId w:val="113"/>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数据隐私政策影响</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业务的运作</w:t>
      </w:r>
      <w:r w:rsidRPr="00F110D7">
        <w:rPr>
          <w:rFonts w:ascii="Times New Roman" w:eastAsia="微软雅黑" w:hAnsi="Times New Roman" w:cs="Times New Roman"/>
          <w:sz w:val="22"/>
          <w:szCs w:val="22"/>
        </w:rPr>
        <w:br/>
      </w:r>
      <w:r w:rsidRPr="00F110D7">
        <w:rPr>
          <w:rFonts w:ascii="Times New Roman" w:eastAsia="微软雅黑" w:hAnsi="Times New Roman" w:cs="Times New Roman"/>
          <w:sz w:val="22"/>
          <w:szCs w:val="22"/>
        </w:rPr>
        <w:t>可能会导致市场情绪逆转，进而影响股价。</w:t>
      </w:r>
    </w:p>
    <w:p w14:paraId="5DFCB13D"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游戏业务增长停滞</w:t>
      </w:r>
    </w:p>
    <w:p w14:paraId="4228612E" w14:textId="77777777" w:rsidR="00F110D7" w:rsidRPr="00F110D7" w:rsidRDefault="00F110D7">
      <w:pPr>
        <w:numPr>
          <w:ilvl w:val="0"/>
          <w:numId w:val="114"/>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 </w:t>
      </w:r>
      <w:r w:rsidRPr="00F110D7">
        <w:rPr>
          <w:rFonts w:ascii="Times New Roman" w:eastAsia="微软雅黑" w:hAnsi="Times New Roman" w:cs="Times New Roman"/>
          <w:b/>
          <w:bCs/>
          <w:sz w:val="22"/>
          <w:szCs w:val="22"/>
        </w:rPr>
        <w:t>的主要收入来源仍然是广告业务，而游戏业务增长放缓（仅</w:t>
      </w:r>
      <w:r w:rsidRPr="00F110D7">
        <w:rPr>
          <w:rFonts w:ascii="Times New Roman" w:eastAsia="微软雅黑" w:hAnsi="Times New Roman" w:cs="Times New Roman"/>
          <w:b/>
          <w:bCs/>
          <w:sz w:val="22"/>
          <w:szCs w:val="22"/>
        </w:rPr>
        <w:t>+0.9% YoY</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sz w:val="22"/>
          <w:szCs w:val="22"/>
        </w:rPr>
        <w:t>，如果无法实现突破，可能影响整体收入增长预期。</w:t>
      </w:r>
    </w:p>
    <w:p w14:paraId="2224EA65" w14:textId="77777777" w:rsidR="00F110D7" w:rsidRPr="00F110D7" w:rsidRDefault="00F110D7">
      <w:pPr>
        <w:numPr>
          <w:ilvl w:val="0"/>
          <w:numId w:val="114"/>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如果未来广告行业进入低迷期</w:t>
      </w:r>
      <w:r w:rsidRPr="00F110D7">
        <w:rPr>
          <w:rFonts w:ascii="Times New Roman" w:eastAsia="微软雅黑" w:hAnsi="Times New Roman" w:cs="Times New Roman"/>
          <w:sz w:val="22"/>
          <w:szCs w:val="22"/>
        </w:rPr>
        <w:t>（如</w:t>
      </w:r>
      <w:r w:rsidRPr="00F110D7">
        <w:rPr>
          <w:rFonts w:ascii="Times New Roman" w:eastAsia="微软雅黑" w:hAnsi="Times New Roman" w:cs="Times New Roman"/>
          <w:sz w:val="22"/>
          <w:szCs w:val="22"/>
        </w:rPr>
        <w:t xml:space="preserve"> 2022 </w:t>
      </w:r>
      <w:r w:rsidRPr="00F110D7">
        <w:rPr>
          <w:rFonts w:ascii="Times New Roman" w:eastAsia="微软雅黑" w:hAnsi="Times New Roman" w:cs="Times New Roman"/>
          <w:sz w:val="22"/>
          <w:szCs w:val="22"/>
        </w:rPr>
        <w:t>年</w:t>
      </w:r>
      <w:r w:rsidRPr="00F110D7">
        <w:rPr>
          <w:rFonts w:ascii="Times New Roman" w:eastAsia="微软雅黑" w:hAnsi="Times New Roman" w:cs="Times New Roman"/>
          <w:sz w:val="22"/>
          <w:szCs w:val="22"/>
        </w:rPr>
        <w:t xml:space="preserve"> Meta </w:t>
      </w:r>
      <w:r w:rsidRPr="00F110D7">
        <w:rPr>
          <w:rFonts w:ascii="Times New Roman" w:eastAsia="微软雅黑" w:hAnsi="Times New Roman" w:cs="Times New Roman"/>
          <w:sz w:val="22"/>
          <w:szCs w:val="22"/>
        </w:rPr>
        <w:t>的广告业务下滑），也可能对</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产生负面影响。</w:t>
      </w:r>
    </w:p>
    <w:p w14:paraId="7D40DF82"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Q4 </w:t>
      </w:r>
      <w:r w:rsidRPr="00F110D7">
        <w:rPr>
          <w:rFonts w:ascii="Times New Roman" w:eastAsia="微软雅黑" w:hAnsi="Times New Roman" w:cs="Times New Roman"/>
          <w:sz w:val="22"/>
          <w:szCs w:val="22"/>
        </w:rPr>
        <w:t>财报中的</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业务增速</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是否持续强劲。</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若游戏业务恢复增长，则</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的多元化收入结构将更加稳固。</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避免在市场对</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业务过度乐观时追高，谨慎控制仓位。</w:t>
      </w:r>
    </w:p>
    <w:p w14:paraId="3CCB6E9F"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lastRenderedPageBreak/>
        <w:pict w14:anchorId="49E622B7">
          <v:rect id="_x0000_i1109" style="width:0;height:1.5pt" o:hralign="center" o:hrstd="t" o:hr="t" fillcolor="#a0a0a0" stroked="f"/>
        </w:pict>
      </w:r>
    </w:p>
    <w:p w14:paraId="635F8EEB"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28.3 </w:t>
      </w:r>
      <w:r w:rsidRPr="00F110D7">
        <w:rPr>
          <w:rFonts w:ascii="Times New Roman" w:eastAsia="微软雅黑" w:hAnsi="Times New Roman" w:cs="Times New Roman"/>
          <w:b/>
          <w:bCs/>
          <w:sz w:val="22"/>
          <w:szCs w:val="22"/>
        </w:rPr>
        <w:t>财务风险</w:t>
      </w:r>
    </w:p>
    <w:p w14:paraId="63FAC04F"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EBITDA </w:t>
      </w:r>
      <w:r w:rsidRPr="00F110D7">
        <w:rPr>
          <w:rFonts w:ascii="Times New Roman" w:eastAsia="微软雅黑" w:hAnsi="Times New Roman" w:cs="Times New Roman"/>
          <w:b/>
          <w:bCs/>
          <w:sz w:val="22"/>
          <w:szCs w:val="22"/>
        </w:rPr>
        <w:t>可能已经见顶</w:t>
      </w:r>
    </w:p>
    <w:p w14:paraId="25B088F7" w14:textId="77777777" w:rsidR="00F110D7" w:rsidRPr="00F110D7" w:rsidRDefault="00F110D7">
      <w:pPr>
        <w:numPr>
          <w:ilvl w:val="0"/>
          <w:numId w:val="115"/>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AppLovin </w:t>
      </w:r>
      <w:r w:rsidRPr="00F110D7">
        <w:rPr>
          <w:rFonts w:ascii="Times New Roman" w:eastAsia="微软雅黑" w:hAnsi="Times New Roman" w:cs="Times New Roman"/>
          <w:b/>
          <w:bCs/>
          <w:sz w:val="22"/>
          <w:szCs w:val="22"/>
        </w:rPr>
        <w:t>的</w:t>
      </w:r>
      <w:r w:rsidRPr="00F110D7">
        <w:rPr>
          <w:rFonts w:ascii="Times New Roman" w:eastAsia="微软雅黑" w:hAnsi="Times New Roman" w:cs="Times New Roman"/>
          <w:b/>
          <w:bCs/>
          <w:sz w:val="22"/>
          <w:szCs w:val="22"/>
        </w:rPr>
        <w:t xml:space="preserve"> EBITDA </w:t>
      </w:r>
      <w:r w:rsidRPr="00F110D7">
        <w:rPr>
          <w:rFonts w:ascii="Times New Roman" w:eastAsia="微软雅黑" w:hAnsi="Times New Roman" w:cs="Times New Roman"/>
          <w:b/>
          <w:bCs/>
          <w:sz w:val="22"/>
          <w:szCs w:val="22"/>
        </w:rPr>
        <w:t>利润率已达到</w:t>
      </w:r>
      <w:r w:rsidRPr="00F110D7">
        <w:rPr>
          <w:rFonts w:ascii="Times New Roman" w:eastAsia="微软雅黑" w:hAnsi="Times New Roman" w:cs="Times New Roman"/>
          <w:b/>
          <w:bCs/>
          <w:sz w:val="22"/>
          <w:szCs w:val="22"/>
        </w:rPr>
        <w:t xml:space="preserve"> 60% </w:t>
      </w:r>
      <w:r w:rsidRPr="00F110D7">
        <w:rPr>
          <w:rFonts w:ascii="Times New Roman" w:eastAsia="微软雅黑" w:hAnsi="Times New Roman" w:cs="Times New Roman"/>
          <w:b/>
          <w:bCs/>
          <w:sz w:val="22"/>
          <w:szCs w:val="22"/>
        </w:rPr>
        <w:t>以上</w:t>
      </w:r>
      <w:r w:rsidRPr="00F110D7">
        <w:rPr>
          <w:rFonts w:ascii="Times New Roman" w:eastAsia="微软雅黑" w:hAnsi="Times New Roman" w:cs="Times New Roman"/>
          <w:sz w:val="22"/>
          <w:szCs w:val="22"/>
        </w:rPr>
        <w:t>，管理层也承认</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利润率的提升空间有限</w:t>
      </w:r>
      <w:r w:rsidRPr="00F110D7">
        <w:rPr>
          <w:rFonts w:ascii="Times New Roman" w:eastAsia="微软雅黑" w:hAnsi="Times New Roman" w:cs="Times New Roman"/>
          <w:sz w:val="22"/>
          <w:szCs w:val="22"/>
        </w:rPr>
        <w:t>。</w:t>
      </w:r>
    </w:p>
    <w:p w14:paraId="008345A6" w14:textId="77777777" w:rsidR="00F110D7" w:rsidRPr="00F110D7" w:rsidRDefault="00F110D7">
      <w:pPr>
        <w:numPr>
          <w:ilvl w:val="0"/>
          <w:numId w:val="115"/>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如果未来运营成本增加，或者</w:t>
      </w:r>
      <w:r w:rsidRPr="00F110D7">
        <w:rPr>
          <w:rFonts w:ascii="Times New Roman" w:eastAsia="微软雅黑" w:hAnsi="Times New Roman" w:cs="Times New Roman"/>
          <w:b/>
          <w:bCs/>
          <w:sz w:val="22"/>
          <w:szCs w:val="22"/>
        </w:rPr>
        <w:t>增长放缓导致利润率下降</w:t>
      </w:r>
      <w:r w:rsidRPr="00F110D7">
        <w:rPr>
          <w:rFonts w:ascii="Times New Roman" w:eastAsia="微软雅黑" w:hAnsi="Times New Roman" w:cs="Times New Roman"/>
          <w:sz w:val="22"/>
          <w:szCs w:val="22"/>
        </w:rPr>
        <w:t>，股价可能承压。</w:t>
      </w:r>
    </w:p>
    <w:p w14:paraId="4713A395"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自由现金流增长放缓</w:t>
      </w:r>
    </w:p>
    <w:p w14:paraId="57776066" w14:textId="77777777" w:rsidR="00F110D7" w:rsidRPr="00F110D7" w:rsidRDefault="00F110D7">
      <w:pPr>
        <w:numPr>
          <w:ilvl w:val="0"/>
          <w:numId w:val="116"/>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尽管</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Q3 </w:t>
      </w:r>
      <w:r w:rsidRPr="00F110D7">
        <w:rPr>
          <w:rFonts w:ascii="Times New Roman" w:eastAsia="微软雅黑" w:hAnsi="Times New Roman" w:cs="Times New Roman"/>
          <w:b/>
          <w:bCs/>
          <w:sz w:val="22"/>
          <w:szCs w:val="22"/>
        </w:rPr>
        <w:t>自由现金流增长</w:t>
      </w:r>
      <w:r w:rsidRPr="00F110D7">
        <w:rPr>
          <w:rFonts w:ascii="Times New Roman" w:eastAsia="微软雅黑" w:hAnsi="Times New Roman" w:cs="Times New Roman"/>
          <w:b/>
          <w:bCs/>
          <w:sz w:val="22"/>
          <w:szCs w:val="22"/>
        </w:rPr>
        <w:t xml:space="preserve"> 182% YoY</w:t>
      </w:r>
      <w:r w:rsidRPr="00F110D7">
        <w:rPr>
          <w:rFonts w:ascii="Times New Roman" w:eastAsia="微软雅黑" w:hAnsi="Times New Roman" w:cs="Times New Roman"/>
          <w:sz w:val="22"/>
          <w:szCs w:val="22"/>
        </w:rPr>
        <w:t>，但</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如果未来几个季度现金流增速下降，市场可能重新评估其估值</w:t>
      </w:r>
      <w:r w:rsidRPr="00F110D7">
        <w:rPr>
          <w:rFonts w:ascii="Times New Roman" w:eastAsia="微软雅黑" w:hAnsi="Times New Roman" w:cs="Times New Roman"/>
          <w:sz w:val="22"/>
          <w:szCs w:val="22"/>
        </w:rPr>
        <w:t>。</w:t>
      </w:r>
    </w:p>
    <w:p w14:paraId="19BA031F" w14:textId="77777777" w:rsidR="00F110D7" w:rsidRPr="00F110D7" w:rsidRDefault="00F110D7">
      <w:pPr>
        <w:numPr>
          <w:ilvl w:val="0"/>
          <w:numId w:val="116"/>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高股价的正当性依赖于高增长率，一旦增速放缓，可能引发市场调整。</w:t>
      </w:r>
    </w:p>
    <w:p w14:paraId="10167C7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Q4 </w:t>
      </w:r>
      <w:r w:rsidRPr="00F110D7">
        <w:rPr>
          <w:rFonts w:ascii="Times New Roman" w:eastAsia="微软雅黑" w:hAnsi="Times New Roman" w:cs="Times New Roman"/>
          <w:b/>
          <w:bCs/>
          <w:sz w:val="22"/>
          <w:szCs w:val="22"/>
        </w:rPr>
        <w:t>财报的自由现金流情况</w:t>
      </w:r>
      <w:r w:rsidRPr="00F110D7">
        <w:rPr>
          <w:rFonts w:ascii="Times New Roman" w:eastAsia="微软雅黑" w:hAnsi="Times New Roman" w:cs="Times New Roman"/>
          <w:sz w:val="22"/>
          <w:szCs w:val="22"/>
        </w:rPr>
        <w:t>，如果现金流增速下降，可能是股价调整的信号。</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观察未来几个季度的利润率是否仍然维持高位，如果下降，可能是股价调整的前兆。</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长期投资者应保持灵活性，不要在高位过度加仓</w:t>
      </w:r>
      <w:r w:rsidRPr="00F110D7">
        <w:rPr>
          <w:rFonts w:ascii="Times New Roman" w:eastAsia="微软雅黑" w:hAnsi="Times New Roman" w:cs="Times New Roman"/>
          <w:sz w:val="22"/>
          <w:szCs w:val="22"/>
        </w:rPr>
        <w:t>。</w:t>
      </w:r>
    </w:p>
    <w:p w14:paraId="49B22159"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CCEAEC8">
          <v:rect id="_x0000_i1110" style="width:0;height:1.5pt" o:hralign="center" o:hrstd="t" o:hr="t" fillcolor="#a0a0a0" stroked="f"/>
        </w:pict>
      </w:r>
    </w:p>
    <w:p w14:paraId="51B622AE"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28.4 </w:t>
      </w:r>
      <w:r w:rsidRPr="00F110D7">
        <w:rPr>
          <w:rFonts w:ascii="Times New Roman" w:eastAsia="微软雅黑" w:hAnsi="Times New Roman" w:cs="Times New Roman"/>
          <w:b/>
          <w:bCs/>
          <w:sz w:val="22"/>
          <w:szCs w:val="22"/>
        </w:rPr>
        <w:t>政策与监管风险</w:t>
      </w:r>
    </w:p>
    <w:p w14:paraId="535D54C3"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AI </w:t>
      </w:r>
      <w:r w:rsidRPr="00F110D7">
        <w:rPr>
          <w:rFonts w:ascii="Times New Roman" w:eastAsia="微软雅黑" w:hAnsi="Times New Roman" w:cs="Times New Roman"/>
          <w:b/>
          <w:bCs/>
          <w:sz w:val="22"/>
          <w:szCs w:val="22"/>
        </w:rPr>
        <w:t>监管风险加剧</w:t>
      </w:r>
    </w:p>
    <w:p w14:paraId="3E8997BA" w14:textId="77777777" w:rsidR="00F110D7" w:rsidRPr="00F110D7" w:rsidRDefault="00F110D7">
      <w:pPr>
        <w:numPr>
          <w:ilvl w:val="0"/>
          <w:numId w:val="117"/>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全球各国正在加强对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和数据隐私的监管</w:t>
      </w:r>
      <w:r w:rsidRPr="00F110D7">
        <w:rPr>
          <w:rFonts w:ascii="Times New Roman" w:eastAsia="微软雅黑" w:hAnsi="Times New Roman" w:cs="Times New Roman"/>
          <w:sz w:val="22"/>
          <w:szCs w:val="22"/>
        </w:rPr>
        <w:t>，如果美国或欧洲出台更严格的</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监管政策，可能对</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 xml:space="preserve">AXON AI </w:t>
      </w:r>
      <w:r w:rsidRPr="00F110D7">
        <w:rPr>
          <w:rFonts w:ascii="Times New Roman" w:eastAsia="微软雅黑" w:hAnsi="Times New Roman" w:cs="Times New Roman"/>
          <w:b/>
          <w:bCs/>
          <w:sz w:val="22"/>
          <w:szCs w:val="22"/>
        </w:rPr>
        <w:t>业务的增长带来不确定性</w:t>
      </w:r>
      <w:r w:rsidRPr="00F110D7">
        <w:rPr>
          <w:rFonts w:ascii="Times New Roman" w:eastAsia="微软雅黑" w:hAnsi="Times New Roman" w:cs="Times New Roman"/>
          <w:sz w:val="22"/>
          <w:szCs w:val="22"/>
        </w:rPr>
        <w:t>。</w:t>
      </w:r>
    </w:p>
    <w:p w14:paraId="3F8EA113" w14:textId="77777777" w:rsidR="00F110D7" w:rsidRPr="00F110D7" w:rsidRDefault="00F110D7">
      <w:pPr>
        <w:numPr>
          <w:ilvl w:val="0"/>
          <w:numId w:val="117"/>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加州隐私法</w:t>
      </w:r>
      <w:r w:rsidRPr="00F110D7">
        <w:rPr>
          <w:rFonts w:ascii="Times New Roman" w:eastAsia="微软雅黑" w:hAnsi="Times New Roman" w:cs="Times New Roman"/>
          <w:b/>
          <w:bCs/>
          <w:sz w:val="22"/>
          <w:szCs w:val="22"/>
        </w:rPr>
        <w:t xml:space="preserve"> (CCPA) </w:t>
      </w:r>
      <w:r w:rsidRPr="00F110D7">
        <w:rPr>
          <w:rFonts w:ascii="Times New Roman" w:eastAsia="微软雅黑" w:hAnsi="Times New Roman" w:cs="Times New Roman"/>
          <w:b/>
          <w:bCs/>
          <w:sz w:val="22"/>
          <w:szCs w:val="22"/>
        </w:rPr>
        <w:t>和欧洲</w:t>
      </w:r>
      <w:r w:rsidRPr="00F110D7">
        <w:rPr>
          <w:rFonts w:ascii="Times New Roman" w:eastAsia="微软雅黑" w:hAnsi="Times New Roman" w:cs="Times New Roman"/>
          <w:b/>
          <w:bCs/>
          <w:sz w:val="22"/>
          <w:szCs w:val="22"/>
        </w:rPr>
        <w:t xml:space="preserve"> GDPR </w:t>
      </w:r>
      <w:r w:rsidRPr="00F110D7">
        <w:rPr>
          <w:rFonts w:ascii="Times New Roman" w:eastAsia="微软雅黑" w:hAnsi="Times New Roman" w:cs="Times New Roman"/>
          <w:b/>
          <w:bCs/>
          <w:sz w:val="22"/>
          <w:szCs w:val="22"/>
        </w:rPr>
        <w:t>法规</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可能限制</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业务对用户数据的使用，影响广告投放的精准度。</w:t>
      </w:r>
    </w:p>
    <w:p w14:paraId="5DC61BF5"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反垄断与竞争环境</w:t>
      </w:r>
    </w:p>
    <w:p w14:paraId="142B7FD7" w14:textId="77777777" w:rsidR="00F110D7" w:rsidRPr="00F110D7" w:rsidRDefault="00F110D7">
      <w:pPr>
        <w:numPr>
          <w:ilvl w:val="0"/>
          <w:numId w:val="118"/>
        </w:numPr>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目前</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美国政府对大型科技公司的反垄断调查</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持续进行，如果</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监管机构加强对</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及其主要竞争对手（如</w:t>
      </w:r>
      <w:r w:rsidRPr="00F110D7">
        <w:rPr>
          <w:rFonts w:ascii="Times New Roman" w:eastAsia="微软雅黑" w:hAnsi="Times New Roman" w:cs="Times New Roman"/>
          <w:b/>
          <w:bCs/>
          <w:sz w:val="22"/>
          <w:szCs w:val="22"/>
        </w:rPr>
        <w:t xml:space="preserve"> Meta</w:t>
      </w:r>
      <w:r w:rsidRPr="00F110D7">
        <w:rPr>
          <w:rFonts w:ascii="Times New Roman" w:eastAsia="微软雅黑" w:hAnsi="Times New Roman" w:cs="Times New Roman"/>
          <w:b/>
          <w:bCs/>
          <w:sz w:val="22"/>
          <w:szCs w:val="22"/>
        </w:rPr>
        <w:t>、</w:t>
      </w:r>
      <w:r w:rsidRPr="00F110D7">
        <w:rPr>
          <w:rFonts w:ascii="Times New Roman" w:eastAsia="微软雅黑" w:hAnsi="Times New Roman" w:cs="Times New Roman"/>
          <w:b/>
          <w:bCs/>
          <w:sz w:val="22"/>
          <w:szCs w:val="22"/>
        </w:rPr>
        <w:t>Google</w:t>
      </w:r>
      <w:r w:rsidRPr="00F110D7">
        <w:rPr>
          <w:rFonts w:ascii="Times New Roman" w:eastAsia="微软雅黑" w:hAnsi="Times New Roman" w:cs="Times New Roman"/>
          <w:b/>
          <w:bCs/>
          <w:sz w:val="22"/>
          <w:szCs w:val="22"/>
        </w:rPr>
        <w:t>）的监管，可能会影响其商业模式</w:t>
      </w:r>
      <w:r w:rsidRPr="00F110D7">
        <w:rPr>
          <w:rFonts w:ascii="Times New Roman" w:eastAsia="微软雅黑" w:hAnsi="Times New Roman" w:cs="Times New Roman"/>
          <w:sz w:val="22"/>
          <w:szCs w:val="22"/>
        </w:rPr>
        <w:t>。</w:t>
      </w:r>
    </w:p>
    <w:p w14:paraId="63D41BEB" w14:textId="77777777" w:rsidR="00F110D7" w:rsidRPr="00F110D7" w:rsidRDefault="00F110D7">
      <w:pPr>
        <w:numPr>
          <w:ilvl w:val="0"/>
          <w:numId w:val="118"/>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lastRenderedPageBreak/>
        <w:t>苹果</w:t>
      </w:r>
      <w:r w:rsidRPr="00F110D7">
        <w:rPr>
          <w:rFonts w:ascii="Times New Roman" w:eastAsia="微软雅黑" w:hAnsi="Times New Roman" w:cs="Times New Roman"/>
          <w:b/>
          <w:bCs/>
          <w:sz w:val="22"/>
          <w:szCs w:val="22"/>
        </w:rPr>
        <w:t xml:space="preserve"> (AAPL) </w:t>
      </w:r>
      <w:r w:rsidRPr="00F110D7">
        <w:rPr>
          <w:rFonts w:ascii="Times New Roman" w:eastAsia="微软雅黑" w:hAnsi="Times New Roman" w:cs="Times New Roman"/>
          <w:b/>
          <w:bCs/>
          <w:sz w:val="22"/>
          <w:szCs w:val="22"/>
        </w:rPr>
        <w:t>和</w:t>
      </w:r>
      <w:r w:rsidRPr="00F110D7">
        <w:rPr>
          <w:rFonts w:ascii="Times New Roman" w:eastAsia="微软雅黑" w:hAnsi="Times New Roman" w:cs="Times New Roman"/>
          <w:b/>
          <w:bCs/>
          <w:sz w:val="22"/>
          <w:szCs w:val="22"/>
        </w:rPr>
        <w:t xml:space="preserve"> Google Play </w:t>
      </w:r>
      <w:r w:rsidRPr="00F110D7">
        <w:rPr>
          <w:rFonts w:ascii="Times New Roman" w:eastAsia="微软雅黑" w:hAnsi="Times New Roman" w:cs="Times New Roman"/>
          <w:b/>
          <w:bCs/>
          <w:sz w:val="22"/>
          <w:szCs w:val="22"/>
        </w:rPr>
        <w:t>商店</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可能调整广告规则，影响</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业务。</w:t>
      </w:r>
    </w:p>
    <w:p w14:paraId="5B3FE4C8"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关注监管趋势，若</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美国或欧盟加强对</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业务的限制</w:t>
      </w:r>
      <w:r w:rsidRPr="00F110D7">
        <w:rPr>
          <w:rFonts w:ascii="Times New Roman" w:eastAsia="微软雅黑" w:hAnsi="Times New Roman" w:cs="Times New Roman"/>
          <w:sz w:val="22"/>
          <w:szCs w:val="22"/>
        </w:rPr>
        <w:t>，可能对股价形成压力。</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关注</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苹果、谷歌等平台的政策调整</w:t>
      </w:r>
      <w:r w:rsidRPr="00F110D7">
        <w:rPr>
          <w:rFonts w:ascii="Times New Roman" w:eastAsia="微软雅黑" w:hAnsi="Times New Roman" w:cs="Times New Roman"/>
          <w:sz w:val="22"/>
          <w:szCs w:val="22"/>
        </w:rPr>
        <w:t>，如果影响广告业务，可能会影响</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的收入增长。</w:t>
      </w:r>
    </w:p>
    <w:p w14:paraId="3D38A167"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0140280">
          <v:rect id="_x0000_i1111" style="width:0;height:1.5pt" o:hralign="center" o:hrstd="t" o:hr="t" fillcolor="#a0a0a0" stroked="f"/>
        </w:pict>
      </w:r>
    </w:p>
    <w:p w14:paraId="4094B09A"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29. </w:t>
      </w:r>
      <w:r w:rsidRPr="00F110D7">
        <w:rPr>
          <w:rFonts w:ascii="Times New Roman" w:eastAsia="微软雅黑" w:hAnsi="Times New Roman" w:cs="Times New Roman"/>
          <w:b/>
          <w:bCs/>
          <w:sz w:val="22"/>
          <w:szCs w:val="22"/>
        </w:rPr>
        <w:t>竞争分析</w:t>
      </w:r>
    </w:p>
    <w:p w14:paraId="2347E907"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主要竞争对手</w:t>
      </w:r>
    </w:p>
    <w:p w14:paraId="18C3664C"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Meta (META)</w:t>
      </w:r>
      <w:r w:rsidRPr="00F110D7">
        <w:rPr>
          <w:rFonts w:ascii="Times New Roman" w:eastAsia="微软雅黑" w:hAnsi="Times New Roman" w:cs="Times New Roman"/>
          <w:sz w:val="22"/>
          <w:szCs w:val="22"/>
        </w:rPr>
        <w:t>：全球最大的数字广告公司，广告投放精准度高，竞争压力大。</w:t>
      </w:r>
    </w:p>
    <w:p w14:paraId="1B38204B"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Google (GOOGL)</w:t>
      </w:r>
      <w:r w:rsidRPr="00F110D7">
        <w:rPr>
          <w:rFonts w:ascii="Times New Roman" w:eastAsia="微软雅黑" w:hAnsi="Times New Roman" w:cs="Times New Roman"/>
          <w:sz w:val="22"/>
          <w:szCs w:val="22"/>
        </w:rPr>
        <w:t>：通过</w:t>
      </w:r>
      <w:r w:rsidRPr="00F110D7">
        <w:rPr>
          <w:rFonts w:ascii="Times New Roman" w:eastAsia="微软雅黑" w:hAnsi="Times New Roman" w:cs="Times New Roman"/>
          <w:sz w:val="22"/>
          <w:szCs w:val="22"/>
        </w:rPr>
        <w:t xml:space="preserve"> Google Ads </w:t>
      </w:r>
      <w:r w:rsidRPr="00F110D7">
        <w:rPr>
          <w:rFonts w:ascii="Times New Roman" w:eastAsia="微软雅黑" w:hAnsi="Times New Roman" w:cs="Times New Roman"/>
          <w:sz w:val="22"/>
          <w:szCs w:val="22"/>
        </w:rPr>
        <w:t>以及</w:t>
      </w:r>
      <w:r w:rsidRPr="00F110D7">
        <w:rPr>
          <w:rFonts w:ascii="Times New Roman" w:eastAsia="微软雅黑" w:hAnsi="Times New Roman" w:cs="Times New Roman"/>
          <w:sz w:val="22"/>
          <w:szCs w:val="22"/>
        </w:rPr>
        <w:t xml:space="preserve"> YouTube </w:t>
      </w:r>
      <w:r w:rsidRPr="00F110D7">
        <w:rPr>
          <w:rFonts w:ascii="Times New Roman" w:eastAsia="微软雅黑" w:hAnsi="Times New Roman" w:cs="Times New Roman"/>
          <w:sz w:val="22"/>
          <w:szCs w:val="22"/>
        </w:rPr>
        <w:t>广告继续主导市场，市场份额稳固。</w:t>
      </w:r>
    </w:p>
    <w:p w14:paraId="533B96F1"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The Trade Desk (TTD)</w:t>
      </w:r>
      <w:r w:rsidRPr="00F110D7">
        <w:rPr>
          <w:rFonts w:ascii="Times New Roman" w:eastAsia="微软雅黑" w:hAnsi="Times New Roman" w:cs="Times New Roman"/>
          <w:sz w:val="22"/>
          <w:szCs w:val="22"/>
        </w:rPr>
        <w:t>：程序化广告领域的强劲竞争者，与</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在</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领域形成竞争。</w:t>
      </w:r>
    </w:p>
    <w:p w14:paraId="301A7025" w14:textId="77777777" w:rsidR="00F110D7" w:rsidRPr="00F110D7" w:rsidRDefault="00F110D7">
      <w:pPr>
        <w:numPr>
          <w:ilvl w:val="0"/>
          <w:numId w:val="119"/>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Unity (U)</w:t>
      </w:r>
      <w:r w:rsidRPr="00F110D7">
        <w:rPr>
          <w:rFonts w:ascii="Times New Roman" w:eastAsia="微软雅黑" w:hAnsi="Times New Roman" w:cs="Times New Roman"/>
          <w:sz w:val="22"/>
          <w:szCs w:val="22"/>
        </w:rPr>
        <w:t>：提供游戏广告变现的解决方案，与</w:t>
      </w:r>
      <w:r w:rsidRPr="00F110D7">
        <w:rPr>
          <w:rFonts w:ascii="Times New Roman" w:eastAsia="微软雅黑" w:hAnsi="Times New Roman" w:cs="Times New Roman"/>
          <w:sz w:val="22"/>
          <w:szCs w:val="22"/>
        </w:rPr>
        <w:t xml:space="preserve"> APP </w:t>
      </w:r>
      <w:r w:rsidRPr="00F110D7">
        <w:rPr>
          <w:rFonts w:ascii="Times New Roman" w:eastAsia="微软雅黑" w:hAnsi="Times New Roman" w:cs="Times New Roman"/>
          <w:sz w:val="22"/>
          <w:szCs w:val="22"/>
        </w:rPr>
        <w:t>的广告业务直接竞争。</w:t>
      </w:r>
    </w:p>
    <w:p w14:paraId="014D180F"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竞争优势与劣势</w:t>
      </w:r>
    </w:p>
    <w:tbl>
      <w:tblPr>
        <w:tblStyle w:val="41"/>
        <w:tblW w:w="0" w:type="auto"/>
        <w:tblLook w:val="04A0" w:firstRow="1" w:lastRow="0" w:firstColumn="1" w:lastColumn="0" w:noHBand="0" w:noVBand="1"/>
      </w:tblPr>
      <w:tblGrid>
        <w:gridCol w:w="1092"/>
        <w:gridCol w:w="3580"/>
        <w:gridCol w:w="4678"/>
      </w:tblGrid>
      <w:tr w:rsidR="00F110D7" w:rsidRPr="00F110D7" w14:paraId="37CAD563" w14:textId="77777777" w:rsidTr="00F110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0980C"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竞争因素</w:t>
            </w:r>
          </w:p>
        </w:tc>
        <w:tc>
          <w:tcPr>
            <w:tcW w:w="0" w:type="auto"/>
            <w:hideMark/>
          </w:tcPr>
          <w:p w14:paraId="7CF5B85B" w14:textId="77777777" w:rsidR="00F110D7" w:rsidRPr="00F110D7" w:rsidRDefault="00F110D7" w:rsidP="00F110D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APP </w:t>
            </w:r>
            <w:r w:rsidRPr="00F110D7">
              <w:rPr>
                <w:rFonts w:ascii="Times New Roman" w:eastAsia="微软雅黑" w:hAnsi="Times New Roman" w:cs="Times New Roman"/>
                <w:sz w:val="22"/>
                <w:szCs w:val="22"/>
              </w:rPr>
              <w:t>优势</w:t>
            </w:r>
          </w:p>
        </w:tc>
        <w:tc>
          <w:tcPr>
            <w:tcW w:w="0" w:type="auto"/>
            <w:hideMark/>
          </w:tcPr>
          <w:p w14:paraId="79AE8901" w14:textId="77777777" w:rsidR="00F110D7" w:rsidRPr="00F110D7" w:rsidRDefault="00F110D7" w:rsidP="00F110D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APP </w:t>
            </w:r>
            <w:r w:rsidRPr="00F110D7">
              <w:rPr>
                <w:rFonts w:ascii="Times New Roman" w:eastAsia="微软雅黑" w:hAnsi="Times New Roman" w:cs="Times New Roman"/>
                <w:sz w:val="22"/>
                <w:szCs w:val="22"/>
              </w:rPr>
              <w:t>劣势</w:t>
            </w:r>
          </w:p>
        </w:tc>
      </w:tr>
      <w:tr w:rsidR="00F110D7" w:rsidRPr="00F110D7" w14:paraId="7DBF01CB" w14:textId="77777777" w:rsidTr="00F1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6911B3"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AI </w:t>
            </w:r>
            <w:r w:rsidRPr="00F110D7">
              <w:rPr>
                <w:rFonts w:ascii="Times New Roman" w:eastAsia="微软雅黑" w:hAnsi="Times New Roman" w:cs="Times New Roman"/>
                <w:sz w:val="22"/>
                <w:szCs w:val="22"/>
              </w:rPr>
              <w:t>算法</w:t>
            </w:r>
          </w:p>
        </w:tc>
        <w:tc>
          <w:tcPr>
            <w:tcW w:w="0" w:type="auto"/>
            <w:hideMark/>
          </w:tcPr>
          <w:p w14:paraId="08D8FEF6"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AXON AI </w:t>
            </w:r>
            <w:r w:rsidRPr="00F110D7">
              <w:rPr>
                <w:rFonts w:ascii="Times New Roman" w:eastAsia="微软雅黑" w:hAnsi="Times New Roman" w:cs="Times New Roman"/>
                <w:sz w:val="22"/>
                <w:szCs w:val="22"/>
              </w:rPr>
              <w:t>的精准投放带来更高</w:t>
            </w:r>
            <w:r w:rsidRPr="00F110D7">
              <w:rPr>
                <w:rFonts w:ascii="Times New Roman" w:eastAsia="微软雅黑" w:hAnsi="Times New Roman" w:cs="Times New Roman"/>
                <w:sz w:val="22"/>
                <w:szCs w:val="22"/>
              </w:rPr>
              <w:t xml:space="preserve"> ROI</w:t>
            </w:r>
          </w:p>
        </w:tc>
        <w:tc>
          <w:tcPr>
            <w:tcW w:w="0" w:type="auto"/>
            <w:hideMark/>
          </w:tcPr>
          <w:p w14:paraId="07B9CB75"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竞争对手</w:t>
            </w:r>
            <w:r w:rsidRPr="00F110D7">
              <w:rPr>
                <w:rFonts w:ascii="Times New Roman" w:eastAsia="微软雅黑" w:hAnsi="Times New Roman" w:cs="Times New Roman"/>
                <w:sz w:val="22"/>
                <w:szCs w:val="22"/>
              </w:rPr>
              <w:t xml:space="preserve"> (META, GOOGL) </w:t>
            </w:r>
            <w:r w:rsidRPr="00F110D7">
              <w:rPr>
                <w:rFonts w:ascii="Times New Roman" w:eastAsia="微软雅黑" w:hAnsi="Times New Roman" w:cs="Times New Roman"/>
                <w:sz w:val="22"/>
                <w:szCs w:val="22"/>
              </w:rPr>
              <w:t>也在加强</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广告</w:t>
            </w:r>
          </w:p>
        </w:tc>
      </w:tr>
      <w:tr w:rsidR="00F110D7" w:rsidRPr="00F110D7" w14:paraId="4E8D2B16" w14:textId="77777777" w:rsidTr="00F110D7">
        <w:tc>
          <w:tcPr>
            <w:cnfStyle w:val="001000000000" w:firstRow="0" w:lastRow="0" w:firstColumn="1" w:lastColumn="0" w:oddVBand="0" w:evenVBand="0" w:oddHBand="0" w:evenHBand="0" w:firstRowFirstColumn="0" w:firstRowLastColumn="0" w:lastRowFirstColumn="0" w:lastRowLastColumn="0"/>
            <w:tcW w:w="0" w:type="auto"/>
            <w:hideMark/>
          </w:tcPr>
          <w:p w14:paraId="23B4D517"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利润率</w:t>
            </w:r>
          </w:p>
        </w:tc>
        <w:tc>
          <w:tcPr>
            <w:tcW w:w="0" w:type="auto"/>
            <w:hideMark/>
          </w:tcPr>
          <w:p w14:paraId="6B5F8F12"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 xml:space="preserve">EBITDA </w:t>
            </w:r>
            <w:r w:rsidRPr="00F110D7">
              <w:rPr>
                <w:rFonts w:ascii="Times New Roman" w:eastAsia="微软雅黑" w:hAnsi="Times New Roman" w:cs="Times New Roman"/>
                <w:sz w:val="22"/>
                <w:szCs w:val="22"/>
              </w:rPr>
              <w:t>利润率</w:t>
            </w:r>
            <w:r w:rsidRPr="00F110D7">
              <w:rPr>
                <w:rFonts w:ascii="Times New Roman" w:eastAsia="微软雅黑" w:hAnsi="Times New Roman" w:cs="Times New Roman"/>
                <w:sz w:val="22"/>
                <w:szCs w:val="22"/>
              </w:rPr>
              <w:t xml:space="preserve"> 60% </w:t>
            </w:r>
            <w:r w:rsidRPr="00F110D7">
              <w:rPr>
                <w:rFonts w:ascii="Times New Roman" w:eastAsia="微软雅黑" w:hAnsi="Times New Roman" w:cs="Times New Roman"/>
                <w:sz w:val="22"/>
                <w:szCs w:val="22"/>
              </w:rPr>
              <w:t>以上</w:t>
            </w:r>
          </w:p>
        </w:tc>
        <w:tc>
          <w:tcPr>
            <w:tcW w:w="0" w:type="auto"/>
            <w:hideMark/>
          </w:tcPr>
          <w:p w14:paraId="4C009CD3"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盈利能力可能已见顶</w:t>
            </w:r>
          </w:p>
        </w:tc>
      </w:tr>
      <w:tr w:rsidR="00F110D7" w:rsidRPr="00F110D7" w14:paraId="7147D409" w14:textId="77777777" w:rsidTr="00F110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BABC11"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增长速度</w:t>
            </w:r>
          </w:p>
        </w:tc>
        <w:tc>
          <w:tcPr>
            <w:tcW w:w="0" w:type="auto"/>
            <w:hideMark/>
          </w:tcPr>
          <w:p w14:paraId="4ECDA02E"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过去</w:t>
            </w:r>
            <w:r w:rsidRPr="00F110D7">
              <w:rPr>
                <w:rFonts w:ascii="Times New Roman" w:eastAsia="微软雅黑" w:hAnsi="Times New Roman" w:cs="Times New Roman"/>
                <w:sz w:val="22"/>
                <w:szCs w:val="22"/>
              </w:rPr>
              <w:t xml:space="preserve"> 12 </w:t>
            </w:r>
            <w:r w:rsidRPr="00F110D7">
              <w:rPr>
                <w:rFonts w:ascii="Times New Roman" w:eastAsia="微软雅黑" w:hAnsi="Times New Roman" w:cs="Times New Roman"/>
                <w:sz w:val="22"/>
                <w:szCs w:val="22"/>
              </w:rPr>
              <w:t>个月增长超</w:t>
            </w:r>
            <w:r w:rsidRPr="00F110D7">
              <w:rPr>
                <w:rFonts w:ascii="Times New Roman" w:eastAsia="微软雅黑" w:hAnsi="Times New Roman" w:cs="Times New Roman"/>
                <w:sz w:val="22"/>
                <w:szCs w:val="22"/>
              </w:rPr>
              <w:t xml:space="preserve"> 38%</w:t>
            </w:r>
          </w:p>
        </w:tc>
        <w:tc>
          <w:tcPr>
            <w:tcW w:w="0" w:type="auto"/>
            <w:hideMark/>
          </w:tcPr>
          <w:p w14:paraId="4186F3E8" w14:textId="77777777" w:rsidR="00F110D7" w:rsidRPr="00F110D7" w:rsidRDefault="00F110D7" w:rsidP="00F110D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未来增长是否可持续仍存疑</w:t>
            </w:r>
          </w:p>
        </w:tc>
      </w:tr>
      <w:tr w:rsidR="00F110D7" w:rsidRPr="00F110D7" w14:paraId="19E5B988" w14:textId="77777777" w:rsidTr="00F110D7">
        <w:tc>
          <w:tcPr>
            <w:cnfStyle w:val="001000000000" w:firstRow="0" w:lastRow="0" w:firstColumn="1" w:lastColumn="0" w:oddVBand="0" w:evenVBand="0" w:oddHBand="0" w:evenHBand="0" w:firstRowFirstColumn="0" w:firstRowLastColumn="0" w:lastRowFirstColumn="0" w:lastRowLastColumn="0"/>
            <w:tcW w:w="0" w:type="auto"/>
            <w:hideMark/>
          </w:tcPr>
          <w:p w14:paraId="6B9E456B" w14:textId="77777777" w:rsidR="00F110D7" w:rsidRPr="00F110D7" w:rsidRDefault="00F110D7" w:rsidP="00F110D7">
            <w:pPr>
              <w:spacing w:after="160" w:line="278" w:lineRule="auto"/>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市场份额</w:t>
            </w:r>
          </w:p>
        </w:tc>
        <w:tc>
          <w:tcPr>
            <w:tcW w:w="0" w:type="auto"/>
            <w:hideMark/>
          </w:tcPr>
          <w:p w14:paraId="31DA064B"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在移动广告领域有较强影响力</w:t>
            </w:r>
          </w:p>
        </w:tc>
        <w:tc>
          <w:tcPr>
            <w:tcW w:w="0" w:type="auto"/>
            <w:hideMark/>
          </w:tcPr>
          <w:p w14:paraId="14303ECB" w14:textId="77777777" w:rsidR="00F110D7" w:rsidRPr="00F110D7" w:rsidRDefault="00F110D7" w:rsidP="00F110D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110D7">
              <w:rPr>
                <w:rFonts w:ascii="Times New Roman" w:eastAsia="微软雅黑" w:hAnsi="Times New Roman" w:cs="Times New Roman"/>
                <w:sz w:val="22"/>
                <w:szCs w:val="22"/>
              </w:rPr>
              <w:t>在全行业广告市场仍难以挑战</w:t>
            </w:r>
            <w:r w:rsidRPr="00F110D7">
              <w:rPr>
                <w:rFonts w:ascii="Times New Roman" w:eastAsia="微软雅黑" w:hAnsi="Times New Roman" w:cs="Times New Roman"/>
                <w:sz w:val="22"/>
                <w:szCs w:val="22"/>
              </w:rPr>
              <w:t xml:space="preserve"> Google/Facebook</w:t>
            </w:r>
          </w:p>
        </w:tc>
      </w:tr>
    </w:tbl>
    <w:p w14:paraId="1D0B4A56"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投资策略建议：</w:t>
      </w:r>
      <w:r w:rsidRPr="00F110D7">
        <w:rPr>
          <w:rFonts w:ascii="Times New Roman" w:eastAsia="微软雅黑" w:hAnsi="Times New Roman" w:cs="Times New Roman"/>
          <w:sz w:val="22"/>
          <w:szCs w:val="22"/>
        </w:rPr>
        <w:t xml:space="preserve"> </w:t>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w:t>
      </w:r>
      <w:r w:rsidRPr="00F110D7">
        <w:rPr>
          <w:rFonts w:ascii="Times New Roman" w:eastAsia="微软雅黑" w:hAnsi="Times New Roman" w:cs="Times New Roman"/>
          <w:b/>
          <w:bCs/>
          <w:sz w:val="22"/>
          <w:szCs w:val="22"/>
        </w:rPr>
        <w:t xml:space="preserve"> APP </w:t>
      </w:r>
      <w:r w:rsidRPr="00F110D7">
        <w:rPr>
          <w:rFonts w:ascii="Times New Roman" w:eastAsia="微软雅黑" w:hAnsi="Times New Roman" w:cs="Times New Roman"/>
          <w:b/>
          <w:bCs/>
          <w:sz w:val="22"/>
          <w:szCs w:val="22"/>
        </w:rPr>
        <w:t>在</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领域保持领先，则长期增长可持续</w:t>
      </w:r>
      <w:r w:rsidRPr="00F110D7">
        <w:rPr>
          <w:rFonts w:ascii="Times New Roman" w:eastAsia="微软雅黑" w:hAnsi="Times New Roman" w:cs="Times New Roman"/>
          <w:sz w:val="22"/>
          <w:szCs w:val="22"/>
        </w:rPr>
        <w:t>。</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如果竞争对手推出更强</w:t>
      </w:r>
      <w:r w:rsidRPr="00F110D7">
        <w:rPr>
          <w:rFonts w:ascii="Times New Roman" w:eastAsia="微软雅黑" w:hAnsi="Times New Roman" w:cs="Times New Roman"/>
          <w:b/>
          <w:bCs/>
          <w:sz w:val="22"/>
          <w:szCs w:val="22"/>
        </w:rPr>
        <w:t xml:space="preserve"> AI </w:t>
      </w:r>
      <w:r w:rsidRPr="00F110D7">
        <w:rPr>
          <w:rFonts w:ascii="Times New Roman" w:eastAsia="微软雅黑" w:hAnsi="Times New Roman" w:cs="Times New Roman"/>
          <w:b/>
          <w:bCs/>
          <w:sz w:val="22"/>
          <w:szCs w:val="22"/>
        </w:rPr>
        <w:t>广告系统，可能会影响市场预期</w:t>
      </w:r>
      <w:r w:rsidRPr="00F110D7">
        <w:rPr>
          <w:rFonts w:ascii="Times New Roman" w:eastAsia="微软雅黑" w:hAnsi="Times New Roman" w:cs="Times New Roman"/>
          <w:sz w:val="22"/>
          <w:szCs w:val="22"/>
        </w:rPr>
        <w:t>，需关注</w:t>
      </w:r>
      <w:r w:rsidRPr="00F110D7">
        <w:rPr>
          <w:rFonts w:ascii="Times New Roman" w:eastAsia="微软雅黑" w:hAnsi="Times New Roman" w:cs="Times New Roman"/>
          <w:sz w:val="22"/>
          <w:szCs w:val="22"/>
        </w:rPr>
        <w:t xml:space="preserve"> Q4 </w:t>
      </w:r>
      <w:r w:rsidRPr="00F110D7">
        <w:rPr>
          <w:rFonts w:ascii="Times New Roman" w:eastAsia="微软雅黑" w:hAnsi="Times New Roman" w:cs="Times New Roman"/>
          <w:sz w:val="22"/>
          <w:szCs w:val="22"/>
        </w:rPr>
        <w:t>财报是否有</w:t>
      </w:r>
      <w:r w:rsidRPr="00F110D7">
        <w:rPr>
          <w:rFonts w:ascii="Times New Roman" w:eastAsia="微软雅黑" w:hAnsi="Times New Roman" w:cs="Times New Roman"/>
          <w:sz w:val="22"/>
          <w:szCs w:val="22"/>
        </w:rPr>
        <w:t xml:space="preserve"> AI </w:t>
      </w:r>
      <w:r w:rsidRPr="00F110D7">
        <w:rPr>
          <w:rFonts w:ascii="Times New Roman" w:eastAsia="微软雅黑" w:hAnsi="Times New Roman" w:cs="Times New Roman"/>
          <w:sz w:val="22"/>
          <w:szCs w:val="22"/>
        </w:rPr>
        <w:t>业务新</w:t>
      </w:r>
      <w:r w:rsidRPr="00F110D7">
        <w:rPr>
          <w:rFonts w:ascii="Times New Roman" w:eastAsia="微软雅黑" w:hAnsi="Times New Roman" w:cs="Times New Roman"/>
          <w:sz w:val="22"/>
          <w:szCs w:val="22"/>
        </w:rPr>
        <w:lastRenderedPageBreak/>
        <w:t>突破。</w:t>
      </w:r>
      <w:r w:rsidRPr="00F110D7">
        <w:rPr>
          <w:rFonts w:ascii="Times New Roman" w:eastAsia="微软雅黑" w:hAnsi="Times New Roman" w:cs="Times New Roman"/>
          <w:sz w:val="22"/>
          <w:szCs w:val="22"/>
        </w:rPr>
        <w:br/>
      </w: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避免在市场极度乐观时追高，保持谨慎态度</w:t>
      </w:r>
      <w:r w:rsidRPr="00F110D7">
        <w:rPr>
          <w:rFonts w:ascii="Times New Roman" w:eastAsia="微软雅黑" w:hAnsi="Times New Roman" w:cs="Times New Roman"/>
          <w:sz w:val="22"/>
          <w:szCs w:val="22"/>
        </w:rPr>
        <w:t>。</w:t>
      </w:r>
    </w:p>
    <w:p w14:paraId="552F73FF"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AB0CC27">
          <v:rect id="_x0000_i1112" style="width:0;height:1.5pt" o:hralign="center" o:hrstd="t" o:hr="t" fillcolor="#a0a0a0" stroked="f"/>
        </w:pict>
      </w:r>
    </w:p>
    <w:p w14:paraId="1881E4AA" w14:textId="77777777" w:rsidR="00F110D7" w:rsidRPr="00F110D7" w:rsidRDefault="00F110D7" w:rsidP="00F110D7">
      <w:pPr>
        <w:rPr>
          <w:rFonts w:ascii="Times New Roman" w:eastAsia="微软雅黑" w:hAnsi="Times New Roman" w:cs="Times New Roman"/>
          <w:b/>
          <w:bCs/>
          <w:sz w:val="22"/>
          <w:szCs w:val="22"/>
        </w:rPr>
      </w:pPr>
      <w:r w:rsidRPr="00F110D7">
        <w:rPr>
          <w:rFonts w:ascii="Times New Roman" w:eastAsia="微软雅黑" w:hAnsi="Times New Roman" w:cs="Times New Roman"/>
          <w:b/>
          <w:bCs/>
          <w:sz w:val="22"/>
          <w:szCs w:val="22"/>
        </w:rPr>
        <w:t xml:space="preserve">30. </w:t>
      </w:r>
      <w:r w:rsidRPr="00F110D7">
        <w:rPr>
          <w:rFonts w:ascii="Times New Roman" w:eastAsia="微软雅黑" w:hAnsi="Times New Roman" w:cs="Times New Roman"/>
          <w:b/>
          <w:bCs/>
          <w:sz w:val="22"/>
          <w:szCs w:val="22"/>
        </w:rPr>
        <w:t>结论与最终建议</w:t>
      </w:r>
    </w:p>
    <w:p w14:paraId="4A2E1E3B"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短期策略</w:t>
      </w:r>
      <w:r w:rsidRPr="00F110D7">
        <w:rPr>
          <w:rFonts w:ascii="Times New Roman" w:eastAsia="微软雅黑" w:hAnsi="Times New Roman" w:cs="Times New Roman"/>
          <w:sz w:val="22"/>
          <w:szCs w:val="22"/>
        </w:rPr>
        <w:t>：</w:t>
      </w:r>
    </w:p>
    <w:p w14:paraId="664A9A6B" w14:textId="77777777" w:rsidR="00F110D7" w:rsidRPr="00F110D7" w:rsidRDefault="00F110D7">
      <w:pPr>
        <w:numPr>
          <w:ilvl w:val="0"/>
          <w:numId w:val="12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股价进入超买区域，建议等待回调至</w:t>
      </w:r>
      <w:r w:rsidRPr="00F110D7">
        <w:rPr>
          <w:rFonts w:ascii="Times New Roman" w:eastAsia="微软雅黑" w:hAnsi="Times New Roman" w:cs="Times New Roman"/>
          <w:b/>
          <w:bCs/>
          <w:sz w:val="22"/>
          <w:szCs w:val="22"/>
        </w:rPr>
        <w:t xml:space="preserve"> $320-$330 </w:t>
      </w:r>
      <w:r w:rsidRPr="00F110D7">
        <w:rPr>
          <w:rFonts w:ascii="Times New Roman" w:eastAsia="微软雅黑" w:hAnsi="Times New Roman" w:cs="Times New Roman"/>
          <w:b/>
          <w:bCs/>
          <w:sz w:val="22"/>
          <w:szCs w:val="22"/>
        </w:rPr>
        <w:t>再考虑加仓。</w:t>
      </w:r>
    </w:p>
    <w:p w14:paraId="5712E4AB" w14:textId="77777777" w:rsidR="00F110D7" w:rsidRPr="00F110D7" w:rsidRDefault="00F110D7">
      <w:pPr>
        <w:numPr>
          <w:ilvl w:val="0"/>
          <w:numId w:val="12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财报前期权波动性较高，适合使用牛市价差策略降低成本</w:t>
      </w:r>
      <w:r w:rsidRPr="00F110D7">
        <w:rPr>
          <w:rFonts w:ascii="Times New Roman" w:eastAsia="微软雅黑" w:hAnsi="Times New Roman" w:cs="Times New Roman"/>
          <w:sz w:val="22"/>
          <w:szCs w:val="22"/>
        </w:rPr>
        <w:t>。</w:t>
      </w:r>
    </w:p>
    <w:p w14:paraId="0ADB603F" w14:textId="77777777" w:rsidR="00F110D7" w:rsidRPr="00F110D7" w:rsidRDefault="00F110D7">
      <w:pPr>
        <w:numPr>
          <w:ilvl w:val="0"/>
          <w:numId w:val="120"/>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若财报不及预期，股价可能快速回调至</w:t>
      </w:r>
      <w:r w:rsidRPr="00F110D7">
        <w:rPr>
          <w:rFonts w:ascii="Times New Roman" w:eastAsia="微软雅黑" w:hAnsi="Times New Roman" w:cs="Times New Roman"/>
          <w:b/>
          <w:bCs/>
          <w:sz w:val="22"/>
          <w:szCs w:val="22"/>
        </w:rPr>
        <w:t xml:space="preserve"> $300-$320 </w:t>
      </w:r>
      <w:r w:rsidRPr="00F110D7">
        <w:rPr>
          <w:rFonts w:ascii="Times New Roman" w:eastAsia="微软雅黑" w:hAnsi="Times New Roman" w:cs="Times New Roman"/>
          <w:b/>
          <w:bCs/>
          <w:sz w:val="22"/>
          <w:szCs w:val="22"/>
        </w:rPr>
        <w:t>区间</w:t>
      </w:r>
      <w:r w:rsidRPr="00F110D7">
        <w:rPr>
          <w:rFonts w:ascii="Times New Roman" w:eastAsia="微软雅黑" w:hAnsi="Times New Roman" w:cs="Times New Roman"/>
          <w:sz w:val="22"/>
          <w:szCs w:val="22"/>
        </w:rPr>
        <w:t>。</w:t>
      </w:r>
    </w:p>
    <w:p w14:paraId="1D08087C"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长期策略</w:t>
      </w:r>
      <w:r w:rsidRPr="00F110D7">
        <w:rPr>
          <w:rFonts w:ascii="Times New Roman" w:eastAsia="微软雅黑" w:hAnsi="Times New Roman" w:cs="Times New Roman"/>
          <w:sz w:val="22"/>
          <w:szCs w:val="22"/>
        </w:rPr>
        <w:t>：</w:t>
      </w:r>
    </w:p>
    <w:p w14:paraId="583A4E58" w14:textId="77777777" w:rsidR="00F110D7" w:rsidRPr="00F110D7" w:rsidRDefault="00F110D7">
      <w:pPr>
        <w:numPr>
          <w:ilvl w:val="0"/>
          <w:numId w:val="121"/>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长期仍看好</w:t>
      </w:r>
      <w:r w:rsidRPr="00F110D7">
        <w:rPr>
          <w:rFonts w:ascii="Times New Roman" w:eastAsia="微软雅黑" w:hAnsi="Times New Roman" w:cs="Times New Roman"/>
          <w:b/>
          <w:bCs/>
          <w:sz w:val="22"/>
          <w:szCs w:val="22"/>
        </w:rPr>
        <w:t xml:space="preserve"> AXON AI </w:t>
      </w:r>
      <w:r w:rsidRPr="00F110D7">
        <w:rPr>
          <w:rFonts w:ascii="Times New Roman" w:eastAsia="微软雅黑" w:hAnsi="Times New Roman" w:cs="Times New Roman"/>
          <w:b/>
          <w:bCs/>
          <w:sz w:val="22"/>
          <w:szCs w:val="22"/>
        </w:rPr>
        <w:t>业务的增长，但需警惕增长放缓的风险。</w:t>
      </w:r>
    </w:p>
    <w:p w14:paraId="4FDC62E1" w14:textId="77777777" w:rsidR="00F110D7" w:rsidRPr="00F110D7" w:rsidRDefault="00F110D7">
      <w:pPr>
        <w:numPr>
          <w:ilvl w:val="0"/>
          <w:numId w:val="121"/>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如果自由现金流增速放缓或利润率下降，可能影响长期估值。</w:t>
      </w:r>
    </w:p>
    <w:p w14:paraId="54CA3491" w14:textId="77777777" w:rsidR="00F110D7" w:rsidRPr="00F110D7" w:rsidRDefault="00F110D7">
      <w:pPr>
        <w:numPr>
          <w:ilvl w:val="0"/>
          <w:numId w:val="121"/>
        </w:numPr>
        <w:rPr>
          <w:rFonts w:ascii="Times New Roman" w:eastAsia="微软雅黑" w:hAnsi="Times New Roman" w:cs="Times New Roman"/>
          <w:sz w:val="22"/>
          <w:szCs w:val="22"/>
        </w:rPr>
      </w:pPr>
      <w:r w:rsidRPr="00F110D7">
        <w:rPr>
          <w:rFonts w:ascii="Times New Roman" w:eastAsia="微软雅黑" w:hAnsi="Times New Roman" w:cs="Times New Roman"/>
          <w:b/>
          <w:bCs/>
          <w:sz w:val="22"/>
          <w:szCs w:val="22"/>
        </w:rPr>
        <w:t>建议长期投资者在股价</w:t>
      </w:r>
      <w:r w:rsidRPr="00F110D7">
        <w:rPr>
          <w:rFonts w:ascii="Times New Roman" w:eastAsia="微软雅黑" w:hAnsi="Times New Roman" w:cs="Times New Roman"/>
          <w:b/>
          <w:bCs/>
          <w:sz w:val="22"/>
          <w:szCs w:val="22"/>
        </w:rPr>
        <w:t xml:space="preserve"> $320-$330 </w:t>
      </w:r>
      <w:r w:rsidRPr="00F110D7">
        <w:rPr>
          <w:rFonts w:ascii="Times New Roman" w:eastAsia="微软雅黑" w:hAnsi="Times New Roman" w:cs="Times New Roman"/>
          <w:b/>
          <w:bCs/>
          <w:sz w:val="22"/>
          <w:szCs w:val="22"/>
        </w:rPr>
        <w:t>区间逐步加仓，控制风险。</w:t>
      </w:r>
    </w:p>
    <w:p w14:paraId="6C4F8EEA"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最终投资评级：谨慎持有</w:t>
      </w:r>
      <w:r w:rsidRPr="00F110D7">
        <w:rPr>
          <w:rFonts w:ascii="Times New Roman" w:eastAsia="微软雅黑" w:hAnsi="Times New Roman" w:cs="Times New Roman"/>
          <w:b/>
          <w:bCs/>
          <w:sz w:val="22"/>
          <w:szCs w:val="22"/>
        </w:rPr>
        <w:t xml:space="preserve"> (Hold)</w:t>
      </w:r>
      <w:r w:rsidRPr="00F110D7">
        <w:rPr>
          <w:rFonts w:ascii="Times New Roman" w:eastAsia="微软雅黑" w:hAnsi="Times New Roman" w:cs="Times New Roman"/>
          <w:b/>
          <w:bCs/>
          <w:sz w:val="22"/>
          <w:szCs w:val="22"/>
        </w:rPr>
        <w:t>，等待回调再布局</w:t>
      </w:r>
      <w:r w:rsidRPr="00F110D7">
        <w:rPr>
          <w:rFonts w:ascii="Times New Roman" w:eastAsia="微软雅黑" w:hAnsi="Times New Roman" w:cs="Times New Roman"/>
          <w:sz w:val="22"/>
          <w:szCs w:val="22"/>
        </w:rPr>
        <w:t>。</w:t>
      </w:r>
    </w:p>
    <w:p w14:paraId="432AAAF5" w14:textId="77777777" w:rsidR="00F110D7" w:rsidRPr="00F110D7" w:rsidRDefault="00000000" w:rsidP="00F110D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B94E456">
          <v:rect id="_x0000_i1113" style="width:0;height:1.5pt" o:hralign="center" o:hrstd="t" o:hr="t" fillcolor="#a0a0a0" stroked="f"/>
        </w:pict>
      </w:r>
    </w:p>
    <w:p w14:paraId="56ED4DE6" w14:textId="77777777" w:rsidR="00F110D7" w:rsidRPr="00F110D7" w:rsidRDefault="00F110D7" w:rsidP="00F110D7">
      <w:pPr>
        <w:rPr>
          <w:rFonts w:ascii="Times New Roman" w:eastAsia="微软雅黑" w:hAnsi="Times New Roman" w:cs="Times New Roman"/>
          <w:sz w:val="22"/>
          <w:szCs w:val="22"/>
        </w:rPr>
      </w:pPr>
      <w:r w:rsidRPr="00F110D7">
        <w:rPr>
          <w:rFonts w:ascii="Segoe UI Emoji" w:eastAsia="微软雅黑" w:hAnsi="Segoe UI Emoji" w:cs="Segoe UI Emoji"/>
          <w:sz w:val="22"/>
          <w:szCs w:val="22"/>
        </w:rPr>
        <w:t>📢</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b/>
          <w:bCs/>
          <w:sz w:val="22"/>
          <w:szCs w:val="22"/>
        </w:rPr>
        <w:t>后续更新：</w:t>
      </w:r>
      <w:r w:rsidRPr="00F110D7">
        <w:rPr>
          <w:rFonts w:ascii="Times New Roman" w:eastAsia="微软雅黑" w:hAnsi="Times New Roman" w:cs="Times New Roman"/>
          <w:sz w:val="22"/>
          <w:szCs w:val="22"/>
        </w:rPr>
        <w:t xml:space="preserve"> </w:t>
      </w:r>
      <w:r w:rsidRPr="00F110D7">
        <w:rPr>
          <w:rFonts w:ascii="Times New Roman" w:eastAsia="微软雅黑" w:hAnsi="Times New Roman" w:cs="Times New Roman"/>
          <w:sz w:val="22"/>
          <w:szCs w:val="22"/>
        </w:rPr>
        <w:t>如果您需要</w:t>
      </w:r>
      <w:r w:rsidRPr="00F110D7">
        <w:rPr>
          <w:rFonts w:ascii="Times New Roman" w:eastAsia="微软雅黑" w:hAnsi="Times New Roman" w:cs="Times New Roman"/>
          <w:sz w:val="22"/>
          <w:szCs w:val="22"/>
        </w:rPr>
        <w:t xml:space="preserve"> DCF </w:t>
      </w:r>
      <w:r w:rsidRPr="00F110D7">
        <w:rPr>
          <w:rFonts w:ascii="Times New Roman" w:eastAsia="微软雅黑" w:hAnsi="Times New Roman" w:cs="Times New Roman"/>
          <w:sz w:val="22"/>
          <w:szCs w:val="22"/>
        </w:rPr>
        <w:t>估值、更多财报分析或实时数据更新，请告诉我！</w:t>
      </w:r>
      <w:r w:rsidRPr="00F110D7">
        <w:rPr>
          <w:rFonts w:ascii="Segoe UI Emoji" w:eastAsia="微软雅黑" w:hAnsi="Segoe UI Emoji" w:cs="Segoe UI Emoji"/>
          <w:sz w:val="22"/>
          <w:szCs w:val="22"/>
        </w:rPr>
        <w:t>🚀</w:t>
      </w:r>
    </w:p>
    <w:p w14:paraId="0B98563F" w14:textId="251B993D" w:rsidR="00CB4AAC" w:rsidRDefault="00180966" w:rsidP="00CB4AAC">
      <w:pPr>
        <w:rPr>
          <w:rFonts w:ascii="Times New Roman" w:eastAsia="微软雅黑" w:hAnsi="Times New Roman" w:cs="Times New Roman"/>
          <w:sz w:val="22"/>
          <w:szCs w:val="22"/>
        </w:rPr>
      </w:pPr>
      <w:r w:rsidRPr="00180966">
        <w:rPr>
          <w:rFonts w:ascii="Times New Roman" w:eastAsia="微软雅黑" w:hAnsi="Times New Roman" w:cs="Times New Roman"/>
          <w:noProof/>
          <w:sz w:val="22"/>
          <w:szCs w:val="22"/>
        </w:rPr>
        <w:lastRenderedPageBreak/>
        <w:drawing>
          <wp:inline distT="0" distB="0" distL="0" distR="0" wp14:anchorId="2ED2758E" wp14:editId="729868D7">
            <wp:extent cx="4292821" cy="3511730"/>
            <wp:effectExtent l="0" t="0" r="0" b="0"/>
            <wp:docPr id="1440499454"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99454" name="图片 1" descr="图表, 折线图&#10;&#10;AI 生成的内容可能不正确。"/>
                    <pic:cNvPicPr/>
                  </pic:nvPicPr>
                  <pic:blipFill>
                    <a:blip r:embed="rId416"/>
                    <a:stretch>
                      <a:fillRect/>
                    </a:stretch>
                  </pic:blipFill>
                  <pic:spPr>
                    <a:xfrm>
                      <a:off x="0" y="0"/>
                      <a:ext cx="4292821" cy="3511730"/>
                    </a:xfrm>
                    <a:prstGeom prst="rect">
                      <a:avLst/>
                    </a:prstGeom>
                  </pic:spPr>
                </pic:pic>
              </a:graphicData>
            </a:graphic>
          </wp:inline>
        </w:drawing>
      </w:r>
    </w:p>
    <w:p w14:paraId="3A266842" w14:textId="71A3E487" w:rsidR="00180966" w:rsidRPr="00180966" w:rsidRDefault="00180966" w:rsidP="00180966">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2025</w:t>
      </w:r>
      <w:r>
        <w:rPr>
          <w:rFonts w:ascii="Times New Roman" w:eastAsia="微软雅黑" w:hAnsi="Times New Roman" w:cs="Times New Roman" w:hint="eastAsia"/>
          <w:sz w:val="22"/>
          <w:szCs w:val="22"/>
        </w:rPr>
        <w:t>年头三月</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AppLovin Corporation</w:t>
      </w:r>
      <w:r w:rsidRPr="00180966">
        <w:rPr>
          <w:rFonts w:ascii="Times New Roman" w:eastAsia="微软雅黑" w:hAnsi="Times New Roman" w:cs="Times New Roman"/>
          <w:sz w:val="22"/>
          <w:szCs w:val="22"/>
        </w:rPr>
        <w:t>（纳斯达克代码：</w:t>
      </w:r>
      <w:r w:rsidRPr="00180966">
        <w:rPr>
          <w:rFonts w:ascii="Times New Roman" w:eastAsia="微软雅黑" w:hAnsi="Times New Roman" w:cs="Times New Roman"/>
          <w:sz w:val="22"/>
          <w:szCs w:val="22"/>
        </w:rPr>
        <w:t>APP</w:t>
      </w:r>
      <w:r w:rsidRPr="00180966">
        <w:rPr>
          <w:rFonts w:ascii="Times New Roman" w:eastAsia="微软雅黑" w:hAnsi="Times New Roman" w:cs="Times New Roman"/>
          <w:sz w:val="22"/>
          <w:szCs w:val="22"/>
        </w:rPr>
        <w:t>）的股价经历了显著波动，受到多种因素的影响。以下是对这些变化及其背后原因的分析：</w:t>
      </w:r>
      <w:r w:rsidRPr="00180966">
        <w:rPr>
          <w:rFonts w:ascii="Times New Roman" w:eastAsia="微软雅黑" w:hAnsi="Times New Roman" w:cs="Times New Roman"/>
          <w:sz w:val="22"/>
          <w:szCs w:val="22"/>
        </w:rPr>
        <w:t>​</w:t>
      </w:r>
    </w:p>
    <w:p w14:paraId="6E7A8EA8"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 xml:space="preserve">1. </w:t>
      </w:r>
      <w:r w:rsidRPr="00180966">
        <w:rPr>
          <w:rFonts w:ascii="Times New Roman" w:eastAsia="微软雅黑" w:hAnsi="Times New Roman" w:cs="Times New Roman"/>
          <w:b/>
          <w:bCs/>
          <w:sz w:val="22"/>
          <w:szCs w:val="22"/>
        </w:rPr>
        <w:t>股价走势</w:t>
      </w:r>
    </w:p>
    <w:p w14:paraId="6EBFA556"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sz w:val="22"/>
          <w:szCs w:val="22"/>
        </w:rPr>
        <w:t>截至</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3</w:t>
      </w:r>
      <w:r w:rsidRPr="00180966">
        <w:rPr>
          <w:rFonts w:ascii="Times New Roman" w:eastAsia="微软雅黑" w:hAnsi="Times New Roman" w:cs="Times New Roman"/>
          <w:sz w:val="22"/>
          <w:szCs w:val="22"/>
        </w:rPr>
        <w:t>月</w:t>
      </w:r>
      <w:r w:rsidRPr="00180966">
        <w:rPr>
          <w:rFonts w:ascii="Times New Roman" w:eastAsia="微软雅黑" w:hAnsi="Times New Roman" w:cs="Times New Roman"/>
          <w:sz w:val="22"/>
          <w:szCs w:val="22"/>
        </w:rPr>
        <w:t>12</w:t>
      </w:r>
      <w:r w:rsidRPr="00180966">
        <w:rPr>
          <w:rFonts w:ascii="Times New Roman" w:eastAsia="微软雅黑" w:hAnsi="Times New Roman" w:cs="Times New Roman"/>
          <w:sz w:val="22"/>
          <w:szCs w:val="22"/>
        </w:rPr>
        <w:t>日，</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的股价为</w:t>
      </w:r>
      <w:r w:rsidRPr="00180966">
        <w:rPr>
          <w:rFonts w:ascii="Times New Roman" w:eastAsia="微软雅黑" w:hAnsi="Times New Roman" w:cs="Times New Roman"/>
          <w:sz w:val="22"/>
          <w:szCs w:val="22"/>
        </w:rPr>
        <w:t>274.64</w:t>
      </w:r>
      <w:r w:rsidRPr="00180966">
        <w:rPr>
          <w:rFonts w:ascii="Times New Roman" w:eastAsia="微软雅黑" w:hAnsi="Times New Roman" w:cs="Times New Roman"/>
          <w:sz w:val="22"/>
          <w:szCs w:val="22"/>
        </w:rPr>
        <w:t>美元。</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在过去三个月中，股价从</w:t>
      </w:r>
      <w:r w:rsidRPr="00180966">
        <w:rPr>
          <w:rFonts w:ascii="Times New Roman" w:eastAsia="微软雅黑" w:hAnsi="Times New Roman" w:cs="Times New Roman"/>
          <w:sz w:val="22"/>
          <w:szCs w:val="22"/>
        </w:rPr>
        <w:t>2024</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12</w:t>
      </w:r>
      <w:r w:rsidRPr="00180966">
        <w:rPr>
          <w:rFonts w:ascii="Times New Roman" w:eastAsia="微软雅黑" w:hAnsi="Times New Roman" w:cs="Times New Roman"/>
          <w:sz w:val="22"/>
          <w:szCs w:val="22"/>
        </w:rPr>
        <w:t>月的约</w:t>
      </w:r>
      <w:r w:rsidRPr="00180966">
        <w:rPr>
          <w:rFonts w:ascii="Times New Roman" w:eastAsia="微软雅黑" w:hAnsi="Times New Roman" w:cs="Times New Roman"/>
          <w:sz w:val="22"/>
          <w:szCs w:val="22"/>
        </w:rPr>
        <w:t>320</w:t>
      </w:r>
      <w:r w:rsidRPr="00180966">
        <w:rPr>
          <w:rFonts w:ascii="Times New Roman" w:eastAsia="微软雅黑" w:hAnsi="Times New Roman" w:cs="Times New Roman"/>
          <w:sz w:val="22"/>
          <w:szCs w:val="22"/>
        </w:rPr>
        <w:t>美元上涨至</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月中旬的峰值</w:t>
      </w:r>
      <w:r w:rsidRPr="00180966">
        <w:rPr>
          <w:rFonts w:ascii="Times New Roman" w:eastAsia="微软雅黑" w:hAnsi="Times New Roman" w:cs="Times New Roman"/>
          <w:sz w:val="22"/>
          <w:szCs w:val="22"/>
        </w:rPr>
        <w:t>510</w:t>
      </w:r>
      <w:r w:rsidRPr="00180966">
        <w:rPr>
          <w:rFonts w:ascii="Times New Roman" w:eastAsia="微软雅黑" w:hAnsi="Times New Roman" w:cs="Times New Roman"/>
          <w:sz w:val="22"/>
          <w:szCs w:val="22"/>
        </w:rPr>
        <w:t>美元，随后在两周内大幅下跌至</w:t>
      </w:r>
      <w:r w:rsidRPr="00180966">
        <w:rPr>
          <w:rFonts w:ascii="Times New Roman" w:eastAsia="微软雅黑" w:hAnsi="Times New Roman" w:cs="Times New Roman"/>
          <w:sz w:val="22"/>
          <w:szCs w:val="22"/>
        </w:rPr>
        <w:t>314</w:t>
      </w:r>
      <w:r w:rsidRPr="00180966">
        <w:rPr>
          <w:rFonts w:ascii="Times New Roman" w:eastAsia="微软雅黑" w:hAnsi="Times New Roman" w:cs="Times New Roman"/>
          <w:sz w:val="22"/>
          <w:szCs w:val="22"/>
        </w:rPr>
        <w:t>美元，跌幅约为</w:t>
      </w:r>
      <w:r w:rsidRPr="00180966">
        <w:rPr>
          <w:rFonts w:ascii="Times New Roman" w:eastAsia="微软雅黑" w:hAnsi="Times New Roman" w:cs="Times New Roman"/>
          <w:sz w:val="22"/>
          <w:szCs w:val="22"/>
        </w:rPr>
        <w:t>38.4%</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 xml:space="preserve"> ​</w:t>
      </w:r>
      <w:hyperlink r:id="rId417" w:tgtFrame="_blank" w:history="1">
        <w:r w:rsidRPr="00180966">
          <w:rPr>
            <w:rStyle w:val="af0"/>
            <w:rFonts w:ascii="Times New Roman" w:eastAsia="微软雅黑" w:hAnsi="Times New Roman" w:cs="Times New Roman"/>
            <w:sz w:val="22"/>
            <w:szCs w:val="22"/>
          </w:rPr>
          <w:t>gamelook.com.cn</w:t>
        </w:r>
      </w:hyperlink>
    </w:p>
    <w:p w14:paraId="4936BA12"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 xml:space="preserve">2. </w:t>
      </w:r>
      <w:r w:rsidRPr="00180966">
        <w:rPr>
          <w:rFonts w:ascii="Times New Roman" w:eastAsia="微软雅黑" w:hAnsi="Times New Roman" w:cs="Times New Roman"/>
          <w:b/>
          <w:bCs/>
          <w:sz w:val="22"/>
          <w:szCs w:val="22"/>
        </w:rPr>
        <w:t>影响因素</w:t>
      </w:r>
    </w:p>
    <w:p w14:paraId="538D18AF" w14:textId="77777777" w:rsidR="00180966" w:rsidRPr="00180966" w:rsidRDefault="00180966">
      <w:pPr>
        <w:numPr>
          <w:ilvl w:val="0"/>
          <w:numId w:val="122"/>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做空报告</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​2025</w:t>
      </w:r>
      <w:r w:rsidRPr="00180966">
        <w:rPr>
          <w:rFonts w:ascii="Times New Roman" w:eastAsia="微软雅黑" w:hAnsi="Times New Roman" w:cs="Times New Roman"/>
          <w:sz w:val="22"/>
          <w:szCs w:val="22"/>
        </w:rPr>
        <w:t>年</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月，做空机构</w:t>
      </w:r>
      <w:r w:rsidRPr="00180966">
        <w:rPr>
          <w:rFonts w:ascii="Times New Roman" w:eastAsia="微软雅黑" w:hAnsi="Times New Roman" w:cs="Times New Roman"/>
          <w:sz w:val="22"/>
          <w:szCs w:val="22"/>
        </w:rPr>
        <w:t>Fuzzy Panda</w:t>
      </w:r>
      <w:r w:rsidRPr="00180966">
        <w:rPr>
          <w:rFonts w:ascii="Times New Roman" w:eastAsia="微软雅黑" w:hAnsi="Times New Roman" w:cs="Times New Roman"/>
          <w:sz w:val="22"/>
          <w:szCs w:val="22"/>
        </w:rPr>
        <w:t>和</w:t>
      </w:r>
      <w:r w:rsidRPr="00180966">
        <w:rPr>
          <w:rFonts w:ascii="Times New Roman" w:eastAsia="微软雅黑" w:hAnsi="Times New Roman" w:cs="Times New Roman"/>
          <w:sz w:val="22"/>
          <w:szCs w:val="22"/>
        </w:rPr>
        <w:t>Culper Research</w:t>
      </w:r>
      <w:r w:rsidRPr="00180966">
        <w:rPr>
          <w:rFonts w:ascii="Times New Roman" w:eastAsia="微软雅黑" w:hAnsi="Times New Roman" w:cs="Times New Roman"/>
          <w:sz w:val="22"/>
          <w:szCs w:val="22"/>
        </w:rPr>
        <w:t>发布报告，指控</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夸大其人工智能广告平台的效益，导致股价在</w:t>
      </w:r>
      <w:r w:rsidRPr="00180966">
        <w:rPr>
          <w:rFonts w:ascii="Times New Roman" w:eastAsia="微软雅黑" w:hAnsi="Times New Roman" w:cs="Times New Roman"/>
          <w:sz w:val="22"/>
          <w:szCs w:val="22"/>
        </w:rPr>
        <w:t>2</w:t>
      </w:r>
      <w:r w:rsidRPr="00180966">
        <w:rPr>
          <w:rFonts w:ascii="Times New Roman" w:eastAsia="微软雅黑" w:hAnsi="Times New Roman" w:cs="Times New Roman"/>
          <w:sz w:val="22"/>
          <w:szCs w:val="22"/>
        </w:rPr>
        <w:t>月</w:t>
      </w:r>
      <w:r w:rsidRPr="00180966">
        <w:rPr>
          <w:rFonts w:ascii="Times New Roman" w:eastAsia="微软雅黑" w:hAnsi="Times New Roman" w:cs="Times New Roman"/>
          <w:sz w:val="22"/>
          <w:szCs w:val="22"/>
        </w:rPr>
        <w:t>26</w:t>
      </w:r>
      <w:r w:rsidRPr="00180966">
        <w:rPr>
          <w:rFonts w:ascii="Times New Roman" w:eastAsia="微软雅黑" w:hAnsi="Times New Roman" w:cs="Times New Roman"/>
          <w:sz w:val="22"/>
          <w:szCs w:val="22"/>
        </w:rPr>
        <w:t>日暴跌</w:t>
      </w:r>
      <w:r w:rsidRPr="00180966">
        <w:rPr>
          <w:rFonts w:ascii="Times New Roman" w:eastAsia="微软雅黑" w:hAnsi="Times New Roman" w:cs="Times New Roman"/>
          <w:sz w:val="22"/>
          <w:szCs w:val="22"/>
        </w:rPr>
        <w:t>21%</w:t>
      </w:r>
      <w:r w:rsidRPr="00180966">
        <w:rPr>
          <w:rFonts w:ascii="Times New Roman" w:eastAsia="微软雅黑" w:hAnsi="Times New Roman" w:cs="Times New Roman"/>
          <w:sz w:val="22"/>
          <w:szCs w:val="22"/>
        </w:rPr>
        <w:t>，触发熔断机制。</w:t>
      </w:r>
      <w:r w:rsidRPr="00180966">
        <w:rPr>
          <w:rFonts w:ascii="Times New Roman" w:eastAsia="微软雅黑" w:hAnsi="Times New Roman" w:cs="Times New Roman"/>
          <w:sz w:val="22"/>
          <w:szCs w:val="22"/>
        </w:rPr>
        <w:t xml:space="preserve"> ​</w:t>
      </w:r>
      <w:hyperlink r:id="rId418" w:tgtFrame="_blank" w:history="1">
        <w:r w:rsidRPr="00180966">
          <w:rPr>
            <w:rStyle w:val="af0"/>
            <w:rFonts w:ascii="Times New Roman" w:eastAsia="微软雅黑" w:hAnsi="Times New Roman" w:cs="Times New Roman"/>
            <w:sz w:val="22"/>
            <w:szCs w:val="22"/>
          </w:rPr>
          <w:t>Xueqiu+5finance.sina.com.cn+5Investopedia+5</w:t>
        </w:r>
      </w:hyperlink>
    </w:p>
    <w:p w14:paraId="66F8CABD" w14:textId="77777777" w:rsidR="00180966" w:rsidRPr="00180966" w:rsidRDefault="00180966">
      <w:pPr>
        <w:numPr>
          <w:ilvl w:val="0"/>
          <w:numId w:val="122"/>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战略调整</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公司计划以</w:t>
      </w:r>
      <w:r w:rsidRPr="00180966">
        <w:rPr>
          <w:rFonts w:ascii="Times New Roman" w:eastAsia="微软雅黑" w:hAnsi="Times New Roman" w:cs="Times New Roman"/>
          <w:sz w:val="22"/>
          <w:szCs w:val="22"/>
        </w:rPr>
        <w:t>9</w:t>
      </w:r>
      <w:r w:rsidRPr="00180966">
        <w:rPr>
          <w:rFonts w:ascii="Times New Roman" w:eastAsia="微软雅黑" w:hAnsi="Times New Roman" w:cs="Times New Roman"/>
          <w:sz w:val="22"/>
          <w:szCs w:val="22"/>
        </w:rPr>
        <w:t>亿美元将其游戏开发部门出售给</w:t>
      </w:r>
      <w:r w:rsidRPr="00180966">
        <w:rPr>
          <w:rFonts w:ascii="Times New Roman" w:eastAsia="微软雅黑" w:hAnsi="Times New Roman" w:cs="Times New Roman"/>
          <w:sz w:val="22"/>
          <w:szCs w:val="22"/>
        </w:rPr>
        <w:t>Tripledot Studios</w:t>
      </w:r>
      <w:r w:rsidRPr="00180966">
        <w:rPr>
          <w:rFonts w:ascii="Times New Roman" w:eastAsia="微软雅黑" w:hAnsi="Times New Roman" w:cs="Times New Roman"/>
          <w:sz w:val="22"/>
          <w:szCs w:val="22"/>
        </w:rPr>
        <w:t>，旨在专注于广告业务。这一消息可能对股价产生影响。</w:t>
      </w:r>
      <w:r w:rsidRPr="00180966">
        <w:rPr>
          <w:rFonts w:ascii="Times New Roman" w:eastAsia="微软雅黑" w:hAnsi="Times New Roman" w:cs="Times New Roman"/>
          <w:sz w:val="22"/>
          <w:szCs w:val="22"/>
        </w:rPr>
        <w:t xml:space="preserve"> ​</w:t>
      </w:r>
    </w:p>
    <w:p w14:paraId="71869457" w14:textId="77777777" w:rsidR="00180966" w:rsidRPr="00180966" w:rsidRDefault="00180966">
      <w:pPr>
        <w:numPr>
          <w:ilvl w:val="0"/>
          <w:numId w:val="122"/>
        </w:num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t>市场情绪</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尽管遭遇做空，部分分析师仍对</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持乐观态度，认为当前股价下跌提供了买入机会。</w:t>
      </w:r>
      <w:r w:rsidRPr="00180966">
        <w:rPr>
          <w:rFonts w:ascii="Times New Roman" w:eastAsia="微软雅黑" w:hAnsi="Times New Roman" w:cs="Times New Roman"/>
          <w:sz w:val="22"/>
          <w:szCs w:val="22"/>
        </w:rPr>
        <w:t xml:space="preserve"> ​</w:t>
      </w:r>
      <w:hyperlink r:id="rId419" w:tgtFrame="_blank" w:history="1">
        <w:r w:rsidRPr="00180966">
          <w:rPr>
            <w:rStyle w:val="af0"/>
            <w:rFonts w:ascii="Times New Roman" w:eastAsia="微软雅黑" w:hAnsi="Times New Roman" w:cs="Times New Roman"/>
            <w:sz w:val="22"/>
            <w:szCs w:val="22"/>
          </w:rPr>
          <w:t>news.sohu.com+9finance.sina.com.cn+9gamelook.com.cn+9</w:t>
        </w:r>
      </w:hyperlink>
    </w:p>
    <w:p w14:paraId="52F5CC15" w14:textId="77777777" w:rsidR="00180966" w:rsidRP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b/>
          <w:bCs/>
          <w:sz w:val="22"/>
          <w:szCs w:val="22"/>
        </w:rPr>
        <w:lastRenderedPageBreak/>
        <w:t xml:space="preserve">3. </w:t>
      </w:r>
      <w:r w:rsidRPr="00180966">
        <w:rPr>
          <w:rFonts w:ascii="Times New Roman" w:eastAsia="微软雅黑" w:hAnsi="Times New Roman" w:cs="Times New Roman"/>
          <w:b/>
          <w:bCs/>
          <w:sz w:val="22"/>
          <w:szCs w:val="22"/>
        </w:rPr>
        <w:t>总结</w:t>
      </w:r>
    </w:p>
    <w:p w14:paraId="3AA332D9" w14:textId="77777777" w:rsidR="00180966" w:rsidRDefault="00180966" w:rsidP="00180966">
      <w:pPr>
        <w:rPr>
          <w:rFonts w:ascii="Times New Roman" w:eastAsia="微软雅黑" w:hAnsi="Times New Roman" w:cs="Times New Roman"/>
          <w:sz w:val="22"/>
          <w:szCs w:val="22"/>
        </w:rPr>
      </w:pPr>
      <w:r w:rsidRPr="00180966">
        <w:rPr>
          <w:rFonts w:ascii="Times New Roman" w:eastAsia="微软雅黑" w:hAnsi="Times New Roman" w:cs="Times New Roman"/>
          <w:sz w:val="22"/>
          <w:szCs w:val="22"/>
        </w:rPr>
        <w:t>过去三个月，</w:t>
      </w:r>
      <w:r w:rsidRPr="00180966">
        <w:rPr>
          <w:rFonts w:ascii="Times New Roman" w:eastAsia="微软雅黑" w:hAnsi="Times New Roman" w:cs="Times New Roman"/>
          <w:sz w:val="22"/>
          <w:szCs w:val="22"/>
        </w:rPr>
        <w:t>AppLovin</w:t>
      </w:r>
      <w:r w:rsidRPr="00180966">
        <w:rPr>
          <w:rFonts w:ascii="Times New Roman" w:eastAsia="微软雅黑" w:hAnsi="Times New Roman" w:cs="Times New Roman"/>
          <w:sz w:val="22"/>
          <w:szCs w:val="22"/>
        </w:rPr>
        <w:t>的股价经历了先升后降的剧烈波动，主要受做空报告、战略调整和市场情绪等因素影响。</w:t>
      </w:r>
      <w:r w:rsidRPr="00180966">
        <w:rPr>
          <w:rFonts w:ascii="Times New Roman" w:eastAsia="微软雅黑" w:hAnsi="Times New Roman" w:cs="Times New Roman"/>
          <w:sz w:val="22"/>
          <w:szCs w:val="22"/>
        </w:rPr>
        <w:t>​</w:t>
      </w:r>
      <w:r w:rsidRPr="00180966">
        <w:rPr>
          <w:rFonts w:ascii="Times New Roman" w:eastAsia="微软雅黑" w:hAnsi="Times New Roman" w:cs="Times New Roman"/>
          <w:sz w:val="22"/>
          <w:szCs w:val="22"/>
        </w:rPr>
        <w:t>投资者应关注公司的基本面变化和市场动态，谨慎决策。</w:t>
      </w:r>
    </w:p>
    <w:p w14:paraId="3511E681" w14:textId="77777777" w:rsidR="00145A24" w:rsidRDefault="00145A24" w:rsidP="00145A24">
      <w:pPr>
        <w:rPr>
          <w:rFonts w:ascii="Times New Roman" w:eastAsia="微软雅黑" w:hAnsi="Times New Roman" w:cs="Times New Roman"/>
          <w:sz w:val="22"/>
          <w:szCs w:val="22"/>
        </w:rPr>
      </w:pPr>
    </w:p>
    <w:p w14:paraId="11F5DA85" w14:textId="149F0F12"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sz w:val="22"/>
          <w:szCs w:val="22"/>
        </w:rPr>
        <w:t>在</w:t>
      </w:r>
      <w:r w:rsidRPr="00145A24">
        <w:rPr>
          <w:rFonts w:ascii="Times New Roman" w:eastAsia="微软雅黑" w:hAnsi="Times New Roman" w:cs="Times New Roman"/>
          <w:sz w:val="22"/>
          <w:szCs w:val="22"/>
        </w:rPr>
        <w:t>2025</w:t>
      </w:r>
      <w:r w:rsidRPr="00145A24">
        <w:rPr>
          <w:rFonts w:ascii="Times New Roman" w:eastAsia="微软雅黑" w:hAnsi="Times New Roman" w:cs="Times New Roman"/>
          <w:sz w:val="22"/>
          <w:szCs w:val="22"/>
        </w:rPr>
        <w:t>年</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14</w:t>
      </w:r>
      <w:r w:rsidRPr="00145A24">
        <w:rPr>
          <w:rFonts w:ascii="Times New Roman" w:eastAsia="微软雅黑" w:hAnsi="Times New Roman" w:cs="Times New Roman"/>
          <w:sz w:val="22"/>
          <w:szCs w:val="22"/>
        </w:rPr>
        <w:t>日之后，</w:t>
      </w:r>
      <w:r w:rsidRPr="00145A24">
        <w:rPr>
          <w:rFonts w:ascii="Times New Roman" w:eastAsia="微软雅黑" w:hAnsi="Times New Roman" w:cs="Times New Roman"/>
          <w:sz w:val="22"/>
          <w:szCs w:val="22"/>
        </w:rPr>
        <w:t>AppLovin Corporation</w:t>
      </w:r>
      <w:r w:rsidRPr="00145A24">
        <w:rPr>
          <w:rFonts w:ascii="Times New Roman" w:eastAsia="微软雅黑" w:hAnsi="Times New Roman" w:cs="Times New Roman"/>
          <w:sz w:val="22"/>
          <w:szCs w:val="22"/>
        </w:rPr>
        <w:t>（纳斯达克代码：</w:t>
      </w:r>
      <w:r w:rsidRPr="00145A24">
        <w:rPr>
          <w:rFonts w:ascii="Times New Roman" w:eastAsia="微软雅黑" w:hAnsi="Times New Roman" w:cs="Times New Roman"/>
          <w:sz w:val="22"/>
          <w:szCs w:val="22"/>
        </w:rPr>
        <w:t>APP</w:t>
      </w:r>
      <w:r w:rsidRPr="00145A24">
        <w:rPr>
          <w:rFonts w:ascii="Times New Roman" w:eastAsia="微软雅黑" w:hAnsi="Times New Roman" w:cs="Times New Roman"/>
          <w:sz w:val="22"/>
          <w:szCs w:val="22"/>
        </w:rPr>
        <w:t>）的股价出现了显著下跌，随后在回调后继续下行。以下是对这一走势及其背后原因的分析：</w:t>
      </w:r>
      <w:r w:rsidRPr="00145A24">
        <w:rPr>
          <w:rFonts w:ascii="Times New Roman" w:eastAsia="微软雅黑" w:hAnsi="Times New Roman" w:cs="Times New Roman"/>
          <w:sz w:val="22"/>
          <w:szCs w:val="22"/>
        </w:rPr>
        <w:t>​</w:t>
      </w:r>
    </w:p>
    <w:p w14:paraId="1FCCD452"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1. </w:t>
      </w:r>
      <w:r w:rsidRPr="00145A24">
        <w:rPr>
          <w:rFonts w:ascii="Times New Roman" w:eastAsia="微软雅黑" w:hAnsi="Times New Roman" w:cs="Times New Roman"/>
          <w:b/>
          <w:bCs/>
          <w:sz w:val="22"/>
          <w:szCs w:val="22"/>
        </w:rPr>
        <w:t>初始下跌原因</w:t>
      </w:r>
    </w:p>
    <w:p w14:paraId="0FFA0384" w14:textId="77777777" w:rsidR="00145A24" w:rsidRPr="00145A24" w:rsidRDefault="00145A24">
      <w:pPr>
        <w:numPr>
          <w:ilvl w:val="0"/>
          <w:numId w:val="123"/>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做空报告</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​2025</w:t>
      </w:r>
      <w:r w:rsidRPr="00145A24">
        <w:rPr>
          <w:rFonts w:ascii="Times New Roman" w:eastAsia="微软雅黑" w:hAnsi="Times New Roman" w:cs="Times New Roman"/>
          <w:sz w:val="22"/>
          <w:szCs w:val="22"/>
        </w:rPr>
        <w:t>年</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月，做空机构</w:t>
      </w:r>
      <w:r w:rsidRPr="00145A24">
        <w:rPr>
          <w:rFonts w:ascii="Times New Roman" w:eastAsia="微软雅黑" w:hAnsi="Times New Roman" w:cs="Times New Roman"/>
          <w:sz w:val="22"/>
          <w:szCs w:val="22"/>
        </w:rPr>
        <w:t>Fuzzy Panda</w:t>
      </w:r>
      <w:r w:rsidRPr="00145A24">
        <w:rPr>
          <w:rFonts w:ascii="Times New Roman" w:eastAsia="微软雅黑" w:hAnsi="Times New Roman" w:cs="Times New Roman"/>
          <w:sz w:val="22"/>
          <w:szCs w:val="22"/>
        </w:rPr>
        <w:t>和</w:t>
      </w:r>
      <w:r w:rsidRPr="00145A24">
        <w:rPr>
          <w:rFonts w:ascii="Times New Roman" w:eastAsia="微软雅黑" w:hAnsi="Times New Roman" w:cs="Times New Roman"/>
          <w:sz w:val="22"/>
          <w:szCs w:val="22"/>
        </w:rPr>
        <w:t>Culper Research</w:t>
      </w:r>
      <w:r w:rsidRPr="00145A24">
        <w:rPr>
          <w:rFonts w:ascii="Times New Roman" w:eastAsia="微软雅黑" w:hAnsi="Times New Roman" w:cs="Times New Roman"/>
          <w:sz w:val="22"/>
          <w:szCs w:val="22"/>
        </w:rPr>
        <w:t>发布报告，指控</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夸大其人工智能广告平台的效益，导致股价在</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26</w:t>
      </w:r>
      <w:r w:rsidRPr="00145A24">
        <w:rPr>
          <w:rFonts w:ascii="Times New Roman" w:eastAsia="微软雅黑" w:hAnsi="Times New Roman" w:cs="Times New Roman"/>
          <w:sz w:val="22"/>
          <w:szCs w:val="22"/>
        </w:rPr>
        <w:t>日暴跌</w:t>
      </w:r>
      <w:r w:rsidRPr="00145A24">
        <w:rPr>
          <w:rFonts w:ascii="Times New Roman" w:eastAsia="微软雅黑" w:hAnsi="Times New Roman" w:cs="Times New Roman"/>
          <w:sz w:val="22"/>
          <w:szCs w:val="22"/>
        </w:rPr>
        <w:t>21%</w:t>
      </w:r>
      <w:r w:rsidRPr="00145A24">
        <w:rPr>
          <w:rFonts w:ascii="Times New Roman" w:eastAsia="微软雅黑" w:hAnsi="Times New Roman" w:cs="Times New Roman"/>
          <w:sz w:val="22"/>
          <w:szCs w:val="22"/>
        </w:rPr>
        <w:t>，触发熔断机制。</w:t>
      </w:r>
      <w:r w:rsidRPr="00145A24">
        <w:rPr>
          <w:rFonts w:ascii="Times New Roman" w:eastAsia="微软雅黑" w:hAnsi="Times New Roman" w:cs="Times New Roman"/>
          <w:sz w:val="22"/>
          <w:szCs w:val="22"/>
        </w:rPr>
        <w:t>​</w:t>
      </w:r>
    </w:p>
    <w:p w14:paraId="05659B80"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2. </w:t>
      </w:r>
      <w:r w:rsidRPr="00145A24">
        <w:rPr>
          <w:rFonts w:ascii="Times New Roman" w:eastAsia="微软雅黑" w:hAnsi="Times New Roman" w:cs="Times New Roman"/>
          <w:b/>
          <w:bCs/>
          <w:sz w:val="22"/>
          <w:szCs w:val="22"/>
        </w:rPr>
        <w:t>回调后持续下跌的原因</w:t>
      </w:r>
    </w:p>
    <w:p w14:paraId="260B27FC" w14:textId="77777777" w:rsidR="00145A24" w:rsidRPr="00145A24" w:rsidRDefault="00145A24">
      <w:pPr>
        <w:numPr>
          <w:ilvl w:val="0"/>
          <w:numId w:val="124"/>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市场不确定性</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美国总统特朗普发动的全球关税战增加了对美国经济的不确定性，市场担忧经济可能陷入衰退，导致投资者情绪悲观，科技股普遍承压。</w:t>
      </w:r>
      <w:r w:rsidRPr="00145A24">
        <w:rPr>
          <w:rFonts w:ascii="Times New Roman" w:eastAsia="微软雅黑" w:hAnsi="Times New Roman" w:cs="Times New Roman"/>
          <w:sz w:val="22"/>
          <w:szCs w:val="22"/>
        </w:rPr>
        <w:t>​</w:t>
      </w:r>
      <w:hyperlink r:id="rId420" w:tgtFrame="_blank" w:history="1">
        <w:r w:rsidRPr="00145A24">
          <w:rPr>
            <w:rStyle w:val="af0"/>
            <w:rFonts w:ascii="Times New Roman" w:eastAsia="微软雅黑" w:hAnsi="Times New Roman" w:cs="Times New Roman"/>
            <w:sz w:val="22"/>
            <w:szCs w:val="22"/>
          </w:rPr>
          <w:t>voachinese.com</w:t>
        </w:r>
      </w:hyperlink>
    </w:p>
    <w:p w14:paraId="1509C804" w14:textId="77777777" w:rsidR="00145A24" w:rsidRPr="00145A24" w:rsidRDefault="00145A24">
      <w:pPr>
        <w:numPr>
          <w:ilvl w:val="0"/>
          <w:numId w:val="124"/>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行业竞争加剧</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移动广告技术领域竞争激烈，</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面临来自其他公司的挑战，市场份额可能受到影响。</w:t>
      </w:r>
      <w:r w:rsidRPr="00145A24">
        <w:rPr>
          <w:rFonts w:ascii="Times New Roman" w:eastAsia="微软雅黑" w:hAnsi="Times New Roman" w:cs="Times New Roman"/>
          <w:sz w:val="22"/>
          <w:szCs w:val="22"/>
        </w:rPr>
        <w:t>​</w:t>
      </w:r>
    </w:p>
    <w:p w14:paraId="334AF049" w14:textId="77777777" w:rsidR="00145A24" w:rsidRPr="00145A24" w:rsidRDefault="00145A24">
      <w:pPr>
        <w:numPr>
          <w:ilvl w:val="0"/>
          <w:numId w:val="124"/>
        </w:num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投资者信心不足</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尽管部分分析师对</w:t>
      </w: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持乐观态度，但做空报告的影响可能导致部分投资者信心不足，选择抛售股票。</w:t>
      </w:r>
      <w:r w:rsidRPr="00145A24">
        <w:rPr>
          <w:rFonts w:ascii="Times New Roman" w:eastAsia="微软雅黑" w:hAnsi="Times New Roman" w:cs="Times New Roman"/>
          <w:sz w:val="22"/>
          <w:szCs w:val="22"/>
        </w:rPr>
        <w:t>​</w:t>
      </w:r>
    </w:p>
    <w:p w14:paraId="5CF0E826"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b/>
          <w:bCs/>
          <w:sz w:val="22"/>
          <w:szCs w:val="22"/>
        </w:rPr>
        <w:t xml:space="preserve">3. </w:t>
      </w:r>
      <w:r w:rsidRPr="00145A24">
        <w:rPr>
          <w:rFonts w:ascii="Times New Roman" w:eastAsia="微软雅黑" w:hAnsi="Times New Roman" w:cs="Times New Roman"/>
          <w:b/>
          <w:bCs/>
          <w:sz w:val="22"/>
          <w:szCs w:val="22"/>
        </w:rPr>
        <w:t>总结</w:t>
      </w:r>
    </w:p>
    <w:p w14:paraId="2106EC86" w14:textId="77777777" w:rsidR="00145A24" w:rsidRPr="00145A24" w:rsidRDefault="00145A24" w:rsidP="00145A24">
      <w:pPr>
        <w:rPr>
          <w:rFonts w:ascii="Times New Roman" w:eastAsia="微软雅黑" w:hAnsi="Times New Roman" w:cs="Times New Roman"/>
          <w:sz w:val="22"/>
          <w:szCs w:val="22"/>
        </w:rPr>
      </w:pPr>
      <w:r w:rsidRPr="00145A24">
        <w:rPr>
          <w:rFonts w:ascii="Times New Roman" w:eastAsia="微软雅黑" w:hAnsi="Times New Roman" w:cs="Times New Roman"/>
          <w:sz w:val="22"/>
          <w:szCs w:val="22"/>
        </w:rPr>
        <w:t>AppLovin</w:t>
      </w:r>
      <w:r w:rsidRPr="00145A24">
        <w:rPr>
          <w:rFonts w:ascii="Times New Roman" w:eastAsia="微软雅黑" w:hAnsi="Times New Roman" w:cs="Times New Roman"/>
          <w:sz w:val="22"/>
          <w:szCs w:val="22"/>
        </w:rPr>
        <w:t>股价自</w:t>
      </w:r>
      <w:r w:rsidRPr="00145A24">
        <w:rPr>
          <w:rFonts w:ascii="Times New Roman" w:eastAsia="微软雅黑" w:hAnsi="Times New Roman" w:cs="Times New Roman"/>
          <w:sz w:val="22"/>
          <w:szCs w:val="22"/>
        </w:rPr>
        <w:t>2</w:t>
      </w:r>
      <w:r w:rsidRPr="00145A24">
        <w:rPr>
          <w:rFonts w:ascii="Times New Roman" w:eastAsia="微软雅黑" w:hAnsi="Times New Roman" w:cs="Times New Roman"/>
          <w:sz w:val="22"/>
          <w:szCs w:val="22"/>
        </w:rPr>
        <w:t>月</w:t>
      </w:r>
      <w:r w:rsidRPr="00145A24">
        <w:rPr>
          <w:rFonts w:ascii="Times New Roman" w:eastAsia="微软雅黑" w:hAnsi="Times New Roman" w:cs="Times New Roman"/>
          <w:sz w:val="22"/>
          <w:szCs w:val="22"/>
        </w:rPr>
        <w:t>14</w:t>
      </w:r>
      <w:r w:rsidRPr="00145A24">
        <w:rPr>
          <w:rFonts w:ascii="Times New Roman" w:eastAsia="微软雅黑" w:hAnsi="Times New Roman" w:cs="Times New Roman"/>
          <w:sz w:val="22"/>
          <w:szCs w:val="22"/>
        </w:rPr>
        <w:t>日以来的下跌，主要受到做空报告、市场不确定性、行业竞争和投资者信心等多重因素的影响。</w:t>
      </w:r>
      <w:r w:rsidRPr="00145A24">
        <w:rPr>
          <w:rFonts w:ascii="Times New Roman" w:eastAsia="微软雅黑" w:hAnsi="Times New Roman" w:cs="Times New Roman"/>
          <w:sz w:val="22"/>
          <w:szCs w:val="22"/>
        </w:rPr>
        <w:t>​</w:t>
      </w:r>
      <w:r w:rsidRPr="00145A24">
        <w:rPr>
          <w:rFonts w:ascii="Times New Roman" w:eastAsia="微软雅黑" w:hAnsi="Times New Roman" w:cs="Times New Roman"/>
          <w:sz w:val="22"/>
          <w:szCs w:val="22"/>
        </w:rPr>
        <w:t>投资者应关注公司的基本面变化和市场动态，谨慎决策。</w:t>
      </w:r>
    </w:p>
    <w:p w14:paraId="5E4D85EF" w14:textId="77777777" w:rsidR="00145A24" w:rsidRPr="00180966" w:rsidRDefault="00145A24" w:rsidP="00180966">
      <w:pPr>
        <w:rPr>
          <w:rFonts w:ascii="Times New Roman" w:eastAsia="微软雅黑" w:hAnsi="Times New Roman" w:cs="Times New Roman"/>
          <w:sz w:val="22"/>
          <w:szCs w:val="22"/>
        </w:rPr>
      </w:pPr>
    </w:p>
    <w:p w14:paraId="0A11177C" w14:textId="3A15559F" w:rsidR="002D6786" w:rsidRPr="004C33BC" w:rsidRDefault="002D6786" w:rsidP="002D6786">
      <w:pPr>
        <w:pStyle w:val="2"/>
        <w:rPr>
          <w:rFonts w:ascii="Times New Roman" w:eastAsia="微软雅黑" w:hAnsi="Times New Roman" w:cs="Times New Roman"/>
          <w:b/>
          <w:bCs/>
          <w:sz w:val="22"/>
          <w:szCs w:val="22"/>
        </w:rPr>
      </w:pPr>
      <w:bookmarkStart w:id="16" w:name="_Toc197077223"/>
      <w:r>
        <w:rPr>
          <w:rFonts w:ascii="Times New Roman" w:eastAsia="微软雅黑" w:hAnsi="Times New Roman" w:cs="Times New Roman" w:hint="eastAsia"/>
          <w:b/>
          <w:bCs/>
          <w:sz w:val="22"/>
          <w:szCs w:val="22"/>
        </w:rPr>
        <w:t xml:space="preserve">1.4 ChatGPT4.5 Deep </w:t>
      </w:r>
      <w:r>
        <w:rPr>
          <w:rFonts w:ascii="Times New Roman" w:eastAsia="微软雅黑" w:hAnsi="Times New Roman" w:cs="Times New Roman"/>
          <w:b/>
          <w:bCs/>
          <w:sz w:val="22"/>
          <w:szCs w:val="22"/>
        </w:rPr>
        <w:t>Research</w:t>
      </w:r>
      <w:r>
        <w:rPr>
          <w:rFonts w:ascii="Times New Roman" w:eastAsia="微软雅黑" w:hAnsi="Times New Roman" w:cs="Times New Roman" w:hint="eastAsia"/>
          <w:b/>
          <w:bCs/>
          <w:sz w:val="22"/>
          <w:szCs w:val="22"/>
        </w:rPr>
        <w:t>投资分析报告</w:t>
      </w:r>
      <w:bookmarkEnd w:id="16"/>
    </w:p>
    <w:p w14:paraId="175774B3" w14:textId="5207E9FC"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重新整理</w:t>
      </w:r>
      <w:r>
        <w:rPr>
          <w:rFonts w:ascii="Times New Roman" w:eastAsia="微软雅黑" w:hAnsi="Times New Roman" w:cs="Times New Roman" w:hint="eastAsia"/>
          <w:sz w:val="22"/>
          <w:szCs w:val="22"/>
        </w:rPr>
        <w:t>以上</w:t>
      </w:r>
      <w:r w:rsidRPr="002D6786">
        <w:rPr>
          <w:rFonts w:ascii="Times New Roman" w:eastAsia="微软雅黑" w:hAnsi="Times New Roman" w:cs="Times New Roman"/>
          <w:sz w:val="22"/>
          <w:szCs w:val="22"/>
        </w:rPr>
        <w:t>分析报告，使其符合标准投资报告格式，并增强其实用性。报告将基于文档中的数据来源、工具及分析网站，结合权威的分析方法进行修正和优化。同时，使用数据可视化和图表</w:t>
      </w:r>
      <w:r w:rsidRPr="002D6786">
        <w:rPr>
          <w:rFonts w:ascii="Times New Roman" w:eastAsia="微软雅黑" w:hAnsi="Times New Roman" w:cs="Times New Roman"/>
          <w:sz w:val="22"/>
          <w:szCs w:val="22"/>
        </w:rPr>
        <w:lastRenderedPageBreak/>
        <w:t>提高可读性，并在结尾加入关于宏观环境、政策及微观因素对股价趋势的影响，给出详细的投资建议。</w:t>
      </w:r>
    </w:p>
    <w:p w14:paraId="456ED6E4"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1. </w:t>
      </w:r>
      <w:r w:rsidRPr="002D6786">
        <w:rPr>
          <w:rFonts w:ascii="Times New Roman" w:eastAsia="微软雅黑" w:hAnsi="Times New Roman" w:cs="Times New Roman"/>
          <w:b/>
          <w:bCs/>
          <w:sz w:val="22"/>
          <w:szCs w:val="22"/>
        </w:rPr>
        <w:t>执行摘要</w:t>
      </w:r>
    </w:p>
    <w:p w14:paraId="4836BF4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 Corporation</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NASDAQ: APP</w:t>
      </w:r>
      <w:r w:rsidRPr="002D6786">
        <w:rPr>
          <w:rFonts w:ascii="Times New Roman" w:eastAsia="微软雅黑" w:hAnsi="Times New Roman" w:cs="Times New Roman"/>
          <w:sz w:val="22"/>
          <w:szCs w:val="22"/>
        </w:rPr>
        <w:t>）是一家专注于移动应用广告技术和变现解决方案的公司，凭借其核心</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AXON AI</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平台驱动业绩高速增长。</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年公司每股收益（</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）同比增长</w:t>
      </w:r>
      <w:r w:rsidRPr="002D6786">
        <w:rPr>
          <w:rFonts w:ascii="Times New Roman" w:eastAsia="微软雅黑" w:hAnsi="Times New Roman" w:cs="Times New Roman"/>
          <w:sz w:val="22"/>
          <w:szCs w:val="22"/>
        </w:rPr>
        <w:t>288%</w:t>
      </w:r>
      <w:r w:rsidRPr="002D6786">
        <w:rPr>
          <w:rFonts w:ascii="Times New Roman" w:eastAsia="微软雅黑" w:hAnsi="Times New Roman" w:cs="Times New Roman"/>
          <w:sz w:val="22"/>
          <w:szCs w:val="22"/>
        </w:rPr>
        <w:t>，华尔街预计</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将再增长</w:t>
      </w:r>
      <w:r w:rsidRPr="002D6786">
        <w:rPr>
          <w:rFonts w:ascii="Times New Roman" w:eastAsia="微软雅黑" w:hAnsi="Times New Roman" w:cs="Times New Roman"/>
          <w:sz w:val="22"/>
          <w:szCs w:val="22"/>
        </w:rPr>
        <w:t>315%</w:t>
      </w:r>
      <w:r w:rsidRPr="002D6786">
        <w:rPr>
          <w:rFonts w:ascii="Times New Roman" w:eastAsia="微软雅黑" w:hAnsi="Times New Roman" w:cs="Times New Roman"/>
          <w:sz w:val="22"/>
          <w:szCs w:val="22"/>
        </w:rPr>
        <w:t>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$4.06</w:t>
      </w:r>
      <w:r w:rsidRPr="002D6786">
        <w:rPr>
          <w:rFonts w:ascii="Times New Roman" w:eastAsia="微软雅黑" w:hAnsi="Times New Roman" w:cs="Times New Roman"/>
          <w:sz w:val="22"/>
          <w:szCs w:val="22"/>
        </w:rPr>
        <w:t xml:space="preserve"> (</w:t>
      </w:r>
      <w:hyperlink r:id="rId421" w:anchor=":~:text=AppLovin%20,with%20a%20potential%20breakout%20ahead" w:history="1">
        <w:r w:rsidRPr="002D6786">
          <w:rPr>
            <w:rStyle w:val="af0"/>
            <w:rFonts w:ascii="Times New Roman" w:eastAsia="微软雅黑" w:hAnsi="Times New Roman" w:cs="Times New Roman"/>
            <w:sz w:val="22"/>
            <w:szCs w:val="22"/>
          </w:rPr>
          <w:t>Must Reads: AppLovin Stock Analysis, Is $APP a BUY Before Earnings? (AI, Growth &amp; More)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。受益于人工智能热潮和业务转型成功，</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股价过去一年飙涨逾</w:t>
      </w:r>
      <w:r w:rsidRPr="002D6786">
        <w:rPr>
          <w:rFonts w:ascii="Times New Roman" w:eastAsia="微软雅黑" w:hAnsi="Times New Roman" w:cs="Times New Roman"/>
          <w:sz w:val="22"/>
          <w:szCs w:val="22"/>
        </w:rPr>
        <w:t>700%</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月一度创下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$525</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的历史高点。然而，目前股价经历快速上涨后估值偏高，</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年预期市盈率</w:t>
      </w:r>
      <w:r w:rsidRPr="002D6786">
        <w:rPr>
          <w:rFonts w:ascii="Times New Roman" w:eastAsia="微软雅黑" w:hAnsi="Times New Roman" w:cs="Times New Roman"/>
          <w:sz w:val="22"/>
          <w:szCs w:val="22"/>
        </w:rPr>
        <w:t>约在</w:t>
      </w:r>
      <w:r w:rsidRPr="002D6786">
        <w:rPr>
          <w:rFonts w:ascii="Times New Roman" w:eastAsia="微软雅黑" w:hAnsi="Times New Roman" w:cs="Times New Roman"/>
          <w:sz w:val="22"/>
          <w:szCs w:val="22"/>
        </w:rPr>
        <w:t>26~28</w:t>
      </w:r>
      <w:r w:rsidRPr="002D6786">
        <w:rPr>
          <w:rFonts w:ascii="Times New Roman" w:eastAsia="微软雅黑" w:hAnsi="Times New Roman" w:cs="Times New Roman"/>
          <w:sz w:val="22"/>
          <w:szCs w:val="22"/>
        </w:rPr>
        <w:t>倍，</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超过</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，市场对未来增长的乐观预期已基本反映在股价中。短期来看，公司即将发布财报以及宏观环境变化可能带来股价波动风险；但长期而言，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扎根于高速增长的数字广告和</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营销领域，具备持续扩张潜力。综合考虑，公司基本面强劲（高利润率和自由现金流）、行业前景广阔，但估值和竞争风险不容忽视。</w:t>
      </w:r>
      <w:r w:rsidRPr="002D6786">
        <w:rPr>
          <w:rFonts w:ascii="Times New Roman" w:eastAsia="微软雅黑" w:hAnsi="Times New Roman" w:cs="Times New Roman"/>
          <w:b/>
          <w:bCs/>
          <w:sz w:val="22"/>
          <w:szCs w:val="22"/>
        </w:rPr>
        <w:t>投资建议</w:t>
      </w:r>
      <w:r w:rsidRPr="002D6786">
        <w:rPr>
          <w:rFonts w:ascii="Times New Roman" w:eastAsia="微软雅黑" w:hAnsi="Times New Roman" w:cs="Times New Roman"/>
          <w:sz w:val="22"/>
          <w:szCs w:val="22"/>
        </w:rPr>
        <w:t>：短期保持谨慎，等待回调或业绩确认再介入；长期看好其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驱动增长，但应在合理估值区间分批布局。</w:t>
      </w:r>
    </w:p>
    <w:p w14:paraId="7755919C"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2. </w:t>
      </w:r>
      <w:r w:rsidRPr="002D6786">
        <w:rPr>
          <w:rFonts w:ascii="Times New Roman" w:eastAsia="微软雅黑" w:hAnsi="Times New Roman" w:cs="Times New Roman"/>
          <w:b/>
          <w:bCs/>
          <w:sz w:val="22"/>
          <w:szCs w:val="22"/>
        </w:rPr>
        <w:t>公司概述</w:t>
      </w:r>
    </w:p>
    <w:p w14:paraId="28C0070F"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成立于</w:t>
      </w:r>
      <w:r w:rsidRPr="002D6786">
        <w:rPr>
          <w:rFonts w:ascii="Times New Roman" w:eastAsia="微软雅黑" w:hAnsi="Times New Roman" w:cs="Times New Roman"/>
          <w:sz w:val="22"/>
          <w:szCs w:val="22"/>
        </w:rPr>
        <w:t>2012</w:t>
      </w:r>
      <w:r w:rsidRPr="002D6786">
        <w:rPr>
          <w:rFonts w:ascii="Times New Roman" w:eastAsia="微软雅黑" w:hAnsi="Times New Roman" w:cs="Times New Roman"/>
          <w:sz w:val="22"/>
          <w:szCs w:val="22"/>
        </w:rPr>
        <w:t>年，总部位于美国加州帕洛阿尔托，是移动应用广告</w:t>
      </w:r>
      <w:r w:rsidRPr="002D6786">
        <w:rPr>
          <w:rFonts w:ascii="Times New Roman" w:eastAsia="微软雅黑" w:hAnsi="Times New Roman" w:cs="Times New Roman"/>
          <w:b/>
          <w:bCs/>
          <w:sz w:val="22"/>
          <w:szCs w:val="22"/>
        </w:rPr>
        <w:t>投放与变现</w:t>
      </w:r>
      <w:r w:rsidRPr="002D6786">
        <w:rPr>
          <w:rFonts w:ascii="Times New Roman" w:eastAsia="微软雅黑" w:hAnsi="Times New Roman" w:cs="Times New Roman"/>
          <w:sz w:val="22"/>
          <w:szCs w:val="22"/>
        </w:rPr>
        <w:t>平台领域的领先企业。公司最初通过代理移动游戏和广告网络起家，近年来成功转型为提供</w:t>
      </w:r>
      <w:r w:rsidRPr="002D6786">
        <w:rPr>
          <w:rFonts w:ascii="Times New Roman" w:eastAsia="微软雅黑" w:hAnsi="Times New Roman" w:cs="Times New Roman"/>
          <w:b/>
          <w:bCs/>
          <w:sz w:val="22"/>
          <w:szCs w:val="22"/>
        </w:rPr>
        <w:t>企业级软件平台</w:t>
      </w:r>
      <w:r w:rsidRPr="002D6786">
        <w:rPr>
          <w:rFonts w:ascii="Times New Roman" w:eastAsia="微软雅黑" w:hAnsi="Times New Roman" w:cs="Times New Roman"/>
          <w:sz w:val="22"/>
          <w:szCs w:val="22"/>
        </w:rPr>
        <w:t>的广告技术公司。</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的平台帮助应用开发者和广告主在移动设备、流媒体电视等渠道</w:t>
      </w:r>
      <w:r w:rsidRPr="002D6786">
        <w:rPr>
          <w:rFonts w:ascii="Times New Roman" w:eastAsia="微软雅黑" w:hAnsi="Times New Roman" w:cs="Times New Roman"/>
          <w:b/>
          <w:bCs/>
          <w:sz w:val="22"/>
          <w:szCs w:val="22"/>
        </w:rPr>
        <w:t>投放、优化广告</w:t>
      </w:r>
      <w:r w:rsidRPr="002D6786">
        <w:rPr>
          <w:rFonts w:ascii="Times New Roman" w:eastAsia="微软雅黑" w:hAnsi="Times New Roman" w:cs="Times New Roman"/>
          <w:sz w:val="22"/>
          <w:szCs w:val="22"/>
        </w:rPr>
        <w:t>并实现变现。旗下核心产品包括</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AppDiscovery</w:t>
      </w:r>
      <w:r w:rsidRPr="002D6786">
        <w:rPr>
          <w:rFonts w:ascii="Times New Roman" w:eastAsia="微软雅黑" w:hAnsi="Times New Roman" w:cs="Times New Roman"/>
          <w:sz w:val="22"/>
          <w:szCs w:val="22"/>
        </w:rPr>
        <w:t>（用户获取广告平台）、</w:t>
      </w:r>
      <w:r w:rsidRPr="002D6786">
        <w:rPr>
          <w:rFonts w:ascii="Times New Roman" w:eastAsia="微软雅黑" w:hAnsi="Times New Roman" w:cs="Times New Roman"/>
          <w:b/>
          <w:bCs/>
          <w:sz w:val="22"/>
          <w:szCs w:val="22"/>
        </w:rPr>
        <w:t>MAX</w:t>
      </w:r>
      <w:r w:rsidRPr="002D6786">
        <w:rPr>
          <w:rFonts w:ascii="Times New Roman" w:eastAsia="微软雅黑" w:hAnsi="Times New Roman" w:cs="Times New Roman"/>
          <w:sz w:val="22"/>
          <w:szCs w:val="22"/>
        </w:rPr>
        <w:t>（应用内竞价广告平台）和</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Adjust</w:t>
      </w:r>
      <w:r w:rsidRPr="002D6786">
        <w:rPr>
          <w:rFonts w:ascii="Times New Roman" w:eastAsia="微软雅黑" w:hAnsi="Times New Roman" w:cs="Times New Roman"/>
          <w:sz w:val="22"/>
          <w:szCs w:val="22"/>
        </w:rPr>
        <w:t>（移动广告测量分析），其中融合了自主研发的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 xml:space="preserve">AXON </w:t>
      </w:r>
      <w:r w:rsidRPr="002D6786">
        <w:rPr>
          <w:rFonts w:ascii="Times New Roman" w:eastAsia="微软雅黑" w:hAnsi="Times New Roman" w:cs="Times New Roman"/>
          <w:b/>
          <w:bCs/>
          <w:sz w:val="22"/>
          <w:szCs w:val="22"/>
        </w:rPr>
        <w:t>人工智能</w:t>
      </w:r>
      <w:r w:rsidRPr="002D6786">
        <w:rPr>
          <w:rFonts w:ascii="Times New Roman" w:eastAsia="微软雅黑" w:hAnsi="Times New Roman" w:cs="Times New Roman"/>
          <w:sz w:val="22"/>
          <w:szCs w:val="22"/>
        </w:rPr>
        <w:t>算法，为客户提供端到端的广告投放优化解决方案</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。借助这一系列产品，</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帮助全球众多移动应用开发者精准触达用户并最大化广告变现效率。目前公司员工约</w:t>
      </w:r>
      <w:r w:rsidRPr="002D6786">
        <w:rPr>
          <w:rFonts w:ascii="Times New Roman" w:eastAsia="微软雅黑" w:hAnsi="Times New Roman" w:cs="Times New Roman"/>
          <w:sz w:val="22"/>
          <w:szCs w:val="22"/>
        </w:rPr>
        <w:t>1500</w:t>
      </w:r>
      <w:r w:rsidRPr="002D6786">
        <w:rPr>
          <w:rFonts w:ascii="Times New Roman" w:eastAsia="微软雅黑" w:hAnsi="Times New Roman" w:cs="Times New Roman"/>
          <w:sz w:val="22"/>
          <w:szCs w:val="22"/>
        </w:rPr>
        <w:t>人，在全球移动广告技术生态中占据重要地位。</w:t>
      </w:r>
    </w:p>
    <w:p w14:paraId="69DB87D0"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近年来，公司业务重心从自营应用逐步转向广告软件平台。</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的软件平台业务收入达到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$18.42</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，同比大增</w:t>
      </w:r>
      <w:r w:rsidRPr="002D6786">
        <w:rPr>
          <w:rFonts w:ascii="Times New Roman" w:eastAsia="微软雅黑" w:hAnsi="Times New Roman" w:cs="Times New Roman"/>
          <w:sz w:val="22"/>
          <w:szCs w:val="22"/>
        </w:rPr>
        <w:t>76%</w:t>
      </w:r>
      <w:r w:rsidRPr="002D6786">
        <w:rPr>
          <w:rFonts w:ascii="Times New Roman" w:eastAsia="微软雅黑" w:hAnsi="Times New Roman" w:cs="Times New Roman"/>
          <w:sz w:val="22"/>
          <w:szCs w:val="22"/>
        </w:rPr>
        <w:t>，占总收入的约</w:t>
      </w:r>
      <w:r w:rsidRPr="002D6786">
        <w:rPr>
          <w:rFonts w:ascii="Times New Roman" w:eastAsia="微软雅黑" w:hAnsi="Times New Roman" w:cs="Times New Roman"/>
          <w:sz w:val="22"/>
          <w:szCs w:val="22"/>
        </w:rPr>
        <w:t>60%</w:t>
      </w:r>
      <w:r w:rsidRPr="002D6786">
        <w:rPr>
          <w:rFonts w:ascii="Times New Roman" w:eastAsia="微软雅黑" w:hAnsi="Times New Roman" w:cs="Times New Roman"/>
          <w:sz w:val="22"/>
          <w:szCs w:val="22"/>
        </w:rPr>
        <w:t>；而自营应用（主要是游戏）业务收入降至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$14</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，同比下滑</w:t>
      </w:r>
      <w:r w:rsidRPr="002D6786">
        <w:rPr>
          <w:rFonts w:ascii="Times New Roman" w:eastAsia="微软雅黑" w:hAnsi="Times New Roman" w:cs="Times New Roman"/>
          <w:sz w:val="22"/>
          <w:szCs w:val="22"/>
        </w:rPr>
        <w:t>18% (</w:t>
      </w:r>
      <w:hyperlink r:id="rId422" w:anchor=":~:text=In%20the%20fourth%20quarter%2C%20we,with%20net%20income%20of%20%24357"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lastRenderedPageBreak/>
        <w:t>(</w:t>
      </w:r>
      <w:hyperlink r:id="rId423"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。这一转型体现了管理层专注于高增长、高毛利的软件平台领域的战略。为了进一步聚焦核心广告技术业务，</w:t>
      </w:r>
      <w:r w:rsidRPr="002D6786">
        <w:rPr>
          <w:rFonts w:ascii="Times New Roman" w:eastAsia="微软雅黑" w:hAnsi="Times New Roman" w:cs="Times New Roman"/>
          <w:b/>
          <w:bCs/>
          <w:sz w:val="22"/>
          <w:szCs w:val="22"/>
        </w:rPr>
        <w:t>公司已签署协议在</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年一季度剥离全部应用游戏业务，以约</w:t>
      </w:r>
      <w:r w:rsidRPr="002D6786">
        <w:rPr>
          <w:rFonts w:ascii="Times New Roman" w:eastAsia="微软雅黑" w:hAnsi="Times New Roman" w:cs="Times New Roman"/>
          <w:b/>
          <w:bCs/>
          <w:sz w:val="22"/>
          <w:szCs w:val="22"/>
        </w:rPr>
        <w:t xml:space="preserve"> $9</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b/>
          <w:bCs/>
          <w:sz w:val="22"/>
          <w:szCs w:val="22"/>
        </w:rPr>
        <w:t xml:space="preserve"> </w:t>
      </w:r>
      <w:r w:rsidRPr="002D6786">
        <w:rPr>
          <w:rFonts w:ascii="Times New Roman" w:eastAsia="微软雅黑" w:hAnsi="Times New Roman" w:cs="Times New Roman"/>
          <w:b/>
          <w:bCs/>
          <w:sz w:val="22"/>
          <w:szCs w:val="22"/>
        </w:rPr>
        <w:t>美元的对价出售</w:t>
      </w:r>
      <w:r w:rsidRPr="002D6786">
        <w:rPr>
          <w:rFonts w:ascii="Times New Roman" w:eastAsia="微软雅黑" w:hAnsi="Times New Roman" w:cs="Times New Roman"/>
          <w:sz w:val="22"/>
          <w:szCs w:val="22"/>
        </w:rPr>
        <w:t>（其中</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亿现金，其余为私有合并后实体的股权）</w:t>
      </w:r>
      <w:r w:rsidRPr="002D6786">
        <w:rPr>
          <w:rFonts w:ascii="Times New Roman" w:eastAsia="微软雅黑" w:hAnsi="Times New Roman" w:cs="Times New Roman"/>
          <w:sz w:val="22"/>
          <w:szCs w:val="22"/>
        </w:rPr>
        <w:t xml:space="preserve"> (</w:t>
      </w:r>
      <w:hyperlink r:id="rId424" w:anchor=":~:text=AppLovin%20,transaction%20in%20the%20coming%20quarter" w:history="1">
        <w:r w:rsidRPr="002D6786">
          <w:rPr>
            <w:rStyle w:val="af0"/>
            <w:rFonts w:ascii="Times New Roman" w:eastAsia="微软雅黑" w:hAnsi="Times New Roman" w:cs="Times New Roman"/>
            <w:sz w:val="22"/>
            <w:szCs w:val="22"/>
          </w:rPr>
          <w:t>AppLovin says to divest apps business, total consideration is $900M | Markets Insider</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。此举将使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彻底转型为纯粹的广告技术平台公司，精简业务结构的同时充实现金储备，并专注于人工智能驱动的广告平台扩张。</w:t>
      </w:r>
    </w:p>
    <w:p w14:paraId="25F62DB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3. </w:t>
      </w:r>
      <w:r w:rsidRPr="002D6786">
        <w:rPr>
          <w:rFonts w:ascii="Times New Roman" w:eastAsia="微软雅黑" w:hAnsi="Times New Roman" w:cs="Times New Roman"/>
          <w:b/>
          <w:bCs/>
          <w:sz w:val="22"/>
          <w:szCs w:val="22"/>
        </w:rPr>
        <w:t>业务模式与核心竞争力</w:t>
      </w:r>
    </w:p>
    <w:p w14:paraId="7043FE8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业务模式：</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的营收主要来自两大板块：</w:t>
      </w:r>
      <w:r w:rsidRPr="002D6786">
        <w:rPr>
          <w:rFonts w:ascii="Times New Roman" w:eastAsia="微软雅黑" w:hAnsi="Times New Roman" w:cs="Times New Roman"/>
          <w:b/>
          <w:bCs/>
          <w:sz w:val="22"/>
          <w:szCs w:val="22"/>
        </w:rPr>
        <w:t>软件平台业务（</w:t>
      </w:r>
      <w:r w:rsidRPr="002D6786">
        <w:rPr>
          <w:rFonts w:ascii="Times New Roman" w:eastAsia="微软雅黑" w:hAnsi="Times New Roman" w:cs="Times New Roman"/>
          <w:b/>
          <w:bCs/>
          <w:sz w:val="22"/>
          <w:szCs w:val="22"/>
        </w:rPr>
        <w:t>Software Platform, SP</w:t>
      </w:r>
      <w:r w:rsidRPr="002D6786">
        <w:rPr>
          <w:rFonts w:ascii="Times New Roman" w:eastAsia="微软雅黑" w:hAnsi="Times New Roman" w:cs="Times New Roman"/>
          <w:b/>
          <w:bCs/>
          <w:sz w:val="22"/>
          <w:szCs w:val="22"/>
        </w:rPr>
        <w:t>）和应用业务（</w:t>
      </w:r>
      <w:r w:rsidRPr="002D6786">
        <w:rPr>
          <w:rFonts w:ascii="Times New Roman" w:eastAsia="微软雅黑" w:hAnsi="Times New Roman" w:cs="Times New Roman"/>
          <w:b/>
          <w:bCs/>
          <w:sz w:val="22"/>
          <w:szCs w:val="22"/>
        </w:rPr>
        <w:t>Apps</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w:t>
      </w:r>
    </w:p>
    <w:p w14:paraId="7B8833FE" w14:textId="77777777" w:rsidR="002D6786" w:rsidRPr="002D6786" w:rsidRDefault="002D6786">
      <w:pPr>
        <w:numPr>
          <w:ilvl w:val="0"/>
          <w:numId w:val="125"/>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软件平台业务（约占总营收</w:t>
      </w:r>
      <w:r w:rsidRPr="002D6786">
        <w:rPr>
          <w:rFonts w:ascii="Times New Roman" w:eastAsia="微软雅黑" w:hAnsi="Times New Roman" w:cs="Times New Roman"/>
          <w:b/>
          <w:bCs/>
          <w:sz w:val="22"/>
          <w:szCs w:val="22"/>
        </w:rPr>
        <w:t>70%</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：向第三方应用开发者提供广告投放和变现工具，包括应用内竞价广告平台</w:t>
      </w:r>
      <w:r w:rsidRPr="002D6786">
        <w:rPr>
          <w:rFonts w:ascii="Times New Roman" w:eastAsia="微软雅黑" w:hAnsi="Times New Roman" w:cs="Times New Roman"/>
          <w:sz w:val="22"/>
          <w:szCs w:val="22"/>
        </w:rPr>
        <w:t>MAX</w:t>
      </w:r>
      <w:r w:rsidRPr="002D6786">
        <w:rPr>
          <w:rFonts w:ascii="Times New Roman" w:eastAsia="微软雅黑" w:hAnsi="Times New Roman" w:cs="Times New Roman"/>
          <w:sz w:val="22"/>
          <w:szCs w:val="22"/>
        </w:rPr>
        <w:t>、用户获取平台</w:t>
      </w:r>
      <w:r w:rsidRPr="002D6786">
        <w:rPr>
          <w:rFonts w:ascii="Times New Roman" w:eastAsia="微软雅黑" w:hAnsi="Times New Roman" w:cs="Times New Roman"/>
          <w:sz w:val="22"/>
          <w:szCs w:val="22"/>
        </w:rPr>
        <w:t>AppDiscovery</w:t>
      </w:r>
      <w:r w:rsidRPr="002D6786">
        <w:rPr>
          <w:rFonts w:ascii="Times New Roman" w:eastAsia="微软雅黑" w:hAnsi="Times New Roman" w:cs="Times New Roman"/>
          <w:sz w:val="22"/>
          <w:szCs w:val="22"/>
        </w:rPr>
        <w:t>，以及广告测量工具</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等。收入来源主要是广告分成和服务费。该板块具备平台型业务特征，</w:t>
      </w:r>
      <w:r w:rsidRPr="002D6786">
        <w:rPr>
          <w:rFonts w:ascii="Times New Roman" w:eastAsia="微软雅黑" w:hAnsi="Times New Roman" w:cs="Times New Roman"/>
          <w:b/>
          <w:bCs/>
          <w:sz w:val="22"/>
          <w:szCs w:val="22"/>
        </w:rPr>
        <w:t>规模效应显著</w:t>
      </w:r>
      <w:r w:rsidRPr="002D6786">
        <w:rPr>
          <w:rFonts w:ascii="Times New Roman" w:eastAsia="微软雅黑" w:hAnsi="Times New Roman" w:cs="Times New Roman"/>
          <w:sz w:val="22"/>
          <w:szCs w:val="22"/>
        </w:rPr>
        <w:t>：随着接入的应用和广告主增多，广告投放网络的效率和收益提高，进一步吸引更多客户。</w:t>
      </w:r>
    </w:p>
    <w:p w14:paraId="333F84E5" w14:textId="77777777" w:rsidR="002D6786" w:rsidRPr="002D6786" w:rsidRDefault="002D6786">
      <w:pPr>
        <w:numPr>
          <w:ilvl w:val="0"/>
          <w:numId w:val="125"/>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应用业务（约占总营收</w:t>
      </w:r>
      <w:r w:rsidRPr="002D6786">
        <w:rPr>
          <w:rFonts w:ascii="Times New Roman" w:eastAsia="微软雅黑" w:hAnsi="Times New Roman" w:cs="Times New Roman"/>
          <w:b/>
          <w:bCs/>
          <w:sz w:val="22"/>
          <w:szCs w:val="22"/>
        </w:rPr>
        <w:t>30%</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：公司自营的移动游戏和应用，通过内置广告和应用内购变现。过去</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通过收购多家游戏工作室积累了大量自有游戏（如</w:t>
      </w:r>
      <w:r w:rsidRPr="002D6786">
        <w:rPr>
          <w:rFonts w:ascii="Times New Roman" w:eastAsia="微软雅黑" w:hAnsi="Times New Roman" w:cs="Times New Roman"/>
          <w:sz w:val="22"/>
          <w:szCs w:val="22"/>
        </w:rPr>
        <w:t>Machine Zone</w:t>
      </w:r>
      <w:r w:rsidRPr="002D6786">
        <w:rPr>
          <w:rFonts w:ascii="Times New Roman" w:eastAsia="微软雅黑" w:hAnsi="Times New Roman" w:cs="Times New Roman"/>
          <w:sz w:val="22"/>
          <w:szCs w:val="22"/>
        </w:rPr>
        <w:t>等），此板块营收来源于这些游戏的广告和用户消费。然而该业务近年增长停滞，在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年已呈现逐步退出战略（公司已决定出售游戏工作室资产）。</w:t>
      </w:r>
    </w:p>
    <w:p w14:paraId="26DA152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核心竞争力：</w:t>
      </w:r>
    </w:p>
    <w:p w14:paraId="1769D8A7"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 xml:space="preserve">AXON AI </w:t>
      </w:r>
      <w:r w:rsidRPr="002D6786">
        <w:rPr>
          <w:rFonts w:ascii="Times New Roman" w:eastAsia="微软雅黑" w:hAnsi="Times New Roman" w:cs="Times New Roman"/>
          <w:b/>
          <w:bCs/>
          <w:sz w:val="22"/>
          <w:szCs w:val="22"/>
        </w:rPr>
        <w:t>技术：</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的杀手锏是其人工智能驱动的广告优化引擎</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利用机器学习实时分析海量用户行为数据，为每一次广告展示匹配最合适的广告内容和目标受众，极大提升了广告投放的</w:t>
      </w:r>
      <w:r w:rsidRPr="002D6786">
        <w:rPr>
          <w:rFonts w:ascii="Times New Roman" w:eastAsia="微软雅黑" w:hAnsi="Times New Roman" w:cs="Times New Roman"/>
          <w:b/>
          <w:bCs/>
          <w:sz w:val="22"/>
          <w:szCs w:val="22"/>
        </w:rPr>
        <w:t>精准度和</w:t>
      </w:r>
      <w:r w:rsidRPr="002D6786">
        <w:rPr>
          <w:rFonts w:ascii="Times New Roman" w:eastAsia="微软雅黑" w:hAnsi="Times New Roman" w:cs="Times New Roman"/>
          <w:b/>
          <w:bCs/>
          <w:sz w:val="22"/>
          <w:szCs w:val="22"/>
        </w:rPr>
        <w:t>ROI</w:t>
      </w:r>
      <w:r w:rsidRPr="002D6786">
        <w:rPr>
          <w:rFonts w:ascii="Times New Roman" w:eastAsia="微软雅黑" w:hAnsi="Times New Roman" w:cs="Times New Roman"/>
          <w:sz w:val="22"/>
          <w:szCs w:val="22"/>
        </w:rPr>
        <w:t>。这使得</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的平台可以在不增加用户流失的情况下，提高广告变现效率。据公司披露，</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推出以来显著提高了广告点击率和变现收入，</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年公司整体调整后</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b/>
          <w:bCs/>
          <w:sz w:val="22"/>
          <w:szCs w:val="22"/>
        </w:rPr>
        <w:t>利润率高达</w:t>
      </w:r>
      <w:r w:rsidRPr="002D6786">
        <w:rPr>
          <w:rFonts w:ascii="Times New Roman" w:eastAsia="微软雅黑" w:hAnsi="Times New Roman" w:cs="Times New Roman"/>
          <w:b/>
          <w:bCs/>
          <w:sz w:val="22"/>
          <w:szCs w:val="22"/>
        </w:rPr>
        <w:t>46%</w:t>
      </w:r>
      <w:r w:rsidRPr="002D6786">
        <w:rPr>
          <w:rFonts w:ascii="Times New Roman" w:eastAsia="微软雅黑" w:hAnsi="Times New Roman" w:cs="Times New Roman"/>
          <w:sz w:val="22"/>
          <w:szCs w:val="22"/>
        </w:rPr>
        <w:t>，很大程度上归功于</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优化带来的效率提升</w:t>
      </w:r>
      <w:r w:rsidRPr="002D6786">
        <w:rPr>
          <w:rFonts w:ascii="Times New Roman" w:eastAsia="微软雅黑" w:hAnsi="Times New Roman" w:cs="Times New Roman"/>
          <w:sz w:val="22"/>
          <w:szCs w:val="22"/>
        </w:rPr>
        <w:t xml:space="preserve"> (</w:t>
      </w:r>
      <w:hyperlink r:id="rId425"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w:t>
      </w:r>
      <w:hyperlink r:id="rId426"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的持续升级（如</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年推出的</w:t>
      </w:r>
      <w:r w:rsidRPr="002D6786">
        <w:rPr>
          <w:rFonts w:ascii="Times New Roman" w:eastAsia="微软雅黑" w:hAnsi="Times New Roman" w:cs="Times New Roman"/>
          <w:sz w:val="22"/>
          <w:szCs w:val="22"/>
        </w:rPr>
        <w:t>AXON 2.0</w:t>
      </w:r>
      <w:r w:rsidRPr="002D6786">
        <w:rPr>
          <w:rFonts w:ascii="Times New Roman" w:eastAsia="微软雅黑" w:hAnsi="Times New Roman" w:cs="Times New Roman"/>
          <w:sz w:val="22"/>
          <w:szCs w:val="22"/>
        </w:rPr>
        <w:t>）巩固了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广告投放领域的领先地位。</w:t>
      </w:r>
    </w:p>
    <w:p w14:paraId="52A93896"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数据与规模优势：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作为全球主要的移动广告平台之一，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每天处理数十亿次广告请求，累积了海量的</w:t>
      </w:r>
      <w:r w:rsidRPr="002D6786">
        <w:rPr>
          <w:rFonts w:ascii="Times New Roman" w:eastAsia="微软雅黑" w:hAnsi="Times New Roman" w:cs="Times New Roman"/>
          <w:b/>
          <w:bCs/>
          <w:sz w:val="22"/>
          <w:szCs w:val="22"/>
        </w:rPr>
        <w:t>用户行为和广告效果数据</w:t>
      </w:r>
      <w:r w:rsidRPr="002D6786">
        <w:rPr>
          <w:rFonts w:ascii="Times New Roman" w:eastAsia="微软雅黑" w:hAnsi="Times New Roman" w:cs="Times New Roman"/>
          <w:sz w:val="22"/>
          <w:szCs w:val="22"/>
        </w:rPr>
        <w:t>。这种数据资产反过来训练和提升了</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算法的效果，形成</w:t>
      </w:r>
      <w:r w:rsidRPr="002D6786">
        <w:rPr>
          <w:rFonts w:ascii="Times New Roman" w:eastAsia="微软雅黑" w:hAnsi="Times New Roman" w:cs="Times New Roman"/>
          <w:b/>
          <w:bCs/>
          <w:sz w:val="22"/>
          <w:szCs w:val="22"/>
        </w:rPr>
        <w:t>数据飞轮效应</w:t>
      </w:r>
      <w:r w:rsidRPr="002D6786">
        <w:rPr>
          <w:rFonts w:ascii="Times New Roman" w:eastAsia="微软雅黑" w:hAnsi="Times New Roman" w:cs="Times New Roman"/>
          <w:sz w:val="22"/>
          <w:szCs w:val="22"/>
        </w:rPr>
        <w:t>。同时，公司服务于上千款移动应用和众多广告主，网络规模大意味着能够跨应用执行广告实时竞价，以更高填充率和变现场景取胜中小竞争对手。</w:t>
      </w:r>
    </w:p>
    <w:p w14:paraId="40ECBBFE"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产品一体化生态：</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通过并购和自主开发，构建了从广告</w:t>
      </w:r>
      <w:r w:rsidRPr="002D6786">
        <w:rPr>
          <w:rFonts w:ascii="Times New Roman" w:eastAsia="微软雅黑" w:hAnsi="Times New Roman" w:cs="Times New Roman"/>
          <w:b/>
          <w:bCs/>
          <w:sz w:val="22"/>
          <w:szCs w:val="22"/>
        </w:rPr>
        <w:t>获取用户（</w:t>
      </w:r>
      <w:r w:rsidRPr="002D6786">
        <w:rPr>
          <w:rFonts w:ascii="Times New Roman" w:eastAsia="微软雅黑" w:hAnsi="Times New Roman" w:cs="Times New Roman"/>
          <w:b/>
          <w:bCs/>
          <w:sz w:val="22"/>
          <w:szCs w:val="22"/>
        </w:rPr>
        <w:t>UA</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广告变现</w:t>
      </w:r>
      <w:r w:rsidRPr="002D6786">
        <w:rPr>
          <w:rFonts w:ascii="Times New Roman" w:eastAsia="微软雅黑" w:hAnsi="Times New Roman" w:cs="Times New Roman"/>
          <w:sz w:val="22"/>
          <w:szCs w:val="22"/>
        </w:rPr>
        <w:t>到</w:t>
      </w:r>
      <w:r w:rsidRPr="002D6786">
        <w:rPr>
          <w:rFonts w:ascii="Times New Roman" w:eastAsia="微软雅黑" w:hAnsi="Times New Roman" w:cs="Times New Roman"/>
          <w:b/>
          <w:bCs/>
          <w:sz w:val="22"/>
          <w:szCs w:val="22"/>
        </w:rPr>
        <w:t>效果分析</w:t>
      </w:r>
      <w:r w:rsidRPr="002D6786">
        <w:rPr>
          <w:rFonts w:ascii="Times New Roman" w:eastAsia="微软雅黑" w:hAnsi="Times New Roman" w:cs="Times New Roman"/>
          <w:sz w:val="22"/>
          <w:szCs w:val="22"/>
        </w:rPr>
        <w:t>的一体化产品矩阵。例如</w:t>
      </w:r>
      <w:r w:rsidRPr="002D6786">
        <w:rPr>
          <w:rFonts w:ascii="Times New Roman" w:eastAsia="微软雅黑" w:hAnsi="Times New Roman" w:cs="Times New Roman"/>
          <w:sz w:val="22"/>
          <w:szCs w:val="22"/>
        </w:rPr>
        <w:t>AppDiscovery</w:t>
      </w:r>
      <w:r w:rsidRPr="002D6786">
        <w:rPr>
          <w:rFonts w:ascii="Times New Roman" w:eastAsia="微软雅黑" w:hAnsi="Times New Roman" w:cs="Times New Roman"/>
          <w:sz w:val="22"/>
          <w:szCs w:val="22"/>
        </w:rPr>
        <w:t>负责引流拉新，</w:t>
      </w:r>
      <w:r w:rsidRPr="002D6786">
        <w:rPr>
          <w:rFonts w:ascii="Times New Roman" w:eastAsia="微软雅黑" w:hAnsi="Times New Roman" w:cs="Times New Roman"/>
          <w:sz w:val="22"/>
          <w:szCs w:val="22"/>
        </w:rPr>
        <w:t>MAX</w:t>
      </w:r>
      <w:r w:rsidRPr="002D6786">
        <w:rPr>
          <w:rFonts w:ascii="Times New Roman" w:eastAsia="微软雅黑" w:hAnsi="Times New Roman" w:cs="Times New Roman"/>
          <w:sz w:val="22"/>
          <w:szCs w:val="22"/>
        </w:rPr>
        <w:t>负责变现，</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提供追踪归因。这些服务无缝衔接，为客户提供端到端解决方案，提高客户黏性。在移动广告买量与变现行业，</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提供了</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一站式</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平台</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，这在分散的广告技术市场中具有差异化竞争优势。</w:t>
      </w:r>
    </w:p>
    <w:p w14:paraId="54F4CF85" w14:textId="77777777" w:rsidR="002D6786" w:rsidRPr="002D6786" w:rsidRDefault="002D6786">
      <w:pPr>
        <w:numPr>
          <w:ilvl w:val="0"/>
          <w:numId w:val="126"/>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强劲的执行和转型能力：</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管理层在市场环境变化时展现出快速应变能力。例如面对苹果</w:t>
      </w:r>
      <w:r w:rsidRPr="002D6786">
        <w:rPr>
          <w:rFonts w:ascii="Times New Roman" w:eastAsia="微软雅黑" w:hAnsi="Times New Roman" w:cs="Times New Roman"/>
          <w:sz w:val="22"/>
          <w:szCs w:val="22"/>
        </w:rPr>
        <w:t>ATT</w:t>
      </w:r>
      <w:r w:rsidRPr="002D6786">
        <w:rPr>
          <w:rFonts w:ascii="Times New Roman" w:eastAsia="微软雅黑" w:hAnsi="Times New Roman" w:cs="Times New Roman"/>
          <w:sz w:val="22"/>
          <w:szCs w:val="22"/>
        </w:rPr>
        <w:t>隐私政策冲击，公司及时优化广告技术并加大非个性化投放，使业绩在</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年迅速反弹。又如</w:t>
      </w:r>
      <w:r w:rsidRPr="002D6786">
        <w:rPr>
          <w:rFonts w:ascii="Times New Roman" w:eastAsia="微软雅黑" w:hAnsi="Times New Roman" w:cs="Times New Roman"/>
          <w:sz w:val="22"/>
          <w:szCs w:val="22"/>
        </w:rPr>
        <w:t>2022-2023</w:t>
      </w:r>
      <w:r w:rsidRPr="002D6786">
        <w:rPr>
          <w:rFonts w:ascii="Times New Roman" w:eastAsia="微软雅黑" w:hAnsi="Times New Roman" w:cs="Times New Roman"/>
          <w:sz w:val="22"/>
          <w:szCs w:val="22"/>
        </w:rPr>
        <w:t>年果断收缩低增长的游戏业务、专注投资广告平台，使公司重新回到高速增长轨道。这种战略定力和执行力，也是</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实现从传统手游公司转型为高科技广告平台的关键。</w:t>
      </w:r>
    </w:p>
    <w:p w14:paraId="4ECA0FC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4. </w:t>
      </w:r>
      <w:r w:rsidRPr="002D6786">
        <w:rPr>
          <w:rFonts w:ascii="Times New Roman" w:eastAsia="微软雅黑" w:hAnsi="Times New Roman" w:cs="Times New Roman"/>
          <w:b/>
          <w:bCs/>
          <w:sz w:val="22"/>
          <w:szCs w:val="22"/>
        </w:rPr>
        <w:t>财务分析</w:t>
      </w:r>
    </w:p>
    <w:p w14:paraId="38CB7BA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收入与增长：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受益于软件平台业务的爆发式增长，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的财务表现近年来强劲复苏。</w:t>
      </w:r>
      <w:r w:rsidRPr="002D6786">
        <w:rPr>
          <w:rFonts w:ascii="Times New Roman" w:eastAsia="微软雅黑" w:hAnsi="Times New Roman" w:cs="Times New Roman"/>
          <w:b/>
          <w:bCs/>
          <w:sz w:val="22"/>
          <w:szCs w:val="22"/>
        </w:rPr>
        <w:t>2023</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全年总营收为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$33.28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，同比增长</w:t>
      </w:r>
      <w:r w:rsidRPr="002D6786">
        <w:rPr>
          <w:rFonts w:ascii="Times New Roman" w:eastAsia="微软雅黑" w:hAnsi="Times New Roman" w:cs="Times New Roman"/>
          <w:sz w:val="22"/>
          <w:szCs w:val="22"/>
        </w:rPr>
        <w:t>17% (</w:t>
      </w:r>
      <w:hyperlink r:id="rId427"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。而随着</w:t>
      </w:r>
      <w:r w:rsidRPr="002D6786">
        <w:rPr>
          <w:rFonts w:ascii="Times New Roman" w:eastAsia="微软雅黑" w:hAnsi="Times New Roman" w:cs="Times New Roman"/>
          <w:sz w:val="22"/>
          <w:szCs w:val="22"/>
        </w:rPr>
        <w:t>AXON 2.0</w:t>
      </w:r>
      <w:r w:rsidRPr="002D6786">
        <w:rPr>
          <w:rFonts w:ascii="Times New Roman" w:eastAsia="微软雅黑" w:hAnsi="Times New Roman" w:cs="Times New Roman"/>
          <w:sz w:val="22"/>
          <w:szCs w:val="22"/>
        </w:rPr>
        <w:t>全面发力和移动广告市场回暖，</w:t>
      </w:r>
      <w:r w:rsidRPr="002D6786">
        <w:rPr>
          <w:rFonts w:ascii="Times New Roman" w:eastAsia="微软雅黑" w:hAnsi="Times New Roman" w:cs="Times New Roman"/>
          <w:b/>
          <w:bCs/>
          <w:sz w:val="22"/>
          <w:szCs w:val="22"/>
        </w:rPr>
        <w:t>2024</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业绩进一步加速：根据最新财报数据，</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年全年营收达到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$47.1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，同比大增</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43.4%</w:t>
      </w:r>
      <w:r w:rsidRPr="002D6786">
        <w:rPr>
          <w:rFonts w:ascii="Times New Roman" w:eastAsia="微软雅黑" w:hAnsi="Times New Roman" w:cs="Times New Roman"/>
          <w:sz w:val="22"/>
          <w:szCs w:val="22"/>
        </w:rPr>
        <w:t xml:space="preserve"> (</w:t>
      </w:r>
      <w:hyperlink r:id="rId428" w:anchor=":~:text=AppLovin%20Revenue" w:history="1">
        <w:r w:rsidRPr="002D6786">
          <w:rPr>
            <w:rStyle w:val="af0"/>
            <w:rFonts w:ascii="Times New Roman" w:eastAsia="微软雅黑" w:hAnsi="Times New Roman" w:cs="Times New Roman"/>
            <w:sz w:val="22"/>
            <w:szCs w:val="22"/>
          </w:rPr>
          <w:t>AppLovin Revenue 2018-2024 - StockAnalysis</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。其中</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年第四季度营收</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$13.73</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，同比增长约</w:t>
      </w:r>
      <w:r w:rsidRPr="002D6786">
        <w:rPr>
          <w:rFonts w:ascii="Times New Roman" w:eastAsia="微软雅黑" w:hAnsi="Times New Roman" w:cs="Times New Roman"/>
          <w:sz w:val="22"/>
          <w:szCs w:val="22"/>
        </w:rPr>
        <w:t>44%</w:t>
      </w:r>
      <w:r w:rsidRPr="002D6786">
        <w:rPr>
          <w:rFonts w:ascii="Times New Roman" w:eastAsia="微软雅黑" w:hAnsi="Times New Roman" w:cs="Times New Roman"/>
          <w:sz w:val="22"/>
          <w:szCs w:val="22"/>
        </w:rPr>
        <w:t>，大幅超出市场预期。这一增长主要由广告平台业务驱动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年软件平台收入强劲上升，而自营游戏收入占比下降，表明公司成功实现了收入结构转型。此外，公司未来营收有望继续稳步扩张。华尔街分析师一致预测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b/>
          <w:bCs/>
          <w:sz w:val="22"/>
          <w:szCs w:val="22"/>
        </w:rPr>
        <w:t>年</w:t>
      </w:r>
      <w:r w:rsidRPr="002D6786">
        <w:rPr>
          <w:rFonts w:ascii="Times New Roman" w:eastAsia="微软雅黑" w:hAnsi="Times New Roman" w:cs="Times New Roman"/>
          <w:sz w:val="22"/>
          <w:szCs w:val="22"/>
        </w:rPr>
        <w:t>营收将达</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$57.6</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左右，同比增长约</w:t>
      </w:r>
      <w:r w:rsidRPr="002D6786">
        <w:rPr>
          <w:rFonts w:ascii="Times New Roman" w:eastAsia="微软雅黑" w:hAnsi="Times New Roman" w:cs="Times New Roman"/>
          <w:sz w:val="22"/>
          <w:szCs w:val="22"/>
        </w:rPr>
        <w:t>21%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，尽管增长率较前期有所放缓但仍高于行业平均水平。</w:t>
      </w:r>
    </w:p>
    <w:p w14:paraId="7153073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盈利能力：</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的盈利能力在广告技术行业中名列前茅。随着高毛利的软件平台业务占比提升，公司整体毛利率和利润率显著改善：</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年毛利率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64.9%</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年前三季度毛利率已升至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71.3%</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调整后</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sz w:val="22"/>
          <w:szCs w:val="22"/>
        </w:rPr>
        <w:t>方面，</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$15.0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利率</w:t>
      </w:r>
      <w:r w:rsidRPr="002D6786">
        <w:rPr>
          <w:rFonts w:ascii="Times New Roman" w:eastAsia="微软雅黑" w:hAnsi="Times New Roman" w:cs="Times New Roman"/>
          <w:sz w:val="22"/>
          <w:szCs w:val="22"/>
        </w:rPr>
        <w:t>46%</w:t>
      </w:r>
      <w:r w:rsidRPr="002D6786">
        <w:rPr>
          <w:rFonts w:ascii="Times New Roman" w:eastAsia="微软雅黑" w:hAnsi="Times New Roman" w:cs="Times New Roman"/>
          <w:sz w:val="22"/>
          <w:szCs w:val="22"/>
        </w:rPr>
        <w:t>），而</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年在收入增长带动和成本控制下，全年调整后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猛增至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$22.5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，利润率超过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48%</w:t>
      </w:r>
      <w:r w:rsidRPr="002D6786">
        <w:rPr>
          <w:rFonts w:ascii="Times New Roman" w:eastAsia="微软雅黑" w:hAnsi="Times New Roman" w:cs="Times New Roman"/>
          <w:sz w:val="22"/>
          <w:szCs w:val="22"/>
        </w:rPr>
        <w:t xml:space="preserve"> (</w:t>
      </w:r>
      <w:hyperlink r:id="rId429" w:anchor=":~:text=Total%20revenue%20for%202023%20was,in%202023%20exceeded%20our%20expectations"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 (</w:t>
      </w:r>
      <w:hyperlink r:id="rId430" w:anchor=":~:text=revenue%20growth%20in%20our%20Software,and%20withheld%20a%20total%20of"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。最新的</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单季</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利润率更是达到</w:t>
      </w:r>
      <w:r w:rsidRPr="002D6786">
        <w:rPr>
          <w:rFonts w:ascii="Times New Roman" w:eastAsia="微软雅黑" w:hAnsi="Times New Roman" w:cs="Times New Roman"/>
          <w:sz w:val="22"/>
          <w:szCs w:val="22"/>
        </w:rPr>
        <w:t>50%</w:t>
      </w:r>
      <w:r w:rsidRPr="002D6786">
        <w:rPr>
          <w:rFonts w:ascii="Times New Roman" w:eastAsia="微软雅黑" w:hAnsi="Times New Roman" w:cs="Times New Roman"/>
          <w:sz w:val="22"/>
          <w:szCs w:val="22"/>
        </w:rPr>
        <w:t>，显示出卓越的经营杠杆效应。净利润也由</w:t>
      </w:r>
      <w:r w:rsidRPr="002D6786">
        <w:rPr>
          <w:rFonts w:ascii="Times New Roman" w:eastAsia="微软雅黑" w:hAnsi="Times New Roman" w:cs="Times New Roman"/>
          <w:sz w:val="22"/>
          <w:szCs w:val="22"/>
        </w:rPr>
        <w:t>2022</w:t>
      </w:r>
      <w:r w:rsidRPr="002D6786">
        <w:rPr>
          <w:rFonts w:ascii="Times New Roman" w:eastAsia="微软雅黑" w:hAnsi="Times New Roman" w:cs="Times New Roman"/>
          <w:sz w:val="22"/>
          <w:szCs w:val="22"/>
        </w:rPr>
        <w:t>年的亏损转为盈利：</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年净利润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$3.57</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（净利率</w:t>
      </w:r>
      <w:r w:rsidRPr="002D6786">
        <w:rPr>
          <w:rFonts w:ascii="Times New Roman" w:eastAsia="微软雅黑" w:hAnsi="Times New Roman" w:cs="Times New Roman"/>
          <w:sz w:val="22"/>
          <w:szCs w:val="22"/>
        </w:rPr>
        <w:t>11%</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年净利进一步大幅提高（</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净利</w:t>
      </w:r>
      <w:r w:rsidRPr="002D6786">
        <w:rPr>
          <w:rFonts w:ascii="Times New Roman" w:eastAsia="微软雅黑" w:hAnsi="Times New Roman" w:cs="Times New Roman"/>
          <w:sz w:val="22"/>
          <w:szCs w:val="22"/>
        </w:rPr>
        <w:t>$1.72</w:t>
      </w:r>
      <w:r w:rsidRPr="002D6786">
        <w:rPr>
          <w:rFonts w:ascii="Times New Roman" w:eastAsia="微软雅黑" w:hAnsi="Times New Roman" w:cs="Times New Roman"/>
          <w:sz w:val="22"/>
          <w:szCs w:val="22"/>
        </w:rPr>
        <w:t>亿，净利率</w:t>
      </w:r>
      <w:r w:rsidRPr="002D6786">
        <w:rPr>
          <w:rFonts w:ascii="Times New Roman" w:eastAsia="微软雅黑" w:hAnsi="Times New Roman" w:cs="Times New Roman"/>
          <w:sz w:val="22"/>
          <w:szCs w:val="22"/>
        </w:rPr>
        <w:t>18% (</w:t>
      </w:r>
      <w:hyperlink r:id="rId431" w:anchor=":~:text=In%20the%20fourth%20quarter%2C%20we,with%20net%20income%20of%20%24357"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自由现金流（</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充沛：</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年经营活动现金流</w:t>
      </w:r>
      <w:r w:rsidRPr="002D6786">
        <w:rPr>
          <w:rFonts w:ascii="Times New Roman" w:eastAsia="微软雅黑" w:hAnsi="Times New Roman" w:cs="Times New Roman"/>
          <w:sz w:val="22"/>
          <w:szCs w:val="22"/>
        </w:rPr>
        <w:t>$11</w:t>
      </w:r>
      <w:r w:rsidRPr="002D6786">
        <w:rPr>
          <w:rFonts w:ascii="Times New Roman" w:eastAsia="微软雅黑" w:hAnsi="Times New Roman" w:cs="Times New Roman"/>
          <w:sz w:val="22"/>
          <w:szCs w:val="22"/>
        </w:rPr>
        <w:t>亿，自由现金流约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r:id="rId432" w:anchor=":~:text=of%2011,business%20every%20quarter%20this%20year"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年自由现金流持续增长，全年估计超过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$16</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，为公司提供了实施股票回购、债务偿还的充足资金支持。整体来看，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已从一家高投入高亏损的成长型公司，转变为高盈利、高现金产出的成熟企业。</w:t>
      </w:r>
    </w:p>
    <w:p w14:paraId="19488B2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财务结构：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由于历史上通过举债并购游戏资产，</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资产负债表的杠杆较高。截止</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年底，公司长期债务约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，股东权益约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债务股权比率</w:t>
      </w:r>
      <w:r w:rsidRPr="002D6786">
        <w:rPr>
          <w:rFonts w:ascii="Times New Roman" w:eastAsia="微软雅黑" w:hAnsi="Times New Roman" w:cs="Times New Roman"/>
          <w:sz w:val="22"/>
          <w:szCs w:val="22"/>
        </w:rPr>
        <w:t>超过</w:t>
      </w:r>
      <w:r w:rsidRPr="002D6786">
        <w:rPr>
          <w:rFonts w:ascii="Times New Roman" w:eastAsia="微软雅黑" w:hAnsi="Times New Roman" w:cs="Times New Roman"/>
          <w:sz w:val="22"/>
          <w:szCs w:val="22"/>
        </w:rPr>
        <w:t>300%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。尽管绝对负债较高，但由于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利润强劲，</w:t>
      </w:r>
      <w:r w:rsidRPr="002D6786">
        <w:rPr>
          <w:rFonts w:ascii="Times New Roman" w:eastAsia="微软雅黑" w:hAnsi="Times New Roman" w:cs="Times New Roman"/>
          <w:b/>
          <w:bCs/>
          <w:sz w:val="22"/>
          <w:szCs w:val="22"/>
        </w:rPr>
        <w:t>净债务</w:t>
      </w:r>
      <w:r w:rsidRPr="002D6786">
        <w:rPr>
          <w:rFonts w:ascii="Times New Roman" w:eastAsia="微软雅黑" w:hAnsi="Times New Roman" w:cs="Times New Roman"/>
          <w:b/>
          <w:bCs/>
          <w:sz w:val="22"/>
          <w:szCs w:val="22"/>
        </w:rPr>
        <w:t>/EBITDA</w:t>
      </w:r>
      <w:r w:rsidRPr="002D6786">
        <w:rPr>
          <w:rFonts w:ascii="Times New Roman" w:eastAsia="微软雅黑" w:hAnsi="Times New Roman" w:cs="Times New Roman"/>
          <w:b/>
          <w:bCs/>
          <w:sz w:val="22"/>
          <w:szCs w:val="22"/>
        </w:rPr>
        <w:t>比</w:t>
      </w:r>
      <w:r w:rsidRPr="002D6786">
        <w:rPr>
          <w:rFonts w:ascii="Times New Roman" w:eastAsia="微软雅黑" w:hAnsi="Times New Roman" w:cs="Times New Roman"/>
          <w:sz w:val="22"/>
          <w:szCs w:val="22"/>
        </w:rPr>
        <w:t>保持在合理水平。同时，公司持有现金及等价物约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$5.68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，短期流动性尚可。利息支出相对于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的比例不高，债务风险在可控范围内。不过，需要关注利率上行和业务波动对偿债的影响。财务杠杆放大了股东回报：</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年公司</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ROE</w:t>
      </w:r>
      <w:r w:rsidRPr="002D6786">
        <w:rPr>
          <w:rFonts w:ascii="Times New Roman" w:eastAsia="微软雅黑" w:hAnsi="Times New Roman" w:cs="Times New Roman"/>
          <w:b/>
          <w:bCs/>
          <w:sz w:val="22"/>
          <w:szCs w:val="22"/>
        </w:rPr>
        <w:t>（净资产回报率）极高，一定程度上受益于高负债经营，但这也意味着未来财务风险</w:t>
      </w:r>
      <w:r w:rsidRPr="002D6786">
        <w:rPr>
          <w:rFonts w:ascii="Times New Roman" w:eastAsia="微软雅黑" w:hAnsi="Times New Roman" w:cs="Times New Roman"/>
          <w:sz w:val="22"/>
          <w:szCs w:val="22"/>
        </w:rPr>
        <w:t>放大</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。好消息是，公司管理层已着手降低杠杆，除了将剥离游戏业务回笼现金外，亦持续用盈余现金</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回购股票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2023</w:t>
      </w:r>
      <w:r w:rsidRPr="002D6786">
        <w:rPr>
          <w:rFonts w:ascii="Times New Roman" w:eastAsia="微软雅黑" w:hAnsi="Times New Roman" w:cs="Times New Roman"/>
          <w:sz w:val="22"/>
          <w:szCs w:val="22"/>
        </w:rPr>
        <w:t>年回购了</w:t>
      </w:r>
      <w:r w:rsidRPr="002D6786">
        <w:rPr>
          <w:rFonts w:ascii="Times New Roman" w:eastAsia="微软雅黑" w:hAnsi="Times New Roman" w:cs="Times New Roman"/>
          <w:sz w:val="22"/>
          <w:szCs w:val="22"/>
        </w:rPr>
        <w:t>5430</w:t>
      </w:r>
      <w:r w:rsidRPr="002D6786">
        <w:rPr>
          <w:rFonts w:ascii="Times New Roman" w:eastAsia="微软雅黑" w:hAnsi="Times New Roman" w:cs="Times New Roman"/>
          <w:sz w:val="22"/>
          <w:szCs w:val="22"/>
        </w:rPr>
        <w:t>万股，占总股本近</w:t>
      </w:r>
      <w:r w:rsidRPr="002D6786">
        <w:rPr>
          <w:rFonts w:ascii="Times New Roman" w:eastAsia="微软雅黑" w:hAnsi="Times New Roman" w:cs="Times New Roman"/>
          <w:sz w:val="22"/>
          <w:szCs w:val="22"/>
        </w:rPr>
        <w:t>10% (</w:t>
      </w:r>
      <w:hyperlink r:id="rId433" w:anchor=":~:text=combination%20of%20share%20management%20and,25" w:history="1">
        <w:r w:rsidRPr="002D6786">
          <w:rPr>
            <w:rStyle w:val="af0"/>
            <w:rFonts w:ascii="Times New Roman" w:eastAsia="微软雅黑" w:hAnsi="Times New Roman" w:cs="Times New Roman"/>
            <w:sz w:val="22"/>
            <w:szCs w:val="22"/>
          </w:rPr>
          <w:t>Shareholder Letter - Financial Overview Pages Q4 2023-2024-02-13-14-19</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），这些举措将逐步改善资产负债结构。</w:t>
      </w:r>
    </w:p>
    <w:p w14:paraId="0F0ECCE8"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关键财务指标表现：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公司近年各项指标呈健康趋势：销售收入年均复合增长率超过</w:t>
      </w:r>
      <w:r w:rsidRPr="002D6786">
        <w:rPr>
          <w:rFonts w:ascii="Times New Roman" w:eastAsia="微软雅黑" w:hAnsi="Times New Roman" w:cs="Times New Roman"/>
          <w:sz w:val="22"/>
          <w:szCs w:val="22"/>
        </w:rPr>
        <w:t>30%</w:t>
      </w:r>
      <w:r w:rsidRPr="002D6786">
        <w:rPr>
          <w:rFonts w:ascii="Times New Roman" w:eastAsia="微软雅黑" w:hAnsi="Times New Roman" w:cs="Times New Roman"/>
          <w:sz w:val="22"/>
          <w:szCs w:val="22"/>
        </w:rPr>
        <w:t>，毛利率提高至</w:t>
      </w:r>
      <w:r w:rsidRPr="002D6786">
        <w:rPr>
          <w:rFonts w:ascii="Times New Roman" w:eastAsia="微软雅黑" w:hAnsi="Times New Roman" w:cs="Times New Roman"/>
          <w:sz w:val="22"/>
          <w:szCs w:val="22"/>
        </w:rPr>
        <w:t>70%</w:t>
      </w:r>
      <w:r w:rsidRPr="002D6786">
        <w:rPr>
          <w:rFonts w:ascii="Times New Roman" w:eastAsia="微软雅黑" w:hAnsi="Times New Roman" w:cs="Times New Roman"/>
          <w:sz w:val="22"/>
          <w:szCs w:val="22"/>
        </w:rPr>
        <w:t>以上；营业费用随收入增长保持适度，销售费用率逐渐下降，经营杠杆凸显；每股收益增长迅猛，</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$4.54</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TTM</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 xml:space="preserve"> (</w:t>
      </w:r>
      <w:hyperlink r:id="rId434" w:anchor=":~:text=Scroll%20to%20Statements"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。值得注意的是，</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b/>
          <w:bCs/>
          <w:sz w:val="22"/>
          <w:szCs w:val="22"/>
        </w:rPr>
        <w:t>资本回报率</w:t>
      </w:r>
      <w:r w:rsidRPr="002D6786">
        <w:rPr>
          <w:rFonts w:ascii="Times New Roman" w:eastAsia="微软雅黑" w:hAnsi="Times New Roman" w:cs="Times New Roman"/>
          <w:b/>
          <w:bCs/>
          <w:sz w:val="22"/>
          <w:szCs w:val="22"/>
        </w:rPr>
        <w:t>ROIC</w:t>
      </w:r>
      <w:r w:rsidRPr="002D6786">
        <w:rPr>
          <w:rFonts w:ascii="Times New Roman" w:eastAsia="微软雅黑" w:hAnsi="Times New Roman" w:cs="Times New Roman"/>
          <w:sz w:val="22"/>
          <w:szCs w:val="22"/>
        </w:rPr>
        <w:t>远高于加权平均资本成本</w:t>
      </w:r>
      <w:r w:rsidRPr="002D6786">
        <w:rPr>
          <w:rFonts w:ascii="Times New Roman" w:eastAsia="微软雅黑" w:hAnsi="Times New Roman" w:cs="Times New Roman"/>
          <w:sz w:val="22"/>
          <w:szCs w:val="22"/>
        </w:rPr>
        <w:t>WACC</w:t>
      </w:r>
      <w:r w:rsidRPr="002D6786">
        <w:rPr>
          <w:rFonts w:ascii="Times New Roman" w:eastAsia="微软雅黑" w:hAnsi="Times New Roman" w:cs="Times New Roman"/>
          <w:sz w:val="22"/>
          <w:szCs w:val="22"/>
        </w:rPr>
        <w:t>，这意味着公司在创造超额价值</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。综合来看，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财务状况良好，高增长配合高</w:t>
      </w:r>
      <w:r w:rsidRPr="002D6786">
        <w:rPr>
          <w:rFonts w:ascii="Times New Roman" w:eastAsia="微软雅黑" w:hAnsi="Times New Roman" w:cs="Times New Roman"/>
          <w:sz w:val="22"/>
          <w:szCs w:val="22"/>
        </w:rPr>
        <w:lastRenderedPageBreak/>
        <w:t>利润率，使其具备内生性现金流自给的能力。但投资者亦应持续关注</w:t>
      </w:r>
      <w:r w:rsidRPr="002D6786">
        <w:rPr>
          <w:rFonts w:ascii="Times New Roman" w:eastAsia="微软雅黑" w:hAnsi="Times New Roman" w:cs="Times New Roman"/>
          <w:b/>
          <w:bCs/>
          <w:sz w:val="22"/>
          <w:szCs w:val="22"/>
        </w:rPr>
        <w:t>应收账款、营运资金周转</w:t>
      </w:r>
      <w:r w:rsidRPr="002D6786">
        <w:rPr>
          <w:rFonts w:ascii="Times New Roman" w:eastAsia="微软雅黑" w:hAnsi="Times New Roman" w:cs="Times New Roman"/>
          <w:sz w:val="22"/>
          <w:szCs w:val="22"/>
        </w:rPr>
        <w:t>等指标，以确保快速扩张下的财务运营质量。</w:t>
      </w:r>
    </w:p>
    <w:p w14:paraId="45D7982D"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w:t>
      </w:r>
      <w:r w:rsidRPr="002D6786">
        <w:rPr>
          <w:rFonts w:ascii="Times New Roman" w:eastAsia="微软雅黑" w:hAnsi="Times New Roman" w:cs="Times New Roman"/>
          <w:i/>
          <w:iCs/>
          <w:sz w:val="22"/>
          <w:szCs w:val="22"/>
        </w:rPr>
        <w:t>数据可视化：下图展示了</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近年来收入与利润的快速增长趋势，以及软件平台与自营应用两大业务营收构成的变化。可以看出，软件平台业务（蓝色）自</w:t>
      </w:r>
      <w:r w:rsidRPr="002D6786">
        <w:rPr>
          <w:rFonts w:ascii="Times New Roman" w:eastAsia="微软雅黑" w:hAnsi="Times New Roman" w:cs="Times New Roman"/>
          <w:i/>
          <w:iCs/>
          <w:sz w:val="22"/>
          <w:szCs w:val="22"/>
        </w:rPr>
        <w:t>2021</w:t>
      </w:r>
      <w:r w:rsidRPr="002D6786">
        <w:rPr>
          <w:rFonts w:ascii="Times New Roman" w:eastAsia="微软雅黑" w:hAnsi="Times New Roman" w:cs="Times New Roman"/>
          <w:i/>
          <w:iCs/>
          <w:sz w:val="22"/>
          <w:szCs w:val="22"/>
        </w:rPr>
        <w:t>年以来实现爆发式增长，已成为收入主引擎，而应用业务（灰色）占比逐步下降。</w:t>
      </w:r>
      <w:r w:rsidRPr="002D6786">
        <w:rPr>
          <w:rFonts w:ascii="Times New Roman" w:eastAsia="微软雅黑" w:hAnsi="Times New Roman" w:cs="Times New Roman"/>
          <w:i/>
          <w:iCs/>
          <w:sz w:val="22"/>
          <w:szCs w:val="22"/>
        </w:rPr>
        <w:t>)</w:t>
      </w:r>
    </w:p>
    <w:p w14:paraId="16919B6F" w14:textId="1BD5B204" w:rsid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xml:space="preserve">) </w:t>
      </w:r>
    </w:p>
    <w:p w14:paraId="2B3BE945" w14:textId="233529C8" w:rsidR="002D6786" w:rsidRDefault="002D6786" w:rsidP="002D6786">
      <w:pPr>
        <w:rPr>
          <w:rFonts w:ascii="Times New Roman" w:eastAsia="微软雅黑" w:hAnsi="Times New Roman" w:cs="Times New Roman"/>
          <w:sz w:val="22"/>
          <w:szCs w:val="22"/>
        </w:rPr>
      </w:pPr>
    </w:p>
    <w:p w14:paraId="7AF5E384" w14:textId="6B049E5B"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图：</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总营收及业务分部营收（</w:t>
      </w:r>
      <w:r w:rsidRPr="002D6786">
        <w:rPr>
          <w:rFonts w:ascii="Times New Roman" w:eastAsia="微软雅黑" w:hAnsi="Times New Roman" w:cs="Times New Roman"/>
          <w:i/>
          <w:iCs/>
          <w:sz w:val="22"/>
          <w:szCs w:val="22"/>
        </w:rPr>
        <w:t xml:space="preserve">2019–2024 </w:t>
      </w:r>
      <w:r w:rsidRPr="002D6786">
        <w:rPr>
          <w:rFonts w:ascii="Times New Roman" w:eastAsia="微软雅黑" w:hAnsi="Times New Roman" w:cs="Times New Roman"/>
          <w:i/>
          <w:iCs/>
          <w:sz w:val="22"/>
          <w:szCs w:val="22"/>
        </w:rPr>
        <w:t>年，单位：亿美元）</w:t>
      </w:r>
    </w:p>
    <w:p w14:paraId="462631BE"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5. </w:t>
      </w:r>
      <w:r w:rsidRPr="002D6786">
        <w:rPr>
          <w:rFonts w:ascii="Times New Roman" w:eastAsia="微软雅黑" w:hAnsi="Times New Roman" w:cs="Times New Roman"/>
          <w:b/>
          <w:bCs/>
          <w:sz w:val="22"/>
          <w:szCs w:val="22"/>
        </w:rPr>
        <w:t>估值分析</w:t>
      </w:r>
    </w:p>
    <w:p w14:paraId="424F2A5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相对估值</w:t>
      </w:r>
      <w:r w:rsidRPr="002D6786">
        <w:rPr>
          <w:rFonts w:ascii="Times New Roman" w:eastAsia="微软雅黑" w:hAnsi="Times New Roman" w:cs="Times New Roman"/>
          <w:b/>
          <w:bCs/>
          <w:sz w:val="22"/>
          <w:szCs w:val="22"/>
        </w:rPr>
        <w:t xml:space="preserve"> – </w:t>
      </w:r>
      <w:r w:rsidRPr="002D6786">
        <w:rPr>
          <w:rFonts w:ascii="Times New Roman" w:eastAsia="微软雅黑" w:hAnsi="Times New Roman" w:cs="Times New Roman"/>
          <w:b/>
          <w:bCs/>
          <w:sz w:val="22"/>
          <w:szCs w:val="22"/>
        </w:rPr>
        <w:t>市盈率及增长</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经过</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年的股价飙涨，</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目前估值水平显著高于历史均值。截至</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3</w:t>
      </w:r>
      <w:r w:rsidRPr="002D6786">
        <w:rPr>
          <w:rFonts w:ascii="Times New Roman" w:eastAsia="微软雅黑" w:hAnsi="Times New Roman" w:cs="Times New Roman"/>
          <w:sz w:val="22"/>
          <w:szCs w:val="22"/>
        </w:rPr>
        <w:t>月中旬，公司股价约在</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$270</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附近，对应</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TTM</w:t>
      </w:r>
      <w:r w:rsidRPr="002D6786">
        <w:rPr>
          <w:rFonts w:ascii="Times New Roman" w:eastAsia="微软雅黑" w:hAnsi="Times New Roman" w:cs="Times New Roman"/>
          <w:b/>
          <w:bCs/>
          <w:sz w:val="22"/>
          <w:szCs w:val="22"/>
        </w:rPr>
        <w:t>市盈率</w:t>
      </w:r>
      <w:r w:rsidRPr="002D6786">
        <w:rPr>
          <w:rFonts w:ascii="Times New Roman" w:eastAsia="微软雅黑" w:hAnsi="Times New Roman" w:cs="Times New Roman"/>
          <w:sz w:val="22"/>
          <w:szCs w:val="22"/>
        </w:rPr>
        <w:t>接近</w:t>
      </w:r>
      <w:r w:rsidRPr="002D6786">
        <w:rPr>
          <w:rFonts w:ascii="Times New Roman" w:eastAsia="微软雅黑" w:hAnsi="Times New Roman" w:cs="Times New Roman"/>
          <w:sz w:val="22"/>
          <w:szCs w:val="22"/>
        </w:rPr>
        <w:t>60</w:t>
      </w:r>
      <w:r w:rsidRPr="002D6786">
        <w:rPr>
          <w:rFonts w:ascii="Times New Roman" w:eastAsia="微软雅黑" w:hAnsi="Times New Roman" w:cs="Times New Roman"/>
          <w:sz w:val="22"/>
          <w:szCs w:val="22"/>
        </w:rPr>
        <w:t>倍，</w:t>
      </w:r>
      <w:r w:rsidRPr="002D6786">
        <w:rPr>
          <w:rFonts w:ascii="Times New Roman" w:eastAsia="微软雅黑" w:hAnsi="Times New Roman" w:cs="Times New Roman"/>
          <w:b/>
          <w:bCs/>
          <w:sz w:val="22"/>
          <w:szCs w:val="22"/>
        </w:rPr>
        <w:t>远期市盈率</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27</w:t>
      </w:r>
      <w:r w:rsidRPr="002D6786">
        <w:rPr>
          <w:rFonts w:ascii="Times New Roman" w:eastAsia="微软雅黑" w:hAnsi="Times New Roman" w:cs="Times New Roman"/>
          <w:sz w:val="22"/>
          <w:szCs w:val="22"/>
        </w:rPr>
        <w:t>倍左右</w:t>
      </w:r>
      <w:r w:rsidRPr="002D6786">
        <w:rPr>
          <w:rFonts w:ascii="Times New Roman" w:eastAsia="微软雅黑" w:hAnsi="Times New Roman" w:cs="Times New Roman"/>
          <w:sz w:val="22"/>
          <w:szCs w:val="22"/>
        </w:rPr>
        <w:t xml:space="preserve"> (</w:t>
      </w:r>
      <w:hyperlink r:id="rId435" w:anchor=":~:text=Index%20NDX%20P%2FE%2060,94"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。相比同行，</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的估值有一定溢价但不算离谱。例如数字广告行业可比公司</w:t>
      </w:r>
      <w:r w:rsidRPr="002D6786">
        <w:rPr>
          <w:rFonts w:ascii="Times New Roman" w:eastAsia="微软雅黑" w:hAnsi="Times New Roman" w:cs="Times New Roman"/>
          <w:sz w:val="22"/>
          <w:szCs w:val="22"/>
        </w:rPr>
        <w:t>The Trade Desk (TTD) 2025</w:t>
      </w:r>
      <w:r w:rsidRPr="002D6786">
        <w:rPr>
          <w:rFonts w:ascii="Times New Roman" w:eastAsia="微软雅黑" w:hAnsi="Times New Roman" w:cs="Times New Roman"/>
          <w:sz w:val="22"/>
          <w:szCs w:val="22"/>
        </w:rPr>
        <w:t>年预期</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28.9x</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 Software (U)</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31.2x</w:t>
      </w:r>
      <w:r w:rsidRPr="002D6786">
        <w:rPr>
          <w:rFonts w:ascii="Times New Roman" w:eastAsia="微软雅黑" w:hAnsi="Times New Roman" w:cs="Times New Roman"/>
          <w:sz w:val="22"/>
          <w:szCs w:val="22"/>
        </w:rPr>
        <w:t>，而互联网巨头</w:t>
      </w:r>
      <w:r w:rsidRPr="002D6786">
        <w:rPr>
          <w:rFonts w:ascii="Times New Roman" w:eastAsia="微软雅黑" w:hAnsi="Times New Roman" w:cs="Times New Roman"/>
          <w:sz w:val="22"/>
          <w:szCs w:val="22"/>
        </w:rPr>
        <w:t>Meta Platforms</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21.4x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 26~27</w:t>
      </w:r>
      <w:r w:rsidRPr="002D6786">
        <w:rPr>
          <w:rFonts w:ascii="Times New Roman" w:eastAsia="微软雅黑" w:hAnsi="Times New Roman" w:cs="Times New Roman"/>
          <w:sz w:val="22"/>
          <w:szCs w:val="22"/>
        </w:rPr>
        <w:t>倍的前瞻市盈率略低于</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，反映出其盈利质量更高、增长更快，因而市场给予相近甚至稍优的估值倍数。考虑增长因素的</w:t>
      </w:r>
      <w:r w:rsidRPr="002D6786">
        <w:rPr>
          <w:rFonts w:ascii="Times New Roman" w:eastAsia="微软雅黑" w:hAnsi="Times New Roman" w:cs="Times New Roman"/>
          <w:sz w:val="22"/>
          <w:szCs w:val="22"/>
        </w:rPr>
        <w:t xml:space="preserve"> **PEG</w:t>
      </w:r>
      <w:r w:rsidRPr="002D6786">
        <w:rPr>
          <w:rFonts w:ascii="Times New Roman" w:eastAsia="微软雅黑" w:hAnsi="Times New Roman" w:cs="Times New Roman"/>
          <w:sz w:val="22"/>
          <w:szCs w:val="22"/>
        </w:rPr>
        <w:t>（市盈率相对盈利增长比率）</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来看，按照</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年预期</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增速</w:t>
      </w:r>
      <w:r w:rsidRPr="002D6786">
        <w:rPr>
          <w:rFonts w:ascii="Times New Roman" w:eastAsia="微软雅黑" w:hAnsi="Times New Roman" w:cs="Times New Roman"/>
          <w:sz w:val="22"/>
          <w:szCs w:val="22"/>
        </w:rPr>
        <w:t>22.7%</w:t>
      </w:r>
      <w:r w:rsidRPr="002D6786">
        <w:rPr>
          <w:rFonts w:ascii="Times New Roman" w:eastAsia="微软雅黑" w:hAnsi="Times New Roman" w:cs="Times New Roman"/>
          <w:sz w:val="22"/>
          <w:szCs w:val="22"/>
        </w:rPr>
        <w:t>计算，</w:t>
      </w:r>
      <w:r w:rsidRPr="002D6786">
        <w:rPr>
          <w:rFonts w:ascii="Times New Roman" w:eastAsia="微软雅黑" w:hAnsi="Times New Roman" w:cs="Times New Roman"/>
          <w:sz w:val="22"/>
          <w:szCs w:val="22"/>
        </w:rPr>
        <w:t>AppLovin PEG</w:t>
      </w:r>
      <w:r w:rsidRPr="002D6786">
        <w:rPr>
          <w:rFonts w:ascii="Times New Roman" w:eastAsia="微软雅黑" w:hAnsi="Times New Roman" w:cs="Times New Roman"/>
          <w:sz w:val="22"/>
          <w:szCs w:val="22"/>
        </w:rPr>
        <w:t>约为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1.2</w:t>
      </w:r>
      <w:r w:rsidRPr="002D6786">
        <w:rPr>
          <w:rFonts w:ascii="Times New Roman" w:eastAsia="微软雅黑" w:hAnsi="Times New Roman" w:cs="Times New Roman"/>
          <w:sz w:val="22"/>
          <w:szCs w:val="22"/>
        </w:rPr>
        <w:t>，高于</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的基准</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。这意味着在当前股价下，未来增长已被充分计入，估值偏向高估区间。如果采用更长期的增长预期（如未来</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38.6%</w:t>
      </w:r>
      <w:r w:rsidRPr="002D6786">
        <w:rPr>
          <w:rFonts w:ascii="Times New Roman" w:eastAsia="微软雅黑" w:hAnsi="Times New Roman" w:cs="Times New Roman"/>
          <w:sz w:val="22"/>
          <w:szCs w:val="22"/>
        </w:rPr>
        <w:t>的年均</w:t>
      </w:r>
      <w:r w:rsidRPr="002D6786">
        <w:rPr>
          <w:rFonts w:ascii="Times New Roman" w:eastAsia="微软雅黑" w:hAnsi="Times New Roman" w:cs="Times New Roman"/>
          <w:sz w:val="22"/>
          <w:szCs w:val="22"/>
        </w:rPr>
        <w:t>EPS</w:t>
      </w:r>
      <w:r w:rsidRPr="002D6786">
        <w:rPr>
          <w:rFonts w:ascii="Times New Roman" w:eastAsia="微软雅黑" w:hAnsi="Times New Roman" w:cs="Times New Roman"/>
          <w:sz w:val="22"/>
          <w:szCs w:val="22"/>
        </w:rPr>
        <w:t>增速</w:t>
      </w:r>
      <w:r w:rsidRPr="002D6786">
        <w:rPr>
          <w:rFonts w:ascii="Times New Roman" w:eastAsia="微软雅黑" w:hAnsi="Times New Roman" w:cs="Times New Roman"/>
          <w:sz w:val="22"/>
          <w:szCs w:val="22"/>
        </w:rPr>
        <w:t xml:space="preserve"> (</w:t>
      </w:r>
      <w:hyperlink r:id="rId436" w:anchor=":~:text=Book%2Fsh%203,48.08%25%20Beta" w:history="1">
        <w:r w:rsidRPr="002D6786">
          <w:rPr>
            <w:rStyle w:val="af0"/>
            <w:rFonts w:ascii="Times New Roman" w:eastAsia="微软雅黑" w:hAnsi="Times New Roman" w:cs="Times New Roman"/>
            <w:sz w:val="22"/>
            <w:szCs w:val="22"/>
          </w:rPr>
          <w:t>APP - Applovin Corp Stock Price and Quote</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约在</w:t>
      </w:r>
      <w:r w:rsidRPr="002D6786">
        <w:rPr>
          <w:rFonts w:ascii="Times New Roman" w:eastAsia="微软雅黑" w:hAnsi="Times New Roman" w:cs="Times New Roman"/>
          <w:sz w:val="22"/>
          <w:szCs w:val="22"/>
        </w:rPr>
        <w:t>1.5</w:t>
      </w:r>
      <w:r w:rsidRPr="002D6786">
        <w:rPr>
          <w:rFonts w:ascii="Times New Roman" w:eastAsia="微软雅黑" w:hAnsi="Times New Roman" w:cs="Times New Roman"/>
          <w:sz w:val="22"/>
          <w:szCs w:val="22"/>
        </w:rPr>
        <w:t>左右，依然不便宜。因此，就相对估值而言，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当前股价对应的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增长溢价</w:t>
      </w:r>
      <w:r w:rsidRPr="002D6786">
        <w:rPr>
          <w:rFonts w:ascii="Times New Roman" w:eastAsia="微软雅黑" w:hAnsi="Times New Roman" w:cs="Times New Roman"/>
          <w:sz w:val="22"/>
          <w:szCs w:val="22"/>
        </w:rPr>
        <w:t>较高，投资者需有信心公司能超预期增长才能支撑如此估值。</w:t>
      </w:r>
    </w:p>
    <w:p w14:paraId="7218A0D9"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绝对估值</w:t>
      </w:r>
      <w:r w:rsidRPr="002D6786">
        <w:rPr>
          <w:rFonts w:ascii="Times New Roman" w:eastAsia="微软雅黑" w:hAnsi="Times New Roman" w:cs="Times New Roman"/>
          <w:b/>
          <w:bCs/>
          <w:sz w:val="22"/>
          <w:szCs w:val="22"/>
        </w:rPr>
        <w:t xml:space="preserve"> – DCF</w:t>
      </w:r>
      <w:r w:rsidRPr="002D6786">
        <w:rPr>
          <w:rFonts w:ascii="Times New Roman" w:eastAsia="微软雅黑" w:hAnsi="Times New Roman" w:cs="Times New Roman"/>
          <w:b/>
          <w:bCs/>
          <w:sz w:val="22"/>
          <w:szCs w:val="22"/>
        </w:rPr>
        <w:t>模型</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我们采用现金流折现法对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进行估值。假设未来</w:t>
      </w:r>
      <w:r w:rsidRPr="002D6786">
        <w:rPr>
          <w:rFonts w:ascii="Times New Roman" w:eastAsia="微软雅黑" w:hAnsi="Times New Roman" w:cs="Times New Roman"/>
          <w:sz w:val="22"/>
          <w:szCs w:val="22"/>
        </w:rPr>
        <w:t>5</w:t>
      </w:r>
      <w:r w:rsidRPr="002D6786">
        <w:rPr>
          <w:rFonts w:ascii="Times New Roman" w:eastAsia="微软雅黑" w:hAnsi="Times New Roman" w:cs="Times New Roman"/>
          <w:sz w:val="22"/>
          <w:szCs w:val="22"/>
        </w:rPr>
        <w:t>年公司自由现金流（</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）持续较高增长：</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~$20.4</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2026</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~$24.9</w:t>
      </w:r>
      <w:r w:rsidRPr="002D6786">
        <w:rPr>
          <w:rFonts w:ascii="Times New Roman" w:eastAsia="微软雅黑" w:hAnsi="Times New Roman" w:cs="Times New Roman"/>
          <w:sz w:val="22"/>
          <w:szCs w:val="22"/>
        </w:rPr>
        <w:t>亿，之后增速逐步放缓至</w:t>
      </w:r>
      <w:r w:rsidRPr="002D6786">
        <w:rPr>
          <w:rFonts w:ascii="Times New Roman" w:eastAsia="微软雅黑" w:hAnsi="Times New Roman" w:cs="Times New Roman"/>
          <w:sz w:val="22"/>
          <w:szCs w:val="22"/>
        </w:rPr>
        <w:t>2029</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 xml:space="preserve"> ~$38.8</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。取加权平均资本成本</w:t>
      </w:r>
      <w:r w:rsidRPr="002D6786">
        <w:rPr>
          <w:rFonts w:ascii="Times New Roman" w:eastAsia="微软雅黑" w:hAnsi="Times New Roman" w:cs="Times New Roman"/>
          <w:sz w:val="22"/>
          <w:szCs w:val="22"/>
        </w:rPr>
        <w:t>WACC</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9.5%</w:t>
      </w:r>
      <w:r w:rsidRPr="002D6786">
        <w:rPr>
          <w:rFonts w:ascii="Times New Roman" w:eastAsia="微软雅黑" w:hAnsi="Times New Roman" w:cs="Times New Roman"/>
          <w:sz w:val="22"/>
          <w:szCs w:val="22"/>
        </w:rPr>
        <w:t>，永续增长率</w:t>
      </w:r>
      <w:r w:rsidRPr="002D6786">
        <w:rPr>
          <w:rFonts w:ascii="Times New Roman" w:eastAsia="微软雅黑" w:hAnsi="Times New Roman" w:cs="Times New Roman"/>
          <w:sz w:val="22"/>
          <w:szCs w:val="22"/>
        </w:rPr>
        <w:t>g</w:t>
      </w:r>
      <w:r w:rsidRPr="002D6786">
        <w:rPr>
          <w:rFonts w:ascii="Times New Roman" w:eastAsia="微软雅黑" w:hAnsi="Times New Roman" w:cs="Times New Roman"/>
          <w:sz w:val="22"/>
          <w:szCs w:val="22"/>
        </w:rPr>
        <w:t>为</w:t>
      </w:r>
      <w:r w:rsidRPr="002D6786">
        <w:rPr>
          <w:rFonts w:ascii="Times New Roman" w:eastAsia="微软雅黑" w:hAnsi="Times New Roman" w:cs="Times New Roman"/>
          <w:sz w:val="22"/>
          <w:szCs w:val="22"/>
        </w:rPr>
        <w:t>3.5%</w:t>
      </w:r>
      <w:r w:rsidRPr="002D6786">
        <w:rPr>
          <w:rFonts w:ascii="Times New Roman" w:eastAsia="微软雅黑" w:hAnsi="Times New Roman" w:cs="Times New Roman"/>
          <w:sz w:val="22"/>
          <w:szCs w:val="22"/>
        </w:rPr>
        <w:t>，计算得到</w:t>
      </w:r>
      <w:r w:rsidRPr="002D6786">
        <w:rPr>
          <w:rFonts w:ascii="Times New Roman" w:eastAsia="微软雅黑" w:hAnsi="Times New Roman" w:cs="Times New Roman"/>
          <w:sz w:val="22"/>
          <w:szCs w:val="22"/>
        </w:rPr>
        <w:t>2029</w:t>
      </w:r>
      <w:r w:rsidRPr="002D6786">
        <w:rPr>
          <w:rFonts w:ascii="Times New Roman" w:eastAsia="微软雅黑" w:hAnsi="Times New Roman" w:cs="Times New Roman"/>
          <w:sz w:val="22"/>
          <w:szCs w:val="22"/>
        </w:rPr>
        <w:t>年底终值约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$670.5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。将各年</w:t>
      </w:r>
      <w:r w:rsidRPr="002D6786">
        <w:rPr>
          <w:rFonts w:ascii="Times New Roman" w:eastAsia="微软雅黑" w:hAnsi="Times New Roman" w:cs="Times New Roman"/>
          <w:sz w:val="22"/>
          <w:szCs w:val="22"/>
        </w:rPr>
        <w:t>FCF</w:t>
      </w:r>
      <w:r w:rsidRPr="002D6786">
        <w:rPr>
          <w:rFonts w:ascii="Times New Roman" w:eastAsia="微软雅黑" w:hAnsi="Times New Roman" w:cs="Times New Roman"/>
          <w:sz w:val="22"/>
          <w:szCs w:val="22"/>
        </w:rPr>
        <w:t>和终值折现至</w:t>
      </w:r>
      <w:r w:rsidRPr="002D6786">
        <w:rPr>
          <w:rFonts w:ascii="Times New Roman" w:eastAsia="微软雅黑" w:hAnsi="Times New Roman" w:cs="Times New Roman"/>
          <w:sz w:val="22"/>
          <w:szCs w:val="22"/>
        </w:rPr>
        <w:lastRenderedPageBreak/>
        <w:t>2024</w:t>
      </w:r>
      <w:r w:rsidRPr="002D6786">
        <w:rPr>
          <w:rFonts w:ascii="Times New Roman" w:eastAsia="微软雅黑" w:hAnsi="Times New Roman" w:cs="Times New Roman"/>
          <w:sz w:val="22"/>
          <w:szCs w:val="22"/>
        </w:rPr>
        <w:t>年底，得到</w:t>
      </w:r>
      <w:r w:rsidRPr="002D6786">
        <w:rPr>
          <w:rFonts w:ascii="Times New Roman" w:eastAsia="微软雅黑" w:hAnsi="Times New Roman" w:cs="Times New Roman"/>
          <w:b/>
          <w:bCs/>
          <w:sz w:val="22"/>
          <w:szCs w:val="22"/>
        </w:rPr>
        <w:t>企业价值</w:t>
      </w:r>
      <w:r w:rsidRPr="002D6786">
        <w:rPr>
          <w:rFonts w:ascii="Times New Roman" w:eastAsia="微软雅黑" w:hAnsi="Times New Roman" w:cs="Times New Roman"/>
          <w:b/>
          <w:bCs/>
          <w:sz w:val="22"/>
          <w:szCs w:val="22"/>
        </w:rPr>
        <w:t>EV</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$325</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。扣除净负债，股权价值约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$298</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，折合每股合理价值</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$290~$310</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。与目前市场价相比，当时</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估值显示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股价溢价约</w:t>
      </w:r>
      <w:r w:rsidRPr="002D6786">
        <w:rPr>
          <w:rFonts w:ascii="Times New Roman" w:eastAsia="微软雅黑" w:hAnsi="Times New Roman" w:cs="Times New Roman"/>
          <w:b/>
          <w:bCs/>
          <w:sz w:val="22"/>
          <w:szCs w:val="22"/>
        </w:rPr>
        <w:t>20-25%</w:t>
      </w:r>
      <w:r w:rsidRPr="002D6786">
        <w:rPr>
          <w:rFonts w:ascii="Times New Roman" w:eastAsia="微软雅黑" w:hAnsi="Times New Roman" w:cs="Times New Roman"/>
          <w:sz w:val="22"/>
          <w:szCs w:val="22"/>
        </w:rPr>
        <w:t>（以</w:t>
      </w:r>
      <w:r w:rsidRPr="002D6786">
        <w:rPr>
          <w:rFonts w:ascii="Times New Roman" w:eastAsia="微软雅黑" w:hAnsi="Times New Roman" w:cs="Times New Roman"/>
          <w:sz w:val="22"/>
          <w:szCs w:val="22"/>
        </w:rPr>
        <w:t>$378</w:t>
      </w:r>
      <w:r w:rsidRPr="002D6786">
        <w:rPr>
          <w:rFonts w:ascii="Times New Roman" w:eastAsia="微软雅黑" w:hAnsi="Times New Roman" w:cs="Times New Roman"/>
          <w:sz w:val="22"/>
          <w:szCs w:val="22"/>
        </w:rPr>
        <w:t>计算）</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。但由于近日股价回落至</w:t>
      </w:r>
      <w:r w:rsidRPr="002D6786">
        <w:rPr>
          <w:rFonts w:ascii="Times New Roman" w:eastAsia="微软雅黑" w:hAnsi="Times New Roman" w:cs="Times New Roman"/>
          <w:sz w:val="22"/>
          <w:szCs w:val="22"/>
        </w:rPr>
        <w:t xml:space="preserve"> ~$270 </w:t>
      </w:r>
      <w:r w:rsidRPr="002D6786">
        <w:rPr>
          <w:rFonts w:ascii="Times New Roman" w:eastAsia="微软雅黑" w:hAnsi="Times New Roman" w:cs="Times New Roman"/>
          <w:sz w:val="22"/>
          <w:szCs w:val="22"/>
        </w:rPr>
        <w:t>区间，当前市价已经接近甚至略低于</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估算的内在价值下限。这表明此前的高估情况有所缓解，估值安全边际相比高点明显改善。如果市场情绪进一步降温导致股价跌至</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附近，那将低于我们的</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估值区间，下行风险有限，反而进入</w:t>
      </w:r>
      <w:r w:rsidRPr="002D6786">
        <w:rPr>
          <w:rFonts w:ascii="Times New Roman" w:eastAsia="微软雅黑" w:hAnsi="Times New Roman" w:cs="Times New Roman"/>
          <w:b/>
          <w:bCs/>
          <w:sz w:val="22"/>
          <w:szCs w:val="22"/>
        </w:rPr>
        <w:t>更具吸引力的价值区域</w:t>
      </w:r>
      <w:r w:rsidRPr="002D6786">
        <w:rPr>
          <w:rFonts w:ascii="Times New Roman" w:eastAsia="微软雅黑" w:hAnsi="Times New Roman" w:cs="Times New Roman"/>
          <w:sz w:val="22"/>
          <w:szCs w:val="22"/>
        </w:rPr>
        <w:t>。</w:t>
      </w:r>
    </w:p>
    <w:p w14:paraId="35DFA31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同行可比估值比较</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从市销率等其他指标看，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在高增长广告技术公司中处于较高水平。目前公司</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市值约</w:t>
      </w:r>
      <w:r w:rsidRPr="002D6786">
        <w:rPr>
          <w:rFonts w:ascii="Times New Roman" w:eastAsia="微软雅黑" w:hAnsi="Times New Roman" w:cs="Times New Roman"/>
          <w:b/>
          <w:bCs/>
          <w:sz w:val="22"/>
          <w:szCs w:val="22"/>
        </w:rPr>
        <w:t>$920</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（股价</w:t>
      </w:r>
      <w:r w:rsidRPr="002D6786">
        <w:rPr>
          <w:rFonts w:ascii="Times New Roman" w:eastAsia="微软雅黑" w:hAnsi="Times New Roman" w:cs="Times New Roman"/>
          <w:sz w:val="22"/>
          <w:szCs w:val="22"/>
        </w:rPr>
        <w:t>$270</w:t>
      </w:r>
      <w:r w:rsidRPr="002D6786">
        <w:rPr>
          <w:rFonts w:ascii="Times New Roman" w:eastAsia="微软雅黑" w:hAnsi="Times New Roman" w:cs="Times New Roman"/>
          <w:sz w:val="22"/>
          <w:szCs w:val="22"/>
        </w:rPr>
        <w:t>）对应</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（市销率）约</w:t>
      </w:r>
      <w:r w:rsidRPr="002D6786">
        <w:rPr>
          <w:rFonts w:ascii="Times New Roman" w:eastAsia="微软雅黑" w:hAnsi="Times New Roman" w:cs="Times New Roman"/>
          <w:b/>
          <w:bCs/>
          <w:sz w:val="22"/>
          <w:szCs w:val="22"/>
        </w:rPr>
        <w:t>19.7</w:t>
      </w:r>
      <w:r w:rsidRPr="002D6786">
        <w:rPr>
          <w:rFonts w:ascii="Times New Roman" w:eastAsia="微软雅黑" w:hAnsi="Times New Roman" w:cs="Times New Roman"/>
          <w:b/>
          <w:bCs/>
          <w:sz w:val="22"/>
          <w:szCs w:val="22"/>
        </w:rPr>
        <w:t>倍</w:t>
      </w:r>
      <w:r w:rsidRPr="002D6786">
        <w:rPr>
          <w:rFonts w:ascii="Times New Roman" w:eastAsia="微软雅黑" w:hAnsi="Times New Roman" w:cs="Times New Roman"/>
          <w:b/>
          <w:bCs/>
          <w:sz w:val="22"/>
          <w:szCs w:val="22"/>
        </w:rPr>
        <w:t xml:space="preserve"> (</w:t>
      </w:r>
      <w:hyperlink r:id="rId437" w:anchor=":~:text=Index%20NDX%20P%2FE%2060,94" w:history="1">
        <w:r w:rsidRPr="002D6786">
          <w:rPr>
            <w:rStyle w:val="af0"/>
            <w:rFonts w:ascii="Times New Roman" w:eastAsia="微软雅黑" w:hAnsi="Times New Roman" w:cs="Times New Roman"/>
            <w:b/>
            <w:bCs/>
            <w:sz w:val="22"/>
            <w:szCs w:val="22"/>
          </w:rPr>
          <w:t>APP - Applovin Corp Stock Price and Quote</w:t>
        </w:r>
      </w:hyperlink>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。相比之下，</w:t>
      </w:r>
      <w:r w:rsidRPr="002D6786">
        <w:rPr>
          <w:rFonts w:ascii="Times New Roman" w:eastAsia="微软雅黑" w:hAnsi="Times New Roman" w:cs="Times New Roman"/>
          <w:b/>
          <w:bCs/>
          <w:sz w:val="22"/>
          <w:szCs w:val="22"/>
        </w:rPr>
        <w:t>The Trade Desk</w:t>
      </w:r>
      <w:r w:rsidRPr="002D6786">
        <w:rPr>
          <w:rFonts w:ascii="Times New Roman" w:eastAsia="微软雅黑" w:hAnsi="Times New Roman" w:cs="Times New Roman"/>
          <w:b/>
          <w:bCs/>
          <w:sz w:val="22"/>
          <w:szCs w:val="22"/>
        </w:rPr>
        <w:t>当前</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20</w:t>
      </w:r>
      <w:r w:rsidRPr="002D6786">
        <w:rPr>
          <w:rFonts w:ascii="Times New Roman" w:eastAsia="微软雅黑" w:hAnsi="Times New Roman" w:cs="Times New Roman"/>
          <w:b/>
          <w:bCs/>
          <w:sz w:val="22"/>
          <w:szCs w:val="22"/>
        </w:rPr>
        <w:t>倍，</w:t>
      </w:r>
      <w:r w:rsidRPr="002D6786">
        <w:rPr>
          <w:rFonts w:ascii="Times New Roman" w:eastAsia="微软雅黑" w:hAnsi="Times New Roman" w:cs="Times New Roman"/>
          <w:b/>
          <w:bCs/>
          <w:sz w:val="22"/>
          <w:szCs w:val="22"/>
        </w:rPr>
        <w:t>Unity</w:t>
      </w:r>
      <w:r w:rsidRPr="002D6786">
        <w:rPr>
          <w:rFonts w:ascii="Times New Roman" w:eastAsia="微软雅黑" w:hAnsi="Times New Roman" w:cs="Times New Roman"/>
          <w:b/>
          <w:bCs/>
          <w:sz w:val="22"/>
          <w:szCs w:val="22"/>
        </w:rPr>
        <w:t>约</w:t>
      </w:r>
      <w:r w:rsidRPr="002D6786">
        <w:rPr>
          <w:rFonts w:ascii="Times New Roman" w:eastAsia="微软雅黑" w:hAnsi="Times New Roman" w:cs="Times New Roman"/>
          <w:b/>
          <w:bCs/>
          <w:sz w:val="22"/>
          <w:szCs w:val="22"/>
        </w:rPr>
        <w:t xml:space="preserve"> 15</w:t>
      </w:r>
      <w:r w:rsidRPr="002D6786">
        <w:rPr>
          <w:rFonts w:ascii="Times New Roman" w:eastAsia="微软雅黑" w:hAnsi="Times New Roman" w:cs="Times New Roman"/>
          <w:b/>
          <w:bCs/>
          <w:sz w:val="22"/>
          <w:szCs w:val="22"/>
        </w:rPr>
        <w:t>倍，都在</w:t>
      </w:r>
      <w:r w:rsidRPr="002D6786">
        <w:rPr>
          <w:rFonts w:ascii="Times New Roman" w:eastAsia="微软雅黑" w:hAnsi="Times New Roman" w:cs="Times New Roman"/>
          <w:b/>
          <w:bCs/>
          <w:sz w:val="22"/>
          <w:szCs w:val="22"/>
        </w:rPr>
        <w:t>20</w:t>
      </w:r>
      <w:r w:rsidRPr="002D6786">
        <w:rPr>
          <w:rFonts w:ascii="Times New Roman" w:eastAsia="微软雅黑" w:hAnsi="Times New Roman" w:cs="Times New Roman"/>
          <w:b/>
          <w:bCs/>
          <w:sz w:val="22"/>
          <w:szCs w:val="22"/>
        </w:rPr>
        <w:t>倍以下区间。巨头方面，谷歌和</w:t>
      </w:r>
      <w:r w:rsidRPr="002D6786">
        <w:rPr>
          <w:rFonts w:ascii="Times New Roman" w:eastAsia="微软雅黑" w:hAnsi="Times New Roman" w:cs="Times New Roman"/>
          <w:b/>
          <w:bCs/>
          <w:sz w:val="22"/>
          <w:szCs w:val="22"/>
        </w:rPr>
        <w:t>Meta</w:t>
      </w:r>
      <w:r w:rsidRPr="002D6786">
        <w:rPr>
          <w:rFonts w:ascii="Times New Roman" w:eastAsia="微软雅黑" w:hAnsi="Times New Roman" w:cs="Times New Roman"/>
          <w:b/>
          <w:bCs/>
          <w:sz w:val="22"/>
          <w:szCs w:val="22"/>
        </w:rPr>
        <w:t>等数字广告巨头由于基数大，</w:t>
      </w:r>
      <w:r w:rsidRPr="002D6786">
        <w:rPr>
          <w:rFonts w:ascii="Times New Roman" w:eastAsia="微软雅黑" w:hAnsi="Times New Roman" w:cs="Times New Roman"/>
          <w:b/>
          <w:bCs/>
          <w:sz w:val="22"/>
          <w:szCs w:val="22"/>
        </w:rPr>
        <w:t>P/S</w:t>
      </w:r>
      <w:r w:rsidRPr="002D6786">
        <w:rPr>
          <w:rFonts w:ascii="Times New Roman" w:eastAsia="微软雅黑" w:hAnsi="Times New Roman" w:cs="Times New Roman"/>
          <w:b/>
          <w:bCs/>
          <w:sz w:val="22"/>
          <w:szCs w:val="22"/>
        </w:rPr>
        <w:t>仅有不到</w:t>
      </w:r>
      <w:r w:rsidRPr="002D6786">
        <w:rPr>
          <w:rFonts w:ascii="Times New Roman" w:eastAsia="微软雅黑" w:hAnsi="Times New Roman" w:cs="Times New Roman"/>
          <w:b/>
          <w:bCs/>
          <w:sz w:val="22"/>
          <w:szCs w:val="22"/>
        </w:rPr>
        <w:t>10</w:t>
      </w:r>
      <w:r w:rsidRPr="002D6786">
        <w:rPr>
          <w:rFonts w:ascii="Times New Roman" w:eastAsia="微软雅黑" w:hAnsi="Times New Roman" w:cs="Times New Roman"/>
          <w:b/>
          <w:bCs/>
          <w:sz w:val="22"/>
          <w:szCs w:val="22"/>
        </w:rPr>
        <w:t>倍甚至更低。</w:t>
      </w:r>
      <w:r w:rsidRPr="002D6786">
        <w:rPr>
          <w:rFonts w:ascii="Times New Roman" w:eastAsia="微软雅黑" w:hAnsi="Times New Roman" w:cs="Times New Roman"/>
          <w:b/>
          <w:bCs/>
          <w:sz w:val="22"/>
          <w:szCs w:val="22"/>
        </w:rPr>
        <w:t>EV/EBITDA</w:t>
      </w:r>
      <w:r w:rsidRPr="002D6786">
        <w:rPr>
          <w:rFonts w:ascii="Times New Roman" w:eastAsia="微软雅黑" w:hAnsi="Times New Roman" w:cs="Times New Roman"/>
          <w:b/>
          <w:bCs/>
          <w:sz w:val="22"/>
          <w:szCs w:val="22"/>
        </w:rPr>
        <w:t>方面，</w:t>
      </w:r>
      <w:r w:rsidRPr="002D6786">
        <w:rPr>
          <w:rFonts w:ascii="Times New Roman" w:eastAsia="微软雅黑" w:hAnsi="Times New Roman" w:cs="Times New Roman"/>
          <w:b/>
          <w:bCs/>
          <w:sz w:val="22"/>
          <w:szCs w:val="22"/>
        </w:rPr>
        <w:t>AppLovin 2025E</w:t>
      </w:r>
      <w:r w:rsidRPr="002D6786">
        <w:rPr>
          <w:rFonts w:ascii="Times New Roman" w:eastAsia="微软雅黑" w:hAnsi="Times New Roman" w:cs="Times New Roman"/>
          <w:b/>
          <w:bCs/>
          <w:sz w:val="22"/>
          <w:szCs w:val="22"/>
        </w:rPr>
        <w:t>为</w:t>
      </w:r>
      <w:r w:rsidRPr="002D6786">
        <w:rPr>
          <w:rFonts w:ascii="Times New Roman" w:eastAsia="微软雅黑" w:hAnsi="Times New Roman" w:cs="Times New Roman"/>
          <w:b/>
          <w:bCs/>
          <w:sz w:val="22"/>
          <w:szCs w:val="22"/>
        </w:rPr>
        <w:t>14.3x</w:t>
      </w:r>
      <w:r w:rsidRPr="002D6786">
        <w:rPr>
          <w:rFonts w:ascii="Times New Roman" w:eastAsia="微软雅黑" w:hAnsi="Times New Roman" w:cs="Times New Roman"/>
          <w:b/>
          <w:bCs/>
          <w:sz w:val="22"/>
          <w:szCs w:val="22"/>
        </w:rPr>
        <w:t>，略低于</w:t>
      </w:r>
      <w:r w:rsidRPr="002D6786">
        <w:rPr>
          <w:rFonts w:ascii="Times New Roman" w:eastAsia="微软雅黑" w:hAnsi="Times New Roman" w:cs="Times New Roman"/>
          <w:b/>
          <w:bCs/>
          <w:sz w:val="22"/>
          <w:szCs w:val="22"/>
        </w:rPr>
        <w:t>TTD</w:t>
      </w:r>
      <w:r w:rsidRPr="002D6786">
        <w:rPr>
          <w:rFonts w:ascii="Times New Roman" w:eastAsia="微软雅黑" w:hAnsi="Times New Roman" w:cs="Times New Roman"/>
          <w:b/>
          <w:bCs/>
          <w:sz w:val="22"/>
          <w:szCs w:val="22"/>
        </w:rPr>
        <w:t>的</w:t>
      </w:r>
      <w:r w:rsidRPr="002D6786">
        <w:rPr>
          <w:rFonts w:ascii="Times New Roman" w:eastAsia="微软雅黑" w:hAnsi="Times New Roman" w:cs="Times New Roman"/>
          <w:b/>
          <w:bCs/>
          <w:sz w:val="22"/>
          <w:szCs w:val="22"/>
        </w:rPr>
        <w:t>16.5x</w:t>
      </w:r>
      <w:r w:rsidRPr="002D6786">
        <w:rPr>
          <w:rFonts w:ascii="Times New Roman" w:eastAsia="微软雅黑" w:hAnsi="Times New Roman" w:cs="Times New Roman"/>
          <w:b/>
          <w:bCs/>
          <w:sz w:val="22"/>
          <w:szCs w:val="22"/>
        </w:rPr>
        <w:t>和</w:t>
      </w:r>
      <w:r w:rsidRPr="002D6786">
        <w:rPr>
          <w:rFonts w:ascii="Times New Roman" w:eastAsia="微软雅黑" w:hAnsi="Times New Roman" w:cs="Times New Roman"/>
          <w:b/>
          <w:bCs/>
          <w:sz w:val="22"/>
          <w:szCs w:val="22"/>
        </w:rPr>
        <w:t>Unity</w:t>
      </w:r>
      <w:r w:rsidRPr="002D6786">
        <w:rPr>
          <w:rFonts w:ascii="Times New Roman" w:eastAsia="微软雅黑" w:hAnsi="Times New Roman" w:cs="Times New Roman"/>
          <w:b/>
          <w:bCs/>
          <w:sz w:val="22"/>
          <w:szCs w:val="22"/>
        </w:rPr>
        <w:t>的</w:t>
      </w:r>
      <w:r w:rsidRPr="002D6786">
        <w:rPr>
          <w:rFonts w:ascii="Times New Roman" w:eastAsia="微软雅黑" w:hAnsi="Times New Roman" w:cs="Times New Roman"/>
          <w:b/>
          <w:bCs/>
          <w:sz w:val="22"/>
          <w:szCs w:val="22"/>
        </w:rPr>
        <w:t>18.4x (</w:t>
      </w:r>
      <w:hyperlink w:history="1">
        <w:r w:rsidRPr="002D6786">
          <w:rPr>
            <w:rStyle w:val="af0"/>
            <w:rFonts w:ascii="Times New Roman" w:eastAsia="微软雅黑" w:hAnsi="Times New Roman" w:cs="Times New Roman"/>
            <w:b/>
            <w:bCs/>
            <w:sz w:val="22"/>
            <w:szCs w:val="22"/>
          </w:rPr>
          <w:t>美股投资实操手册</w:t>
        </w:r>
        <w:r w:rsidRPr="002D6786">
          <w:rPr>
            <w:rStyle w:val="af0"/>
            <w:rFonts w:ascii="Times New Roman" w:eastAsia="微软雅黑" w:hAnsi="Times New Roman" w:cs="Times New Roman"/>
            <w:b/>
            <w:bCs/>
            <w:sz w:val="22"/>
            <w:szCs w:val="22"/>
          </w:rPr>
          <w:t>II _02062025.docx</w:t>
        </w:r>
      </w:hyperlink>
      <w:r w:rsidRPr="002D6786">
        <w:rPr>
          <w:rFonts w:ascii="Times New Roman" w:eastAsia="微软雅黑" w:hAnsi="Times New Roman" w:cs="Times New Roman"/>
          <w:b/>
          <w:bCs/>
          <w:sz w:val="22"/>
          <w:szCs w:val="22"/>
        </w:rPr>
        <w:t>) (</w:t>
      </w:r>
      <w:hyperlink w:history="1">
        <w:r w:rsidRPr="002D6786">
          <w:rPr>
            <w:rStyle w:val="af0"/>
            <w:rFonts w:ascii="Times New Roman" w:eastAsia="微软雅黑" w:hAnsi="Times New Roman" w:cs="Times New Roman"/>
            <w:b/>
            <w:bCs/>
            <w:sz w:val="22"/>
            <w:szCs w:val="22"/>
          </w:rPr>
          <w:t>美股投资实操手册</w:t>
        </w:r>
        <w:r w:rsidRPr="002D6786">
          <w:rPr>
            <w:rStyle w:val="af0"/>
            <w:rFonts w:ascii="Times New Roman" w:eastAsia="微软雅黑" w:hAnsi="Times New Roman" w:cs="Times New Roman"/>
            <w:b/>
            <w:bCs/>
            <w:sz w:val="22"/>
            <w:szCs w:val="22"/>
          </w:rPr>
          <w:t>II _02062025.docx</w:t>
        </w:r>
      </w:hyperlink>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。总体而言，相较直接竞争对手中，</w:t>
      </w:r>
      <w:r w:rsidRPr="002D6786">
        <w:rPr>
          <w:rFonts w:ascii="Times New Roman" w:eastAsia="微软雅黑" w:hAnsi="Times New Roman" w:cs="Times New Roman"/>
          <w:b/>
          <w:bCs/>
          <w:sz w:val="22"/>
          <w:szCs w:val="22"/>
        </w:rPr>
        <w:t>AppLovin</w:t>
      </w:r>
      <w:r w:rsidRPr="002D6786">
        <w:rPr>
          <w:rFonts w:ascii="Times New Roman" w:eastAsia="微软雅黑" w:hAnsi="Times New Roman" w:cs="Times New Roman"/>
          <w:b/>
          <w:bCs/>
          <w:sz w:val="22"/>
          <w:szCs w:val="22"/>
        </w:rPr>
        <w:t>的估值水平不算最贵</w:t>
      </w:r>
      <w:r w:rsidRPr="002D6786">
        <w:rPr>
          <w:rFonts w:ascii="Times New Roman" w:eastAsia="微软雅黑" w:hAnsi="Times New Roman" w:cs="Times New Roman"/>
          <w:sz w:val="22"/>
          <w:szCs w:val="22"/>
        </w:rPr>
        <w:t>：其</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比</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低约</w:t>
      </w:r>
      <w:r w:rsidRPr="002D6786">
        <w:rPr>
          <w:rFonts w:ascii="Times New Roman" w:eastAsia="微软雅黑" w:hAnsi="Times New Roman" w:cs="Times New Roman"/>
          <w:sz w:val="22"/>
          <w:szCs w:val="22"/>
        </w:rPr>
        <w:t>8%</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EV/EBITDA</w:t>
      </w:r>
      <w:r w:rsidRPr="002D6786">
        <w:rPr>
          <w:rFonts w:ascii="Times New Roman" w:eastAsia="微软雅黑" w:hAnsi="Times New Roman" w:cs="Times New Roman"/>
          <w:sz w:val="22"/>
          <w:szCs w:val="22"/>
        </w:rPr>
        <w:t>也略低，而且公司盈利能力更强（</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利润率高达</w:t>
      </w:r>
      <w:r w:rsidRPr="002D6786">
        <w:rPr>
          <w:rFonts w:ascii="Times New Roman" w:eastAsia="微软雅黑" w:hAnsi="Times New Roman" w:cs="Times New Roman"/>
          <w:sz w:val="22"/>
          <w:szCs w:val="22"/>
        </w:rPr>
        <w:t>50%+</w:t>
      </w:r>
      <w:r w:rsidRPr="002D6786">
        <w:rPr>
          <w:rFonts w:ascii="Times New Roman" w:eastAsia="微软雅黑" w:hAnsi="Times New Roman" w:cs="Times New Roman"/>
          <w:sz w:val="22"/>
          <w:szCs w:val="22"/>
        </w:rPr>
        <w:t>）。与仍未实现盈利的</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相比，</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有稳定利润支撑，估值更显合理。不过与成熟的</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相比，</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估值仍有溢价（</w:t>
      </w:r>
      <w:r w:rsidRPr="002D6786">
        <w:rPr>
          <w:rFonts w:ascii="Times New Roman" w:eastAsia="微软雅黑" w:hAnsi="Times New Roman" w:cs="Times New Roman"/>
          <w:sz w:val="22"/>
          <w:szCs w:val="22"/>
        </w:rPr>
        <w:t>P/E</w:t>
      </w:r>
      <w:r w:rsidRPr="002D6786">
        <w:rPr>
          <w:rFonts w:ascii="Times New Roman" w:eastAsia="微软雅黑" w:hAnsi="Times New Roman" w:cs="Times New Roman"/>
          <w:sz w:val="22"/>
          <w:szCs w:val="22"/>
        </w:rPr>
        <w:t>高出约</w:t>
      </w:r>
      <w:r w:rsidRPr="002D6786">
        <w:rPr>
          <w:rFonts w:ascii="Times New Roman" w:eastAsia="微软雅黑" w:hAnsi="Times New Roman" w:cs="Times New Roman"/>
          <w:sz w:val="22"/>
          <w:szCs w:val="22"/>
        </w:rPr>
        <w:t>25%</w:t>
      </w:r>
      <w:r w:rsidRPr="002D6786">
        <w:rPr>
          <w:rFonts w:ascii="Times New Roman" w:eastAsia="微软雅黑" w:hAnsi="Times New Roman" w:cs="Times New Roman"/>
          <w:sz w:val="22"/>
          <w:szCs w:val="22"/>
        </w:rPr>
        <w:t>），投资者需要相信</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未来几年能保持高增长以消化这一溢价</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5F805F6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综合评价</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以成长股标准衡量，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目前估值处于偏高但可以接受的区间。一方面，公司的</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高盈利高增长</w:t>
      </w:r>
      <w:r w:rsidRPr="002D6786">
        <w:rPr>
          <w:rFonts w:ascii="Times New Roman" w:eastAsia="微软雅黑" w:hAnsi="Times New Roman" w:cs="Times New Roman"/>
          <w:sz w:val="22"/>
          <w:szCs w:val="22"/>
        </w:rPr>
        <w:t>属性支撑了一定的高倍数估值，且剥离低增长业务后利润率将进一步提高，有助于提升每股收益，使未来实际市盈率降低。另一方面，市场对其</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 xml:space="preserve">AI </w:t>
      </w:r>
      <w:r w:rsidRPr="002D6786">
        <w:rPr>
          <w:rFonts w:ascii="Times New Roman" w:eastAsia="微软雅黑" w:hAnsi="Times New Roman" w:cs="Times New Roman"/>
          <w:b/>
          <w:bCs/>
          <w:sz w:val="22"/>
          <w:szCs w:val="22"/>
        </w:rPr>
        <w:t>驱动增长前景</w:t>
      </w:r>
      <w:r w:rsidRPr="002D6786">
        <w:rPr>
          <w:rFonts w:ascii="Times New Roman" w:eastAsia="微软雅黑" w:hAnsi="Times New Roman" w:cs="Times New Roman"/>
          <w:sz w:val="22"/>
          <w:szCs w:val="22"/>
        </w:rPr>
        <w:t>给予了额外溢价，如果未来增长不及预期，股价面临的回调压力较大。根据</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PEG</w:t>
      </w:r>
      <w:r w:rsidRPr="002D6786">
        <w:rPr>
          <w:rFonts w:ascii="Times New Roman" w:eastAsia="微软雅黑" w:hAnsi="Times New Roman" w:cs="Times New Roman"/>
          <w:sz w:val="22"/>
          <w:szCs w:val="22"/>
        </w:rPr>
        <w:t>分析，</w:t>
      </w:r>
      <w:r w:rsidRPr="002D6786">
        <w:rPr>
          <w:rFonts w:ascii="Times New Roman" w:eastAsia="微软雅黑" w:hAnsi="Times New Roman" w:cs="Times New Roman"/>
          <w:b/>
          <w:bCs/>
          <w:sz w:val="22"/>
          <w:szCs w:val="22"/>
        </w:rPr>
        <w:t>我们认为合理估值区间在每股</w:t>
      </w:r>
      <w:r w:rsidRPr="002D6786">
        <w:rPr>
          <w:rFonts w:ascii="Times New Roman" w:eastAsia="微软雅黑" w:hAnsi="Times New Roman" w:cs="Times New Roman"/>
          <w:b/>
          <w:bCs/>
          <w:sz w:val="22"/>
          <w:szCs w:val="22"/>
        </w:rPr>
        <w:t>$290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，高于此价需更谨慎。当前股价</w:t>
      </w:r>
      <w:r w:rsidRPr="002D6786">
        <w:rPr>
          <w:rFonts w:ascii="Times New Roman" w:eastAsia="微软雅黑" w:hAnsi="Times New Roman" w:cs="Times New Roman"/>
          <w:sz w:val="22"/>
          <w:szCs w:val="22"/>
        </w:rPr>
        <w:t>$270</w:t>
      </w:r>
      <w:r w:rsidRPr="002D6786">
        <w:rPr>
          <w:rFonts w:ascii="Times New Roman" w:eastAsia="微软雅黑" w:hAnsi="Times New Roman" w:cs="Times New Roman"/>
          <w:sz w:val="22"/>
          <w:szCs w:val="22"/>
        </w:rPr>
        <w:t>附近，已从严重高估回落至略低于内在价值，长期价值投资者可开始关注。但短线来看，考虑到市场情绪多变，等待更明确的信号（如业绩证实、或股价技术面企稳）再分批介入会更稳健。</w:t>
      </w:r>
    </w:p>
    <w:p w14:paraId="5AD7E4A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i/>
          <w:iCs/>
          <w:sz w:val="22"/>
          <w:szCs w:val="22"/>
        </w:rPr>
        <w:t>(</w:t>
      </w:r>
      <w:r w:rsidRPr="002D6786">
        <w:rPr>
          <w:rFonts w:ascii="Times New Roman" w:eastAsia="微软雅黑" w:hAnsi="Times New Roman" w:cs="Times New Roman"/>
          <w:i/>
          <w:iCs/>
          <w:sz w:val="22"/>
          <w:szCs w:val="22"/>
        </w:rPr>
        <w:t>数据可视化：下图左侧比较了</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与主要同行在市盈率（</w:t>
      </w:r>
      <w:r w:rsidRPr="002D6786">
        <w:rPr>
          <w:rFonts w:ascii="Times New Roman" w:eastAsia="微软雅黑" w:hAnsi="Times New Roman" w:cs="Times New Roman"/>
          <w:i/>
          <w:iCs/>
          <w:sz w:val="22"/>
          <w:szCs w:val="22"/>
        </w:rPr>
        <w:t>P/E</w:t>
      </w:r>
      <w:r w:rsidRPr="002D6786">
        <w:rPr>
          <w:rFonts w:ascii="Times New Roman" w:eastAsia="微软雅黑" w:hAnsi="Times New Roman" w:cs="Times New Roman"/>
          <w:i/>
          <w:iCs/>
          <w:sz w:val="22"/>
          <w:szCs w:val="22"/>
        </w:rPr>
        <w:t>）上的差异，右侧展示了我们基于</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模型估算的</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每股内在价值范围（阴影部分），相对于当前股价的位置。可以看出，</w:t>
      </w:r>
      <w:r w:rsidRPr="002D6786">
        <w:rPr>
          <w:rFonts w:ascii="Times New Roman" w:eastAsia="微软雅黑" w:hAnsi="Times New Roman" w:cs="Times New Roman"/>
          <w:i/>
          <w:iCs/>
          <w:sz w:val="22"/>
          <w:szCs w:val="22"/>
        </w:rPr>
        <w:t>AppLovin</w:t>
      </w:r>
      <w:r w:rsidRPr="002D6786">
        <w:rPr>
          <w:rFonts w:ascii="Times New Roman" w:eastAsia="微软雅黑" w:hAnsi="Times New Roman" w:cs="Times New Roman"/>
          <w:i/>
          <w:iCs/>
          <w:sz w:val="22"/>
          <w:szCs w:val="22"/>
        </w:rPr>
        <w:t>的估值接近同行平均水平，而</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估值暗示当前股价已回落至合理区间。</w:t>
      </w:r>
      <w:r w:rsidRPr="002D6786">
        <w:rPr>
          <w:rFonts w:ascii="Times New Roman" w:eastAsia="微软雅黑" w:hAnsi="Times New Roman" w:cs="Times New Roman"/>
          <w:i/>
          <w:iCs/>
          <w:sz w:val="22"/>
          <w:szCs w:val="22"/>
        </w:rPr>
        <w:t>)</w:t>
      </w:r>
    </w:p>
    <w:p w14:paraId="276BC16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lastRenderedPageBreak/>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i/>
          <w:iCs/>
          <w:sz w:val="22"/>
          <w:szCs w:val="22"/>
        </w:rPr>
        <w:t>图：</w:t>
      </w:r>
      <w:r w:rsidRPr="002D6786">
        <w:rPr>
          <w:rFonts w:ascii="Times New Roman" w:eastAsia="微软雅黑" w:hAnsi="Times New Roman" w:cs="Times New Roman"/>
          <w:i/>
          <w:iCs/>
          <w:sz w:val="22"/>
          <w:szCs w:val="22"/>
        </w:rPr>
        <w:t xml:space="preserve">AppLovin </w:t>
      </w:r>
      <w:r w:rsidRPr="002D6786">
        <w:rPr>
          <w:rFonts w:ascii="Times New Roman" w:eastAsia="微软雅黑" w:hAnsi="Times New Roman" w:cs="Times New Roman"/>
          <w:i/>
          <w:iCs/>
          <w:sz w:val="22"/>
          <w:szCs w:val="22"/>
        </w:rPr>
        <w:t>与同行估值比较、</w:t>
      </w:r>
      <w:r w:rsidRPr="002D6786">
        <w:rPr>
          <w:rFonts w:ascii="Times New Roman" w:eastAsia="微软雅黑" w:hAnsi="Times New Roman" w:cs="Times New Roman"/>
          <w:i/>
          <w:iCs/>
          <w:sz w:val="22"/>
          <w:szCs w:val="22"/>
        </w:rPr>
        <w:t>DCF</w:t>
      </w:r>
      <w:r w:rsidRPr="002D6786">
        <w:rPr>
          <w:rFonts w:ascii="Times New Roman" w:eastAsia="微软雅黑" w:hAnsi="Times New Roman" w:cs="Times New Roman"/>
          <w:i/>
          <w:iCs/>
          <w:sz w:val="22"/>
          <w:szCs w:val="22"/>
        </w:rPr>
        <w:t>估值</w:t>
      </w:r>
      <w:r w:rsidRPr="002D6786">
        <w:rPr>
          <w:rFonts w:ascii="Times New Roman" w:eastAsia="微软雅黑" w:hAnsi="Times New Roman" w:cs="Times New Roman"/>
          <w:i/>
          <w:iCs/>
          <w:sz w:val="22"/>
          <w:szCs w:val="22"/>
        </w:rPr>
        <w:t xml:space="preserve"> vs </w:t>
      </w:r>
      <w:r w:rsidRPr="002D6786">
        <w:rPr>
          <w:rFonts w:ascii="Times New Roman" w:eastAsia="微软雅黑" w:hAnsi="Times New Roman" w:cs="Times New Roman"/>
          <w:i/>
          <w:iCs/>
          <w:sz w:val="22"/>
          <w:szCs w:val="22"/>
        </w:rPr>
        <w:t>当前股价</w:t>
      </w:r>
    </w:p>
    <w:p w14:paraId="6BE71AA7"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6. </w:t>
      </w:r>
      <w:r w:rsidRPr="002D6786">
        <w:rPr>
          <w:rFonts w:ascii="Times New Roman" w:eastAsia="微软雅黑" w:hAnsi="Times New Roman" w:cs="Times New Roman"/>
          <w:b/>
          <w:bCs/>
          <w:sz w:val="22"/>
          <w:szCs w:val="22"/>
        </w:rPr>
        <w:t>竞争环境</w:t>
      </w:r>
    </w:p>
    <w:p w14:paraId="1BF66624"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所处的是</w:t>
      </w:r>
      <w:r w:rsidRPr="002D6786">
        <w:rPr>
          <w:rFonts w:ascii="Times New Roman" w:eastAsia="微软雅黑" w:hAnsi="Times New Roman" w:cs="Times New Roman"/>
          <w:b/>
          <w:bCs/>
          <w:sz w:val="22"/>
          <w:szCs w:val="22"/>
        </w:rPr>
        <w:t>数字广告投放与变现</w:t>
      </w:r>
      <w:r w:rsidRPr="002D6786">
        <w:rPr>
          <w:rFonts w:ascii="Times New Roman" w:eastAsia="微软雅黑" w:hAnsi="Times New Roman" w:cs="Times New Roman"/>
          <w:sz w:val="22"/>
          <w:szCs w:val="22"/>
        </w:rPr>
        <w:t>行业，市场空间巨大且竞争激烈。公司的竞争格局可以从行业趋势和主要对手两方面来看。</w:t>
      </w:r>
    </w:p>
    <w:p w14:paraId="56B9351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行业趋势：</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全球数字广告市场正保持高速增长并不断演进。预计</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年全球广告支出将超过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w:t>
      </w:r>
      <w:r w:rsidRPr="002D6786">
        <w:rPr>
          <w:rFonts w:ascii="Times New Roman" w:eastAsia="微软雅黑" w:hAnsi="Times New Roman" w:cs="Times New Roman"/>
          <w:b/>
          <w:bCs/>
          <w:sz w:val="22"/>
          <w:szCs w:val="22"/>
        </w:rPr>
        <w:t>万亿美元</w:t>
      </w:r>
      <w:r w:rsidRPr="002D6786">
        <w:rPr>
          <w:rFonts w:ascii="Times New Roman" w:eastAsia="微软雅黑" w:hAnsi="Times New Roman" w:cs="Times New Roman"/>
          <w:sz w:val="22"/>
          <w:szCs w:val="22"/>
        </w:rPr>
        <w:t>，其中数字广告占比持续提升，移动端和程序化广告是增长最迅猛的细分领域之一。尤其在移动应用内广告板块，随着智能手机普及和用户使用时长增长，广告变现机会水涨船高。同时，</w:t>
      </w:r>
      <w:r w:rsidRPr="002D6786">
        <w:rPr>
          <w:rFonts w:ascii="Times New Roman" w:eastAsia="微软雅黑" w:hAnsi="Times New Roman" w:cs="Times New Roman"/>
          <w:b/>
          <w:bCs/>
          <w:sz w:val="22"/>
          <w:szCs w:val="22"/>
        </w:rPr>
        <w:t>AI</w:t>
      </w:r>
      <w:r w:rsidRPr="002D6786">
        <w:rPr>
          <w:rFonts w:ascii="Times New Roman" w:eastAsia="微软雅黑" w:hAnsi="Times New Roman" w:cs="Times New Roman"/>
          <w:b/>
          <w:bCs/>
          <w:sz w:val="22"/>
          <w:szCs w:val="22"/>
        </w:rPr>
        <w:t>技术在广告中的应用</w:t>
      </w:r>
      <w:r w:rsidRPr="002D6786">
        <w:rPr>
          <w:rFonts w:ascii="Times New Roman" w:eastAsia="微软雅黑" w:hAnsi="Times New Roman" w:cs="Times New Roman"/>
          <w:sz w:val="22"/>
          <w:szCs w:val="22"/>
        </w:rPr>
        <w:t>成为新趋势：利用机器学习优化投放、提升定向准确性已经成为行业标准。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平台正是顺应这一潮流，通过</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实现广告投放自动化和精准化，取得显著成效。此外，广告生态正在由传统的人为投放转向</w:t>
      </w:r>
      <w:r w:rsidRPr="002D6786">
        <w:rPr>
          <w:rFonts w:ascii="Times New Roman" w:eastAsia="微软雅黑" w:hAnsi="Times New Roman" w:cs="Times New Roman"/>
          <w:b/>
          <w:bCs/>
          <w:sz w:val="22"/>
          <w:szCs w:val="22"/>
        </w:rPr>
        <w:t>实时竞价</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b/>
          <w:bCs/>
          <w:sz w:val="22"/>
          <w:szCs w:val="22"/>
        </w:rPr>
        <w:t>闭环效果优化</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等平台型公司受益于此浪潮，而纯流量持有方（如单一</w:t>
      </w:r>
      <w:r w:rsidRPr="002D6786">
        <w:rPr>
          <w:rFonts w:ascii="Times New Roman" w:eastAsia="微软雅黑" w:hAnsi="Times New Roman" w:cs="Times New Roman"/>
          <w:sz w:val="22"/>
          <w:szCs w:val="22"/>
        </w:rPr>
        <w:t>APP</w:t>
      </w:r>
      <w:r w:rsidRPr="002D6786">
        <w:rPr>
          <w:rFonts w:ascii="Times New Roman" w:eastAsia="微软雅黑" w:hAnsi="Times New Roman" w:cs="Times New Roman"/>
          <w:sz w:val="22"/>
          <w:szCs w:val="22"/>
        </w:rPr>
        <w:t>开发者）越来越依赖这些技术平台来提升变现效率。这种趋势增强了像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这样的广告中间平台的地位。但也需注意，行业快速增长也吸引了众多玩家进入，各类广告技术初创公司层出不穷，行业竞争格局动态变化。</w:t>
      </w:r>
    </w:p>
    <w:p w14:paraId="1A368E2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主要竞争对手：</w:t>
      </w:r>
      <w:r w:rsidRPr="002D6786">
        <w:rPr>
          <w:rFonts w:ascii="Times New Roman" w:eastAsia="微软雅黑" w:hAnsi="Times New Roman" w:cs="Times New Roman"/>
          <w:sz w:val="22"/>
          <w:szCs w:val="22"/>
        </w:rPr>
        <w:t xml:space="preserve"> AppLovin</w:t>
      </w:r>
      <w:r w:rsidRPr="002D6786">
        <w:rPr>
          <w:rFonts w:ascii="Times New Roman" w:eastAsia="微软雅黑" w:hAnsi="Times New Roman" w:cs="Times New Roman"/>
          <w:sz w:val="22"/>
          <w:szCs w:val="22"/>
        </w:rPr>
        <w:t>面对来自不同细分领域巨头的竞争：</w:t>
      </w:r>
    </w:p>
    <w:p w14:paraId="39F8E728"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谷歌</w:t>
      </w:r>
      <w:r w:rsidRPr="002D6786">
        <w:rPr>
          <w:rFonts w:ascii="Times New Roman" w:eastAsia="微软雅黑" w:hAnsi="Times New Roman" w:cs="Times New Roman"/>
          <w:b/>
          <w:bCs/>
          <w:sz w:val="22"/>
          <w:szCs w:val="22"/>
        </w:rPr>
        <w:t xml:space="preserve"> (Google Ads)</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Meta (Facebook/Instagram Ads)</w:t>
      </w:r>
      <w:r w:rsidRPr="002D6786">
        <w:rPr>
          <w:rFonts w:ascii="Times New Roman" w:eastAsia="微软雅黑" w:hAnsi="Times New Roman" w:cs="Times New Roman"/>
          <w:sz w:val="22"/>
          <w:szCs w:val="22"/>
        </w:rPr>
        <w:t>：作为数字广告的双寡头，谷歌和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拥有庞大的用户生态和广告网络。谷歌通过旗下</w:t>
      </w:r>
      <w:r w:rsidRPr="002D6786">
        <w:rPr>
          <w:rFonts w:ascii="Times New Roman" w:eastAsia="微软雅黑" w:hAnsi="Times New Roman" w:cs="Times New Roman"/>
          <w:sz w:val="22"/>
          <w:szCs w:val="22"/>
        </w:rPr>
        <w:t>Google Ads</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YouTube</w:t>
      </w:r>
      <w:r w:rsidRPr="002D6786">
        <w:rPr>
          <w:rFonts w:ascii="Times New Roman" w:eastAsia="微软雅黑" w:hAnsi="Times New Roman" w:cs="Times New Roman"/>
          <w:sz w:val="22"/>
          <w:szCs w:val="22"/>
        </w:rPr>
        <w:t>以及</w:t>
      </w:r>
      <w:r w:rsidRPr="002D6786">
        <w:rPr>
          <w:rFonts w:ascii="Times New Roman" w:eastAsia="微软雅黑" w:hAnsi="Times New Roman" w:cs="Times New Roman"/>
          <w:sz w:val="22"/>
          <w:szCs w:val="22"/>
        </w:rPr>
        <w:t>Android</w:t>
      </w:r>
      <w:r w:rsidRPr="002D6786">
        <w:rPr>
          <w:rFonts w:ascii="Times New Roman" w:eastAsia="微软雅黑" w:hAnsi="Times New Roman" w:cs="Times New Roman"/>
          <w:sz w:val="22"/>
          <w:szCs w:val="22"/>
        </w:rPr>
        <w:t>生态掌控大量广告库存；</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依托社交平台精准定向能力亦占据大份额。它们的规模远超</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（市值万亿美元级），技术和资源雄厚，是所有广告科技公司的间接竞争者。特别值得关注的是，谷歌和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也在大力引入</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优化广告投放（如谷歌的</w:t>
      </w:r>
      <w:r w:rsidRPr="002D6786">
        <w:rPr>
          <w:rFonts w:ascii="Times New Roman" w:eastAsia="微软雅黑" w:hAnsi="Times New Roman" w:cs="Times New Roman"/>
          <w:sz w:val="22"/>
          <w:szCs w:val="22"/>
        </w:rPr>
        <w:t>Performance Max</w:t>
      </w:r>
      <w:r w:rsidRPr="002D6786">
        <w:rPr>
          <w:rFonts w:ascii="Times New Roman" w:eastAsia="微软雅黑" w:hAnsi="Times New Roman" w:cs="Times New Roman"/>
          <w:sz w:val="22"/>
          <w:szCs w:val="22"/>
        </w:rPr>
        <w:t>智能活动、</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的</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推荐算法等），可能缩小</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优化上的差距</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1CC8B3B6"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The Trade Desk (TTD)</w:t>
      </w:r>
      <w:r w:rsidRPr="002D6786">
        <w:rPr>
          <w:rFonts w:ascii="Times New Roman" w:eastAsia="微软雅黑" w:hAnsi="Times New Roman" w:cs="Times New Roman"/>
          <w:sz w:val="22"/>
          <w:szCs w:val="22"/>
        </w:rPr>
        <w:t>：全球最大的独立广告需求方平台</w:t>
      </w:r>
      <w:r w:rsidRPr="002D6786">
        <w:rPr>
          <w:rFonts w:ascii="Times New Roman" w:eastAsia="微软雅黑" w:hAnsi="Times New Roman" w:cs="Times New Roman"/>
          <w:sz w:val="22"/>
          <w:szCs w:val="22"/>
        </w:rPr>
        <w:t>(DSP)</w:t>
      </w:r>
      <w:r w:rsidRPr="002D6786">
        <w:rPr>
          <w:rFonts w:ascii="Times New Roman" w:eastAsia="微软雅黑" w:hAnsi="Times New Roman" w:cs="Times New Roman"/>
          <w:sz w:val="22"/>
          <w:szCs w:val="22"/>
        </w:rPr>
        <w:t>，市值约</w:t>
      </w:r>
      <w:r w:rsidRPr="002D6786">
        <w:rPr>
          <w:rFonts w:ascii="Times New Roman" w:eastAsia="微软雅黑" w:hAnsi="Times New Roman" w:cs="Times New Roman"/>
          <w:sz w:val="22"/>
          <w:szCs w:val="22"/>
        </w:rPr>
        <w:t>$650</w:t>
      </w:r>
      <w:r w:rsidRPr="002D6786">
        <w:rPr>
          <w:rFonts w:ascii="Times New Roman" w:eastAsia="微软雅黑" w:hAnsi="Times New Roman" w:cs="Times New Roman"/>
          <w:sz w:val="22"/>
          <w:szCs w:val="22"/>
        </w:rPr>
        <w:t>亿。</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主要服务品牌广告主，通过其平台让广告主竞购开放互联网和</w:t>
      </w:r>
      <w:r w:rsidRPr="002D6786">
        <w:rPr>
          <w:rFonts w:ascii="Times New Roman" w:eastAsia="微软雅黑" w:hAnsi="Times New Roman" w:cs="Times New Roman"/>
          <w:sz w:val="22"/>
          <w:szCs w:val="22"/>
        </w:rPr>
        <w:t>App</w:t>
      </w:r>
      <w:r w:rsidRPr="002D6786">
        <w:rPr>
          <w:rFonts w:ascii="Times New Roman" w:eastAsia="微软雅黑" w:hAnsi="Times New Roman" w:cs="Times New Roman"/>
          <w:sz w:val="22"/>
          <w:szCs w:val="22"/>
        </w:rPr>
        <w:t>端的广告位。与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不同，</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不直接经营广告变现</w:t>
      </w:r>
      <w:r w:rsidRPr="002D6786">
        <w:rPr>
          <w:rFonts w:ascii="Times New Roman" w:eastAsia="微软雅黑" w:hAnsi="Times New Roman" w:cs="Times New Roman"/>
          <w:sz w:val="22"/>
          <w:szCs w:val="22"/>
        </w:rPr>
        <w:t>SDK</w:t>
      </w:r>
      <w:r w:rsidRPr="002D6786">
        <w:rPr>
          <w:rFonts w:ascii="Times New Roman" w:eastAsia="微软雅黑" w:hAnsi="Times New Roman" w:cs="Times New Roman"/>
          <w:sz w:val="22"/>
          <w:szCs w:val="22"/>
        </w:rPr>
        <w:t>，而是在更上游连接广告代理和发布方。</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的优势在于覆盖面广、开放透明，并深受大品牌青睐。但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侧重移动应用内广告变现，服务对象更多是应用开发者，可以通过自有</w:t>
      </w:r>
      <w:r w:rsidRPr="002D6786">
        <w:rPr>
          <w:rFonts w:ascii="Times New Roman" w:eastAsia="微软雅黑" w:hAnsi="Times New Roman" w:cs="Times New Roman"/>
          <w:sz w:val="22"/>
          <w:szCs w:val="22"/>
        </w:rPr>
        <w:t>SDK</w:t>
      </w:r>
      <w:r w:rsidRPr="002D6786">
        <w:rPr>
          <w:rFonts w:ascii="Times New Roman" w:eastAsia="微软雅黑" w:hAnsi="Times New Roman" w:cs="Times New Roman"/>
          <w:sz w:val="22"/>
          <w:szCs w:val="22"/>
        </w:rPr>
        <w:t>获取</w:t>
      </w:r>
      <w:r w:rsidRPr="002D6786">
        <w:rPr>
          <w:rFonts w:ascii="Times New Roman" w:eastAsia="微软雅黑" w:hAnsi="Times New Roman" w:cs="Times New Roman"/>
          <w:b/>
          <w:bCs/>
          <w:sz w:val="22"/>
          <w:szCs w:val="22"/>
        </w:rPr>
        <w:t>一手流量</w:t>
      </w:r>
      <w:r w:rsidRPr="002D6786">
        <w:rPr>
          <w:rFonts w:ascii="Times New Roman" w:eastAsia="微软雅黑" w:hAnsi="Times New Roman" w:cs="Times New Roman"/>
          <w:sz w:val="22"/>
          <w:szCs w:val="22"/>
        </w:rPr>
        <w:t>和提升利润率</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lastRenderedPageBreak/>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。某种程度上，</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服务的客户群不同，一个偏开发者一个偏广告商，竞争主要体现在程序化广告预算的分配上。随着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拓展其广告平台功能，也有部分业务与</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重叠，例如争夺手游广告预算等。</w:t>
      </w:r>
    </w:p>
    <w:p w14:paraId="5AA32036"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Unity Software (U)</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是全球知名的游戏引擎和游戏内广告平台提供商，市值约</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亿。其广告业务（通过</w:t>
      </w:r>
      <w:r w:rsidRPr="002D6786">
        <w:rPr>
          <w:rFonts w:ascii="Times New Roman" w:eastAsia="微软雅黑" w:hAnsi="Times New Roman" w:cs="Times New Roman"/>
          <w:sz w:val="22"/>
          <w:szCs w:val="22"/>
        </w:rPr>
        <w:t>Unity Ads</w:t>
      </w:r>
      <w:r w:rsidRPr="002D6786">
        <w:rPr>
          <w:rFonts w:ascii="Times New Roman" w:eastAsia="微软雅黑" w:hAnsi="Times New Roman" w:cs="Times New Roman"/>
          <w:sz w:val="22"/>
          <w:szCs w:val="22"/>
        </w:rPr>
        <w:t>和收购的</w:t>
      </w:r>
      <w:r w:rsidRPr="002D6786">
        <w:rPr>
          <w:rFonts w:ascii="Times New Roman" w:eastAsia="微软雅黑" w:hAnsi="Times New Roman" w:cs="Times New Roman"/>
          <w:sz w:val="22"/>
          <w:szCs w:val="22"/>
        </w:rPr>
        <w:t>ironSource</w:t>
      </w:r>
      <w:r w:rsidRPr="002D6786">
        <w:rPr>
          <w:rFonts w:ascii="Times New Roman" w:eastAsia="微软雅黑" w:hAnsi="Times New Roman" w:cs="Times New Roman"/>
          <w:sz w:val="22"/>
          <w:szCs w:val="22"/>
        </w:rPr>
        <w:t>等）直接与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在游戏内广告变现领域竞争</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的强项在于与游戏开发的紧密结合</w:t>
      </w:r>
      <w:r w:rsidRPr="002D6786">
        <w:rPr>
          <w:rFonts w:ascii="Times New Roman" w:eastAsia="微软雅黑" w:hAnsi="Times New Roman" w:cs="Times New Roman"/>
          <w:sz w:val="22"/>
          <w:szCs w:val="22"/>
        </w:rPr>
        <w:t xml:space="preserve"> —— </w:t>
      </w:r>
      <w:r w:rsidRPr="002D6786">
        <w:rPr>
          <w:rFonts w:ascii="Times New Roman" w:eastAsia="微软雅黑" w:hAnsi="Times New Roman" w:cs="Times New Roman"/>
          <w:sz w:val="22"/>
          <w:szCs w:val="22"/>
        </w:rPr>
        <w:t>使用</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引擎开发的游戏容易集成</w:t>
      </w:r>
      <w:r w:rsidRPr="002D6786">
        <w:rPr>
          <w:rFonts w:ascii="Times New Roman" w:eastAsia="微软雅黑" w:hAnsi="Times New Roman" w:cs="Times New Roman"/>
          <w:sz w:val="22"/>
          <w:szCs w:val="22"/>
        </w:rPr>
        <w:t>Unity Ads</w:t>
      </w:r>
      <w:r w:rsidRPr="002D6786">
        <w:rPr>
          <w:rFonts w:ascii="Times New Roman" w:eastAsia="微软雅黑" w:hAnsi="Times New Roman" w:cs="Times New Roman"/>
          <w:sz w:val="22"/>
          <w:szCs w:val="22"/>
        </w:rPr>
        <w:t>，从而形成一体化开发</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变现流程。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则通过提供更优的变现算法（</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）和更高的收益分成吸引游戏开发者。值得关注的是，</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2022</w:t>
      </w:r>
      <w:r w:rsidRPr="002D6786">
        <w:rPr>
          <w:rFonts w:ascii="Times New Roman" w:eastAsia="微软雅黑" w:hAnsi="Times New Roman" w:cs="Times New Roman"/>
          <w:sz w:val="22"/>
          <w:szCs w:val="22"/>
        </w:rPr>
        <w:t>年拒绝了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的收购提议并选择与</w:t>
      </w:r>
      <w:r w:rsidRPr="002D6786">
        <w:rPr>
          <w:rFonts w:ascii="Times New Roman" w:eastAsia="微软雅黑" w:hAnsi="Times New Roman" w:cs="Times New Roman"/>
          <w:sz w:val="22"/>
          <w:szCs w:val="22"/>
        </w:rPr>
        <w:t>ironSource</w:t>
      </w:r>
      <w:r w:rsidRPr="002D6786">
        <w:rPr>
          <w:rFonts w:ascii="Times New Roman" w:eastAsia="微软雅黑" w:hAnsi="Times New Roman" w:cs="Times New Roman"/>
          <w:sz w:val="22"/>
          <w:szCs w:val="22"/>
        </w:rPr>
        <w:t>合并，表明二者竞争关系明显。当前</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拥有游戏开发者生态，</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拥有变现效率，谁能在对方领域取得突破将决定游戏广告市场的格局。</w:t>
      </w:r>
    </w:p>
    <w:p w14:paraId="3F17A251" w14:textId="77777777" w:rsidR="002D6786" w:rsidRPr="002D6786" w:rsidRDefault="002D6786">
      <w:pPr>
        <w:numPr>
          <w:ilvl w:val="0"/>
          <w:numId w:val="127"/>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其他广告技术平台：</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例如</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IronSource</w:t>
      </w:r>
      <w:r w:rsidRPr="002D6786">
        <w:rPr>
          <w:rFonts w:ascii="Times New Roman" w:eastAsia="微软雅黑" w:hAnsi="Times New Roman" w:cs="Times New Roman"/>
          <w:sz w:val="22"/>
          <w:szCs w:val="22"/>
        </w:rPr>
        <w:t>（已并入</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MoPub</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已于</w:t>
      </w:r>
      <w:r w:rsidRPr="002D6786">
        <w:rPr>
          <w:rFonts w:ascii="Times New Roman" w:eastAsia="微软雅黑" w:hAnsi="Times New Roman" w:cs="Times New Roman"/>
          <w:sz w:val="22"/>
          <w:szCs w:val="22"/>
        </w:rPr>
        <w:t>2021</w:t>
      </w:r>
      <w:r w:rsidRPr="002D6786">
        <w:rPr>
          <w:rFonts w:ascii="Times New Roman" w:eastAsia="微软雅黑" w:hAnsi="Times New Roman" w:cs="Times New Roman"/>
          <w:sz w:val="22"/>
          <w:szCs w:val="22"/>
        </w:rPr>
        <w:t>年收购</w:t>
      </w:r>
      <w:r w:rsidRPr="002D6786">
        <w:rPr>
          <w:rFonts w:ascii="Times New Roman" w:eastAsia="微软雅黑" w:hAnsi="Times New Roman" w:cs="Times New Roman"/>
          <w:sz w:val="22"/>
          <w:szCs w:val="22"/>
        </w:rPr>
        <w:t>MoPub</w:t>
      </w:r>
      <w:r w:rsidRPr="002D6786">
        <w:rPr>
          <w:rFonts w:ascii="Times New Roman" w:eastAsia="微软雅黑" w:hAnsi="Times New Roman" w:cs="Times New Roman"/>
          <w:sz w:val="22"/>
          <w:szCs w:val="22"/>
        </w:rPr>
        <w:t>业务）、</w:t>
      </w:r>
      <w:r w:rsidRPr="002D6786">
        <w:rPr>
          <w:rFonts w:ascii="Times New Roman" w:eastAsia="微软雅黑" w:hAnsi="Times New Roman" w:cs="Times New Roman"/>
          <w:b/>
          <w:bCs/>
          <w:sz w:val="22"/>
          <w:szCs w:val="22"/>
        </w:rPr>
        <w:t>Adobe Advertising Cloud</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b/>
          <w:bCs/>
          <w:sz w:val="22"/>
          <w:szCs w:val="22"/>
        </w:rPr>
        <w:t>Yahoo (Verizon) Ads</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等等。这些平台在不同细分各具优势但规模相对有限。</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通过并购整合（如收购</w:t>
      </w:r>
      <w:r w:rsidRPr="002D6786">
        <w:rPr>
          <w:rFonts w:ascii="Times New Roman" w:eastAsia="微软雅黑" w:hAnsi="Times New Roman" w:cs="Times New Roman"/>
          <w:sz w:val="22"/>
          <w:szCs w:val="22"/>
        </w:rPr>
        <w:t>Adjust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MoPub</w:t>
      </w:r>
      <w:r w:rsidRPr="002D6786">
        <w:rPr>
          <w:rFonts w:ascii="Times New Roman" w:eastAsia="微软雅黑" w:hAnsi="Times New Roman" w:cs="Times New Roman"/>
          <w:sz w:val="22"/>
          <w:szCs w:val="22"/>
        </w:rPr>
        <w:t>）已在移动广告平台领域形成较高集中度，进一步强化了竞争护城河。</w:t>
      </w:r>
    </w:p>
    <w:p w14:paraId="08BACA1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总的来说，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所处行业的进入壁垒在于技术实力和客户规模效应。凭借</w:t>
      </w:r>
      <w:r w:rsidRPr="002D6786">
        <w:rPr>
          <w:rFonts w:ascii="Times New Roman" w:eastAsia="微软雅黑" w:hAnsi="Times New Roman" w:cs="Times New Roman"/>
          <w:sz w:val="22"/>
          <w:szCs w:val="22"/>
        </w:rPr>
        <w:t>AXON AI</w:t>
      </w:r>
      <w:r w:rsidRPr="002D6786">
        <w:rPr>
          <w:rFonts w:ascii="Times New Roman" w:eastAsia="微软雅黑" w:hAnsi="Times New Roman" w:cs="Times New Roman"/>
          <w:sz w:val="22"/>
          <w:szCs w:val="22"/>
        </w:rPr>
        <w:t>和一站式平台，</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在移动应用广告变现这一细分市场建立了</w:t>
      </w:r>
      <w:r w:rsidRPr="002D6786">
        <w:rPr>
          <w:rFonts w:ascii="Times New Roman" w:eastAsia="微软雅黑" w:hAnsi="Times New Roman" w:cs="Times New Roman"/>
          <w:b/>
          <w:bCs/>
          <w:sz w:val="22"/>
          <w:szCs w:val="22"/>
        </w:rPr>
        <w:t>领先地位</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IBD</w:t>
      </w:r>
      <w:r w:rsidRPr="002D6786">
        <w:rPr>
          <w:rFonts w:ascii="Times New Roman" w:eastAsia="微软雅黑" w:hAnsi="Times New Roman" w:cs="Times New Roman"/>
          <w:sz w:val="22"/>
          <w:szCs w:val="22"/>
        </w:rPr>
        <w:t>综合评分高达</w:t>
      </w:r>
      <w:r w:rsidRPr="002D6786">
        <w:rPr>
          <w:rFonts w:ascii="Times New Roman" w:eastAsia="微软雅黑" w:hAnsi="Times New Roman" w:cs="Times New Roman"/>
          <w:sz w:val="22"/>
          <w:szCs w:val="22"/>
        </w:rPr>
        <w:t>99</w:t>
      </w:r>
      <w:r w:rsidRPr="002D6786">
        <w:rPr>
          <w:rFonts w:ascii="Times New Roman" w:eastAsia="微软雅黑" w:hAnsi="Times New Roman" w:cs="Times New Roman"/>
          <w:sz w:val="22"/>
          <w:szCs w:val="22"/>
        </w:rPr>
        <w:t>分，位列行业佼佼者</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。然而面对谷歌、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等巨头的间接挤压，以及</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TTD</w:t>
      </w:r>
      <w:r w:rsidRPr="002D6786">
        <w:rPr>
          <w:rFonts w:ascii="Times New Roman" w:eastAsia="微软雅黑" w:hAnsi="Times New Roman" w:cs="Times New Roman"/>
          <w:sz w:val="22"/>
          <w:szCs w:val="22"/>
        </w:rPr>
        <w:t>等专业公司的直接竞争，</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需持续保持技术创新和拓展客户网络，才能守住并扩大市场份额。</w:t>
      </w:r>
      <w:r w:rsidRPr="002D6786">
        <w:rPr>
          <w:rFonts w:ascii="Times New Roman" w:eastAsia="微软雅黑" w:hAnsi="Times New Roman" w:cs="Times New Roman"/>
          <w:b/>
          <w:bCs/>
          <w:sz w:val="22"/>
          <w:szCs w:val="22"/>
        </w:rPr>
        <w:t>行业竞争将长期存在</w:t>
      </w:r>
      <w:r w:rsidRPr="002D6786">
        <w:rPr>
          <w:rFonts w:ascii="Times New Roman" w:eastAsia="微软雅黑" w:hAnsi="Times New Roman" w:cs="Times New Roman"/>
          <w:sz w:val="22"/>
          <w:szCs w:val="22"/>
        </w:rPr>
        <w:t>：广告主预算是块蛋糕，各玩家争夺激烈。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能否在竞合中脱颖而出，取决于其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技术演进、客户服务水平以及在新兴广告领域的扩张速度。</w:t>
      </w:r>
    </w:p>
    <w:p w14:paraId="00E73424"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7. </w:t>
      </w:r>
      <w:r w:rsidRPr="002D6786">
        <w:rPr>
          <w:rFonts w:ascii="Times New Roman" w:eastAsia="微软雅黑" w:hAnsi="Times New Roman" w:cs="Times New Roman"/>
          <w:b/>
          <w:bCs/>
          <w:sz w:val="22"/>
          <w:szCs w:val="22"/>
        </w:rPr>
        <w:t>风险因素</w:t>
      </w:r>
    </w:p>
    <w:p w14:paraId="40C7F882"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尽管</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具备高速增长和技术优势，投资该公司仍需审慎考虑多方面风险：</w:t>
      </w:r>
    </w:p>
    <w:p w14:paraId="52956C3E"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市场风险：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当前估值反映了高度乐观预期，一旦业绩或增长不达标，股价可能大幅波动。过去半年股价累涨超过</w:t>
      </w:r>
      <w:r w:rsidRPr="002D6786">
        <w:rPr>
          <w:rFonts w:ascii="Times New Roman" w:eastAsia="微软雅黑" w:hAnsi="Times New Roman" w:cs="Times New Roman"/>
          <w:sz w:val="22"/>
          <w:szCs w:val="22"/>
        </w:rPr>
        <w:t>700%</w:t>
      </w:r>
      <w:r w:rsidRPr="002D6786">
        <w:rPr>
          <w:rFonts w:ascii="Times New Roman" w:eastAsia="微软雅黑" w:hAnsi="Times New Roman" w:cs="Times New Roman"/>
          <w:sz w:val="22"/>
          <w:szCs w:val="22"/>
        </w:rPr>
        <w:t>，积累了相当多的获利盘，短期内存在机构和内部人士</w:t>
      </w:r>
      <w:r w:rsidRPr="002D6786">
        <w:rPr>
          <w:rFonts w:ascii="Times New Roman" w:eastAsia="微软雅黑" w:hAnsi="Times New Roman" w:cs="Times New Roman"/>
          <w:b/>
          <w:bCs/>
          <w:sz w:val="22"/>
          <w:szCs w:val="22"/>
        </w:rPr>
        <w:t>获利了结</w:t>
      </w:r>
      <w:r w:rsidRPr="002D6786">
        <w:rPr>
          <w:rFonts w:ascii="Times New Roman" w:eastAsia="微软雅黑" w:hAnsi="Times New Roman" w:cs="Times New Roman"/>
          <w:sz w:val="22"/>
          <w:szCs w:val="22"/>
        </w:rPr>
        <w:t>的压力</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。尤其在</w:t>
      </w:r>
      <w:r w:rsidRPr="002D6786">
        <w:rPr>
          <w:rFonts w:ascii="Times New Roman" w:eastAsia="微软雅黑" w:hAnsi="Times New Roman" w:cs="Times New Roman"/>
          <w:b/>
          <w:bCs/>
          <w:sz w:val="22"/>
          <w:szCs w:val="22"/>
        </w:rPr>
        <w:t>财报发布窗口</w:t>
      </w:r>
      <w:r w:rsidRPr="002D6786">
        <w:rPr>
          <w:rFonts w:ascii="Times New Roman" w:eastAsia="微软雅黑" w:hAnsi="Times New Roman" w:cs="Times New Roman"/>
          <w:sz w:val="22"/>
          <w:szCs w:val="22"/>
        </w:rPr>
        <w:t>，高涨的股价容易对业绩</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吹毛求疵</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月的</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财报发布就是一大风险事件：若营收或利润低于市场预期，可能引发剧烈抛售。另一方面，全球宏观经济环境变化也构成市场层面的风险。如果经济增长放缓或进入衰退，广告主往往会削减广告预算，作为广告平台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将直接受到收入增速下滑的冲击</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。此外，美联储货币政策的不确定性（如利率持续高企）可能压制高估值成长股的投资偏好，资金从风险资产撤出都会对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的股价形成下行压力。</w:t>
      </w:r>
    </w:p>
    <w:p w14:paraId="496663BC"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竞争风险：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行业竞争加剧可能影响公司增长和盈利。首先，</w:t>
      </w:r>
      <w:r w:rsidRPr="002D6786">
        <w:rPr>
          <w:rFonts w:ascii="Times New Roman" w:eastAsia="微软雅黑" w:hAnsi="Times New Roman" w:cs="Times New Roman"/>
          <w:b/>
          <w:bCs/>
          <w:sz w:val="22"/>
          <w:szCs w:val="22"/>
        </w:rPr>
        <w:t>技术竞争</w:t>
      </w:r>
      <w:r w:rsidRPr="002D6786">
        <w:rPr>
          <w:rFonts w:ascii="Times New Roman" w:eastAsia="微软雅黑" w:hAnsi="Times New Roman" w:cs="Times New Roman"/>
          <w:sz w:val="22"/>
          <w:szCs w:val="22"/>
        </w:rPr>
        <w:t>：若主要对手（谷歌、</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等）在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广告投放技术上取得突破，可能削弱</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的领先优势</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。谷歌的自动化广告投放产品、</w:t>
      </w:r>
      <w:r w:rsidRPr="002D6786">
        <w:rPr>
          <w:rFonts w:ascii="Times New Roman" w:eastAsia="微软雅黑" w:hAnsi="Times New Roman" w:cs="Times New Roman"/>
          <w:sz w:val="22"/>
          <w:szCs w:val="22"/>
        </w:rPr>
        <w:t>Meta</w:t>
      </w:r>
      <w:r w:rsidRPr="002D6786">
        <w:rPr>
          <w:rFonts w:ascii="Times New Roman" w:eastAsia="微软雅黑" w:hAnsi="Times New Roman" w:cs="Times New Roman"/>
          <w:sz w:val="22"/>
          <w:szCs w:val="22"/>
        </w:rPr>
        <w:t>在社交广告的创新，都可能分流广告预算。</w:t>
      </w:r>
      <w:r w:rsidRPr="002D6786">
        <w:rPr>
          <w:rFonts w:ascii="Times New Roman" w:eastAsia="微软雅黑" w:hAnsi="Times New Roman" w:cs="Times New Roman"/>
          <w:sz w:val="22"/>
          <w:szCs w:val="22"/>
        </w:rPr>
        <w:t>Unity</w:t>
      </w:r>
      <w:r w:rsidRPr="002D6786">
        <w:rPr>
          <w:rFonts w:ascii="Times New Roman" w:eastAsia="微软雅黑" w:hAnsi="Times New Roman" w:cs="Times New Roman"/>
          <w:sz w:val="22"/>
          <w:szCs w:val="22"/>
        </w:rPr>
        <w:t>和</w:t>
      </w:r>
      <w:r w:rsidRPr="002D6786">
        <w:rPr>
          <w:rFonts w:ascii="Times New Roman" w:eastAsia="微软雅黑" w:hAnsi="Times New Roman" w:cs="Times New Roman"/>
          <w:sz w:val="22"/>
          <w:szCs w:val="22"/>
        </w:rPr>
        <w:t>The Trade Desk</w:t>
      </w:r>
      <w:r w:rsidRPr="002D6786">
        <w:rPr>
          <w:rFonts w:ascii="Times New Roman" w:eastAsia="微软雅黑" w:hAnsi="Times New Roman" w:cs="Times New Roman"/>
          <w:sz w:val="22"/>
          <w:szCs w:val="22"/>
        </w:rPr>
        <w:t>也在各自领域深耕，如果他们拓展业务范围，与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正面竞争，可能导致抢夺客户或压低分成比例</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。其次，</w:t>
      </w:r>
      <w:r w:rsidRPr="002D6786">
        <w:rPr>
          <w:rFonts w:ascii="Times New Roman" w:eastAsia="微软雅黑" w:hAnsi="Times New Roman" w:cs="Times New Roman"/>
          <w:b/>
          <w:bCs/>
          <w:sz w:val="22"/>
          <w:szCs w:val="22"/>
        </w:rPr>
        <w:t>价格战风险</w:t>
      </w:r>
      <w:r w:rsidRPr="002D6786">
        <w:rPr>
          <w:rFonts w:ascii="Times New Roman" w:eastAsia="微软雅黑" w:hAnsi="Times New Roman" w:cs="Times New Roman"/>
          <w:sz w:val="22"/>
          <w:szCs w:val="22"/>
        </w:rPr>
        <w:t>：广告变现平台之间可能通过</w:t>
      </w:r>
      <w:r w:rsidRPr="002D6786">
        <w:rPr>
          <w:rFonts w:ascii="Times New Roman" w:eastAsia="微软雅黑" w:hAnsi="Times New Roman" w:cs="Times New Roman"/>
          <w:b/>
          <w:bCs/>
          <w:sz w:val="22"/>
          <w:szCs w:val="22"/>
        </w:rPr>
        <w:t>降低分成抽成</w:t>
      </w:r>
      <w:r w:rsidRPr="002D6786">
        <w:rPr>
          <w:rFonts w:ascii="Times New Roman" w:eastAsia="微软雅黑" w:hAnsi="Times New Roman" w:cs="Times New Roman"/>
          <w:sz w:val="22"/>
          <w:szCs w:val="22"/>
        </w:rPr>
        <w:t>或提供优惠来争夺优质应用客户。例如竞争对手如果愿意返还给开发者更高比例的广告收入，</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可能被迫跟进，让利客户，进而</w:t>
      </w:r>
      <w:r w:rsidRPr="002D6786">
        <w:rPr>
          <w:rFonts w:ascii="Times New Roman" w:eastAsia="微软雅黑" w:hAnsi="Times New Roman" w:cs="Times New Roman"/>
          <w:b/>
          <w:bCs/>
          <w:sz w:val="22"/>
          <w:szCs w:val="22"/>
        </w:rPr>
        <w:t>压缩利润率</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。再次，新进入者和替代技术也不可忽视，万一出现新的广告形式或平台使传统应用内广告黯然失色（如超级应用、元宇宙广告等概念兴起），</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当前业务模式可能面临挑战。总的来说，持续的竞争压力可能导致公司增长不及预期或利润率下滑。</w:t>
      </w:r>
    </w:p>
    <w:p w14:paraId="780CFBA2"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监管政策风险：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数字广告行业面临日趋严格的监管和政策环境变化：</w:t>
      </w:r>
    </w:p>
    <w:p w14:paraId="251E7BFA" w14:textId="77777777" w:rsidR="002D6786" w:rsidRPr="002D6786" w:rsidRDefault="002D6786">
      <w:pPr>
        <w:numPr>
          <w:ilvl w:val="0"/>
          <w:numId w:val="128"/>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隐私与数据政策：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苹果的</w:t>
      </w:r>
      <w:r w:rsidRPr="002D6786">
        <w:rPr>
          <w:rFonts w:ascii="Times New Roman" w:eastAsia="微软雅黑" w:hAnsi="Times New Roman" w:cs="Times New Roman"/>
          <w:sz w:val="22"/>
          <w:szCs w:val="22"/>
        </w:rPr>
        <w:t xml:space="preserve">App Tracking Transparency (ATT) </w:t>
      </w:r>
      <w:r w:rsidRPr="002D6786">
        <w:rPr>
          <w:rFonts w:ascii="Times New Roman" w:eastAsia="微软雅黑" w:hAnsi="Times New Roman" w:cs="Times New Roman"/>
          <w:sz w:val="22"/>
          <w:szCs w:val="22"/>
        </w:rPr>
        <w:t>政策已对移动广告造成重大影响，限制了跨应用用户追踪</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依赖用户数据进行精准投放，若苹果、谷歌等生态系统进一步收紧隐私规则，将降低广告定向效果。例如如果未来</w:t>
      </w:r>
      <w:r w:rsidRPr="002D6786">
        <w:rPr>
          <w:rFonts w:ascii="Times New Roman" w:eastAsia="微软雅黑" w:hAnsi="Times New Roman" w:cs="Times New Roman"/>
          <w:sz w:val="22"/>
          <w:szCs w:val="22"/>
        </w:rPr>
        <w:t>iOS</w:t>
      </w:r>
      <w:r w:rsidRPr="002D6786">
        <w:rPr>
          <w:rFonts w:ascii="Times New Roman" w:eastAsia="微软雅黑" w:hAnsi="Times New Roman" w:cs="Times New Roman"/>
          <w:sz w:val="22"/>
          <w:szCs w:val="22"/>
        </w:rPr>
        <w:t>或</w:t>
      </w:r>
      <w:r w:rsidRPr="002D6786">
        <w:rPr>
          <w:rFonts w:ascii="Times New Roman" w:eastAsia="微软雅黑" w:hAnsi="Times New Roman" w:cs="Times New Roman"/>
          <w:sz w:val="22"/>
          <w:szCs w:val="22"/>
        </w:rPr>
        <w:t>Android</w:t>
      </w:r>
      <w:r w:rsidRPr="002D6786">
        <w:rPr>
          <w:rFonts w:ascii="Times New Roman" w:eastAsia="微软雅黑" w:hAnsi="Times New Roman" w:cs="Times New Roman"/>
          <w:sz w:val="22"/>
          <w:szCs w:val="22"/>
        </w:rPr>
        <w:t>禁止设备</w:t>
      </w:r>
      <w:r w:rsidRPr="002D6786">
        <w:rPr>
          <w:rFonts w:ascii="Times New Roman" w:eastAsia="微软雅黑" w:hAnsi="Times New Roman" w:cs="Times New Roman"/>
          <w:sz w:val="22"/>
          <w:szCs w:val="22"/>
        </w:rPr>
        <w:t>ID</w:t>
      </w:r>
      <w:r w:rsidRPr="002D6786">
        <w:rPr>
          <w:rFonts w:ascii="Times New Roman" w:eastAsia="微软雅黑" w:hAnsi="Times New Roman" w:cs="Times New Roman"/>
          <w:sz w:val="22"/>
          <w:szCs w:val="22"/>
        </w:rPr>
        <w:t>追踪，会使</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算法缺乏高质量数据支持</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。此外，欧盟《数字市场法案》（</w:t>
      </w:r>
      <w:r w:rsidRPr="002D6786">
        <w:rPr>
          <w:rFonts w:ascii="Times New Roman" w:eastAsia="微软雅黑" w:hAnsi="Times New Roman" w:cs="Times New Roman"/>
          <w:sz w:val="22"/>
          <w:szCs w:val="22"/>
        </w:rPr>
        <w:t>DMA</w:t>
      </w:r>
      <w:r w:rsidRPr="002D6786">
        <w:rPr>
          <w:rFonts w:ascii="Times New Roman" w:eastAsia="微软雅黑" w:hAnsi="Times New Roman" w:cs="Times New Roman"/>
          <w:sz w:val="22"/>
          <w:szCs w:val="22"/>
        </w:rPr>
        <w:t>）和美国可能出台的联邦隐私立法，都可能对广告数据收集、用户同意机制提出更高要求，增加合规成本</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。第三方</w:t>
      </w:r>
      <w:r w:rsidRPr="002D6786">
        <w:rPr>
          <w:rFonts w:ascii="Times New Roman" w:eastAsia="微软雅黑" w:hAnsi="Times New Roman" w:cs="Times New Roman"/>
          <w:sz w:val="22"/>
          <w:szCs w:val="22"/>
        </w:rPr>
        <w:t>Cookie</w:t>
      </w:r>
      <w:r w:rsidRPr="002D6786">
        <w:rPr>
          <w:rFonts w:ascii="Times New Roman" w:eastAsia="微软雅黑" w:hAnsi="Times New Roman" w:cs="Times New Roman"/>
          <w:sz w:val="22"/>
          <w:szCs w:val="22"/>
        </w:rPr>
        <w:t>的逐步淘汰也要求广告技术公司开发替代方案。</w:t>
      </w:r>
    </w:p>
    <w:p w14:paraId="1D86DEB1" w14:textId="77777777" w:rsidR="002D6786" w:rsidRPr="002D6786" w:rsidRDefault="002D6786">
      <w:pPr>
        <w:numPr>
          <w:ilvl w:val="0"/>
          <w:numId w:val="128"/>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反垄断与行业监管：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大型科技公司被反垄断审查已是常态，但广告技术领域也存在</w:t>
      </w:r>
      <w:r w:rsidRPr="002D6786">
        <w:rPr>
          <w:rFonts w:ascii="Times New Roman" w:eastAsia="微软雅黑" w:hAnsi="Times New Roman" w:cs="Times New Roman"/>
          <w:b/>
          <w:bCs/>
          <w:sz w:val="22"/>
          <w:szCs w:val="22"/>
        </w:rPr>
        <w:t>公平竞争</w:t>
      </w:r>
      <w:r w:rsidRPr="002D6786">
        <w:rPr>
          <w:rFonts w:ascii="Times New Roman" w:eastAsia="微软雅黑" w:hAnsi="Times New Roman" w:cs="Times New Roman"/>
          <w:sz w:val="22"/>
          <w:szCs w:val="22"/>
        </w:rPr>
        <w:t>的监管风险。例如，</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如果通过并购继续扩大市场占有，有可能受到监管机构审查限制（正如谷歌收购广告公司常遇监管阻碍）。同时，广告欺诈、广告内容审核等方面的监管加强也可能提高平台运营成本。</w:t>
      </w:r>
    </w:p>
    <w:p w14:paraId="5A1A00F8" w14:textId="77777777" w:rsidR="002D6786" w:rsidRPr="002D6786" w:rsidRDefault="002D6786">
      <w:pPr>
        <w:numPr>
          <w:ilvl w:val="0"/>
          <w:numId w:val="128"/>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政策与国际关系：</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如果地缘政治紧张或贸易政策变化，可能影响</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在海外市场的扩张。比如某些国家可能出台数据本地化或网络广告准入政策，限制国外广告平台的运营。此外汇率波动、国际贸易摩擦也可能间接影响公司收入和成本。</w:t>
      </w:r>
    </w:p>
    <w:p w14:paraId="32A40DAD"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财务风险：</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公司高杠杆运营和业务集中也带来财务层面的隐患。首先，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目前</w:t>
      </w:r>
      <w:r w:rsidRPr="002D6786">
        <w:rPr>
          <w:rFonts w:ascii="Times New Roman" w:eastAsia="微软雅黑" w:hAnsi="Times New Roman" w:cs="Times New Roman"/>
          <w:b/>
          <w:bCs/>
          <w:sz w:val="22"/>
          <w:szCs w:val="22"/>
        </w:rPr>
        <w:t>业务高度依赖广告平台</w:t>
      </w:r>
      <w:r w:rsidRPr="002D6786">
        <w:rPr>
          <w:rFonts w:ascii="Times New Roman" w:eastAsia="微软雅黑" w:hAnsi="Times New Roman" w:cs="Times New Roman"/>
          <w:sz w:val="22"/>
          <w:szCs w:val="22"/>
        </w:rPr>
        <w:t>，约</w:t>
      </w:r>
      <w:r w:rsidRPr="002D6786">
        <w:rPr>
          <w:rFonts w:ascii="Times New Roman" w:eastAsia="微软雅黑" w:hAnsi="Times New Roman" w:cs="Times New Roman"/>
          <w:sz w:val="22"/>
          <w:szCs w:val="22"/>
        </w:rPr>
        <w:t>70%</w:t>
      </w:r>
      <w:r w:rsidRPr="002D6786">
        <w:rPr>
          <w:rFonts w:ascii="Times New Roman" w:eastAsia="微软雅黑" w:hAnsi="Times New Roman" w:cs="Times New Roman"/>
          <w:sz w:val="22"/>
          <w:szCs w:val="22"/>
        </w:rPr>
        <w:t>营收来自移动广告变现相关服务</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。一旦广告市场景气度下降或技术发生颠覆性变化，公司缺乏其他业务支柱可对冲风险。自营</w:t>
      </w:r>
      <w:r w:rsidRPr="002D6786">
        <w:rPr>
          <w:rFonts w:ascii="Times New Roman" w:eastAsia="微软雅黑" w:hAnsi="Times New Roman" w:cs="Times New Roman"/>
          <w:sz w:val="22"/>
          <w:szCs w:val="22"/>
        </w:rPr>
        <w:t>Apps</w:t>
      </w:r>
      <w:r w:rsidRPr="002D6786">
        <w:rPr>
          <w:rFonts w:ascii="Times New Roman" w:eastAsia="微软雅黑" w:hAnsi="Times New Roman" w:cs="Times New Roman"/>
          <w:sz w:val="22"/>
          <w:szCs w:val="22"/>
        </w:rPr>
        <w:t>业务增长停滞且正被出售，也意味着公司未来</w:t>
      </w:r>
      <w:r w:rsidRPr="002D6786">
        <w:rPr>
          <w:rFonts w:ascii="Times New Roman" w:eastAsia="微软雅黑" w:hAnsi="Times New Roman" w:cs="Times New Roman"/>
          <w:b/>
          <w:bCs/>
          <w:sz w:val="22"/>
          <w:szCs w:val="22"/>
        </w:rPr>
        <w:t>营收来源将更加单一</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。其次，债务水平高企，虽然短期偿债无忧，但如果未来利率提升，将增加利息负担；或者一旦公司增长放缓，杠杆效应将反向放大股东收益下滑。未来几年公司仍计划实施大规模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股票回购</w:t>
      </w:r>
      <w:r w:rsidRPr="002D6786">
        <w:rPr>
          <w:rFonts w:ascii="Times New Roman" w:eastAsia="微软雅黑" w:hAnsi="Times New Roman" w:cs="Times New Roman"/>
          <w:sz w:val="22"/>
          <w:szCs w:val="22"/>
        </w:rPr>
        <w:t>（目前有</w:t>
      </w:r>
      <w:r w:rsidRPr="002D6786">
        <w:rPr>
          <w:rFonts w:ascii="Times New Roman" w:eastAsia="微软雅黑" w:hAnsi="Times New Roman" w:cs="Times New Roman"/>
          <w:sz w:val="22"/>
          <w:szCs w:val="22"/>
        </w:rPr>
        <w:t>$23</w:t>
      </w:r>
      <w:r w:rsidRPr="002D6786">
        <w:rPr>
          <w:rFonts w:ascii="Times New Roman" w:eastAsia="微软雅黑" w:hAnsi="Times New Roman" w:cs="Times New Roman"/>
          <w:sz w:val="22"/>
          <w:szCs w:val="22"/>
        </w:rPr>
        <w:t>亿回购授权在执行</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），这虽然利好股东但也可能消耗现金、提高财务风险。最后，汇率、税务等财务事项也需关注，公司收入主要来自全球各地，美元走强可能对国际营收造成不利影响。</w:t>
      </w:r>
    </w:p>
    <w:p w14:paraId="5AAD68AF"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综上，投资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密切跟踪上述风险因素的发展，并评估其对公司基本面和估值的影响。在快速变化的科技行业中，风险与机遇并存，理性评估、提前布局风险对冲手段（如及时止盈、适度对冲空头头寸等）是投资者保护收益的关键。</w:t>
      </w:r>
    </w:p>
    <w:p w14:paraId="4995DC50"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8. </w:t>
      </w:r>
      <w:r w:rsidRPr="002D6786">
        <w:rPr>
          <w:rFonts w:ascii="Times New Roman" w:eastAsia="微软雅黑" w:hAnsi="Times New Roman" w:cs="Times New Roman"/>
          <w:b/>
          <w:bCs/>
          <w:sz w:val="22"/>
          <w:szCs w:val="22"/>
        </w:rPr>
        <w:t>宏观与政策影响</w:t>
      </w:r>
    </w:p>
    <w:p w14:paraId="1531C1A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宏观经济周期：</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数字广告业务与宏观经济景气度密切相关。当经济扩张、企业盈利向好时，广告主往往增加广告投入，平台公司收益水涨船高；反之在经济下行期，广告预算会首先遭到削减。当前全球经济面临一定不确定性，美欧央行的持续紧缩政策可能在</w:t>
      </w:r>
      <w:r w:rsidRPr="002D6786">
        <w:rPr>
          <w:rFonts w:ascii="Times New Roman" w:eastAsia="微软雅黑" w:hAnsi="Times New Roman" w:cs="Times New Roman"/>
          <w:sz w:val="22"/>
          <w:szCs w:val="22"/>
        </w:rPr>
        <w:t>2024-2025</w:t>
      </w:r>
      <w:r w:rsidRPr="002D6786">
        <w:rPr>
          <w:rFonts w:ascii="Times New Roman" w:eastAsia="微软雅黑" w:hAnsi="Times New Roman" w:cs="Times New Roman"/>
          <w:sz w:val="22"/>
          <w:szCs w:val="22"/>
        </w:rPr>
        <w:t>年抑制经济增长。如果出现经济放缓甚至衰退，市场营销支出将趋于谨慎，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的营收增速可能低于预期</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。投资者需关注宏观指标如</w:t>
      </w:r>
      <w:r w:rsidRPr="002D6786">
        <w:rPr>
          <w:rFonts w:ascii="Times New Roman" w:eastAsia="微软雅黑" w:hAnsi="Times New Roman" w:cs="Times New Roman"/>
          <w:sz w:val="22"/>
          <w:szCs w:val="22"/>
        </w:rPr>
        <w:t>GDP</w:t>
      </w:r>
      <w:r w:rsidRPr="002D6786">
        <w:rPr>
          <w:rFonts w:ascii="Times New Roman" w:eastAsia="微软雅黑" w:hAnsi="Times New Roman" w:cs="Times New Roman"/>
          <w:sz w:val="22"/>
          <w:szCs w:val="22"/>
        </w:rPr>
        <w:t>增速、消费者信心、企业盈利预测等，对广告行业的领先指引。一旦宏观环境转弱，应降低对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短期增长的预期并相应调整估值假设。反之，若出现经济软着陆甚至宽松周期重启（例如美联储开始降息刺激），将</w:t>
      </w:r>
      <w:r w:rsidRPr="002D6786">
        <w:rPr>
          <w:rFonts w:ascii="Times New Roman" w:eastAsia="微软雅黑" w:hAnsi="Times New Roman" w:cs="Times New Roman"/>
          <w:sz w:val="22"/>
          <w:szCs w:val="22"/>
        </w:rPr>
        <w:lastRenderedPageBreak/>
        <w:t>利好整个科技成长板块。较低的利率环境不仅降低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的融资成本，也提升市场对高增长公司的估值容忍度。特别地，</w:t>
      </w:r>
      <w:r w:rsidRPr="002D6786">
        <w:rPr>
          <w:rFonts w:ascii="Times New Roman" w:eastAsia="微软雅黑" w:hAnsi="Times New Roman" w:cs="Times New Roman"/>
          <w:b/>
          <w:bCs/>
          <w:sz w:val="22"/>
          <w:szCs w:val="22"/>
        </w:rPr>
        <w:t>美联储政策转向</w:t>
      </w:r>
      <w:r w:rsidRPr="002D6786">
        <w:rPr>
          <w:rFonts w:ascii="Times New Roman" w:eastAsia="微软雅黑" w:hAnsi="Times New Roman" w:cs="Times New Roman"/>
          <w:sz w:val="22"/>
          <w:szCs w:val="22"/>
        </w:rPr>
        <w:t>可能成为广告科技股估值扩张的催化剂</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30DE0BC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行业政策与监管：</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正如前述风险部分，全球监管机构对数字广告的关注度日益提高。宏观层面，各国政府推出的数据隐私法、反垄断调查和平台经济法规都会对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经营环境造成影响。例如，欧盟在数字领域制定的一系列法规（如《数字服务法</w:t>
      </w:r>
      <w:r w:rsidRPr="002D6786">
        <w:rPr>
          <w:rFonts w:ascii="Times New Roman" w:eastAsia="微软雅黑" w:hAnsi="Times New Roman" w:cs="Times New Roman"/>
          <w:sz w:val="22"/>
          <w:szCs w:val="22"/>
        </w:rPr>
        <w:t>DSA</w:t>
      </w:r>
      <w:r w:rsidRPr="002D6786">
        <w:rPr>
          <w:rFonts w:ascii="Times New Roman" w:eastAsia="微软雅黑" w:hAnsi="Times New Roman" w:cs="Times New Roman"/>
          <w:sz w:val="22"/>
          <w:szCs w:val="22"/>
        </w:rPr>
        <w:t>》、《数字市场法</w:t>
      </w:r>
      <w:r w:rsidRPr="002D6786">
        <w:rPr>
          <w:rFonts w:ascii="Times New Roman" w:eastAsia="微软雅黑" w:hAnsi="Times New Roman" w:cs="Times New Roman"/>
          <w:sz w:val="22"/>
          <w:szCs w:val="22"/>
        </w:rPr>
        <w:t>DMA</w:t>
      </w:r>
      <w:r w:rsidRPr="002D6786">
        <w:rPr>
          <w:rFonts w:ascii="Times New Roman" w:eastAsia="微软雅黑" w:hAnsi="Times New Roman" w:cs="Times New Roman"/>
          <w:sz w:val="22"/>
          <w:szCs w:val="22"/>
        </w:rPr>
        <w:t>》）将规范大型平台的数据使用、广告透明度等。如果类似要求扩展至广告技术提供商，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可能需要调整产品功能来符合要求，短期增加合规成本。另一方面，一些国家可能出台支持本土数字广告行业的政策，比如印度、东南亚国家推动本土广告交易市场成长，这可能在局部市场给</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带来竞争劣势。中美关系等宏观地缘政治因素也会有间接影响：中国市场对海外广告平台的限制使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难以涉足，中国本土也孵化出字节跳动等广告巨头作为替代。因此，宏观政策走向需要动态跟踪。</w:t>
      </w:r>
    </w:p>
    <w:p w14:paraId="5177171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科技和产业政策：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在宏观政策框架下，各国对人工智能和数字经济的产业政策也可能影响</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的发展机遇。例如，美国政府对</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产业的支持（研发补贴、宽松监管）将有利于</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进一步利用</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拓展业务；欧洲如果对算法推荐施加更多限制，则可能要求</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算法提高透明度，或者使个性化广告受限。值得关注的是，广告行业的</w:t>
      </w:r>
      <w:r w:rsidRPr="002D6786">
        <w:rPr>
          <w:rFonts w:ascii="Times New Roman" w:eastAsia="微软雅黑" w:hAnsi="Times New Roman" w:cs="Times New Roman"/>
          <w:b/>
          <w:bCs/>
          <w:sz w:val="22"/>
          <w:szCs w:val="22"/>
        </w:rPr>
        <w:t>自律和标准</w:t>
      </w:r>
      <w:r w:rsidRPr="002D6786">
        <w:rPr>
          <w:rFonts w:ascii="Times New Roman" w:eastAsia="微软雅黑" w:hAnsi="Times New Roman" w:cs="Times New Roman"/>
          <w:sz w:val="22"/>
          <w:szCs w:val="22"/>
        </w:rPr>
        <w:t>也在建立中，像隐私保护、广告可见性标准、反欺诈联盟等，这些行业规范在宏观政策推动下逐渐成为强制要求，公司需要投入资源遵循这些标准。</w:t>
      </w:r>
    </w:p>
    <w:p w14:paraId="60BE2EAA"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总体而言，</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所处行业对宏观和政策环境较为敏感。宏观经济影响广告预算，监管政策影响运营模式，二者共同决定了公司外部环境的友好程度。作为投资者，应将宏观趋势和政策风险纳入投资决策考量。例如，在经济上行周期和宽松政策环境下，可以给予</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更高的增长和估值预期；而在紧缩周期和强监管信号下，则应更审慎地评估公司短期业绩并对估值要求留出安全边际。</w:t>
      </w:r>
    </w:p>
    <w:p w14:paraId="7B111103"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9. </w:t>
      </w:r>
      <w:r w:rsidRPr="002D6786">
        <w:rPr>
          <w:rFonts w:ascii="Times New Roman" w:eastAsia="微软雅黑" w:hAnsi="Times New Roman" w:cs="Times New Roman"/>
          <w:b/>
          <w:bCs/>
          <w:sz w:val="22"/>
          <w:szCs w:val="22"/>
        </w:rPr>
        <w:t>投资建议</w:t>
      </w:r>
    </w:p>
    <w:p w14:paraId="58C69773"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市场环境分析：</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当前市场对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冷热交替</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。在</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年下半年，人工智能题材和卓越业绩推动股价迅速攀升，多家机构重仓买入，公司一度进入所谓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十亿美元俱乐部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，仅</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1</w:t>
      </w:r>
      <w:r w:rsidRPr="002D6786">
        <w:rPr>
          <w:rFonts w:ascii="Times New Roman" w:eastAsia="微软雅黑" w:hAnsi="Times New Roman" w:cs="Times New Roman"/>
          <w:sz w:val="22"/>
          <w:szCs w:val="22"/>
        </w:rPr>
        <w:t>月顶级基金就净买入约</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$11</w:t>
      </w:r>
      <w:r w:rsidRPr="002D6786">
        <w:rPr>
          <w:rFonts w:ascii="Times New Roman" w:eastAsia="微软雅黑" w:hAnsi="Times New Roman" w:cs="Times New Roman"/>
          <w:b/>
          <w:bCs/>
          <w:sz w:val="22"/>
          <w:szCs w:val="22"/>
        </w:rPr>
        <w:t>亿</w:t>
      </w:r>
      <w:r w:rsidRPr="002D6786">
        <w:rPr>
          <w:rFonts w:ascii="Times New Roman" w:eastAsia="微软雅黑" w:hAnsi="Times New Roman" w:cs="Times New Roman"/>
          <w:sz w:val="22"/>
          <w:szCs w:val="22"/>
        </w:rPr>
        <w:t>股票</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。然而，随着股价翻数</w:t>
      </w:r>
      <w:r w:rsidRPr="002D6786">
        <w:rPr>
          <w:rFonts w:ascii="Times New Roman" w:eastAsia="微软雅黑" w:hAnsi="Times New Roman" w:cs="Times New Roman"/>
          <w:sz w:val="22"/>
          <w:szCs w:val="22"/>
        </w:rPr>
        <w:lastRenderedPageBreak/>
        <w:t>倍，市场对于高估值的担忧也开始累积。近期的回调显示一旦预期稍有落空（哪怕业绩不差只是</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没有更好</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），股价也会大幅波动。因此我们认为，短期内</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的股价将主要受</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市场情绪和宏观因素</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主导，包括投资者风险偏好（受美联储政策、</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板块热度影响）、行业资金流向等。而中长期看，股价终将回归基本面驱动，即公司的盈利增长和竞争地位。如果</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在未来几个季度持续交出超预期的增长答卷，那么当前的调整可能只是上涨途中的喘息；反之若增速明显放缓，估值可能面临重塑。考虑到宏观环境（高利率、潜在经济放缓）和公司估值现状，我们建议对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采取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短线谨慎、长线观望布局</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的策略。</w:t>
      </w:r>
    </w:p>
    <w:p w14:paraId="55ACFE41"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短期（</w:t>
      </w:r>
      <w:r w:rsidRPr="002D6786">
        <w:rPr>
          <w:rFonts w:ascii="Times New Roman" w:eastAsia="微软雅黑" w:hAnsi="Times New Roman" w:cs="Times New Roman"/>
          <w:b/>
          <w:bCs/>
          <w:sz w:val="22"/>
          <w:szCs w:val="22"/>
        </w:rPr>
        <w:t>&lt;3</w:t>
      </w:r>
      <w:r w:rsidRPr="002D6786">
        <w:rPr>
          <w:rFonts w:ascii="Times New Roman" w:eastAsia="微软雅黑" w:hAnsi="Times New Roman" w:cs="Times New Roman"/>
          <w:b/>
          <w:bCs/>
          <w:sz w:val="22"/>
          <w:szCs w:val="22"/>
        </w:rPr>
        <w:t>个月）投资策略：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短线上由于经历快速上涨后估值不低，建议投资者</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勿盲目追高</w:t>
      </w:r>
      <w:r w:rsidRPr="002D6786">
        <w:rPr>
          <w:rFonts w:ascii="Times New Roman" w:eastAsia="微软雅黑" w:hAnsi="Times New Roman" w:cs="Times New Roman"/>
          <w:sz w:val="22"/>
          <w:szCs w:val="22"/>
        </w:rPr>
        <w:t>，以防范财报季波动风险。即将在</w:t>
      </w:r>
      <w:r w:rsidRPr="002D6786">
        <w:rPr>
          <w:rFonts w:ascii="Times New Roman" w:eastAsia="微软雅黑" w:hAnsi="Times New Roman" w:cs="Times New Roman"/>
          <w:sz w:val="22"/>
          <w:szCs w:val="22"/>
        </w:rPr>
        <w:t>2</w:t>
      </w:r>
      <w:r w:rsidRPr="002D6786">
        <w:rPr>
          <w:rFonts w:ascii="Times New Roman" w:eastAsia="微软雅黑" w:hAnsi="Times New Roman" w:cs="Times New Roman"/>
          <w:sz w:val="22"/>
          <w:szCs w:val="22"/>
        </w:rPr>
        <w:t>月中旬发布的</w:t>
      </w:r>
      <w:r w:rsidRPr="002D6786">
        <w:rPr>
          <w:rFonts w:ascii="Times New Roman" w:eastAsia="微软雅黑" w:hAnsi="Times New Roman" w:cs="Times New Roman"/>
          <w:sz w:val="22"/>
          <w:szCs w:val="22"/>
        </w:rPr>
        <w:t>2024</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财报是关键观察点，需重点关注营收增速是否仍有</w:t>
      </w:r>
      <w:r w:rsidRPr="002D6786">
        <w:rPr>
          <w:rFonts w:ascii="Times New Roman" w:eastAsia="微软雅黑" w:hAnsi="Times New Roman" w:cs="Times New Roman"/>
          <w:sz w:val="22"/>
          <w:szCs w:val="22"/>
        </w:rPr>
        <w:t>30%+</w:t>
      </w:r>
      <w:r w:rsidRPr="002D6786">
        <w:rPr>
          <w:rFonts w:ascii="Times New Roman" w:eastAsia="微软雅黑" w:hAnsi="Times New Roman" w:cs="Times New Roman"/>
          <w:sz w:val="22"/>
          <w:szCs w:val="22"/>
        </w:rPr>
        <w:t>、调整后</w:t>
      </w:r>
      <w:r w:rsidRPr="002D6786">
        <w:rPr>
          <w:rFonts w:ascii="Times New Roman" w:eastAsia="微软雅黑" w:hAnsi="Times New Roman" w:cs="Times New Roman"/>
          <w:sz w:val="22"/>
          <w:szCs w:val="22"/>
        </w:rPr>
        <w:t>EBITDA</w:t>
      </w:r>
      <w:r w:rsidRPr="002D6786">
        <w:rPr>
          <w:rFonts w:ascii="Times New Roman" w:eastAsia="微软雅黑" w:hAnsi="Times New Roman" w:cs="Times New Roman"/>
          <w:sz w:val="22"/>
          <w:szCs w:val="22"/>
        </w:rPr>
        <w:t>能否达到管理层指引的</w:t>
      </w:r>
      <w:r w:rsidRPr="002D6786">
        <w:rPr>
          <w:rFonts w:ascii="Times New Roman" w:eastAsia="微软雅黑" w:hAnsi="Times New Roman" w:cs="Times New Roman"/>
          <w:sz w:val="22"/>
          <w:szCs w:val="22"/>
        </w:rPr>
        <w:t>$7.5</w:t>
      </w:r>
      <w:r w:rsidRPr="002D6786">
        <w:rPr>
          <w:rFonts w:ascii="Times New Roman" w:eastAsia="微软雅黑" w:hAnsi="Times New Roman" w:cs="Times New Roman"/>
          <w:sz w:val="22"/>
          <w:szCs w:val="22"/>
        </w:rPr>
        <w:t>亿以上，以及展望是否乐观。如果财报证实高增长趋势，股价可能企稳反弹；但若稍有不及，可能继续调整。我们倾向于</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观望等待财报结果</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再做行动。对于已经持有该股的短线投资者，鉴于股价前期涨幅过大且波动性增强，可考虑在重大风险事件前</w:t>
      </w:r>
      <w:r w:rsidRPr="002D6786">
        <w:rPr>
          <w:rFonts w:ascii="Times New Roman" w:eastAsia="微软雅黑" w:hAnsi="Times New Roman" w:cs="Times New Roman"/>
          <w:b/>
          <w:bCs/>
          <w:sz w:val="22"/>
          <w:szCs w:val="22"/>
        </w:rPr>
        <w:t>适度对冲</w:t>
      </w:r>
      <w:r w:rsidRPr="002D6786">
        <w:rPr>
          <w:rFonts w:ascii="Times New Roman" w:eastAsia="微软雅黑" w:hAnsi="Times New Roman" w:cs="Times New Roman"/>
          <w:sz w:val="22"/>
          <w:szCs w:val="22"/>
        </w:rPr>
        <w:t>（例如买入看跌期权保护或减仓一部分）。技术面上看，股价从高点</w:t>
      </w:r>
      <w:r w:rsidRPr="002D6786">
        <w:rPr>
          <w:rFonts w:ascii="Times New Roman" w:eastAsia="微软雅黑" w:hAnsi="Times New Roman" w:cs="Times New Roman"/>
          <w:sz w:val="22"/>
          <w:szCs w:val="22"/>
        </w:rPr>
        <w:t>$525</w:t>
      </w:r>
      <w:r w:rsidRPr="002D6786">
        <w:rPr>
          <w:rFonts w:ascii="Times New Roman" w:eastAsia="微软雅黑" w:hAnsi="Times New Roman" w:cs="Times New Roman"/>
          <w:sz w:val="22"/>
          <w:szCs w:val="22"/>
        </w:rPr>
        <w:t>回落后，目前在</w:t>
      </w:r>
      <w:r w:rsidRPr="002D6786">
        <w:rPr>
          <w:rFonts w:ascii="Times New Roman" w:eastAsia="微软雅黑" w:hAnsi="Times New Roman" w:cs="Times New Roman"/>
          <w:sz w:val="22"/>
          <w:szCs w:val="22"/>
        </w:rPr>
        <w:t>$250-$270</w:t>
      </w:r>
      <w:r w:rsidRPr="002D6786">
        <w:rPr>
          <w:rFonts w:ascii="Times New Roman" w:eastAsia="微软雅黑" w:hAnsi="Times New Roman" w:cs="Times New Roman"/>
          <w:sz w:val="22"/>
          <w:szCs w:val="22"/>
        </w:rPr>
        <w:t>区间可能存在一定支撑（对应先前突破的平台区域）。若后续跌破</w:t>
      </w:r>
      <w:r w:rsidRPr="002D6786">
        <w:rPr>
          <w:rFonts w:ascii="Times New Roman" w:eastAsia="微软雅黑" w:hAnsi="Times New Roman" w:cs="Times New Roman"/>
          <w:sz w:val="22"/>
          <w:szCs w:val="22"/>
        </w:rPr>
        <w:t>$250</w:t>
      </w:r>
      <w:r w:rsidRPr="002D6786">
        <w:rPr>
          <w:rFonts w:ascii="Times New Roman" w:eastAsia="微软雅黑" w:hAnsi="Times New Roman" w:cs="Times New Roman"/>
          <w:sz w:val="22"/>
          <w:szCs w:val="22"/>
        </w:rPr>
        <w:t>，则警示下行趋势形成，应果断止损离场。相反，若财报后股价强势突破</w:t>
      </w:r>
      <w:r w:rsidRPr="002D6786">
        <w:rPr>
          <w:rFonts w:ascii="Times New Roman" w:eastAsia="微软雅黑" w:hAnsi="Times New Roman" w:cs="Times New Roman"/>
          <w:sz w:val="22"/>
          <w:szCs w:val="22"/>
        </w:rPr>
        <w:t>$418</w:t>
      </w:r>
      <w:r w:rsidRPr="002D6786">
        <w:rPr>
          <w:rFonts w:ascii="Times New Roman" w:eastAsia="微软雅黑" w:hAnsi="Times New Roman" w:cs="Times New Roman"/>
          <w:sz w:val="22"/>
          <w:szCs w:val="22"/>
        </w:rPr>
        <w:t>左右的前期阻力位并放量，可能意味着新一轮上升趋势启动，可顺势少量跟进。但总体短线操作需</w:t>
      </w:r>
      <w:r w:rsidRPr="002D6786">
        <w:rPr>
          <w:rFonts w:ascii="Times New Roman" w:eastAsia="微软雅黑" w:hAnsi="Times New Roman" w:cs="Times New Roman"/>
          <w:b/>
          <w:bCs/>
          <w:sz w:val="22"/>
          <w:szCs w:val="22"/>
        </w:rPr>
        <w:t>严格控制仓位和止损</w:t>
      </w:r>
      <w:r w:rsidRPr="002D6786">
        <w:rPr>
          <w:rFonts w:ascii="Times New Roman" w:eastAsia="微软雅黑" w:hAnsi="Times New Roman" w:cs="Times New Roman"/>
          <w:sz w:val="22"/>
          <w:szCs w:val="22"/>
        </w:rPr>
        <w:t>。我们短期给出的目标价区间为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$350-$370</w:t>
      </w:r>
      <w:r w:rsidRPr="002D6786">
        <w:rPr>
          <w:rFonts w:ascii="Times New Roman" w:eastAsia="微软雅黑" w:hAnsi="Times New Roman" w:cs="Times New Roman"/>
          <w:sz w:val="22"/>
          <w:szCs w:val="22"/>
        </w:rPr>
        <w:t>（在市场情绪好转情况下可能反弹至此区间），同时认为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$250-$270</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是较好的短线观察</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介入区域</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w:t>
      </w:r>
    </w:p>
    <w:p w14:paraId="68A2D788"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中期（</w:t>
      </w:r>
      <w:r w:rsidRPr="002D6786">
        <w:rPr>
          <w:rFonts w:ascii="Times New Roman" w:eastAsia="微软雅黑" w:hAnsi="Times New Roman" w:cs="Times New Roman"/>
          <w:b/>
          <w:bCs/>
          <w:sz w:val="22"/>
          <w:szCs w:val="22"/>
        </w:rPr>
        <w:t>6-12</w:t>
      </w:r>
      <w:r w:rsidRPr="002D6786">
        <w:rPr>
          <w:rFonts w:ascii="Times New Roman" w:eastAsia="微软雅黑" w:hAnsi="Times New Roman" w:cs="Times New Roman"/>
          <w:b/>
          <w:bCs/>
          <w:sz w:val="22"/>
          <w:szCs w:val="22"/>
        </w:rPr>
        <w:t>个月）投资策略：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中期来看，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的股价走势将取决于</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年业绩兑现情况和</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广告市场的发展。若公司在</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年上半年继续保持</w:t>
      </w:r>
      <w:r w:rsidRPr="002D6786">
        <w:rPr>
          <w:rFonts w:ascii="Times New Roman" w:eastAsia="微软雅黑" w:hAnsi="Times New Roman" w:cs="Times New Roman"/>
          <w:sz w:val="22"/>
          <w:szCs w:val="22"/>
        </w:rPr>
        <w:t>20-30%</w:t>
      </w:r>
      <w:r w:rsidRPr="002D6786">
        <w:rPr>
          <w:rFonts w:ascii="Times New Roman" w:eastAsia="微软雅黑" w:hAnsi="Times New Roman" w:cs="Times New Roman"/>
          <w:sz w:val="22"/>
          <w:szCs w:val="22"/>
        </w:rPr>
        <w:t>的营收增长，并成功完成应用业务出售以聚焦主业，则基本面将进一步强化。中期投资者可以在</w:t>
      </w:r>
      <w:r w:rsidRPr="002D6786">
        <w:rPr>
          <w:rFonts w:ascii="Times New Roman" w:eastAsia="微软雅黑" w:hAnsi="Times New Roman" w:cs="Times New Roman"/>
          <w:b/>
          <w:bCs/>
          <w:sz w:val="22"/>
          <w:szCs w:val="22"/>
        </w:rPr>
        <w:t>两种情况下考虑建仓</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 xml:space="preserve">(1) </w:t>
      </w:r>
      <w:r w:rsidRPr="002D6786">
        <w:rPr>
          <w:rFonts w:ascii="Times New Roman" w:eastAsia="微软雅黑" w:hAnsi="Times New Roman" w:cs="Times New Roman"/>
          <w:b/>
          <w:bCs/>
          <w:sz w:val="22"/>
          <w:szCs w:val="22"/>
        </w:rPr>
        <w:t>业绩验证后回调介入：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如果</w:t>
      </w:r>
      <w:r w:rsidRPr="002D6786">
        <w:rPr>
          <w:rFonts w:ascii="Times New Roman" w:eastAsia="微软雅黑" w:hAnsi="Times New Roman" w:cs="Times New Roman"/>
          <w:sz w:val="22"/>
          <w:szCs w:val="22"/>
        </w:rPr>
        <w:t>Q4</w:t>
      </w:r>
      <w:r w:rsidRPr="002D6786">
        <w:rPr>
          <w:rFonts w:ascii="Times New Roman" w:eastAsia="微软雅黑" w:hAnsi="Times New Roman" w:cs="Times New Roman"/>
          <w:sz w:val="22"/>
          <w:szCs w:val="22"/>
        </w:rPr>
        <w:t>或</w:t>
      </w:r>
      <w:r w:rsidRPr="002D6786">
        <w:rPr>
          <w:rFonts w:ascii="Times New Roman" w:eastAsia="微软雅黑" w:hAnsi="Times New Roman" w:cs="Times New Roman"/>
          <w:sz w:val="22"/>
          <w:szCs w:val="22"/>
        </w:rPr>
        <w:t>Q1</w:t>
      </w:r>
      <w:r w:rsidRPr="002D6786">
        <w:rPr>
          <w:rFonts w:ascii="Times New Roman" w:eastAsia="微软雅黑" w:hAnsi="Times New Roman" w:cs="Times New Roman"/>
          <w:sz w:val="22"/>
          <w:szCs w:val="22"/>
        </w:rPr>
        <w:t>财报再度超预期但股价未大涨，反而因短期利好出尽有所回落，此时估值将更具吸引力，可考虑趁市场冷静期逢低买入。</w:t>
      </w:r>
      <w:r w:rsidRPr="002D6786">
        <w:rPr>
          <w:rFonts w:ascii="Times New Roman" w:eastAsia="微软雅黑" w:hAnsi="Times New Roman" w:cs="Times New Roman"/>
          <w:sz w:val="22"/>
          <w:szCs w:val="22"/>
        </w:rPr>
        <w:t xml:space="preserve">(2) </w:t>
      </w:r>
      <w:r w:rsidRPr="002D6786">
        <w:rPr>
          <w:rFonts w:ascii="Times New Roman" w:eastAsia="微软雅黑" w:hAnsi="Times New Roman" w:cs="Times New Roman"/>
          <w:b/>
          <w:bCs/>
          <w:sz w:val="22"/>
          <w:szCs w:val="22"/>
        </w:rPr>
        <w:t>大幅回调带来安全边际：</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如股价在未来波动中跌至</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$270</w:t>
      </w:r>
      <w:r w:rsidRPr="002D6786">
        <w:rPr>
          <w:rFonts w:ascii="Times New Roman" w:eastAsia="微软雅黑" w:hAnsi="Times New Roman" w:cs="Times New Roman"/>
          <w:b/>
          <w:bCs/>
          <w:sz w:val="22"/>
          <w:szCs w:val="22"/>
        </w:rPr>
        <w:t>以下甚至</w:t>
      </w:r>
      <w:r w:rsidRPr="002D6786">
        <w:rPr>
          <w:rFonts w:ascii="Times New Roman" w:eastAsia="微软雅黑" w:hAnsi="Times New Roman" w:cs="Times New Roman"/>
          <w:b/>
          <w:bCs/>
          <w:sz w:val="22"/>
          <w:szCs w:val="22"/>
        </w:rPr>
        <w:t>$250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，对应</w:t>
      </w:r>
      <w:r w:rsidRPr="002D6786">
        <w:rPr>
          <w:rFonts w:ascii="Times New Roman" w:eastAsia="微软雅黑" w:hAnsi="Times New Roman" w:cs="Times New Roman"/>
          <w:sz w:val="22"/>
          <w:szCs w:val="22"/>
        </w:rPr>
        <w:t>2025E P/E</w:t>
      </w:r>
      <w:r w:rsidRPr="002D6786">
        <w:rPr>
          <w:rFonts w:ascii="Times New Roman" w:eastAsia="微软雅黑" w:hAnsi="Times New Roman" w:cs="Times New Roman"/>
          <w:sz w:val="22"/>
          <w:szCs w:val="22"/>
        </w:rPr>
        <w:t>回落到</w:t>
      </w:r>
      <w:r w:rsidRPr="002D6786">
        <w:rPr>
          <w:rFonts w:ascii="Times New Roman" w:eastAsia="微软雅黑" w:hAnsi="Times New Roman" w:cs="Times New Roman"/>
          <w:sz w:val="22"/>
          <w:szCs w:val="22"/>
        </w:rPr>
        <w:t>20</w:t>
      </w:r>
      <w:r w:rsidRPr="002D6786">
        <w:rPr>
          <w:rFonts w:ascii="Times New Roman" w:eastAsia="微软雅黑" w:hAnsi="Times New Roman" w:cs="Times New Roman"/>
          <w:sz w:val="22"/>
          <w:szCs w:val="22"/>
        </w:rPr>
        <w:t>倍出头，那时风险收益比将相当诱人，可分批布局</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。我们对未来</w:t>
      </w:r>
      <w:r w:rsidRPr="002D6786">
        <w:rPr>
          <w:rFonts w:ascii="Times New Roman" w:eastAsia="微软雅黑" w:hAnsi="Times New Roman" w:cs="Times New Roman"/>
          <w:sz w:val="22"/>
          <w:szCs w:val="22"/>
        </w:rPr>
        <w:t>12</w:t>
      </w:r>
      <w:r w:rsidRPr="002D6786">
        <w:rPr>
          <w:rFonts w:ascii="Times New Roman" w:eastAsia="微软雅黑" w:hAnsi="Times New Roman" w:cs="Times New Roman"/>
          <w:sz w:val="22"/>
          <w:szCs w:val="22"/>
        </w:rPr>
        <w:t>个月的目标价预估为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$400</w:t>
      </w:r>
      <w:r w:rsidRPr="002D6786">
        <w:rPr>
          <w:rFonts w:ascii="Times New Roman" w:eastAsia="微软雅黑" w:hAnsi="Times New Roman" w:cs="Times New Roman"/>
          <w:b/>
          <w:bCs/>
          <w:sz w:val="22"/>
          <w:szCs w:val="22"/>
        </w:rPr>
        <w:t>左右</w:t>
      </w:r>
      <w:r w:rsidRPr="002D6786">
        <w:rPr>
          <w:rFonts w:ascii="Times New Roman" w:eastAsia="微软雅黑" w:hAnsi="Times New Roman" w:cs="Times New Roman"/>
          <w:sz w:val="22"/>
          <w:szCs w:val="22"/>
        </w:rPr>
        <w:t>，基于公司</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EPS~$10</w:t>
      </w:r>
      <w:r w:rsidRPr="002D6786">
        <w:rPr>
          <w:rFonts w:ascii="Times New Roman" w:eastAsia="微软雅黑" w:hAnsi="Times New Roman" w:cs="Times New Roman"/>
          <w:sz w:val="22"/>
          <w:szCs w:val="22"/>
        </w:rPr>
        <w:t>、给予市场对</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成长股的适当溢价。如果在这段期间市场环境转好（例如宏观利好、</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题材回暖），不排除股价重新挑战前高。但中期仍需警惕竞争格局变化及内部人士减持等信号。投资者应持续跟踪</w:t>
      </w:r>
      <w:r w:rsidRPr="002D6786">
        <w:rPr>
          <w:rFonts w:ascii="Times New Roman" w:eastAsia="微软雅黑" w:hAnsi="Times New Roman" w:cs="Times New Roman"/>
          <w:b/>
          <w:bCs/>
          <w:sz w:val="22"/>
          <w:szCs w:val="22"/>
        </w:rPr>
        <w:t>关键催化剂</w:t>
      </w:r>
      <w:r w:rsidRPr="002D6786">
        <w:rPr>
          <w:rFonts w:ascii="Times New Roman" w:eastAsia="微软雅黑" w:hAnsi="Times New Roman" w:cs="Times New Roman"/>
          <w:sz w:val="22"/>
          <w:szCs w:val="22"/>
        </w:rPr>
        <w:t>：如</w:t>
      </w:r>
      <w:r w:rsidRPr="002D6786">
        <w:rPr>
          <w:rFonts w:ascii="Times New Roman" w:eastAsia="微软雅黑" w:hAnsi="Times New Roman" w:cs="Times New Roman"/>
          <w:sz w:val="22"/>
          <w:szCs w:val="22"/>
        </w:rPr>
        <w:t>2025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Q1/Q2</w:t>
      </w:r>
      <w:r w:rsidRPr="002D6786">
        <w:rPr>
          <w:rFonts w:ascii="Times New Roman" w:eastAsia="微软雅黑" w:hAnsi="Times New Roman" w:cs="Times New Roman"/>
          <w:sz w:val="22"/>
          <w:szCs w:val="22"/>
        </w:rPr>
        <w:t>业绩、</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进</w:t>
      </w:r>
      <w:r w:rsidRPr="002D6786">
        <w:rPr>
          <w:rFonts w:ascii="Times New Roman" w:eastAsia="微软雅黑" w:hAnsi="Times New Roman" w:cs="Times New Roman"/>
          <w:sz w:val="22"/>
          <w:szCs w:val="22"/>
        </w:rPr>
        <w:lastRenderedPageBreak/>
        <w:t>军新领域的进展、机构持仓和评级变动等</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，这些因素的动态将影响中期判断。</w:t>
      </w:r>
    </w:p>
    <w:p w14:paraId="4A33670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长期（</w:t>
      </w:r>
      <w:r w:rsidRPr="002D6786">
        <w:rPr>
          <w:rFonts w:ascii="Times New Roman" w:eastAsia="微软雅黑" w:hAnsi="Times New Roman" w:cs="Times New Roman"/>
          <w:b/>
          <w:bCs/>
          <w:sz w:val="22"/>
          <w:szCs w:val="22"/>
        </w:rPr>
        <w:t>3-5</w:t>
      </w:r>
      <w:r w:rsidRPr="002D6786">
        <w:rPr>
          <w:rFonts w:ascii="Times New Roman" w:eastAsia="微软雅黑" w:hAnsi="Times New Roman" w:cs="Times New Roman"/>
          <w:b/>
          <w:bCs/>
          <w:sz w:val="22"/>
          <w:szCs w:val="22"/>
        </w:rPr>
        <w:t>年）投资策略：</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从长期视角看，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具备成为数字广告领域</w:t>
      </w:r>
      <w:r w:rsidRPr="002D6786">
        <w:rPr>
          <w:rFonts w:ascii="Times New Roman" w:eastAsia="微软雅黑" w:hAnsi="Times New Roman" w:cs="Times New Roman"/>
          <w:b/>
          <w:bCs/>
          <w:sz w:val="22"/>
          <w:szCs w:val="22"/>
        </w:rPr>
        <w:t>平台型龙头</w:t>
      </w:r>
      <w:r w:rsidRPr="002D6786">
        <w:rPr>
          <w:rFonts w:ascii="Times New Roman" w:eastAsia="微软雅黑" w:hAnsi="Times New Roman" w:cs="Times New Roman"/>
          <w:sz w:val="22"/>
          <w:szCs w:val="22"/>
        </w:rPr>
        <w:t>的潜力，但也面临典型成长股的不确定性。对于风险承受能力高且看好</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广告前景的长期投资者，可以将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纳入投资组合的增长板块，采取</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逢低长期持有</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策略。基于</w:t>
      </w:r>
      <w:r w:rsidRPr="002D6786">
        <w:rPr>
          <w:rFonts w:ascii="Times New Roman" w:eastAsia="微软雅黑" w:hAnsi="Times New Roman" w:cs="Times New Roman"/>
          <w:sz w:val="22"/>
          <w:szCs w:val="22"/>
        </w:rPr>
        <w:t>DCF</w:t>
      </w:r>
      <w:r w:rsidRPr="002D6786">
        <w:rPr>
          <w:rFonts w:ascii="Times New Roman" w:eastAsia="微软雅黑" w:hAnsi="Times New Roman" w:cs="Times New Roman"/>
          <w:sz w:val="22"/>
          <w:szCs w:val="22"/>
        </w:rPr>
        <w:t>分析，我们认为在</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$290</w:t>
      </w:r>
      <w:r w:rsidRPr="002D6786">
        <w:rPr>
          <w:rFonts w:ascii="Times New Roman" w:eastAsia="微软雅黑" w:hAnsi="Times New Roman" w:cs="Times New Roman"/>
          <w:b/>
          <w:bCs/>
          <w:sz w:val="22"/>
          <w:szCs w:val="22"/>
        </w:rPr>
        <w:t>以下</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的价位介入，可获得较好的长期回报空间</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。长期投资逻辑主要取决于几个因素：</w:t>
      </w:r>
      <w:r w:rsidRPr="002D6786">
        <w:rPr>
          <w:rFonts w:ascii="Times New Roman" w:eastAsia="微软雅黑" w:hAnsi="Times New Roman" w:cs="Times New Roman"/>
          <w:sz w:val="22"/>
          <w:szCs w:val="22"/>
        </w:rPr>
        <w:t xml:space="preserve">(1) </w:t>
      </w:r>
      <w:r w:rsidRPr="002D6786">
        <w:rPr>
          <w:rFonts w:ascii="Times New Roman" w:eastAsia="微软雅黑" w:hAnsi="Times New Roman" w:cs="Times New Roman"/>
          <w:b/>
          <w:bCs/>
          <w:sz w:val="22"/>
          <w:szCs w:val="22"/>
        </w:rPr>
        <w:t>AXON AI</w:t>
      </w:r>
      <w:r w:rsidRPr="002D6786">
        <w:rPr>
          <w:rFonts w:ascii="Times New Roman" w:eastAsia="微软雅黑" w:hAnsi="Times New Roman" w:cs="Times New Roman"/>
          <w:b/>
          <w:bCs/>
          <w:sz w:val="22"/>
          <w:szCs w:val="22"/>
        </w:rPr>
        <w:t>的持续领先</w:t>
      </w:r>
      <w:r w:rsidRPr="002D6786">
        <w:rPr>
          <w:rFonts w:ascii="Times New Roman" w:eastAsia="微软雅黑" w:hAnsi="Times New Roman" w:cs="Times New Roman"/>
          <w:sz w:val="22"/>
          <w:szCs w:val="22"/>
        </w:rPr>
        <w:t>：如果</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能持续保持其</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模型在广告变现效率上的行业领先地位，并不断拓展</w:t>
      </w:r>
      <w:r w:rsidRPr="002D6786">
        <w:rPr>
          <w:rFonts w:ascii="Times New Roman" w:eastAsia="微软雅黑" w:hAnsi="Times New Roman" w:cs="Times New Roman"/>
          <w:sz w:val="22"/>
          <w:szCs w:val="22"/>
        </w:rPr>
        <w:t>AXON</w:t>
      </w:r>
      <w:r w:rsidRPr="002D6786">
        <w:rPr>
          <w:rFonts w:ascii="Times New Roman" w:eastAsia="微软雅黑" w:hAnsi="Times New Roman" w:cs="Times New Roman"/>
          <w:sz w:val="22"/>
          <w:szCs w:val="22"/>
        </w:rPr>
        <w:t>应用场景（例如进军电商广告、流媒体广告等新市场</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），那么公司有望保持</w:t>
      </w:r>
      <w:r w:rsidRPr="002D6786">
        <w:rPr>
          <w:rFonts w:ascii="Times New Roman" w:eastAsia="微软雅黑" w:hAnsi="Times New Roman" w:cs="Times New Roman"/>
          <w:sz w:val="22"/>
          <w:szCs w:val="22"/>
        </w:rPr>
        <w:t>20%</w:t>
      </w:r>
      <w:r w:rsidRPr="002D6786">
        <w:rPr>
          <w:rFonts w:ascii="Times New Roman" w:eastAsia="微软雅黑" w:hAnsi="Times New Roman" w:cs="Times New Roman"/>
          <w:sz w:val="22"/>
          <w:szCs w:val="22"/>
        </w:rPr>
        <w:t>以上的年复合增长率，股价也将随业绩水涨船高。</w:t>
      </w:r>
      <w:r w:rsidRPr="002D6786">
        <w:rPr>
          <w:rFonts w:ascii="Times New Roman" w:eastAsia="微软雅黑" w:hAnsi="Times New Roman" w:cs="Times New Roman"/>
          <w:sz w:val="22"/>
          <w:szCs w:val="22"/>
        </w:rPr>
        <w:t xml:space="preserve">(2) </w:t>
      </w:r>
      <w:r w:rsidRPr="002D6786">
        <w:rPr>
          <w:rFonts w:ascii="Times New Roman" w:eastAsia="微软雅黑" w:hAnsi="Times New Roman" w:cs="Times New Roman"/>
          <w:b/>
          <w:bCs/>
          <w:sz w:val="22"/>
          <w:szCs w:val="22"/>
        </w:rPr>
        <w:t>整体广告市场的蛋糕变大</w:t>
      </w:r>
      <w:r w:rsidRPr="002D6786">
        <w:rPr>
          <w:rFonts w:ascii="Times New Roman" w:eastAsia="微软雅黑" w:hAnsi="Times New Roman" w:cs="Times New Roman"/>
          <w:sz w:val="22"/>
          <w:szCs w:val="22"/>
        </w:rPr>
        <w:t>：未来数字广告行业仍有扩容空间，特别是移动端和程序化购买增长，如果大环境每年保持两位数增长，</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作为主要玩家自然受益。</w:t>
      </w:r>
      <w:r w:rsidRPr="002D6786">
        <w:rPr>
          <w:rFonts w:ascii="Times New Roman" w:eastAsia="微软雅黑" w:hAnsi="Times New Roman" w:cs="Times New Roman"/>
          <w:sz w:val="22"/>
          <w:szCs w:val="22"/>
        </w:rPr>
        <w:t xml:space="preserve">(3) </w:t>
      </w:r>
      <w:r w:rsidRPr="002D6786">
        <w:rPr>
          <w:rFonts w:ascii="Times New Roman" w:eastAsia="微软雅黑" w:hAnsi="Times New Roman" w:cs="Times New Roman"/>
          <w:b/>
          <w:bCs/>
          <w:sz w:val="22"/>
          <w:szCs w:val="22"/>
        </w:rPr>
        <w:t>护城河与并购</w:t>
      </w:r>
      <w:r w:rsidRPr="002D6786">
        <w:rPr>
          <w:rFonts w:ascii="Times New Roman" w:eastAsia="微软雅黑" w:hAnsi="Times New Roman" w:cs="Times New Roman"/>
          <w:sz w:val="22"/>
          <w:szCs w:val="22"/>
        </w:rPr>
        <w:t>：公司需在长期巩固自身护城河，可以通过技术研发和战略并购保持竞争优势。例如未来收购一些数据分析或</w:t>
      </w:r>
      <w:r w:rsidRPr="002D6786">
        <w:rPr>
          <w:rFonts w:ascii="Times New Roman" w:eastAsia="微软雅黑" w:hAnsi="Times New Roman" w:cs="Times New Roman"/>
          <w:sz w:val="22"/>
          <w:szCs w:val="22"/>
        </w:rPr>
        <w:t>DSP</w:t>
      </w:r>
      <w:r w:rsidRPr="002D6786">
        <w:rPr>
          <w:rFonts w:ascii="Times New Roman" w:eastAsia="微软雅黑" w:hAnsi="Times New Roman" w:cs="Times New Roman"/>
          <w:sz w:val="22"/>
          <w:szCs w:val="22"/>
        </w:rPr>
        <w:t>初创企业，完善产品矩阵</w:t>
      </w:r>
      <w:r w:rsidRPr="002D6786">
        <w:rPr>
          <w:rFonts w:ascii="Times New Roman" w:eastAsia="微软雅黑" w:hAnsi="Times New Roman" w:cs="Times New Roman"/>
          <w:sz w:val="22"/>
          <w:szCs w:val="22"/>
        </w:rPr>
        <w:t xml:space="preserve"> (</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。长期看涨的前提是公司管理层执行力过硬，一如既往地在正确的时间做出正确决策。我们预计在乐观情况下，未来</w:t>
      </w:r>
      <w:r w:rsidRPr="002D6786">
        <w:rPr>
          <w:rFonts w:ascii="Times New Roman" w:eastAsia="微软雅黑" w:hAnsi="Times New Roman" w:cs="Times New Roman"/>
          <w:sz w:val="22"/>
          <w:szCs w:val="22"/>
        </w:rPr>
        <w:t>3-5</w:t>
      </w:r>
      <w:r w:rsidRPr="002D6786">
        <w:rPr>
          <w:rFonts w:ascii="Times New Roman" w:eastAsia="微软雅黑" w:hAnsi="Times New Roman" w:cs="Times New Roman"/>
          <w:sz w:val="22"/>
          <w:szCs w:val="22"/>
        </w:rPr>
        <w:t>年</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可能实现盈利翻倍、自由现金流大增，那么股价也许有机会较目前水平再翻一倍有余；但投资者也必须准备好应对成长股常见的</w:t>
      </w:r>
      <w:r w:rsidRPr="002D6786">
        <w:rPr>
          <w:rFonts w:ascii="Times New Roman" w:eastAsia="微软雅黑" w:hAnsi="Times New Roman" w:cs="Times New Roman"/>
          <w:b/>
          <w:bCs/>
          <w:sz w:val="22"/>
          <w:szCs w:val="22"/>
        </w:rPr>
        <w:t>高波动</w:t>
      </w:r>
      <w:r w:rsidRPr="002D6786">
        <w:rPr>
          <w:rFonts w:ascii="Times New Roman" w:eastAsia="微软雅黑" w:hAnsi="Times New Roman" w:cs="Times New Roman"/>
          <w:sz w:val="22"/>
          <w:szCs w:val="22"/>
        </w:rPr>
        <w:t>和漫长回报周期，期间伴随的回撤考验持股信心。因此，长期投资需根据自己风险偏好，做好</w:t>
      </w:r>
      <w:r w:rsidRPr="002D6786">
        <w:rPr>
          <w:rFonts w:ascii="Times New Roman" w:eastAsia="微软雅黑" w:hAnsi="Times New Roman" w:cs="Times New Roman"/>
          <w:b/>
          <w:bCs/>
          <w:sz w:val="22"/>
          <w:szCs w:val="22"/>
        </w:rPr>
        <w:t>定期评估和止盈</w:t>
      </w:r>
      <w:r w:rsidRPr="002D6786">
        <w:rPr>
          <w:rFonts w:ascii="Times New Roman" w:eastAsia="微软雅黑" w:hAnsi="Times New Roman" w:cs="Times New Roman"/>
          <w:sz w:val="22"/>
          <w:szCs w:val="22"/>
        </w:rPr>
        <w:t>的计划，当股价显著超出价值中枢或基本面恶化时及时调整仓位。</w:t>
      </w:r>
    </w:p>
    <w:p w14:paraId="31046397"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风险对冲与仓位管理：</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针对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的投资，我们建议投资者在执行策略时配套一定的风险对冲措施：</w:t>
      </w:r>
    </w:p>
    <w:p w14:paraId="106D6EDA"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分散投资</w:t>
      </w:r>
      <w:r w:rsidRPr="002D6786">
        <w:rPr>
          <w:rFonts w:ascii="Times New Roman" w:eastAsia="微软雅黑" w:hAnsi="Times New Roman" w:cs="Times New Roman"/>
          <w:sz w:val="22"/>
          <w:szCs w:val="22"/>
        </w:rPr>
        <w:t>：不要将仓位过度集中于一只高波动成长股，可将</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作为组合的一部分，搭配一些防御性资产，以降低组合波动。</w:t>
      </w:r>
    </w:p>
    <w:p w14:paraId="51425040"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分批建仓</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了结</w:t>
      </w:r>
      <w:r w:rsidRPr="002D6786">
        <w:rPr>
          <w:rFonts w:ascii="Times New Roman" w:eastAsia="微软雅黑" w:hAnsi="Times New Roman" w:cs="Times New Roman"/>
          <w:sz w:val="22"/>
          <w:szCs w:val="22"/>
        </w:rPr>
        <w:t>：采用金字塔式分批买入卖出策略。在股价接近支撑位时分批买进，而在接近估值上限或重大利好兑现时分批卖出，避免一次性押注。</w:t>
      </w:r>
    </w:p>
    <w:p w14:paraId="780D83C9"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lastRenderedPageBreak/>
        <w:t>衍生品对冲</w:t>
      </w:r>
      <w:r w:rsidRPr="002D6786">
        <w:rPr>
          <w:rFonts w:ascii="Times New Roman" w:eastAsia="微软雅黑" w:hAnsi="Times New Roman" w:cs="Times New Roman"/>
          <w:sz w:val="22"/>
          <w:szCs w:val="22"/>
        </w:rPr>
        <w:t>：对于已经持有大额现货头寸的，可以利用期权策略对冲风险。例如在财报前买入适量看跌期权（</w:t>
      </w:r>
      <w:r w:rsidRPr="002D6786">
        <w:rPr>
          <w:rFonts w:ascii="Times New Roman" w:eastAsia="微软雅黑" w:hAnsi="Times New Roman" w:cs="Times New Roman"/>
          <w:sz w:val="22"/>
          <w:szCs w:val="22"/>
        </w:rPr>
        <w:t>PUT</w:t>
      </w:r>
      <w:r w:rsidRPr="002D6786">
        <w:rPr>
          <w:rFonts w:ascii="Times New Roman" w:eastAsia="微软雅黑" w:hAnsi="Times New Roman" w:cs="Times New Roman"/>
          <w:sz w:val="22"/>
          <w:szCs w:val="22"/>
        </w:rPr>
        <w:t>）作为保险，或卖出部分虚值看涨期权（</w:t>
      </w:r>
      <w:r w:rsidRPr="002D6786">
        <w:rPr>
          <w:rFonts w:ascii="Times New Roman" w:eastAsia="微软雅黑" w:hAnsi="Times New Roman" w:cs="Times New Roman"/>
          <w:sz w:val="22"/>
          <w:szCs w:val="22"/>
        </w:rPr>
        <w:t>CALL</w:t>
      </w:r>
      <w:r w:rsidRPr="002D6786">
        <w:rPr>
          <w:rFonts w:ascii="Times New Roman" w:eastAsia="微软雅黑" w:hAnsi="Times New Roman" w:cs="Times New Roman"/>
          <w:sz w:val="22"/>
          <w:szCs w:val="22"/>
        </w:rPr>
        <w:t>）获取权利金降低持仓成本等（需注意期权操作的风险和专业性）。</w:t>
      </w:r>
    </w:p>
    <w:p w14:paraId="39859C5F" w14:textId="77777777" w:rsidR="002D6786" w:rsidRPr="002D6786" w:rsidRDefault="002D6786">
      <w:pPr>
        <w:numPr>
          <w:ilvl w:val="0"/>
          <w:numId w:val="129"/>
        </w:numPr>
        <w:rPr>
          <w:rFonts w:ascii="Times New Roman" w:eastAsia="微软雅黑" w:hAnsi="Times New Roman" w:cs="Times New Roman"/>
          <w:sz w:val="22"/>
          <w:szCs w:val="22"/>
        </w:rPr>
      </w:pPr>
      <w:r w:rsidRPr="002D6786">
        <w:rPr>
          <w:rFonts w:ascii="Times New Roman" w:eastAsia="微软雅黑" w:hAnsi="Times New Roman" w:cs="Times New Roman"/>
          <w:b/>
          <w:bCs/>
          <w:sz w:val="22"/>
          <w:szCs w:val="22"/>
        </w:rPr>
        <w:t>跟踪止损</w:t>
      </w:r>
      <w:r w:rsidRPr="002D6786">
        <w:rPr>
          <w:rFonts w:ascii="Times New Roman" w:eastAsia="微软雅黑" w:hAnsi="Times New Roman" w:cs="Times New Roman"/>
          <w:sz w:val="22"/>
          <w:szCs w:val="22"/>
        </w:rPr>
        <w:t>：设置合理的止损点位并严格执行。如果核心假设被证伪（如增长断崖下跌），应当果断止损离场，以小亏保住资金实力。</w:t>
      </w:r>
    </w:p>
    <w:p w14:paraId="55CCC725"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总而言之，投资</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需要在激进与稳健间取得平衡</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既要抓住</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浪潮中的高成长机会，也要做好风控，确保在不利情境下能够全身而退。</w:t>
      </w:r>
    </w:p>
    <w:p w14:paraId="2C00C018" w14:textId="77777777" w:rsidR="002D6786" w:rsidRPr="002D6786" w:rsidRDefault="002D6786" w:rsidP="002D6786">
      <w:pPr>
        <w:rPr>
          <w:rFonts w:ascii="Times New Roman" w:eastAsia="微软雅黑" w:hAnsi="Times New Roman" w:cs="Times New Roman"/>
          <w:b/>
          <w:bCs/>
          <w:sz w:val="22"/>
          <w:szCs w:val="22"/>
        </w:rPr>
      </w:pPr>
      <w:r w:rsidRPr="002D6786">
        <w:rPr>
          <w:rFonts w:ascii="Times New Roman" w:eastAsia="微软雅黑" w:hAnsi="Times New Roman" w:cs="Times New Roman"/>
          <w:b/>
          <w:bCs/>
          <w:sz w:val="22"/>
          <w:szCs w:val="22"/>
        </w:rPr>
        <w:t xml:space="preserve">10. </w:t>
      </w:r>
      <w:r w:rsidRPr="002D6786">
        <w:rPr>
          <w:rFonts w:ascii="Times New Roman" w:eastAsia="微软雅黑" w:hAnsi="Times New Roman" w:cs="Times New Roman"/>
          <w:b/>
          <w:bCs/>
          <w:sz w:val="22"/>
          <w:szCs w:val="22"/>
        </w:rPr>
        <w:t>结论</w:t>
      </w:r>
    </w:p>
    <w:p w14:paraId="33D6108B"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作为移动广告与人工智能融合的明星公司，近年的高速成长和股价表现令人瞩目。公司成功转型为</w:t>
      </w:r>
      <w:r w:rsidRPr="002D6786">
        <w:rPr>
          <w:rFonts w:ascii="Times New Roman" w:eastAsia="微软雅黑" w:hAnsi="Times New Roman" w:cs="Times New Roman"/>
          <w:b/>
          <w:bCs/>
          <w:sz w:val="22"/>
          <w:szCs w:val="22"/>
        </w:rPr>
        <w:t>高利润的软件平台</w:t>
      </w:r>
      <w:r w:rsidRPr="002D6786">
        <w:rPr>
          <w:rFonts w:ascii="Times New Roman" w:eastAsia="微软雅黑" w:hAnsi="Times New Roman" w:cs="Times New Roman"/>
          <w:sz w:val="22"/>
          <w:szCs w:val="22"/>
        </w:rPr>
        <w:t>业务，</w:t>
      </w:r>
      <w:r w:rsidRPr="002D6786">
        <w:rPr>
          <w:rFonts w:ascii="Times New Roman" w:eastAsia="微软雅黑" w:hAnsi="Times New Roman" w:cs="Times New Roman"/>
          <w:sz w:val="22"/>
          <w:szCs w:val="22"/>
        </w:rPr>
        <w:t>AXON AI</w:t>
      </w:r>
      <w:r w:rsidRPr="002D6786">
        <w:rPr>
          <w:rFonts w:ascii="Times New Roman" w:eastAsia="微软雅黑" w:hAnsi="Times New Roman" w:cs="Times New Roman"/>
          <w:sz w:val="22"/>
          <w:szCs w:val="22"/>
        </w:rPr>
        <w:t>引擎赋能下业绩大幅超越同行，市场地位稳固。机构投资者的青睐和行业趋势的红利为其创造了巨大的上升空间。然而，</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高增长伴随高估值，高回报伴随高波动</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目前股价已经充分反映乐观预期，投资者在享受其上涨潜力的同时，必须对各种风险保持敬畏。我们的分析表明，</w:t>
      </w:r>
      <w:r w:rsidRPr="002D6786">
        <w:rPr>
          <w:rFonts w:ascii="Times New Roman" w:eastAsia="微软雅黑" w:hAnsi="Times New Roman" w:cs="Times New Roman"/>
          <w:sz w:val="22"/>
          <w:szCs w:val="22"/>
        </w:rPr>
        <w:t xml:space="preserve">AppLovin </w:t>
      </w:r>
      <w:r w:rsidRPr="002D6786">
        <w:rPr>
          <w:rFonts w:ascii="Times New Roman" w:eastAsia="微软雅黑" w:hAnsi="Times New Roman" w:cs="Times New Roman"/>
          <w:b/>
          <w:bCs/>
          <w:sz w:val="22"/>
          <w:szCs w:val="22"/>
        </w:rPr>
        <w:t>长期基本面依然向好</w:t>
      </w:r>
      <w:r w:rsidRPr="002D6786">
        <w:rPr>
          <w:rFonts w:ascii="Times New Roman" w:eastAsia="微软雅黑" w:hAnsi="Times New Roman" w:cs="Times New Roman"/>
          <w:sz w:val="22"/>
          <w:szCs w:val="22"/>
        </w:rPr>
        <w:t>：</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驱动的广告变现有望持续拓展，公司剥离低效资产后将更聚焦主业，财务状况健康且现金流充裕，具备长期价值创造能力。但</w:t>
      </w:r>
      <w:r w:rsidRPr="002D6786">
        <w:rPr>
          <w:rFonts w:ascii="Times New Roman" w:eastAsia="微软雅黑" w:hAnsi="Times New Roman" w:cs="Times New Roman"/>
          <w:b/>
          <w:bCs/>
          <w:sz w:val="22"/>
          <w:szCs w:val="22"/>
        </w:rPr>
        <w:t>短期回报可能有限</w:t>
      </w:r>
      <w:r w:rsidRPr="002D6786">
        <w:rPr>
          <w:rFonts w:ascii="Times New Roman" w:eastAsia="微软雅黑" w:hAnsi="Times New Roman" w:cs="Times New Roman"/>
          <w:sz w:val="22"/>
          <w:szCs w:val="22"/>
        </w:rPr>
        <w:t>：在估值消化和市场情绪重新平衡的过程中，股价可能呈现区间震荡甚至出现一定幅度调整。</w:t>
      </w:r>
    </w:p>
    <w:p w14:paraId="36456456"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基于上述研判，我们对</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给出</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b/>
          <w:bCs/>
          <w:sz w:val="22"/>
          <w:szCs w:val="22"/>
        </w:rPr>
        <w:t>谨慎观望，逢低布局</w:t>
      </w:r>
      <w:r w:rsidRPr="002D6786">
        <w:rPr>
          <w:rFonts w:ascii="Times New Roman" w:eastAsia="微软雅黑" w:hAnsi="Times New Roman" w:cs="Times New Roman"/>
          <w:b/>
          <w:bCs/>
          <w:sz w:val="22"/>
          <w:szCs w:val="22"/>
        </w:rPr>
        <w:t>”</w:t>
      </w:r>
      <w:r w:rsidRPr="002D6786">
        <w:rPr>
          <w:rFonts w:ascii="Times New Roman" w:eastAsia="微软雅黑" w:hAnsi="Times New Roman" w:cs="Times New Roman"/>
          <w:sz w:val="22"/>
          <w:szCs w:val="22"/>
        </w:rPr>
        <w:t xml:space="preserve"> </w:t>
      </w:r>
      <w:r w:rsidRPr="002D6786">
        <w:rPr>
          <w:rFonts w:ascii="Times New Roman" w:eastAsia="微软雅黑" w:hAnsi="Times New Roman" w:cs="Times New Roman"/>
          <w:sz w:val="22"/>
          <w:szCs w:val="22"/>
        </w:rPr>
        <w:t>的投资建议。对于激进投资者，可在股价跌入合理估值区间时逐步买入，耐心持有以期分享未来几年业绩增长带来的收益；对于保守投资者，当前可以先观望，等待确认公司增长轨迹无虞且估值更有吸引力时再考虑介入。总之，</w:t>
      </w:r>
      <w:r w:rsidRPr="002D6786">
        <w:rPr>
          <w:rFonts w:ascii="Times New Roman" w:eastAsia="微软雅黑" w:hAnsi="Times New Roman" w:cs="Times New Roman"/>
          <w:sz w:val="22"/>
          <w:szCs w:val="22"/>
        </w:rPr>
        <w:t>AppLovin</w:t>
      </w:r>
      <w:r w:rsidRPr="002D6786">
        <w:rPr>
          <w:rFonts w:ascii="Times New Roman" w:eastAsia="微软雅黑" w:hAnsi="Times New Roman" w:cs="Times New Roman"/>
          <w:sz w:val="22"/>
          <w:szCs w:val="22"/>
        </w:rPr>
        <w:t>代表了数字广告领域的创新方向，值得中长期关注。但在操作层面需讲究策略、控制风险，以实现</w:t>
      </w:r>
      <w:r w:rsidRPr="002D6786">
        <w:rPr>
          <w:rFonts w:ascii="Times New Roman" w:eastAsia="微软雅黑" w:hAnsi="Times New Roman" w:cs="Times New Roman"/>
          <w:b/>
          <w:bCs/>
          <w:sz w:val="22"/>
          <w:szCs w:val="22"/>
        </w:rPr>
        <w:t>风险调整后的最佳回报</w:t>
      </w:r>
      <w:r w:rsidRPr="002D6786">
        <w:rPr>
          <w:rFonts w:ascii="Times New Roman" w:eastAsia="微软雅黑" w:hAnsi="Times New Roman" w:cs="Times New Roman"/>
          <w:sz w:val="22"/>
          <w:szCs w:val="22"/>
        </w:rPr>
        <w:t>。我们建议投资者保持对公司后续财报、行业动态和政策环境的关注，根据新的信息不断更新投资判断。在风起云涌的</w:t>
      </w:r>
      <w:r w:rsidRPr="002D6786">
        <w:rPr>
          <w:rFonts w:ascii="Times New Roman" w:eastAsia="微软雅黑" w:hAnsi="Times New Roman" w:cs="Times New Roman"/>
          <w:sz w:val="22"/>
          <w:szCs w:val="22"/>
        </w:rPr>
        <w:t>AI</w:t>
      </w:r>
      <w:r w:rsidRPr="002D6786">
        <w:rPr>
          <w:rFonts w:ascii="Times New Roman" w:eastAsia="微软雅黑" w:hAnsi="Times New Roman" w:cs="Times New Roman"/>
          <w:sz w:val="22"/>
          <w:szCs w:val="22"/>
        </w:rPr>
        <w:t>变现浪潮中，把握机遇的同时亦要居安思危，方能最终在投资中立于不败之地。</w:t>
      </w:r>
    </w:p>
    <w:p w14:paraId="1F2707CB" w14:textId="77777777" w:rsidR="002D6786" w:rsidRPr="002D6786" w:rsidRDefault="002D6786" w:rsidP="002D6786">
      <w:pPr>
        <w:rPr>
          <w:rFonts w:ascii="Times New Roman" w:eastAsia="微软雅黑" w:hAnsi="Times New Roman" w:cs="Times New Roman"/>
          <w:sz w:val="22"/>
          <w:szCs w:val="22"/>
        </w:rPr>
      </w:pPr>
      <w:r w:rsidRPr="002D6786">
        <w:rPr>
          <w:rFonts w:ascii="Times New Roman" w:eastAsia="微软雅黑" w:hAnsi="Times New Roman" w:cs="Times New Roman"/>
          <w:sz w:val="22"/>
          <w:szCs w:val="22"/>
        </w:rPr>
        <w:t>(</w:t>
      </w:r>
      <w:hyperlink w:history="1">
        <w:r w:rsidRPr="002D6786">
          <w:rPr>
            <w:rStyle w:val="af0"/>
            <w:rFonts w:ascii="Times New Roman" w:eastAsia="微软雅黑" w:hAnsi="Times New Roman" w:cs="Times New Roman"/>
            <w:sz w:val="22"/>
            <w:szCs w:val="22"/>
          </w:rPr>
          <w:t>美股投资实操手册</w:t>
        </w:r>
        <w:r w:rsidRPr="002D6786">
          <w:rPr>
            <w:rStyle w:val="af0"/>
            <w:rFonts w:ascii="Times New Roman" w:eastAsia="微软雅黑" w:hAnsi="Times New Roman" w:cs="Times New Roman"/>
            <w:sz w:val="22"/>
            <w:szCs w:val="22"/>
          </w:rPr>
          <w:t>II _02062025.docx</w:t>
        </w:r>
      </w:hyperlink>
      <w:r w:rsidRPr="002D6786">
        <w:rPr>
          <w:rFonts w:ascii="Times New Roman" w:eastAsia="微软雅黑" w:hAnsi="Times New Roman" w:cs="Times New Roman"/>
          <w:sz w:val="22"/>
          <w:szCs w:val="22"/>
        </w:rPr>
        <w:t>)</w:t>
      </w:r>
    </w:p>
    <w:p w14:paraId="07B43C28" w14:textId="77777777" w:rsidR="002D6786" w:rsidRPr="00CB4AAC" w:rsidRDefault="002D6786" w:rsidP="002D6786">
      <w:pPr>
        <w:rPr>
          <w:rFonts w:ascii="Times New Roman" w:eastAsia="微软雅黑" w:hAnsi="Times New Roman" w:cs="Times New Roman"/>
          <w:sz w:val="22"/>
          <w:szCs w:val="22"/>
        </w:rPr>
      </w:pPr>
    </w:p>
    <w:p w14:paraId="0053CC20" w14:textId="77777777" w:rsidR="00180966" w:rsidRDefault="00180966" w:rsidP="00CB4AAC">
      <w:pPr>
        <w:rPr>
          <w:rFonts w:ascii="Times New Roman" w:eastAsia="微软雅黑" w:hAnsi="Times New Roman" w:cs="Times New Roman"/>
          <w:sz w:val="22"/>
          <w:szCs w:val="22"/>
        </w:rPr>
      </w:pPr>
    </w:p>
    <w:p w14:paraId="1A8F1149" w14:textId="77777777" w:rsidR="00C1019B" w:rsidRDefault="00C1019B" w:rsidP="00CB4AAC">
      <w:pPr>
        <w:rPr>
          <w:rFonts w:ascii="Times New Roman" w:eastAsia="微软雅黑" w:hAnsi="Times New Roman" w:cs="Times New Roman"/>
          <w:sz w:val="22"/>
          <w:szCs w:val="22"/>
        </w:rPr>
      </w:pPr>
    </w:p>
    <w:p w14:paraId="4D4B1437" w14:textId="141415E0" w:rsidR="00C1019B" w:rsidRPr="00414082" w:rsidRDefault="00C1019B" w:rsidP="00C1019B">
      <w:pPr>
        <w:pStyle w:val="1"/>
        <w:rPr>
          <w:rFonts w:ascii="Times New Roman" w:eastAsia="微软雅黑" w:hAnsi="Times New Roman" w:cs="Times New Roman"/>
          <w:b/>
          <w:bCs/>
          <w:sz w:val="22"/>
          <w:szCs w:val="22"/>
        </w:rPr>
      </w:pPr>
      <w:bookmarkStart w:id="17" w:name="_Toc197077224"/>
      <w:r w:rsidRPr="00414082">
        <w:rPr>
          <w:rFonts w:ascii="Times New Roman" w:eastAsia="微软雅黑" w:hAnsi="Times New Roman" w:cs="Times New Roman"/>
          <w:b/>
          <w:bCs/>
          <w:sz w:val="22"/>
          <w:szCs w:val="22"/>
        </w:rPr>
        <w:lastRenderedPageBreak/>
        <w:t>第</w:t>
      </w:r>
      <w:r>
        <w:rPr>
          <w:rFonts w:ascii="Times New Roman" w:eastAsia="微软雅黑" w:hAnsi="Times New Roman" w:cs="Times New Roman" w:hint="eastAsia"/>
          <w:b/>
          <w:bCs/>
          <w:sz w:val="22"/>
          <w:szCs w:val="22"/>
        </w:rPr>
        <w:t>二</w:t>
      </w:r>
      <w:r w:rsidRPr="00414082">
        <w:rPr>
          <w:rFonts w:ascii="Times New Roman" w:eastAsia="微软雅黑" w:hAnsi="Times New Roman" w:cs="Times New Roman"/>
          <w:b/>
          <w:bCs/>
          <w:sz w:val="22"/>
          <w:szCs w:val="22"/>
        </w:rPr>
        <w:t>章：</w:t>
      </w:r>
      <w:r w:rsidR="00AB580F" w:rsidRPr="00AB580F">
        <w:rPr>
          <w:rFonts w:ascii="Times New Roman" w:eastAsia="微软雅黑" w:hAnsi="Times New Roman" w:cs="Times New Roman"/>
          <w:b/>
          <w:bCs/>
          <w:sz w:val="22"/>
          <w:szCs w:val="22"/>
        </w:rPr>
        <w:t>Wuxi Biologics</w:t>
      </w:r>
      <w:bookmarkEnd w:id="17"/>
    </w:p>
    <w:p w14:paraId="54537332" w14:textId="7807D186" w:rsidR="00C1019B" w:rsidRPr="004C33BC" w:rsidRDefault="007E0067" w:rsidP="00C1019B">
      <w:pPr>
        <w:pStyle w:val="2"/>
        <w:rPr>
          <w:rFonts w:ascii="Times New Roman" w:eastAsia="微软雅黑" w:hAnsi="Times New Roman" w:cs="Times New Roman"/>
          <w:b/>
          <w:bCs/>
          <w:sz w:val="22"/>
          <w:szCs w:val="22"/>
        </w:rPr>
      </w:pPr>
      <w:bookmarkStart w:id="18" w:name="_Toc197077225"/>
      <w:r>
        <w:rPr>
          <w:rFonts w:ascii="Times New Roman" w:eastAsia="微软雅黑" w:hAnsi="Times New Roman" w:cs="Times New Roman" w:hint="eastAsia"/>
          <w:b/>
          <w:bCs/>
          <w:sz w:val="22"/>
          <w:szCs w:val="22"/>
        </w:rPr>
        <w:t>2</w:t>
      </w:r>
      <w:r w:rsidR="00C1019B" w:rsidRPr="004C33BC">
        <w:rPr>
          <w:rFonts w:ascii="Times New Roman" w:eastAsia="微软雅黑" w:hAnsi="Times New Roman" w:cs="Times New Roman"/>
          <w:b/>
          <w:bCs/>
          <w:sz w:val="22"/>
          <w:szCs w:val="22"/>
        </w:rPr>
        <w:t xml:space="preserve">.1 </w:t>
      </w:r>
      <w:r w:rsidR="00361898">
        <w:rPr>
          <w:rFonts w:ascii="Times New Roman" w:eastAsia="微软雅黑" w:hAnsi="Times New Roman" w:cs="Times New Roman" w:hint="eastAsia"/>
          <w:b/>
          <w:bCs/>
          <w:sz w:val="22"/>
          <w:szCs w:val="22"/>
        </w:rPr>
        <w:t xml:space="preserve">Wuxi Biologics </w:t>
      </w:r>
      <w:r w:rsidR="00C1019B" w:rsidRPr="004C33BC">
        <w:rPr>
          <w:rFonts w:ascii="Times New Roman" w:eastAsia="微软雅黑" w:hAnsi="Times New Roman" w:cs="Times New Roman"/>
          <w:b/>
          <w:bCs/>
          <w:sz w:val="22"/>
          <w:szCs w:val="22"/>
        </w:rPr>
        <w:t>Stock Analysis</w:t>
      </w:r>
      <w:bookmarkEnd w:id="18"/>
    </w:p>
    <w:p w14:paraId="1E93FA25" w14:textId="6461F6C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基于提供的报告和网络资源，分析报告涵盖以下模块：</w:t>
      </w:r>
    </w:p>
    <w:p w14:paraId="2DF01E7B"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执行摘要</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概述公司背景、主要财务数据和投资亮点。</w:t>
      </w:r>
    </w:p>
    <w:p w14:paraId="6FCE21A2"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公司概览</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介绍</w:t>
      </w:r>
      <w:r w:rsidRPr="00361898">
        <w:rPr>
          <w:rFonts w:ascii="Times New Roman" w:eastAsia="微软雅黑" w:hAnsi="Times New Roman" w:cs="Times New Roman"/>
          <w:sz w:val="22"/>
          <w:szCs w:val="22"/>
        </w:rPr>
        <w:t>WXXWY</w:t>
      </w:r>
      <w:r w:rsidRPr="00361898">
        <w:rPr>
          <w:rFonts w:ascii="Times New Roman" w:eastAsia="微软雅黑" w:hAnsi="Times New Roman" w:cs="Times New Roman"/>
          <w:sz w:val="22"/>
          <w:szCs w:val="22"/>
        </w:rPr>
        <w:t>和</w:t>
      </w:r>
      <w:r w:rsidRPr="00361898">
        <w:rPr>
          <w:rFonts w:ascii="Times New Roman" w:eastAsia="微软雅黑" w:hAnsi="Times New Roman" w:cs="Times New Roman"/>
          <w:sz w:val="22"/>
          <w:szCs w:val="22"/>
        </w:rPr>
        <w:t>HK2269</w:t>
      </w:r>
      <w:r w:rsidRPr="00361898">
        <w:rPr>
          <w:rFonts w:ascii="Times New Roman" w:eastAsia="微软雅黑" w:hAnsi="Times New Roman" w:cs="Times New Roman"/>
          <w:sz w:val="22"/>
          <w:szCs w:val="22"/>
        </w:rPr>
        <w:t>的业务模式、核心产品、市场地位。</w:t>
      </w:r>
    </w:p>
    <w:p w14:paraId="51ED3298"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行业与竞争分析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评估行业趋势、市场增长潜力及竞争对手情况。</w:t>
      </w:r>
    </w:p>
    <w:p w14:paraId="13BADD0B"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详细分析营收、利润率、现金流、资产负债情况。</w:t>
      </w:r>
    </w:p>
    <w:p w14:paraId="02BEB116"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估值分析</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采用不同估值方法（</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、相对估值等）评估其合理价值。</w:t>
      </w:r>
    </w:p>
    <w:p w14:paraId="689C5468"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风险因素</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分析监管环境、市场竞争、财务风险等。</w:t>
      </w:r>
    </w:p>
    <w:p w14:paraId="505F1B8F"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宏观经济影响</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讨论政策、全球市场环境对公司股价的潜在影响。</w:t>
      </w:r>
    </w:p>
    <w:p w14:paraId="6BB11E81" w14:textId="77777777" w:rsidR="00361898" w:rsidRPr="00361898" w:rsidRDefault="00361898">
      <w:pPr>
        <w:numPr>
          <w:ilvl w:val="0"/>
          <w:numId w:val="130"/>
        </w:num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投资建议</w:t>
      </w:r>
      <w:r w:rsidRPr="00361898">
        <w:rPr>
          <w:rFonts w:ascii="Times New Roman" w:eastAsia="微软雅黑" w:hAnsi="Times New Roman" w:cs="Times New Roman"/>
          <w:sz w:val="22"/>
          <w:szCs w:val="22"/>
        </w:rPr>
        <w:t xml:space="preserve"> - </w:t>
      </w:r>
      <w:r w:rsidRPr="00361898">
        <w:rPr>
          <w:rFonts w:ascii="Times New Roman" w:eastAsia="微软雅黑" w:hAnsi="Times New Roman" w:cs="Times New Roman"/>
          <w:sz w:val="22"/>
          <w:szCs w:val="22"/>
        </w:rPr>
        <w:t>提供基于分析的投资评级和策略。</w:t>
      </w:r>
    </w:p>
    <w:p w14:paraId="04EC27BD" w14:textId="011A988E"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利用数据可视化工具，以表格和图表方式展示核心财务数据、估值比较、行业趋势等信息，使报告更具可读性和实用性。</w:t>
      </w:r>
    </w:p>
    <w:p w14:paraId="5EA5A24D"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执行摘要</w:t>
      </w:r>
    </w:p>
    <w:p w14:paraId="13504083"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药明生物（</w:t>
      </w:r>
      <w:r w:rsidRPr="00361898">
        <w:rPr>
          <w:rFonts w:ascii="Times New Roman" w:eastAsia="微软雅黑" w:hAnsi="Times New Roman" w:cs="Times New Roman"/>
          <w:sz w:val="22"/>
          <w:szCs w:val="22"/>
        </w:rPr>
        <w:t>WuXi Biologics</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HKEX: 2269</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OTC: WXXWY</w:t>
      </w:r>
      <w:r w:rsidRPr="00361898">
        <w:rPr>
          <w:rFonts w:ascii="Times New Roman" w:eastAsia="微软雅黑" w:hAnsi="Times New Roman" w:cs="Times New Roman"/>
          <w:sz w:val="22"/>
          <w:szCs w:val="22"/>
        </w:rPr>
        <w:t>）是一家领先的生物制药合同研发生产企业（</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），提供从药物发现到商业化生产的端到端服务</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w:t>
      </w:r>
      <w:r w:rsidRPr="00361898">
        <w:rPr>
          <w:rFonts w:ascii="Times New Roman" w:eastAsia="微软雅黑" w:hAnsi="Times New Roman" w:cs="Times New Roman"/>
          <w:sz w:val="22"/>
          <w:szCs w:val="22"/>
        </w:rPr>
        <w:t>2010</w:t>
      </w:r>
      <w:r w:rsidRPr="00361898">
        <w:rPr>
          <w:rFonts w:ascii="Times New Roman" w:eastAsia="微软雅黑" w:hAnsi="Times New Roman" w:cs="Times New Roman"/>
          <w:sz w:val="22"/>
          <w:szCs w:val="22"/>
        </w:rPr>
        <w:t>年成立并于</w:t>
      </w:r>
      <w:r w:rsidRPr="00361898">
        <w:rPr>
          <w:rFonts w:ascii="Times New Roman" w:eastAsia="微软雅黑" w:hAnsi="Times New Roman" w:cs="Times New Roman"/>
          <w:sz w:val="22"/>
          <w:szCs w:val="22"/>
        </w:rPr>
        <w:t>2017</w:t>
      </w:r>
      <w:r w:rsidRPr="00361898">
        <w:rPr>
          <w:rFonts w:ascii="Times New Roman" w:eastAsia="微软雅黑" w:hAnsi="Times New Roman" w:cs="Times New Roman"/>
          <w:sz w:val="22"/>
          <w:szCs w:val="22"/>
        </w:rPr>
        <w:t>年在香港上市，目前在中国、美国、欧洲等地运营，服务全球生物技术和制药公司</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。过去几年业绩高速增长，</w:t>
      </w:r>
      <w:r w:rsidRPr="00361898">
        <w:rPr>
          <w:rFonts w:ascii="Times New Roman" w:eastAsia="微软雅黑" w:hAnsi="Times New Roman" w:cs="Times New Roman"/>
          <w:sz w:val="22"/>
          <w:szCs w:val="22"/>
        </w:rPr>
        <w:t>2018-2022</w:t>
      </w:r>
      <w:r w:rsidRPr="00361898">
        <w:rPr>
          <w:rFonts w:ascii="Times New Roman" w:eastAsia="微软雅黑" w:hAnsi="Times New Roman" w:cs="Times New Roman"/>
          <w:sz w:val="22"/>
          <w:szCs w:val="22"/>
        </w:rPr>
        <w:t>年收入复合年增速约</w:t>
      </w:r>
      <w:r w:rsidRPr="00361898">
        <w:rPr>
          <w:rFonts w:ascii="Times New Roman" w:eastAsia="微软雅黑" w:hAnsi="Times New Roman" w:cs="Times New Roman"/>
          <w:sz w:val="22"/>
          <w:szCs w:val="22"/>
        </w:rPr>
        <w:t>46%</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年实现收入约</w:t>
      </w:r>
      <w:r w:rsidRPr="00361898">
        <w:rPr>
          <w:rFonts w:ascii="Times New Roman" w:eastAsia="微软雅黑" w:hAnsi="Times New Roman" w:cs="Times New Roman"/>
          <w:sz w:val="22"/>
          <w:szCs w:val="22"/>
        </w:rPr>
        <w:t>170</w:t>
      </w:r>
      <w:r w:rsidRPr="00361898">
        <w:rPr>
          <w:rFonts w:ascii="Times New Roman" w:eastAsia="微软雅黑" w:hAnsi="Times New Roman" w:cs="Times New Roman"/>
          <w:sz w:val="22"/>
          <w:szCs w:val="22"/>
        </w:rPr>
        <w:t>亿元人民币，同比增长</w:t>
      </w:r>
      <w:r w:rsidRPr="00361898">
        <w:rPr>
          <w:rFonts w:ascii="Times New Roman" w:eastAsia="微软雅黑" w:hAnsi="Times New Roman" w:cs="Times New Roman"/>
          <w:sz w:val="22"/>
          <w:szCs w:val="22"/>
        </w:rPr>
        <w:t>11.6%</w:t>
      </w:r>
      <w:r w:rsidRPr="00361898">
        <w:rPr>
          <w:rFonts w:ascii="Times New Roman" w:eastAsia="微软雅黑" w:hAnsi="Times New Roman" w:cs="Times New Roman"/>
          <w:sz w:val="22"/>
          <w:szCs w:val="22"/>
        </w:rPr>
        <w:t>，净利润约</w:t>
      </w:r>
      <w:r w:rsidRPr="00361898">
        <w:rPr>
          <w:rFonts w:ascii="Times New Roman" w:eastAsia="微软雅黑" w:hAnsi="Times New Roman" w:cs="Times New Roman"/>
          <w:sz w:val="22"/>
          <w:szCs w:val="22"/>
        </w:rPr>
        <w:t>34</w:t>
      </w:r>
      <w:r w:rsidRPr="00361898">
        <w:rPr>
          <w:rFonts w:ascii="Times New Roman" w:eastAsia="微软雅黑" w:hAnsi="Times New Roman" w:cs="Times New Roman"/>
          <w:sz w:val="22"/>
          <w:szCs w:val="22"/>
        </w:rPr>
        <w:t>亿元，净利率接近</w:t>
      </w:r>
      <w:r w:rsidRPr="00361898">
        <w:rPr>
          <w:rFonts w:ascii="Times New Roman" w:eastAsia="微软雅黑" w:hAnsi="Times New Roman" w:cs="Times New Roman"/>
          <w:sz w:val="22"/>
          <w:szCs w:val="22"/>
        </w:rPr>
        <w:t>20%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。虽然增速较此前放缓，但剔除疫情相关业务后，公司</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年非新冠项目收入同比大增</w:t>
      </w:r>
      <w:r w:rsidRPr="00361898">
        <w:rPr>
          <w:rFonts w:ascii="Times New Roman" w:eastAsia="微软雅黑" w:hAnsi="Times New Roman" w:cs="Times New Roman"/>
          <w:sz w:val="22"/>
          <w:szCs w:val="22"/>
        </w:rPr>
        <w:t>37.7%</w:t>
      </w:r>
      <w:r w:rsidRPr="00361898">
        <w:rPr>
          <w:rFonts w:ascii="Times New Roman" w:eastAsia="微软雅黑" w:hAnsi="Times New Roman" w:cs="Times New Roman"/>
          <w:sz w:val="22"/>
          <w:szCs w:val="22"/>
        </w:rPr>
        <w:t>，展现出基础业务的强劲动力</w:t>
      </w:r>
      <w:r w:rsidRPr="00361898">
        <w:rPr>
          <w:rFonts w:ascii="Times New Roman" w:eastAsia="微软雅黑" w:hAnsi="Times New Roman" w:cs="Times New Roman"/>
          <w:sz w:val="22"/>
          <w:szCs w:val="22"/>
        </w:rPr>
        <w:t xml:space="preserve"> (</w:t>
      </w:r>
      <w:hyperlink r:id="rId438"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。投资亮点方面，药明生物具备全球布局和规模优势，拥有全球最大的生物药研发生产项目储备之一（截至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年中累计</w:t>
      </w:r>
      <w:r w:rsidRPr="00361898">
        <w:rPr>
          <w:rFonts w:ascii="Times New Roman" w:eastAsia="微软雅黑" w:hAnsi="Times New Roman" w:cs="Times New Roman"/>
          <w:sz w:val="22"/>
          <w:szCs w:val="22"/>
        </w:rPr>
        <w:t>742</w:t>
      </w:r>
      <w:r w:rsidRPr="00361898">
        <w:rPr>
          <w:rFonts w:ascii="Times New Roman" w:eastAsia="微软雅黑" w:hAnsi="Times New Roman" w:cs="Times New Roman"/>
          <w:sz w:val="22"/>
          <w:szCs w:val="22"/>
        </w:rPr>
        <w:t>个一体化项目）</w:t>
      </w:r>
      <w:r w:rsidRPr="00361898">
        <w:rPr>
          <w:rFonts w:ascii="Times New Roman" w:eastAsia="微软雅黑" w:hAnsi="Times New Roman" w:cs="Times New Roman"/>
          <w:sz w:val="22"/>
          <w:szCs w:val="22"/>
        </w:rPr>
        <w:t xml:space="preserve"> (</w:t>
      </w:r>
      <w:hyperlink r:id="rId439" w:anchor=":~:text=match%20at%20L1916%20Total%20integrated,of%202%20products%20in%201H24"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。公司合同负债（在手订单）总额超过</w:t>
      </w:r>
      <w:r w:rsidRPr="00361898">
        <w:rPr>
          <w:rFonts w:ascii="Times New Roman" w:eastAsia="微软雅黑" w:hAnsi="Times New Roman" w:cs="Times New Roman"/>
          <w:sz w:val="22"/>
          <w:szCs w:val="22"/>
        </w:rPr>
        <w:t>205.92</w:t>
      </w:r>
      <w:r w:rsidRPr="00361898">
        <w:rPr>
          <w:rFonts w:ascii="Times New Roman" w:eastAsia="微软雅黑" w:hAnsi="Times New Roman" w:cs="Times New Roman"/>
          <w:sz w:val="22"/>
          <w:szCs w:val="22"/>
        </w:rPr>
        <w:t>亿美元，为未来业绩提供了高度可见性</w:t>
      </w:r>
      <w:r w:rsidRPr="00361898">
        <w:rPr>
          <w:rFonts w:ascii="Times New Roman" w:eastAsia="微软雅黑" w:hAnsi="Times New Roman" w:cs="Times New Roman"/>
          <w:sz w:val="22"/>
          <w:szCs w:val="22"/>
        </w:rPr>
        <w:t xml:space="preserve"> (</w:t>
      </w:r>
      <w:hyperlink r:id="rId440" w:anchor=":~:text=As%20of%20Dec%2031%2C%202023%2C,term%20growth"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。得益于</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跟随分子</w:t>
      </w:r>
      <w:r w:rsidRPr="00361898">
        <w:rPr>
          <w:rFonts w:ascii="Times New Roman" w:eastAsia="微软雅黑" w:hAnsi="Times New Roman" w:cs="Times New Roman"/>
          <w:sz w:val="22"/>
          <w:szCs w:val="22"/>
        </w:rPr>
        <w:lastRenderedPageBreak/>
        <w:t>（</w:t>
      </w:r>
      <w:r w:rsidRPr="00361898">
        <w:rPr>
          <w:rFonts w:ascii="Times New Roman" w:eastAsia="微软雅黑" w:hAnsi="Times New Roman" w:cs="Times New Roman"/>
          <w:sz w:val="22"/>
          <w:szCs w:val="22"/>
        </w:rPr>
        <w:t>Follow the Molecule</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战略，公司深度绑定客户项目生命周期，在后期和商业化阶段项目数量迅速增长，将成为中长期收入的重要驱动力</w:t>
      </w:r>
      <w:r w:rsidRPr="00361898">
        <w:rPr>
          <w:rFonts w:ascii="Times New Roman" w:eastAsia="微软雅黑" w:hAnsi="Times New Roman" w:cs="Times New Roman"/>
          <w:sz w:val="22"/>
          <w:szCs w:val="22"/>
        </w:rPr>
        <w:t xml:space="preserve"> (</w:t>
      </w:r>
      <w:hyperlink r:id="rId441"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。综合来看，药明生物凭借卓越的执行能力、广泛的服务平台和先发优势，长期成长空间广阔。但需注意地缘政治等风险导致不确定性较高，股价波动显著。</w:t>
      </w:r>
    </w:p>
    <w:p w14:paraId="08C7A195"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公司概览</w:t>
      </w:r>
    </w:p>
    <w:p w14:paraId="6D8E893F"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药明生物以</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模式运营，即同时具备合同研究、开发和生产能力，覆盖生物药从早期研发到临床试验用药和商业化生产的全价值链服务</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。具体业务涵盖：抗体等生物制品的发现与优化、工艺开发、临床样品生产、大规模</w:t>
      </w:r>
      <w:r w:rsidRPr="00361898">
        <w:rPr>
          <w:rFonts w:ascii="Times New Roman" w:eastAsia="微软雅黑" w:hAnsi="Times New Roman" w:cs="Times New Roman"/>
          <w:sz w:val="22"/>
          <w:szCs w:val="22"/>
        </w:rPr>
        <w:t>GMP</w:t>
      </w:r>
      <w:r w:rsidRPr="00361898">
        <w:rPr>
          <w:rFonts w:ascii="Times New Roman" w:eastAsia="微软雅黑" w:hAnsi="Times New Roman" w:cs="Times New Roman"/>
          <w:sz w:val="22"/>
          <w:szCs w:val="22"/>
        </w:rPr>
        <w:t>生产，以及质量检测、工艺验证、法规注册支持等配套服务，不涉足临床试验环节</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一站式</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模式使客户可以在同一平台完成从概念到产品的转化，缩短研发上市时间，提升研发效率。公司采用</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跟随分子</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战略，即从早期阶段介入客户项目并伴随其成长，一旦项目进入后期和商业化，药明生物即可承担大规模生产</w:t>
      </w:r>
      <w:r w:rsidRPr="00361898">
        <w:rPr>
          <w:rFonts w:ascii="Times New Roman" w:eastAsia="微软雅黑" w:hAnsi="Times New Roman" w:cs="Times New Roman"/>
          <w:sz w:val="22"/>
          <w:szCs w:val="22"/>
        </w:rPr>
        <w:t xml:space="preserve"> (</w:t>
      </w:r>
      <w:hyperlink r:id="rId442"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赢得分子（</w:t>
      </w:r>
      <w:r w:rsidRPr="00361898">
        <w:rPr>
          <w:rFonts w:ascii="Times New Roman" w:eastAsia="微软雅黑" w:hAnsi="Times New Roman" w:cs="Times New Roman"/>
          <w:sz w:val="22"/>
          <w:szCs w:val="22"/>
        </w:rPr>
        <w:t>Win-the-Molecule</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策略则侧重于对外承接外部已进入临床后期的项目，通过质量和速度优势吸引客户将项目转入药明生物的平台</w:t>
      </w:r>
      <w:r w:rsidRPr="00361898">
        <w:rPr>
          <w:rFonts w:ascii="Times New Roman" w:eastAsia="微软雅黑" w:hAnsi="Times New Roman" w:cs="Times New Roman"/>
          <w:sz w:val="22"/>
          <w:szCs w:val="22"/>
        </w:rPr>
        <w:t xml:space="preserve"> (</w:t>
      </w:r>
      <w:hyperlink r:id="rId443" w:anchor=":~:text=the,speed%2C%20and%20advanced%20technological%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 (</w:t>
      </w:r>
      <w:hyperlink r:id="rId444" w:anchor=":~:text=match%20at%20L1989%20the,speed%2C%20and%20advanced%20technological%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。在全球布局上，公司践行</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双源供应</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战略，已在中国无锡、上海等地以及爱尔兰、德国、新加坡和美国等国家建立多个生产基地和研发中心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。这种布局有助于满足不同地区客户需求并分散地缘风险。</w:t>
      </w:r>
    </w:p>
    <w:p w14:paraId="103437F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截至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w:t>
      </w:r>
      <w:r w:rsidRPr="00361898">
        <w:rPr>
          <w:rFonts w:ascii="Times New Roman" w:eastAsia="微软雅黑" w:hAnsi="Times New Roman" w:cs="Times New Roman"/>
          <w:sz w:val="22"/>
          <w:szCs w:val="22"/>
        </w:rPr>
        <w:t>6</w:t>
      </w:r>
      <w:r w:rsidRPr="00361898">
        <w:rPr>
          <w:rFonts w:ascii="Times New Roman" w:eastAsia="微软雅黑" w:hAnsi="Times New Roman" w:cs="Times New Roman"/>
          <w:sz w:val="22"/>
          <w:szCs w:val="22"/>
        </w:rPr>
        <w:t>月</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日，药明生物员工总数逾</w:t>
      </w:r>
      <w:r w:rsidRPr="00361898">
        <w:rPr>
          <w:rFonts w:ascii="Times New Roman" w:eastAsia="微软雅黑" w:hAnsi="Times New Roman" w:cs="Times New Roman"/>
          <w:sz w:val="22"/>
          <w:szCs w:val="22"/>
        </w:rPr>
        <w:t>1.24</w:t>
      </w:r>
      <w:r w:rsidRPr="00361898">
        <w:rPr>
          <w:rFonts w:ascii="Times New Roman" w:eastAsia="微软雅黑" w:hAnsi="Times New Roman" w:cs="Times New Roman"/>
          <w:sz w:val="22"/>
          <w:szCs w:val="22"/>
        </w:rPr>
        <w:t>万人，其中科研人员约</w:t>
      </w:r>
      <w:r w:rsidRPr="00361898">
        <w:rPr>
          <w:rFonts w:ascii="Times New Roman" w:eastAsia="微软雅黑" w:hAnsi="Times New Roman" w:cs="Times New Roman"/>
          <w:sz w:val="22"/>
          <w:szCs w:val="22"/>
        </w:rPr>
        <w:t>4,200</w:t>
      </w:r>
      <w:r w:rsidRPr="00361898">
        <w:rPr>
          <w:rFonts w:ascii="Times New Roman" w:eastAsia="微软雅黑" w:hAnsi="Times New Roman" w:cs="Times New Roman"/>
          <w:sz w:val="22"/>
          <w:szCs w:val="22"/>
        </w:rPr>
        <w:t>名，人才储备雄厚</w:t>
      </w:r>
      <w:r w:rsidRPr="00361898">
        <w:rPr>
          <w:rFonts w:ascii="Times New Roman" w:eastAsia="微软雅黑" w:hAnsi="Times New Roman" w:cs="Times New Roman"/>
          <w:sz w:val="22"/>
          <w:szCs w:val="22"/>
        </w:rPr>
        <w:t xml:space="preserve"> (</w:t>
      </w:r>
      <w:hyperlink r:id="rId445" w:anchor=":~:text=Group%E2%80%99s%20total%20staff%20comprised%2012%2C435,We%20deeply%20appreciate%20their"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。公司累计服务项目数快速攀升，</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年上半年新增项目</w:t>
      </w:r>
      <w:r w:rsidRPr="00361898">
        <w:rPr>
          <w:rFonts w:ascii="Times New Roman" w:eastAsia="微软雅黑" w:hAnsi="Times New Roman" w:cs="Times New Roman"/>
          <w:sz w:val="22"/>
          <w:szCs w:val="22"/>
        </w:rPr>
        <w:t>61</w:t>
      </w:r>
      <w:r w:rsidRPr="00361898">
        <w:rPr>
          <w:rFonts w:ascii="Times New Roman" w:eastAsia="微软雅黑" w:hAnsi="Times New Roman" w:cs="Times New Roman"/>
          <w:sz w:val="22"/>
          <w:szCs w:val="22"/>
        </w:rPr>
        <w:t>个（较上年同期</w:t>
      </w:r>
      <w:r w:rsidRPr="00361898">
        <w:rPr>
          <w:rFonts w:ascii="Times New Roman" w:eastAsia="微软雅黑" w:hAnsi="Times New Roman" w:cs="Times New Roman"/>
          <w:sz w:val="22"/>
          <w:szCs w:val="22"/>
        </w:rPr>
        <w:t>46</w:t>
      </w:r>
      <w:r w:rsidRPr="00361898">
        <w:rPr>
          <w:rFonts w:ascii="Times New Roman" w:eastAsia="微软雅黑" w:hAnsi="Times New Roman" w:cs="Times New Roman"/>
          <w:sz w:val="22"/>
          <w:szCs w:val="22"/>
        </w:rPr>
        <w:t>个显著增加），总一体化项目达到</w:t>
      </w:r>
      <w:r w:rsidRPr="00361898">
        <w:rPr>
          <w:rFonts w:ascii="Times New Roman" w:eastAsia="微软雅黑" w:hAnsi="Times New Roman" w:cs="Times New Roman"/>
          <w:sz w:val="22"/>
          <w:szCs w:val="22"/>
        </w:rPr>
        <w:t>742</w:t>
      </w:r>
      <w:r w:rsidRPr="00361898">
        <w:rPr>
          <w:rFonts w:ascii="Times New Roman" w:eastAsia="微软雅黑" w:hAnsi="Times New Roman" w:cs="Times New Roman"/>
          <w:sz w:val="22"/>
          <w:szCs w:val="22"/>
        </w:rPr>
        <w:t>个，涵盖从临床前到商业化各阶段，其中后期（</w:t>
      </w:r>
      <w:r w:rsidRPr="00361898">
        <w:rPr>
          <w:rFonts w:ascii="Times New Roman" w:eastAsia="微软雅黑" w:hAnsi="Times New Roman" w:cs="Times New Roman"/>
          <w:sz w:val="22"/>
          <w:szCs w:val="22"/>
        </w:rPr>
        <w:t>III</w:t>
      </w:r>
      <w:r w:rsidRPr="00361898">
        <w:rPr>
          <w:rFonts w:ascii="Times New Roman" w:eastAsia="微软雅黑" w:hAnsi="Times New Roman" w:cs="Times New Roman"/>
          <w:sz w:val="22"/>
          <w:szCs w:val="22"/>
        </w:rPr>
        <w:t>期）项目</w:t>
      </w:r>
      <w:r w:rsidRPr="00361898">
        <w:rPr>
          <w:rFonts w:ascii="Times New Roman" w:eastAsia="微软雅黑" w:hAnsi="Times New Roman" w:cs="Times New Roman"/>
          <w:sz w:val="22"/>
          <w:szCs w:val="22"/>
        </w:rPr>
        <w:t>56</w:t>
      </w:r>
      <w:r w:rsidRPr="00361898">
        <w:rPr>
          <w:rFonts w:ascii="Times New Roman" w:eastAsia="微软雅黑" w:hAnsi="Times New Roman" w:cs="Times New Roman"/>
          <w:sz w:val="22"/>
          <w:szCs w:val="22"/>
        </w:rPr>
        <w:t>个，商业化生产项目</w:t>
      </w:r>
      <w:r w:rsidRPr="00361898">
        <w:rPr>
          <w:rFonts w:ascii="Times New Roman" w:eastAsia="微软雅黑" w:hAnsi="Times New Roman" w:cs="Times New Roman"/>
          <w:sz w:val="22"/>
          <w:szCs w:val="22"/>
        </w:rPr>
        <w:t>16</w:t>
      </w:r>
      <w:r w:rsidRPr="00361898">
        <w:rPr>
          <w:rFonts w:ascii="Times New Roman" w:eastAsia="微软雅黑" w:hAnsi="Times New Roman" w:cs="Times New Roman"/>
          <w:sz w:val="22"/>
          <w:szCs w:val="22"/>
        </w:rPr>
        <w:t>个</w:t>
      </w:r>
      <w:r w:rsidRPr="00361898">
        <w:rPr>
          <w:rFonts w:ascii="Times New Roman" w:eastAsia="微软雅黑" w:hAnsi="Times New Roman" w:cs="Times New Roman"/>
          <w:sz w:val="22"/>
          <w:szCs w:val="22"/>
        </w:rPr>
        <w:t xml:space="preserve"> (</w:t>
      </w:r>
      <w:hyperlink r:id="rId446" w:anchor=":~:text=Added%2061%20new%20integrated%20projects%2C,of%20our%20proprietary%20technology%20platforms"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 (</w:t>
      </w:r>
      <w:hyperlink r:id="rId447" w:anchor=":~:text=match%20at%20L1994%20,was%20742%2C%20representing%20one%20of"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。如此庞大的项目组合使药明生物拥有业内最大的生物药产能需求池之一，也为未来业绩提供源源不断的支持。此外，公司与全球客户建立了稳定合作关系，</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年前五大客户收入占比仅约</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客户基础多元，降低了对单一客户的依赖。总体而言，药明生物已发展为一家业务模式成熟、服务能力全面、在全球生物制药外包领域占据领先地位的企业。公司在业内以执行速度快、技术平台先进和项目成功率高闻名，这些优势构筑了公司坚实的行业地位和品牌声誉。</w:t>
      </w:r>
    </w:p>
    <w:p w14:paraId="3E53BECB"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行业与竞争分析</w:t>
      </w:r>
    </w:p>
    <w:p w14:paraId="2DCB5733"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lastRenderedPageBreak/>
        <w:t>行业趋势：</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生物制药是全球制药行业增长最快的领域之一，越来越多新药管线集中于单抗、细胞治疗等生物药，推动对外部研发生产服务的需求持续上升。据行业研究，全球生物药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市场有望保持两位数的增长率。一方面，小型生物技术公司通常缺乏完整的生产设施和经验，严重依赖外部合作伙伴完成从研发到生产的转化。另一方面，大型制药公司也为提升效率、降低成本，将部分生物药生产外包给专业</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。这使具有规模和技术优势的</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企业在价值链中扮演日益重要的角色。药明生物抓住了这一行业机遇，通过</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药明模式</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在国内率先打造了生物药一体化外包平台，成功承接了全球范围内大量项目。同时，随着生物药产品日趋复杂化（如双特异性抗体、多特异性分子等），能提供创新工艺和灵活产能的</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更受青睐。药明生物开发的</w:t>
      </w:r>
      <w:r w:rsidRPr="00361898">
        <w:rPr>
          <w:rFonts w:ascii="Times New Roman" w:eastAsia="微软雅黑" w:hAnsi="Times New Roman" w:cs="Times New Roman"/>
          <w:sz w:val="22"/>
          <w:szCs w:val="22"/>
        </w:rPr>
        <w:t>WuXiBody</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SDArBody</w:t>
      </w:r>
      <w:r w:rsidRPr="00361898">
        <w:rPr>
          <w:rFonts w:ascii="Times New Roman" w:eastAsia="微软雅黑" w:hAnsi="Times New Roman" w:cs="Times New Roman"/>
          <w:sz w:val="22"/>
          <w:szCs w:val="22"/>
        </w:rPr>
        <w:t>等创新技术平台，正好契合了行业对新型分子生产的需求，在竞争中形成差异化优势</w:t>
      </w:r>
      <w:r w:rsidRPr="00361898">
        <w:rPr>
          <w:rFonts w:ascii="Times New Roman" w:eastAsia="微软雅黑" w:hAnsi="Times New Roman" w:cs="Times New Roman"/>
          <w:sz w:val="22"/>
          <w:szCs w:val="22"/>
        </w:rPr>
        <w:t xml:space="preserve"> (</w:t>
      </w:r>
      <w:hyperlink r:id="rId448" w:anchor=":~:text=the%20123%20bispecifics%20%26%20multispecifics,continue%20to%20gain%20worldwide%20recognition" w:history="1">
        <w:r w:rsidRPr="00361898">
          <w:rPr>
            <w:rStyle w:val="af0"/>
            <w:rFonts w:ascii="Times New Roman" w:eastAsia="微软雅黑" w:hAnsi="Times New Roman" w:cs="Times New Roman"/>
            <w:sz w:val="22"/>
            <w:szCs w:val="22"/>
          </w:rPr>
          <w:t>WuXi Biologics Reports Solid 2024 Interim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p>
    <w:p w14:paraId="6CDD171E"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竞争格局：</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全球生物药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领域目前由少数几家巨头主导：瑞士</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和韩国三星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分列行业前两位，药明生物近年来跻身第三</w:t>
      </w:r>
      <w:r w:rsidRPr="00361898">
        <w:rPr>
          <w:rFonts w:ascii="Times New Roman" w:eastAsia="微软雅黑" w:hAnsi="Times New Roman" w:cs="Times New Roman"/>
          <w:sz w:val="22"/>
          <w:szCs w:val="22"/>
        </w:rPr>
        <w:t xml:space="preserve"> (</w:t>
      </w:r>
      <w:hyperlink r:id="rId449" w:anchor=":~:text=Lonza%20is%20the%20number%20one,second%20and%20WuXi%20Biologics%20third" w:history="1">
        <w:r w:rsidRPr="00361898">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年这三家公司生物药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业务收入约分别为</w:t>
      </w:r>
      <w:r w:rsidRPr="00361898">
        <w:rPr>
          <w:rFonts w:ascii="Times New Roman" w:eastAsia="微软雅黑" w:hAnsi="Times New Roman" w:cs="Times New Roman"/>
          <w:sz w:val="22"/>
          <w:szCs w:val="22"/>
        </w:rPr>
        <w:t>65</w:t>
      </w:r>
      <w:r w:rsidRPr="00361898">
        <w:rPr>
          <w:rFonts w:ascii="Times New Roman" w:eastAsia="微软雅黑" w:hAnsi="Times New Roman" w:cs="Times New Roman"/>
          <w:sz w:val="22"/>
          <w:szCs w:val="22"/>
        </w:rPr>
        <w:t>亿美元、</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亿美元和</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亿美元量级</w:t>
      </w:r>
      <w:r w:rsidRPr="00361898">
        <w:rPr>
          <w:rFonts w:ascii="Times New Roman" w:eastAsia="微软雅黑" w:hAnsi="Times New Roman" w:cs="Times New Roman"/>
          <w:sz w:val="22"/>
          <w:szCs w:val="22"/>
        </w:rPr>
        <w:t xml:space="preserve"> (</w:t>
      </w:r>
      <w:hyperlink r:id="rId450" w:anchor=":~:text=Brokerage%20predicts%20US%20Biosecure%20Act,Samsung" w:history="1">
        <w:r w:rsidRPr="00361898">
          <w:rPr>
            <w:rStyle w:val="af0"/>
            <w:rFonts w:ascii="Times New Roman" w:eastAsia="微软雅黑" w:hAnsi="Times New Roman" w:cs="Times New Roman"/>
            <w:sz w:val="22"/>
            <w:szCs w:val="22"/>
          </w:rPr>
          <w:t>Brokerage predicts US Biosecure Act could benefit Samsung Biologics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历史悠久，客户多为大型药企，订单稳定，业务涵盖化药和生物药外包，整体抗风险能力强；三星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凭借大规模产能（年产能超</w:t>
      </w:r>
      <w:r w:rsidRPr="00361898">
        <w:rPr>
          <w:rFonts w:ascii="Times New Roman" w:eastAsia="微软雅黑" w:hAnsi="Times New Roman" w:cs="Times New Roman"/>
          <w:sz w:val="22"/>
          <w:szCs w:val="22"/>
        </w:rPr>
        <w:t>36</w:t>
      </w:r>
      <w:r w:rsidRPr="00361898">
        <w:rPr>
          <w:rFonts w:ascii="Times New Roman" w:eastAsia="微软雅黑" w:hAnsi="Times New Roman" w:cs="Times New Roman"/>
          <w:sz w:val="22"/>
          <w:szCs w:val="22"/>
        </w:rPr>
        <w:t>万升）</w:t>
      </w:r>
      <w:r w:rsidRPr="00361898">
        <w:rPr>
          <w:rFonts w:ascii="Times New Roman" w:eastAsia="微软雅黑" w:hAnsi="Times New Roman" w:cs="Times New Roman"/>
          <w:sz w:val="22"/>
          <w:szCs w:val="22"/>
        </w:rPr>
        <w:t xml:space="preserve"> (</w:t>
      </w:r>
      <w:hyperlink r:id="rId451" w:anchor=":~:text=net%20profit%20202" w:history="1">
        <w:r w:rsidRPr="00361898">
          <w:rPr>
            <w:rStyle w:val="af0"/>
            <w:rFonts w:ascii="Times New Roman" w:eastAsia="微软雅黑" w:hAnsi="Times New Roman" w:cs="Times New Roman"/>
            <w:sz w:val="22"/>
            <w:szCs w:val="22"/>
          </w:rPr>
          <w:t>Samsung Biologics Ranks First in Sales Growth among Global CDMO Companies | Samsung Biologics | The Leading Global CDMO with End-to-End Services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和背靠三星集团的资源，迅速扩张市占率。而药明生物以更高的增速成长，在项目数量、技术平台多样性以及服务深度上具有竞争力。相比海外同行，药明生物的独特优势在于：</w:t>
      </w:r>
      <w:r w:rsidRPr="00361898">
        <w:rPr>
          <w:rFonts w:ascii="Times New Roman" w:eastAsia="微软雅黑" w:hAnsi="Times New Roman" w:cs="Times New Roman"/>
          <w:b/>
          <w:bCs/>
          <w:sz w:val="22"/>
          <w:szCs w:val="22"/>
        </w:rPr>
        <w:t>(1)</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成本效率：主要运营基地在中国，人工及生产成本相对低，同时依托中国庞大的科研人才红利，性价比突出；</w:t>
      </w:r>
      <w:r w:rsidRPr="00361898">
        <w:rPr>
          <w:rFonts w:ascii="Times New Roman" w:eastAsia="微软雅黑" w:hAnsi="Times New Roman" w:cs="Times New Roman"/>
          <w:b/>
          <w:bCs/>
          <w:sz w:val="22"/>
          <w:szCs w:val="22"/>
        </w:rPr>
        <w:t>(2)</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综合服务：提供从早期研发到商业生产的全链条服务，一旦项目由药明生物负责早期开发，客户倾向于继续使用其生产服务，粘性较高；</w:t>
      </w:r>
      <w:r w:rsidRPr="00361898">
        <w:rPr>
          <w:rFonts w:ascii="Times New Roman" w:eastAsia="微软雅黑" w:hAnsi="Times New Roman" w:cs="Times New Roman"/>
          <w:b/>
          <w:bCs/>
          <w:sz w:val="22"/>
          <w:szCs w:val="22"/>
        </w:rPr>
        <w:t>(3)</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快速响应：据公司披露，即便在手订单庞大，仍能在</w:t>
      </w:r>
      <w:r w:rsidRPr="00361898">
        <w:rPr>
          <w:rFonts w:ascii="Times New Roman" w:eastAsia="微软雅黑" w:hAnsi="Times New Roman" w:cs="Times New Roman"/>
          <w:sz w:val="22"/>
          <w:szCs w:val="22"/>
        </w:rPr>
        <w:t>4</w:t>
      </w:r>
      <w:r w:rsidRPr="00361898">
        <w:rPr>
          <w:rFonts w:ascii="Times New Roman" w:eastAsia="微软雅黑" w:hAnsi="Times New Roman" w:cs="Times New Roman"/>
          <w:sz w:val="22"/>
          <w:szCs w:val="22"/>
        </w:rPr>
        <w:t>周内启动新项目，反映出卓越的执行速度和灵活产能</w:t>
      </w:r>
      <w:r w:rsidRPr="00361898">
        <w:rPr>
          <w:rFonts w:ascii="Times New Roman" w:eastAsia="微软雅黑" w:hAnsi="Times New Roman" w:cs="Times New Roman"/>
          <w:sz w:val="22"/>
          <w:szCs w:val="22"/>
        </w:rPr>
        <w:t xml:space="preserve"> (</w:t>
      </w:r>
      <w:hyperlink r:id="rId452" w:anchor=":~:text=Even%20with%20the%20strong%20backlog,strong%20capabilities%20and%20ample%20capacity"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 (</w:t>
      </w:r>
      <w:hyperlink r:id="rId453" w:anchor=":~:text=Even%20with%20the%20strong%20backlog,strong%20capabilities%20and%20ample%20capacity"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。然而，公司也面临挑战：</w:t>
      </w:r>
      <w:r w:rsidRPr="00361898">
        <w:rPr>
          <w:rFonts w:ascii="Times New Roman" w:eastAsia="微软雅黑" w:hAnsi="Times New Roman" w:cs="Times New Roman"/>
          <w:b/>
          <w:bCs/>
          <w:sz w:val="22"/>
          <w:szCs w:val="22"/>
        </w:rPr>
        <w:t>(a)</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地缘因素</w:t>
      </w:r>
      <w:r w:rsidRPr="00361898">
        <w:rPr>
          <w:rFonts w:ascii="Times New Roman" w:eastAsia="微软雅黑" w:hAnsi="Times New Roman" w:cs="Times New Roman"/>
          <w:sz w:val="22"/>
          <w:szCs w:val="22"/>
        </w:rPr>
        <w:t>使部分欧美客户对将生产外包给中国公司有所顾虑，个别跨国药企倾向选择地理距离更近或政治环境更稳健的供应商；</w:t>
      </w:r>
      <w:r w:rsidRPr="00361898">
        <w:rPr>
          <w:rFonts w:ascii="Times New Roman" w:eastAsia="微软雅黑" w:hAnsi="Times New Roman" w:cs="Times New Roman"/>
          <w:b/>
          <w:bCs/>
          <w:sz w:val="22"/>
          <w:szCs w:val="22"/>
        </w:rPr>
        <w:t>(b)</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产能扩张竞争</w:t>
      </w:r>
      <w:r w:rsidRPr="00361898">
        <w:rPr>
          <w:rFonts w:ascii="Times New Roman" w:eastAsia="微软雅黑" w:hAnsi="Times New Roman" w:cs="Times New Roman"/>
          <w:sz w:val="22"/>
          <w:szCs w:val="22"/>
        </w:rPr>
        <w:t>：同行如三星、生物制品专业厂商</w:t>
      </w:r>
      <w:r w:rsidRPr="00361898">
        <w:rPr>
          <w:rFonts w:ascii="Times New Roman" w:eastAsia="微软雅黑" w:hAnsi="Times New Roman" w:cs="Times New Roman"/>
          <w:sz w:val="22"/>
          <w:szCs w:val="22"/>
        </w:rPr>
        <w:t>Catalent</w:t>
      </w:r>
      <w:r w:rsidRPr="00361898">
        <w:rPr>
          <w:rFonts w:ascii="Times New Roman" w:eastAsia="微软雅黑" w:hAnsi="Times New Roman" w:cs="Times New Roman"/>
          <w:sz w:val="22"/>
          <w:szCs w:val="22"/>
        </w:rPr>
        <w:t>等也在扩建产能，可能导致全球</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供给增加，报价和利润率承压；</w:t>
      </w:r>
      <w:r w:rsidRPr="00361898">
        <w:rPr>
          <w:rFonts w:ascii="Times New Roman" w:eastAsia="微软雅黑" w:hAnsi="Times New Roman" w:cs="Times New Roman"/>
          <w:b/>
          <w:bCs/>
          <w:sz w:val="22"/>
          <w:szCs w:val="22"/>
        </w:rPr>
        <w:t>(c)</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b/>
          <w:bCs/>
          <w:sz w:val="22"/>
          <w:szCs w:val="22"/>
        </w:rPr>
        <w:t>国内潜在竞争</w:t>
      </w:r>
      <w:r w:rsidRPr="00361898">
        <w:rPr>
          <w:rFonts w:ascii="Times New Roman" w:eastAsia="微软雅黑" w:hAnsi="Times New Roman" w:cs="Times New Roman"/>
          <w:sz w:val="22"/>
          <w:szCs w:val="22"/>
        </w:rPr>
        <w:t>：虽然药明生物目前在中国独占鳌头，但国内其它</w:t>
      </w:r>
      <w:r w:rsidRPr="00361898">
        <w:rPr>
          <w:rFonts w:ascii="Times New Roman" w:eastAsia="微软雅黑" w:hAnsi="Times New Roman" w:cs="Times New Roman"/>
          <w:sz w:val="22"/>
          <w:szCs w:val="22"/>
        </w:rPr>
        <w:t>CRO/CDMO</w:t>
      </w:r>
      <w:r w:rsidRPr="00361898">
        <w:rPr>
          <w:rFonts w:ascii="Times New Roman" w:eastAsia="微软雅黑" w:hAnsi="Times New Roman" w:cs="Times New Roman"/>
          <w:sz w:val="22"/>
          <w:szCs w:val="22"/>
        </w:rPr>
        <w:t>公司（如药明康德在小分子领域、昭衍新药等）也可</w:t>
      </w:r>
      <w:r w:rsidRPr="00361898">
        <w:rPr>
          <w:rFonts w:ascii="Times New Roman" w:eastAsia="微软雅黑" w:hAnsi="Times New Roman" w:cs="Times New Roman"/>
          <w:sz w:val="22"/>
          <w:szCs w:val="22"/>
        </w:rPr>
        <w:lastRenderedPageBreak/>
        <w:t>能进入大分子领域，或大型药企自建产能，对其国内业务造成一定分流。不过，就当前而言，药明生物在高端生物药</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市场的领先优势明显，在综合实力上短期内难有国内公司匹敌，其主要竞争仍来自国际巨头。总体来看，行业高景气度为公司发展提供顺风，但激烈的全球竞逐和不断变化的市场格局也要求公司持续投入研发、保持服务领先，以巩固护城河。</w:t>
      </w:r>
    </w:p>
    <w:p w14:paraId="78CCC0B2"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财务分析</w:t>
      </w:r>
    </w:p>
    <w:p w14:paraId="620974F5"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收入与增长：</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药明生物过去几年收入保持高速增长，但增速近年有所放缓。</w:t>
      </w:r>
      <w:r w:rsidRPr="00361898">
        <w:rPr>
          <w:rFonts w:ascii="Times New Roman" w:eastAsia="微软雅黑" w:hAnsi="Times New Roman" w:cs="Times New Roman"/>
          <w:sz w:val="22"/>
          <w:szCs w:val="22"/>
        </w:rPr>
        <w:t>2019-2021</w:t>
      </w:r>
      <w:r w:rsidRPr="00361898">
        <w:rPr>
          <w:rFonts w:ascii="Times New Roman" w:eastAsia="微软雅黑" w:hAnsi="Times New Roman" w:cs="Times New Roman"/>
          <w:sz w:val="22"/>
          <w:szCs w:val="22"/>
        </w:rPr>
        <w:t>年，公司营业收入从</w:t>
      </w:r>
      <w:r w:rsidRPr="00361898">
        <w:rPr>
          <w:rFonts w:ascii="Times New Roman" w:eastAsia="微软雅黑" w:hAnsi="Times New Roman" w:cs="Times New Roman"/>
          <w:sz w:val="22"/>
          <w:szCs w:val="22"/>
        </w:rPr>
        <w:t>39.84</w:t>
      </w:r>
      <w:r w:rsidRPr="00361898">
        <w:rPr>
          <w:rFonts w:ascii="Times New Roman" w:eastAsia="微软雅黑" w:hAnsi="Times New Roman" w:cs="Times New Roman"/>
          <w:sz w:val="22"/>
          <w:szCs w:val="22"/>
        </w:rPr>
        <w:t>亿元增至</w:t>
      </w:r>
      <w:r w:rsidRPr="00361898">
        <w:rPr>
          <w:rFonts w:ascii="Times New Roman" w:eastAsia="微软雅黑" w:hAnsi="Times New Roman" w:cs="Times New Roman"/>
          <w:sz w:val="22"/>
          <w:szCs w:val="22"/>
        </w:rPr>
        <w:t>102.90</w:t>
      </w:r>
      <w:r w:rsidRPr="00361898">
        <w:rPr>
          <w:rFonts w:ascii="Times New Roman" w:eastAsia="微软雅黑" w:hAnsi="Times New Roman" w:cs="Times New Roman"/>
          <w:sz w:val="22"/>
          <w:szCs w:val="22"/>
        </w:rPr>
        <w:t>亿元，年均增速超过</w:t>
      </w:r>
      <w:r w:rsidRPr="00361898">
        <w:rPr>
          <w:rFonts w:ascii="Times New Roman" w:eastAsia="微软雅黑" w:hAnsi="Times New Roman" w:cs="Times New Roman"/>
          <w:sz w:val="22"/>
          <w:szCs w:val="22"/>
        </w:rPr>
        <w:t>60%</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年进一步增至</w:t>
      </w:r>
      <w:r w:rsidRPr="00361898">
        <w:rPr>
          <w:rFonts w:ascii="Times New Roman" w:eastAsia="微软雅黑" w:hAnsi="Times New Roman" w:cs="Times New Roman"/>
          <w:sz w:val="22"/>
          <w:szCs w:val="22"/>
        </w:rPr>
        <w:t>152.69</w:t>
      </w:r>
      <w:r w:rsidRPr="00361898">
        <w:rPr>
          <w:rFonts w:ascii="Times New Roman" w:eastAsia="微软雅黑" w:hAnsi="Times New Roman" w:cs="Times New Roman"/>
          <w:sz w:val="22"/>
          <w:szCs w:val="22"/>
        </w:rPr>
        <w:t>亿元，同比增长</w:t>
      </w:r>
      <w:r w:rsidRPr="00361898">
        <w:rPr>
          <w:rFonts w:ascii="Times New Roman" w:eastAsia="微软雅黑" w:hAnsi="Times New Roman" w:cs="Times New Roman"/>
          <w:sz w:val="22"/>
          <w:szCs w:val="22"/>
        </w:rPr>
        <w:t>48%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年收入增至</w:t>
      </w:r>
      <w:r w:rsidRPr="00361898">
        <w:rPr>
          <w:rFonts w:ascii="Times New Roman" w:eastAsia="微软雅黑" w:hAnsi="Times New Roman" w:cs="Times New Roman"/>
          <w:sz w:val="22"/>
          <w:szCs w:val="22"/>
        </w:rPr>
        <w:t>170.34</w:t>
      </w:r>
      <w:r w:rsidRPr="00361898">
        <w:rPr>
          <w:rFonts w:ascii="Times New Roman" w:eastAsia="微软雅黑" w:hAnsi="Times New Roman" w:cs="Times New Roman"/>
          <w:sz w:val="22"/>
          <w:szCs w:val="22"/>
        </w:rPr>
        <w:t>亿元，增幅降至</w:t>
      </w:r>
      <w:r w:rsidRPr="00361898">
        <w:rPr>
          <w:rFonts w:ascii="Times New Roman" w:eastAsia="微软雅黑" w:hAnsi="Times New Roman" w:cs="Times New Roman"/>
          <w:sz w:val="22"/>
          <w:szCs w:val="22"/>
        </w:rPr>
        <w:t>11.6% (</w:t>
      </w:r>
      <w:hyperlink r:id="rId454"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。增长放缓的主要原因是前期高速扩张后的高基数效应以及新冠相关订单的大幅减少。若扣除</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亿元的新冠项目收入影响，</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年公司非新冠收入实际上实现了约</w:t>
      </w:r>
      <w:r w:rsidRPr="00361898">
        <w:rPr>
          <w:rFonts w:ascii="Times New Roman" w:eastAsia="微软雅黑" w:hAnsi="Times New Roman" w:cs="Times New Roman"/>
          <w:sz w:val="22"/>
          <w:szCs w:val="22"/>
        </w:rPr>
        <w:t>37.7%</w:t>
      </w:r>
      <w:r w:rsidRPr="00361898">
        <w:rPr>
          <w:rFonts w:ascii="Times New Roman" w:eastAsia="微软雅黑" w:hAnsi="Times New Roman" w:cs="Times New Roman"/>
          <w:sz w:val="22"/>
          <w:szCs w:val="22"/>
        </w:rPr>
        <w:t>的强劲增长，表明基础业务需求依然旺盛</w:t>
      </w:r>
      <w:r w:rsidRPr="00361898">
        <w:rPr>
          <w:rFonts w:ascii="Times New Roman" w:eastAsia="微软雅黑" w:hAnsi="Times New Roman" w:cs="Times New Roman"/>
          <w:sz w:val="22"/>
          <w:szCs w:val="22"/>
        </w:rPr>
        <w:t xml:space="preserve"> (</w:t>
      </w:r>
      <w:hyperlink r:id="rId455" w:anchor=":~:text=The%20Group%E2%80%99s%20revenue%20exceeded%20RMB17,sales%20decline%20in%20the%20COVID"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。分业务看，随着多个客户项目进入后期，</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年公司后期临床及商业化生产收入同比增长</w:t>
      </w:r>
      <w:r w:rsidRPr="00361898">
        <w:rPr>
          <w:rFonts w:ascii="Times New Roman" w:eastAsia="微软雅黑" w:hAnsi="Times New Roman" w:cs="Times New Roman"/>
          <w:sz w:val="22"/>
          <w:szCs w:val="22"/>
        </w:rPr>
        <w:t>12.8%</w:t>
      </w:r>
      <w:r w:rsidRPr="00361898">
        <w:rPr>
          <w:rFonts w:ascii="Times New Roman" w:eastAsia="微软雅黑" w:hAnsi="Times New Roman" w:cs="Times New Roman"/>
          <w:sz w:val="22"/>
          <w:szCs w:val="22"/>
        </w:rPr>
        <w:t>至</w:t>
      </w:r>
      <w:r w:rsidRPr="00361898">
        <w:rPr>
          <w:rFonts w:ascii="Times New Roman" w:eastAsia="微软雅黑" w:hAnsi="Times New Roman" w:cs="Times New Roman"/>
          <w:sz w:val="22"/>
          <w:szCs w:val="22"/>
        </w:rPr>
        <w:t>77.3</w:t>
      </w:r>
      <w:r w:rsidRPr="00361898">
        <w:rPr>
          <w:rFonts w:ascii="Times New Roman" w:eastAsia="微软雅黑" w:hAnsi="Times New Roman" w:cs="Times New Roman"/>
          <w:sz w:val="22"/>
          <w:szCs w:val="22"/>
        </w:rPr>
        <w:t>亿元，占总收入比重提升至</w:t>
      </w:r>
      <w:r w:rsidRPr="00361898">
        <w:rPr>
          <w:rFonts w:ascii="Times New Roman" w:eastAsia="微软雅黑" w:hAnsi="Times New Roman" w:cs="Times New Roman"/>
          <w:sz w:val="22"/>
          <w:szCs w:val="22"/>
        </w:rPr>
        <w:t>45% (</w:t>
      </w:r>
      <w:hyperlink r:id="rId456"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。若不计新冠项目，后期及商业化生产板块收入同比大增</w:t>
      </w:r>
      <w:r w:rsidRPr="00361898">
        <w:rPr>
          <w:rFonts w:ascii="Times New Roman" w:eastAsia="微软雅黑" w:hAnsi="Times New Roman" w:cs="Times New Roman"/>
          <w:sz w:val="22"/>
          <w:szCs w:val="22"/>
        </w:rPr>
        <w:t>101.7%</w:t>
      </w:r>
      <w:r w:rsidRPr="00361898">
        <w:rPr>
          <w:rFonts w:ascii="Times New Roman" w:eastAsia="微软雅黑" w:hAnsi="Times New Roman" w:cs="Times New Roman"/>
          <w:sz w:val="22"/>
          <w:szCs w:val="22"/>
        </w:rPr>
        <w:t>，成为公司新的增长引擎</w:t>
      </w:r>
      <w:r w:rsidRPr="00361898">
        <w:rPr>
          <w:rFonts w:ascii="Times New Roman" w:eastAsia="微软雅黑" w:hAnsi="Times New Roman" w:cs="Times New Roman"/>
          <w:sz w:val="22"/>
          <w:szCs w:val="22"/>
        </w:rPr>
        <w:t xml:space="preserve"> (</w:t>
      </w:r>
      <w:hyperlink r:id="rId457" w:anchor=":~:text=With%20the%20execution%20of%20its,indicating%20strong%20future%20growth%20potential" w:history="1">
        <w:r w:rsidRPr="00361898">
          <w:rPr>
            <w:rStyle w:val="af0"/>
            <w:rFonts w:ascii="Times New Roman" w:eastAsia="微软雅黑" w:hAnsi="Times New Roman" w:cs="Times New Roman"/>
            <w:sz w:val="22"/>
            <w:szCs w:val="22"/>
          </w:rPr>
          <w:t>WuXi Biologics Reports Solid 2023 Annual Results</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。从地域来看，药明生物收入结构全球化，</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47%</w:t>
      </w:r>
      <w:r w:rsidRPr="00361898">
        <w:rPr>
          <w:rFonts w:ascii="Times New Roman" w:eastAsia="微软雅黑" w:hAnsi="Times New Roman" w:cs="Times New Roman"/>
          <w:sz w:val="22"/>
          <w:szCs w:val="22"/>
        </w:rPr>
        <w:t>收入来自北美、</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左右来自中国，其余来自欧洲和亚洲其他地区</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。北美占比近半反映出公司业务高度国际化，但也意味着对北美市场和客户的依赖，需要关注其变化趋势。</w:t>
      </w:r>
    </w:p>
    <w:p w14:paraId="1FD8C46E"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盈利能力：</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公司盈利水平在快速扩张中略有波动。毛利率方面，</w:t>
      </w:r>
      <w:r w:rsidRPr="00361898">
        <w:rPr>
          <w:rFonts w:ascii="Times New Roman" w:eastAsia="微软雅黑" w:hAnsi="Times New Roman" w:cs="Times New Roman"/>
          <w:sz w:val="22"/>
          <w:szCs w:val="22"/>
        </w:rPr>
        <w:t>2018-2021</w:t>
      </w:r>
      <w:r w:rsidRPr="00361898">
        <w:rPr>
          <w:rFonts w:ascii="Times New Roman" w:eastAsia="微软雅黑" w:hAnsi="Times New Roman" w:cs="Times New Roman"/>
          <w:sz w:val="22"/>
          <w:szCs w:val="22"/>
        </w:rPr>
        <w:t>年毛利率从</w:t>
      </w:r>
      <w:r w:rsidRPr="00361898">
        <w:rPr>
          <w:rFonts w:ascii="Times New Roman" w:eastAsia="微软雅黑" w:hAnsi="Times New Roman" w:cs="Times New Roman"/>
          <w:sz w:val="22"/>
          <w:szCs w:val="22"/>
        </w:rPr>
        <w:t>40%</w:t>
      </w:r>
      <w:r w:rsidRPr="00361898">
        <w:rPr>
          <w:rFonts w:ascii="Times New Roman" w:eastAsia="微软雅黑" w:hAnsi="Times New Roman" w:cs="Times New Roman"/>
          <w:sz w:val="22"/>
          <w:szCs w:val="22"/>
        </w:rPr>
        <w:t>左右逐年升至</w:t>
      </w:r>
      <w:r w:rsidRPr="00361898">
        <w:rPr>
          <w:rFonts w:ascii="Times New Roman" w:eastAsia="微软雅黑" w:hAnsi="Times New Roman" w:cs="Times New Roman"/>
          <w:sz w:val="22"/>
          <w:szCs w:val="22"/>
        </w:rPr>
        <w:t>46.9%</w:t>
      </w:r>
      <w:r w:rsidRPr="00361898">
        <w:rPr>
          <w:rFonts w:ascii="Times New Roman" w:eastAsia="微软雅黑" w:hAnsi="Times New Roman" w:cs="Times New Roman"/>
          <w:sz w:val="22"/>
          <w:szCs w:val="22"/>
        </w:rPr>
        <w:t>，得益于规模效应和高开工率（疫情期间产能利用率一度超</w:t>
      </w:r>
      <w:r w:rsidRPr="00361898">
        <w:rPr>
          <w:rFonts w:ascii="Times New Roman" w:eastAsia="微软雅黑" w:hAnsi="Times New Roman" w:cs="Times New Roman"/>
          <w:sz w:val="22"/>
          <w:szCs w:val="22"/>
        </w:rPr>
        <w:t>80%</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。但</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年以来，随着部分产能闲置及费用上升，毛利率回落至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40.1%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。运营利润率亦从</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33.7%</w:t>
      </w:r>
      <w:r w:rsidRPr="00361898">
        <w:rPr>
          <w:rFonts w:ascii="Times New Roman" w:eastAsia="微软雅黑" w:hAnsi="Times New Roman" w:cs="Times New Roman"/>
          <w:sz w:val="22"/>
          <w:szCs w:val="22"/>
        </w:rPr>
        <w:t>高点下降至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26.1%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。净利率受此影响，从</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32.9%</w:t>
      </w:r>
      <w:r w:rsidRPr="00361898">
        <w:rPr>
          <w:rFonts w:ascii="Times New Roman" w:eastAsia="微软雅黑" w:hAnsi="Times New Roman" w:cs="Times New Roman"/>
          <w:sz w:val="22"/>
          <w:szCs w:val="22"/>
        </w:rPr>
        <w:t>降至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年的</w:t>
      </w:r>
      <w:r w:rsidRPr="00361898">
        <w:rPr>
          <w:rFonts w:ascii="Times New Roman" w:eastAsia="微软雅黑" w:hAnsi="Times New Roman" w:cs="Times New Roman"/>
          <w:sz w:val="22"/>
          <w:szCs w:val="22"/>
        </w:rPr>
        <w:t>19.95%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。利润下滑一方面由于收入放缓，另一方面公司仍在保持高强度的研发投入和全球拓展费用。即便如此，</w:t>
      </w:r>
      <w:r w:rsidRPr="00361898">
        <w:rPr>
          <w:rFonts w:ascii="Times New Roman" w:eastAsia="微软雅黑" w:hAnsi="Times New Roman" w:cs="Times New Roman"/>
          <w:sz w:val="22"/>
          <w:szCs w:val="22"/>
        </w:rPr>
        <w:t>20%</w:t>
      </w:r>
      <w:r w:rsidRPr="00361898">
        <w:rPr>
          <w:rFonts w:ascii="Times New Roman" w:eastAsia="微软雅黑" w:hAnsi="Times New Roman" w:cs="Times New Roman"/>
          <w:sz w:val="22"/>
          <w:szCs w:val="22"/>
        </w:rPr>
        <w:t>的净利率在生物技术行业中仍属优秀（不少同行亏损或利润微薄），体现了成熟商业模式下较强的盈利底盘</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。展望未来，随着更多项目进入商业生产、产能利用率提升，毛利率有望企稳在中高水平。不过短期内管理层预期产能利用将回</w:t>
      </w:r>
      <w:r w:rsidRPr="00361898">
        <w:rPr>
          <w:rFonts w:ascii="Times New Roman" w:eastAsia="微软雅黑" w:hAnsi="Times New Roman" w:cs="Times New Roman"/>
          <w:sz w:val="22"/>
          <w:szCs w:val="22"/>
        </w:rPr>
        <w:lastRenderedPageBreak/>
        <w:t>归常态水平，不会再现疫情期间的超高利用率，因此中期来看利润率或维持在</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左右的经营性水平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p>
    <w:p w14:paraId="59F4793D"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财务结构：</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药明生物财务状况稳健。截至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年底，公司总资产</w:t>
      </w:r>
      <w:r w:rsidRPr="00361898">
        <w:rPr>
          <w:rFonts w:ascii="Times New Roman" w:eastAsia="微软雅黑" w:hAnsi="Times New Roman" w:cs="Times New Roman"/>
          <w:sz w:val="22"/>
          <w:szCs w:val="22"/>
        </w:rPr>
        <w:t>565.76</w:t>
      </w:r>
      <w:r w:rsidRPr="00361898">
        <w:rPr>
          <w:rFonts w:ascii="Times New Roman" w:eastAsia="微软雅黑" w:hAnsi="Times New Roman" w:cs="Times New Roman"/>
          <w:sz w:val="22"/>
          <w:szCs w:val="22"/>
        </w:rPr>
        <w:t>亿元，其中货币资金约</w:t>
      </w:r>
      <w:r w:rsidRPr="00361898">
        <w:rPr>
          <w:rFonts w:ascii="Times New Roman" w:eastAsia="微软雅黑" w:hAnsi="Times New Roman" w:cs="Times New Roman"/>
          <w:sz w:val="22"/>
          <w:szCs w:val="22"/>
        </w:rPr>
        <w:t>96.7</w:t>
      </w:r>
      <w:r w:rsidRPr="00361898">
        <w:rPr>
          <w:rFonts w:ascii="Times New Roman" w:eastAsia="微软雅黑" w:hAnsi="Times New Roman" w:cs="Times New Roman"/>
          <w:sz w:val="22"/>
          <w:szCs w:val="22"/>
        </w:rPr>
        <w:t>亿元，资产负债率仅</w:t>
      </w:r>
      <w:r w:rsidRPr="00361898">
        <w:rPr>
          <w:rFonts w:ascii="Times New Roman" w:eastAsia="微软雅黑" w:hAnsi="Times New Roman" w:cs="Times New Roman"/>
          <w:sz w:val="22"/>
          <w:szCs w:val="22"/>
        </w:rPr>
        <w:t>22%</w:t>
      </w:r>
      <w:r w:rsidRPr="00361898">
        <w:rPr>
          <w:rFonts w:ascii="Times New Roman" w:eastAsia="微软雅黑" w:hAnsi="Times New Roman" w:cs="Times New Roman"/>
          <w:sz w:val="22"/>
          <w:szCs w:val="22"/>
        </w:rPr>
        <w:t>，长期有息债务约</w:t>
      </w:r>
      <w:r w:rsidRPr="00361898">
        <w:rPr>
          <w:rFonts w:ascii="Times New Roman" w:eastAsia="微软雅黑" w:hAnsi="Times New Roman" w:cs="Times New Roman"/>
          <w:sz w:val="22"/>
          <w:szCs w:val="22"/>
        </w:rPr>
        <w:t>15.7</w:t>
      </w:r>
      <w:r w:rsidRPr="00361898">
        <w:rPr>
          <w:rFonts w:ascii="Times New Roman" w:eastAsia="微软雅黑" w:hAnsi="Times New Roman" w:cs="Times New Roman"/>
          <w:sz w:val="22"/>
          <w:szCs w:val="22"/>
        </w:rPr>
        <w:t>亿元人民币，杠杆水平极低</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。股东权益规模超</w:t>
      </w:r>
      <w:r w:rsidRPr="00361898">
        <w:rPr>
          <w:rFonts w:ascii="Times New Roman" w:eastAsia="微软雅黑" w:hAnsi="Times New Roman" w:cs="Times New Roman"/>
          <w:sz w:val="22"/>
          <w:szCs w:val="22"/>
        </w:rPr>
        <w:t>400</w:t>
      </w:r>
      <w:r w:rsidRPr="00361898">
        <w:rPr>
          <w:rFonts w:ascii="Times New Roman" w:eastAsia="微软雅黑" w:hAnsi="Times New Roman" w:cs="Times New Roman"/>
          <w:sz w:val="22"/>
          <w:szCs w:val="22"/>
        </w:rPr>
        <w:t>亿元，权益比率约</w:t>
      </w:r>
      <w:r w:rsidRPr="00361898">
        <w:rPr>
          <w:rFonts w:ascii="Times New Roman" w:eastAsia="微软雅黑" w:hAnsi="Times New Roman" w:cs="Times New Roman"/>
          <w:sz w:val="22"/>
          <w:szCs w:val="22"/>
        </w:rPr>
        <w:t>73%</w:t>
      </w:r>
      <w:r w:rsidRPr="00361898">
        <w:rPr>
          <w:rFonts w:ascii="Times New Roman" w:eastAsia="微软雅黑" w:hAnsi="Times New Roman" w:cs="Times New Roman"/>
          <w:sz w:val="22"/>
          <w:szCs w:val="22"/>
        </w:rPr>
        <w:t>，财务实力评级达到</w:t>
      </w:r>
      <w:r w:rsidRPr="00361898">
        <w:rPr>
          <w:rFonts w:ascii="Times New Roman" w:eastAsia="微软雅黑" w:hAnsi="Times New Roman" w:cs="Times New Roman"/>
          <w:sz w:val="22"/>
          <w:szCs w:val="22"/>
        </w:rPr>
        <w:t>9/10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。充裕的现金和较低的债务意味着公司有能力自筹资金进行扩产和并购。截至</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年末，公司经营活动现金流达</w:t>
      </w:r>
      <w:r w:rsidRPr="00361898">
        <w:rPr>
          <w:rFonts w:ascii="Times New Roman" w:eastAsia="微软雅黑" w:hAnsi="Times New Roman" w:cs="Times New Roman"/>
          <w:sz w:val="22"/>
          <w:szCs w:val="22"/>
        </w:rPr>
        <w:t>46.68</w:t>
      </w:r>
      <w:r w:rsidRPr="00361898">
        <w:rPr>
          <w:rFonts w:ascii="Times New Roman" w:eastAsia="微软雅黑" w:hAnsi="Times New Roman" w:cs="Times New Roman"/>
          <w:sz w:val="22"/>
          <w:szCs w:val="22"/>
        </w:rPr>
        <w:t>亿元，但资本开支也高达</w:t>
      </w:r>
      <w:r w:rsidRPr="00361898">
        <w:rPr>
          <w:rFonts w:ascii="Times New Roman" w:eastAsia="微软雅黑" w:hAnsi="Times New Roman" w:cs="Times New Roman"/>
          <w:sz w:val="22"/>
          <w:szCs w:val="22"/>
        </w:rPr>
        <w:t>42.31</w:t>
      </w:r>
      <w:r w:rsidRPr="00361898">
        <w:rPr>
          <w:rFonts w:ascii="Times New Roman" w:eastAsia="微软雅黑" w:hAnsi="Times New Roman" w:cs="Times New Roman"/>
          <w:sz w:val="22"/>
          <w:szCs w:val="22"/>
        </w:rPr>
        <w:t>亿元，同年自由现金流小幅转正约</w:t>
      </w:r>
      <w:r w:rsidRPr="00361898">
        <w:rPr>
          <w:rFonts w:ascii="Times New Roman" w:eastAsia="微软雅黑" w:hAnsi="Times New Roman" w:cs="Times New Roman"/>
          <w:sz w:val="22"/>
          <w:szCs w:val="22"/>
        </w:rPr>
        <w:t>4.37</w:t>
      </w:r>
      <w:r w:rsidRPr="00361898">
        <w:rPr>
          <w:rFonts w:ascii="Times New Roman" w:eastAsia="微软雅黑" w:hAnsi="Times New Roman" w:cs="Times New Roman"/>
          <w:sz w:val="22"/>
          <w:szCs w:val="22"/>
        </w:rPr>
        <w:t>亿元人民币</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。过去几年公司大量投入建设生物反应器产能和海外基地，导致自由现金流多为负值，这一点需投资者留意。不过，这些支出主要用于扩张而非维持，公司管理层预计</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年资本开支约</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亿元（相当于</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年收入的</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，高于同行成熟期水平）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。高额投资反映公司对未来增长的信心，也是在为更多后期订单做产能准备。一旦进入收获期，资本开支率将逐步下降，自由现金流有望改善</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。值得注意的是，公司自</w:t>
      </w:r>
      <w:r w:rsidRPr="00361898">
        <w:rPr>
          <w:rFonts w:ascii="Times New Roman" w:eastAsia="微软雅黑" w:hAnsi="Times New Roman" w:cs="Times New Roman"/>
          <w:sz w:val="22"/>
          <w:szCs w:val="22"/>
        </w:rPr>
        <w:t>2017</w:t>
      </w:r>
      <w:r w:rsidRPr="00361898">
        <w:rPr>
          <w:rFonts w:ascii="Times New Roman" w:eastAsia="微软雅黑" w:hAnsi="Times New Roman" w:cs="Times New Roman"/>
          <w:sz w:val="22"/>
          <w:szCs w:val="22"/>
        </w:rPr>
        <w:t>年上市以来从未分红，</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年董事会也决定不派息，而是将利润再投入业务发展</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种策略在成长期企业中较常见，有助于加快扩张，但也意味着股东回报更多体现在股价升值上。总体而言，药明生物财务健康、盈利具韧性，但短期利润增速和现金流受到高投入影响，需要通过业务规模的进一步扩大来消化这些投入。</w:t>
      </w:r>
    </w:p>
    <w:p w14:paraId="12DC0BBB"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关键财务指标概览：</w:t>
      </w:r>
    </w:p>
    <w:tbl>
      <w:tblPr>
        <w:tblStyle w:val="41"/>
        <w:tblW w:w="0" w:type="auto"/>
        <w:tblLook w:val="04A0" w:firstRow="1" w:lastRow="0" w:firstColumn="1" w:lastColumn="0" w:noHBand="0" w:noVBand="1"/>
      </w:tblPr>
      <w:tblGrid>
        <w:gridCol w:w="1976"/>
        <w:gridCol w:w="923"/>
        <w:gridCol w:w="923"/>
        <w:gridCol w:w="923"/>
        <w:gridCol w:w="923"/>
        <w:gridCol w:w="923"/>
      </w:tblGrid>
      <w:tr w:rsidR="00361898" w:rsidRPr="00361898" w14:paraId="0ECB652E" w14:textId="77777777" w:rsidTr="00361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BAADFF"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指标</w:t>
            </w:r>
          </w:p>
        </w:tc>
        <w:tc>
          <w:tcPr>
            <w:tcW w:w="0" w:type="auto"/>
            <w:hideMark/>
          </w:tcPr>
          <w:p w14:paraId="7AB1D7CA"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2019</w:t>
            </w:r>
            <w:r w:rsidRPr="00361898">
              <w:rPr>
                <w:rFonts w:ascii="Times New Roman" w:eastAsia="微软雅黑" w:hAnsi="Times New Roman" w:cs="Times New Roman"/>
                <w:sz w:val="22"/>
                <w:szCs w:val="22"/>
              </w:rPr>
              <w:t>年</w:t>
            </w:r>
          </w:p>
        </w:tc>
        <w:tc>
          <w:tcPr>
            <w:tcW w:w="0" w:type="auto"/>
            <w:hideMark/>
          </w:tcPr>
          <w:p w14:paraId="13B05D84"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2020</w:t>
            </w:r>
            <w:r w:rsidRPr="00361898">
              <w:rPr>
                <w:rFonts w:ascii="Times New Roman" w:eastAsia="微软雅黑" w:hAnsi="Times New Roman" w:cs="Times New Roman"/>
                <w:sz w:val="22"/>
                <w:szCs w:val="22"/>
              </w:rPr>
              <w:t>年</w:t>
            </w:r>
          </w:p>
        </w:tc>
        <w:tc>
          <w:tcPr>
            <w:tcW w:w="0" w:type="auto"/>
            <w:hideMark/>
          </w:tcPr>
          <w:p w14:paraId="7000519D"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w:t>
            </w:r>
          </w:p>
        </w:tc>
        <w:tc>
          <w:tcPr>
            <w:tcW w:w="0" w:type="auto"/>
            <w:hideMark/>
          </w:tcPr>
          <w:p w14:paraId="5747EADF"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w:t>
            </w:r>
          </w:p>
        </w:tc>
        <w:tc>
          <w:tcPr>
            <w:tcW w:w="0" w:type="auto"/>
            <w:hideMark/>
          </w:tcPr>
          <w:p w14:paraId="7D0A4A25" w14:textId="77777777" w:rsidR="00361898" w:rsidRPr="00361898" w:rsidRDefault="00361898" w:rsidP="00361898">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w:t>
            </w:r>
          </w:p>
        </w:tc>
      </w:tr>
      <w:tr w:rsidR="00361898" w:rsidRPr="00361898" w14:paraId="6E809337"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F55361"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营业收入（亿元）</w:t>
            </w:r>
          </w:p>
        </w:tc>
        <w:tc>
          <w:tcPr>
            <w:tcW w:w="0" w:type="auto"/>
            <w:hideMark/>
          </w:tcPr>
          <w:p w14:paraId="7D8C7685"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39.84</w:t>
            </w:r>
          </w:p>
        </w:tc>
        <w:tc>
          <w:tcPr>
            <w:tcW w:w="0" w:type="auto"/>
            <w:hideMark/>
          </w:tcPr>
          <w:p w14:paraId="10ABB4B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56.12</w:t>
            </w:r>
          </w:p>
        </w:tc>
        <w:tc>
          <w:tcPr>
            <w:tcW w:w="0" w:type="auto"/>
            <w:hideMark/>
          </w:tcPr>
          <w:p w14:paraId="263FC531"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102.90</w:t>
            </w:r>
          </w:p>
        </w:tc>
        <w:tc>
          <w:tcPr>
            <w:tcW w:w="0" w:type="auto"/>
            <w:hideMark/>
          </w:tcPr>
          <w:p w14:paraId="777CA8F0"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152.69</w:t>
            </w:r>
          </w:p>
        </w:tc>
        <w:tc>
          <w:tcPr>
            <w:tcW w:w="0" w:type="auto"/>
            <w:hideMark/>
          </w:tcPr>
          <w:p w14:paraId="0469EB9D"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170.34</w:t>
            </w:r>
          </w:p>
        </w:tc>
      </w:tr>
      <w:tr w:rsidR="00361898" w:rsidRPr="00361898" w14:paraId="4CA25AA5"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559C9320"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同比增长</w:t>
            </w:r>
          </w:p>
        </w:tc>
        <w:tc>
          <w:tcPr>
            <w:tcW w:w="0" w:type="auto"/>
            <w:hideMark/>
          </w:tcPr>
          <w:p w14:paraId="72C50D10"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57.0%</w:t>
            </w:r>
          </w:p>
        </w:tc>
        <w:tc>
          <w:tcPr>
            <w:tcW w:w="0" w:type="auto"/>
            <w:hideMark/>
          </w:tcPr>
          <w:p w14:paraId="0C9301DF"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40.8%</w:t>
            </w:r>
          </w:p>
        </w:tc>
        <w:tc>
          <w:tcPr>
            <w:tcW w:w="0" w:type="auto"/>
            <w:hideMark/>
          </w:tcPr>
          <w:p w14:paraId="7EBB8094"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83.2%</w:t>
            </w:r>
          </w:p>
        </w:tc>
        <w:tc>
          <w:tcPr>
            <w:tcW w:w="0" w:type="auto"/>
            <w:hideMark/>
          </w:tcPr>
          <w:p w14:paraId="7A40B34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48.4%</w:t>
            </w:r>
          </w:p>
        </w:tc>
        <w:tc>
          <w:tcPr>
            <w:tcW w:w="0" w:type="auto"/>
            <w:hideMark/>
          </w:tcPr>
          <w:p w14:paraId="1F2AEBBC"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11.6%</w:t>
            </w:r>
          </w:p>
        </w:tc>
      </w:tr>
      <w:tr w:rsidR="00361898" w:rsidRPr="00361898" w14:paraId="6065B50A"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7C537F"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毛利率</w:t>
            </w:r>
          </w:p>
        </w:tc>
        <w:tc>
          <w:tcPr>
            <w:tcW w:w="0" w:type="auto"/>
            <w:hideMark/>
          </w:tcPr>
          <w:p w14:paraId="3B9BE3A9"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41.6%</w:t>
            </w:r>
          </w:p>
        </w:tc>
        <w:tc>
          <w:tcPr>
            <w:tcW w:w="0" w:type="auto"/>
            <w:hideMark/>
          </w:tcPr>
          <w:p w14:paraId="6679B0E5"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45.1%</w:t>
            </w:r>
          </w:p>
        </w:tc>
        <w:tc>
          <w:tcPr>
            <w:tcW w:w="0" w:type="auto"/>
            <w:hideMark/>
          </w:tcPr>
          <w:p w14:paraId="65842D9C"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46.9%</w:t>
            </w:r>
          </w:p>
        </w:tc>
        <w:tc>
          <w:tcPr>
            <w:tcW w:w="0" w:type="auto"/>
            <w:hideMark/>
          </w:tcPr>
          <w:p w14:paraId="1AD6B38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44.0%</w:t>
            </w:r>
          </w:p>
        </w:tc>
        <w:tc>
          <w:tcPr>
            <w:tcW w:w="0" w:type="auto"/>
            <w:hideMark/>
          </w:tcPr>
          <w:p w14:paraId="39B1430A"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40.1%</w:t>
            </w:r>
          </w:p>
        </w:tc>
      </w:tr>
      <w:tr w:rsidR="00361898" w:rsidRPr="00361898" w14:paraId="23FC1283"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38DF3BBE"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经营利润（亿元）</w:t>
            </w:r>
          </w:p>
        </w:tc>
        <w:tc>
          <w:tcPr>
            <w:tcW w:w="0" w:type="auto"/>
            <w:hideMark/>
          </w:tcPr>
          <w:p w14:paraId="6703AC35"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10.57</w:t>
            </w:r>
          </w:p>
        </w:tc>
        <w:tc>
          <w:tcPr>
            <w:tcW w:w="0" w:type="auto"/>
            <w:hideMark/>
          </w:tcPr>
          <w:p w14:paraId="12F25256"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17.62</w:t>
            </w:r>
          </w:p>
        </w:tc>
        <w:tc>
          <w:tcPr>
            <w:tcW w:w="0" w:type="auto"/>
            <w:hideMark/>
          </w:tcPr>
          <w:p w14:paraId="754D61FD"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34.65</w:t>
            </w:r>
          </w:p>
        </w:tc>
        <w:tc>
          <w:tcPr>
            <w:tcW w:w="0" w:type="auto"/>
            <w:hideMark/>
          </w:tcPr>
          <w:p w14:paraId="34B52251"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47.98</w:t>
            </w:r>
          </w:p>
        </w:tc>
        <w:tc>
          <w:tcPr>
            <w:tcW w:w="0" w:type="auto"/>
            <w:hideMark/>
          </w:tcPr>
          <w:p w14:paraId="23F25D90"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44.50</w:t>
            </w:r>
          </w:p>
        </w:tc>
      </w:tr>
      <w:tr w:rsidR="00361898" w:rsidRPr="00361898" w14:paraId="14374D28"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F0415"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经营利润率</w:t>
            </w:r>
          </w:p>
        </w:tc>
        <w:tc>
          <w:tcPr>
            <w:tcW w:w="0" w:type="auto"/>
            <w:hideMark/>
          </w:tcPr>
          <w:p w14:paraId="102C60F7"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26.5%</w:t>
            </w:r>
          </w:p>
        </w:tc>
        <w:tc>
          <w:tcPr>
            <w:tcW w:w="0" w:type="auto"/>
            <w:hideMark/>
          </w:tcPr>
          <w:p w14:paraId="11909436"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31.4%</w:t>
            </w:r>
          </w:p>
        </w:tc>
        <w:tc>
          <w:tcPr>
            <w:tcW w:w="0" w:type="auto"/>
            <w:hideMark/>
          </w:tcPr>
          <w:p w14:paraId="7292A319"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33.7%</w:t>
            </w:r>
          </w:p>
        </w:tc>
        <w:tc>
          <w:tcPr>
            <w:tcW w:w="0" w:type="auto"/>
            <w:hideMark/>
          </w:tcPr>
          <w:p w14:paraId="7E87DADB"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31.4%</w:t>
            </w:r>
          </w:p>
        </w:tc>
        <w:tc>
          <w:tcPr>
            <w:tcW w:w="0" w:type="auto"/>
            <w:hideMark/>
          </w:tcPr>
          <w:p w14:paraId="3CE40F9A"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26.1%</w:t>
            </w:r>
          </w:p>
        </w:tc>
      </w:tr>
      <w:tr w:rsidR="00361898" w:rsidRPr="00361898" w14:paraId="5CCE2B1D" w14:textId="77777777" w:rsidTr="00361898">
        <w:tc>
          <w:tcPr>
            <w:cnfStyle w:val="001000000000" w:firstRow="0" w:lastRow="0" w:firstColumn="1" w:lastColumn="0" w:oddVBand="0" w:evenVBand="0" w:oddHBand="0" w:evenHBand="0" w:firstRowFirstColumn="0" w:firstRowLastColumn="0" w:lastRowFirstColumn="0" w:lastRowLastColumn="0"/>
            <w:tcW w:w="0" w:type="auto"/>
            <w:hideMark/>
          </w:tcPr>
          <w:p w14:paraId="2897B294"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lastRenderedPageBreak/>
              <w:t>净利润（亿元）</w:t>
            </w:r>
          </w:p>
        </w:tc>
        <w:tc>
          <w:tcPr>
            <w:tcW w:w="0" w:type="auto"/>
            <w:hideMark/>
          </w:tcPr>
          <w:p w14:paraId="5EAA9056"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10.14</w:t>
            </w:r>
          </w:p>
        </w:tc>
        <w:tc>
          <w:tcPr>
            <w:tcW w:w="0" w:type="auto"/>
            <w:hideMark/>
          </w:tcPr>
          <w:p w14:paraId="50701267"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16.89</w:t>
            </w:r>
          </w:p>
        </w:tc>
        <w:tc>
          <w:tcPr>
            <w:tcW w:w="0" w:type="auto"/>
            <w:hideMark/>
          </w:tcPr>
          <w:p w14:paraId="767EC71E"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33.88</w:t>
            </w:r>
          </w:p>
        </w:tc>
        <w:tc>
          <w:tcPr>
            <w:tcW w:w="0" w:type="auto"/>
            <w:hideMark/>
          </w:tcPr>
          <w:p w14:paraId="78A9B19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44.20</w:t>
            </w:r>
          </w:p>
        </w:tc>
        <w:tc>
          <w:tcPr>
            <w:tcW w:w="0" w:type="auto"/>
            <w:hideMark/>
          </w:tcPr>
          <w:p w14:paraId="210F2369" w14:textId="77777777" w:rsidR="00361898" w:rsidRPr="00361898" w:rsidRDefault="00361898" w:rsidP="00361898">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34.00</w:t>
            </w:r>
          </w:p>
        </w:tc>
      </w:tr>
      <w:tr w:rsidR="00361898" w:rsidRPr="00361898" w14:paraId="7994A812" w14:textId="77777777" w:rsidTr="00361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58EBAC" w14:textId="77777777" w:rsidR="00361898" w:rsidRPr="00361898" w:rsidRDefault="00361898" w:rsidP="00361898">
            <w:pPr>
              <w:spacing w:after="160" w:line="278" w:lineRule="auto"/>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净利率</w:t>
            </w:r>
          </w:p>
        </w:tc>
        <w:tc>
          <w:tcPr>
            <w:tcW w:w="0" w:type="auto"/>
            <w:hideMark/>
          </w:tcPr>
          <w:p w14:paraId="2A561428"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25.5%</w:t>
            </w:r>
          </w:p>
        </w:tc>
        <w:tc>
          <w:tcPr>
            <w:tcW w:w="0" w:type="auto"/>
            <w:hideMark/>
          </w:tcPr>
          <w:p w14:paraId="435000F2"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30.1%</w:t>
            </w:r>
          </w:p>
        </w:tc>
        <w:tc>
          <w:tcPr>
            <w:tcW w:w="0" w:type="auto"/>
            <w:hideMark/>
          </w:tcPr>
          <w:p w14:paraId="6F412984"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32.9%</w:t>
            </w:r>
          </w:p>
        </w:tc>
        <w:tc>
          <w:tcPr>
            <w:tcW w:w="0" w:type="auto"/>
            <w:hideMark/>
          </w:tcPr>
          <w:p w14:paraId="31E2927B"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28.9%</w:t>
            </w:r>
          </w:p>
        </w:tc>
        <w:tc>
          <w:tcPr>
            <w:tcW w:w="0" w:type="auto"/>
            <w:hideMark/>
          </w:tcPr>
          <w:p w14:paraId="5C1A5751" w14:textId="77777777" w:rsidR="00361898" w:rsidRPr="00361898" w:rsidRDefault="00361898" w:rsidP="00361898">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20.0%</w:t>
            </w:r>
          </w:p>
        </w:tc>
      </w:tr>
    </w:tbl>
    <w:p w14:paraId="5700BF16"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i/>
          <w:iCs/>
          <w:sz w:val="22"/>
          <w:szCs w:val="22"/>
        </w:rPr>
        <w:t>表：药明生物</w:t>
      </w:r>
      <w:r w:rsidRPr="00361898">
        <w:rPr>
          <w:rFonts w:ascii="Times New Roman" w:eastAsia="微软雅黑" w:hAnsi="Times New Roman" w:cs="Times New Roman"/>
          <w:i/>
          <w:iCs/>
          <w:sz w:val="22"/>
          <w:szCs w:val="22"/>
        </w:rPr>
        <w:t>2019-2023</w:t>
      </w:r>
      <w:r w:rsidRPr="00361898">
        <w:rPr>
          <w:rFonts w:ascii="Times New Roman" w:eastAsia="微软雅黑" w:hAnsi="Times New Roman" w:cs="Times New Roman"/>
          <w:i/>
          <w:iCs/>
          <w:sz w:val="22"/>
          <w:szCs w:val="22"/>
        </w:rPr>
        <w:t>年主要财务数据</w:t>
      </w:r>
      <w:r w:rsidRPr="00361898">
        <w:rPr>
          <w:rFonts w:ascii="Times New Roman" w:eastAsia="微软雅黑" w:hAnsi="Times New Roman" w:cs="Times New Roman"/>
          <w:i/>
          <w:iCs/>
          <w:sz w:val="22"/>
          <w:szCs w:val="22"/>
        </w:rPr>
        <w:t xml:space="preserve"> (</w:t>
      </w:r>
      <w:hyperlink w:history="1">
        <w:r w:rsidRPr="00361898">
          <w:rPr>
            <w:rStyle w:val="af0"/>
            <w:rFonts w:ascii="Times New Roman" w:eastAsia="微软雅黑" w:hAnsi="Times New Roman" w:cs="Times New Roman"/>
            <w:i/>
            <w:iCs/>
            <w:sz w:val="22"/>
            <w:szCs w:val="22"/>
          </w:rPr>
          <w:t>WuxiBiologics02269.pdf</w:t>
        </w:r>
      </w:hyperlink>
      <w:r w:rsidRPr="00361898">
        <w:rPr>
          <w:rFonts w:ascii="Times New Roman" w:eastAsia="微软雅黑" w:hAnsi="Times New Roman" w:cs="Times New Roman"/>
          <w:i/>
          <w:iCs/>
          <w:sz w:val="22"/>
          <w:szCs w:val="22"/>
        </w:rPr>
        <w:t>) (</w:t>
      </w:r>
      <w:hyperlink w:history="1">
        <w:r w:rsidRPr="00361898">
          <w:rPr>
            <w:rStyle w:val="af0"/>
            <w:rFonts w:ascii="Times New Roman" w:eastAsia="微软雅黑" w:hAnsi="Times New Roman" w:cs="Times New Roman"/>
            <w:i/>
            <w:iCs/>
            <w:sz w:val="22"/>
            <w:szCs w:val="22"/>
          </w:rPr>
          <w:t>WuxiBiologics02269.pdf</w:t>
        </w:r>
      </w:hyperlink>
      <w:r w:rsidRPr="00361898">
        <w:rPr>
          <w:rFonts w:ascii="Times New Roman" w:eastAsia="微软雅黑" w:hAnsi="Times New Roman" w:cs="Times New Roman"/>
          <w:i/>
          <w:iCs/>
          <w:sz w:val="22"/>
          <w:szCs w:val="22"/>
        </w:rPr>
        <w:t>)</w:t>
      </w:r>
      <w:r w:rsidRPr="00361898">
        <w:rPr>
          <w:rFonts w:ascii="Times New Roman" w:eastAsia="微软雅黑" w:hAnsi="Times New Roman" w:cs="Times New Roman"/>
          <w:i/>
          <w:iCs/>
          <w:sz w:val="22"/>
          <w:szCs w:val="22"/>
        </w:rPr>
        <w:t>。</w:t>
      </w:r>
      <w:r w:rsidRPr="00361898">
        <w:rPr>
          <w:rFonts w:ascii="Times New Roman" w:eastAsia="微软雅黑" w:hAnsi="Times New Roman" w:cs="Times New Roman"/>
          <w:i/>
          <w:iCs/>
          <w:sz w:val="22"/>
          <w:szCs w:val="22"/>
        </w:rPr>
        <w:t>2022-2023</w:t>
      </w:r>
      <w:r w:rsidRPr="00361898">
        <w:rPr>
          <w:rFonts w:ascii="Times New Roman" w:eastAsia="微软雅黑" w:hAnsi="Times New Roman" w:cs="Times New Roman"/>
          <w:i/>
          <w:iCs/>
          <w:sz w:val="22"/>
          <w:szCs w:val="22"/>
        </w:rPr>
        <w:t>年净利润受非经常项目（疫情订单结束等）影响增速放缓。</w:t>
      </w:r>
    </w:p>
    <w:p w14:paraId="52AF9545"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估值分析</w:t>
      </w:r>
    </w:p>
    <w:p w14:paraId="34FE4F95" w14:textId="6FEDABD2"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相对估值：</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受业绩放缓和市场情绪影响，药明生物估值自</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年以来大幅回落。目前股价</w:t>
      </w:r>
      <w:r w:rsidRPr="00361898">
        <w:rPr>
          <w:rFonts w:ascii="Times New Roman" w:eastAsia="微软雅黑" w:hAnsi="Times New Roman" w:cs="Times New Roman"/>
          <w:sz w:val="22"/>
          <w:szCs w:val="22"/>
        </w:rPr>
        <w:t>HK$26.65</w:t>
      </w:r>
      <w:r>
        <w:rPr>
          <w:rFonts w:ascii="Times New Roman" w:eastAsia="微软雅黑" w:hAnsi="Times New Roman" w:cs="Times New Roman" w:hint="eastAsia"/>
          <w:sz w:val="22"/>
          <w:szCs w:val="22"/>
        </w:rPr>
        <w:t>，</w:t>
      </w:r>
      <w:r w:rsidRPr="00361898">
        <w:rPr>
          <w:rFonts w:ascii="Times New Roman" w:eastAsia="微软雅黑" w:hAnsi="Times New Roman" w:cs="Times New Roman"/>
          <w:sz w:val="22"/>
          <w:szCs w:val="22"/>
        </w:rPr>
        <w:t>对应市盈率约</w:t>
      </w:r>
      <w:r w:rsidRPr="00361898">
        <w:rPr>
          <w:rFonts w:ascii="Times New Roman" w:eastAsia="微软雅黑" w:hAnsi="Times New Roman" w:cs="Times New Roman"/>
          <w:sz w:val="22"/>
          <w:szCs w:val="22"/>
        </w:rPr>
        <w:t>41</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TTM</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、市净率约</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。考虑到公司</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年利润有望恢复增长，前瞻市盈率降至约</w:t>
      </w:r>
      <w:r w:rsidRPr="00361898">
        <w:rPr>
          <w:rFonts w:ascii="Times New Roman" w:eastAsia="微软雅黑" w:hAnsi="Times New Roman" w:cs="Times New Roman"/>
          <w:sz w:val="22"/>
          <w:szCs w:val="22"/>
        </w:rPr>
        <w:t>22</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。与全球同行相比，公司估值水平尚属合理：</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当前市盈率约</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倍出头，三星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由于市场预期较高估值更高，而药明生物因地缘因素折价，估值略低于可比公司平均。市销率方面，公司约为</w:t>
      </w:r>
      <w:r w:rsidRPr="00361898">
        <w:rPr>
          <w:rFonts w:ascii="Times New Roman" w:eastAsia="微软雅黑" w:hAnsi="Times New Roman" w:cs="Times New Roman"/>
          <w:sz w:val="22"/>
          <w:szCs w:val="22"/>
        </w:rPr>
        <w:t>6.2</w:t>
      </w:r>
      <w:r w:rsidRPr="00361898">
        <w:rPr>
          <w:rFonts w:ascii="Times New Roman" w:eastAsia="微软雅黑" w:hAnsi="Times New Roman" w:cs="Times New Roman"/>
          <w:sz w:val="22"/>
          <w:szCs w:val="22"/>
        </w:rPr>
        <w:t>倍，接近行业平均水平（约</w:t>
      </w:r>
      <w:r w:rsidRPr="00361898">
        <w:rPr>
          <w:rFonts w:ascii="Times New Roman" w:eastAsia="微软雅黑" w:hAnsi="Times New Roman" w:cs="Times New Roman"/>
          <w:sz w:val="22"/>
          <w:szCs w:val="22"/>
        </w:rPr>
        <w:t>5-6</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。值得一提的是，药明生物当前</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倍市净率远低于过去</w:t>
      </w:r>
      <w:r w:rsidRPr="00361898">
        <w:rPr>
          <w:rFonts w:ascii="Times New Roman" w:eastAsia="微软雅黑" w:hAnsi="Times New Roman" w:cs="Times New Roman"/>
          <w:sz w:val="22"/>
          <w:szCs w:val="22"/>
        </w:rPr>
        <w:t>5</w:t>
      </w:r>
      <w:r w:rsidRPr="00361898">
        <w:rPr>
          <w:rFonts w:ascii="Times New Roman" w:eastAsia="微软雅黑" w:hAnsi="Times New Roman" w:cs="Times New Roman"/>
          <w:sz w:val="22"/>
          <w:szCs w:val="22"/>
        </w:rPr>
        <w:t>年约</w:t>
      </w:r>
      <w:r w:rsidRPr="00361898">
        <w:rPr>
          <w:rFonts w:ascii="Times New Roman" w:eastAsia="微软雅黑" w:hAnsi="Times New Roman" w:cs="Times New Roman"/>
          <w:sz w:val="22"/>
          <w:szCs w:val="22"/>
        </w:rPr>
        <w:t>9.9</w:t>
      </w:r>
      <w:r w:rsidRPr="00361898">
        <w:rPr>
          <w:rFonts w:ascii="Times New Roman" w:eastAsia="微软雅黑" w:hAnsi="Times New Roman" w:cs="Times New Roman"/>
          <w:sz w:val="22"/>
          <w:szCs w:val="22"/>
        </w:rPr>
        <w:t>倍的平均水平</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。股票在</w:t>
      </w:r>
      <w:r w:rsidRPr="00361898">
        <w:rPr>
          <w:rFonts w:ascii="Times New Roman" w:eastAsia="微软雅黑" w:hAnsi="Times New Roman" w:cs="Times New Roman"/>
          <w:sz w:val="22"/>
          <w:szCs w:val="22"/>
        </w:rPr>
        <w:t>2021</w:t>
      </w:r>
      <w:r w:rsidRPr="00361898">
        <w:rPr>
          <w:rFonts w:ascii="Times New Roman" w:eastAsia="微软雅黑" w:hAnsi="Times New Roman" w:cs="Times New Roman"/>
          <w:sz w:val="22"/>
          <w:szCs w:val="22"/>
        </w:rPr>
        <w:t>年高点曾高达百倍市盈率、</w:t>
      </w:r>
      <w:r w:rsidRPr="00361898">
        <w:rPr>
          <w:rFonts w:ascii="Times New Roman" w:eastAsia="微软雅黑" w:hAnsi="Times New Roman" w:cs="Times New Roman"/>
          <w:sz w:val="22"/>
          <w:szCs w:val="22"/>
        </w:rPr>
        <w:t>10</w:t>
      </w:r>
      <w:r w:rsidRPr="00361898">
        <w:rPr>
          <w:rFonts w:ascii="Times New Roman" w:eastAsia="微软雅黑" w:hAnsi="Times New Roman" w:cs="Times New Roman"/>
          <w:sz w:val="22"/>
          <w:szCs w:val="22"/>
        </w:rPr>
        <w:t>倍市净率以上，如今估值处于历史低位区间，表明市场已反映相当程度的悲观预期。</w:t>
      </w:r>
      <w:r w:rsidRPr="00361898">
        <w:rPr>
          <w:rFonts w:ascii="Times New Roman" w:eastAsia="微软雅黑" w:hAnsi="Times New Roman" w:cs="Times New Roman"/>
          <w:sz w:val="22"/>
          <w:szCs w:val="22"/>
        </w:rPr>
        <w:t>PEG</w:t>
      </w:r>
      <w:r w:rsidRPr="00361898">
        <w:rPr>
          <w:rFonts w:ascii="Times New Roman" w:eastAsia="微软雅黑" w:hAnsi="Times New Roman" w:cs="Times New Roman"/>
          <w:sz w:val="22"/>
          <w:szCs w:val="22"/>
        </w:rPr>
        <w:t>指标（市盈率相对盈利增速比）约为</w:t>
      </w:r>
      <w:r w:rsidRPr="00361898">
        <w:rPr>
          <w:rFonts w:ascii="Times New Roman" w:eastAsia="微软雅黑" w:hAnsi="Times New Roman" w:cs="Times New Roman"/>
          <w:sz w:val="22"/>
          <w:szCs w:val="22"/>
        </w:rPr>
        <w:t>1.8</w:t>
      </w:r>
      <w:r w:rsidRPr="00361898">
        <w:rPr>
          <w:rFonts w:ascii="Times New Roman" w:eastAsia="微软雅黑" w:hAnsi="Times New Roman" w:cs="Times New Roman"/>
          <w:sz w:val="22"/>
          <w:szCs w:val="22"/>
        </w:rPr>
        <w:t>，暗示以当前盈利增速看估值并不算离谱</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。如果公司能重回</w:t>
      </w:r>
      <w:r w:rsidRPr="00361898">
        <w:rPr>
          <w:rFonts w:ascii="Times New Roman" w:eastAsia="微软雅黑" w:hAnsi="Times New Roman" w:cs="Times New Roman"/>
          <w:sz w:val="22"/>
          <w:szCs w:val="22"/>
        </w:rPr>
        <w:t>15-20%</w:t>
      </w:r>
      <w:r w:rsidRPr="00361898">
        <w:rPr>
          <w:rFonts w:ascii="Times New Roman" w:eastAsia="微软雅黑" w:hAnsi="Times New Roman" w:cs="Times New Roman"/>
          <w:sz w:val="22"/>
          <w:szCs w:val="22"/>
        </w:rPr>
        <w:t>的业绩增速，则</w:t>
      </w:r>
      <w:r w:rsidRPr="00361898">
        <w:rPr>
          <w:rFonts w:ascii="Times New Roman" w:eastAsia="微软雅黑" w:hAnsi="Times New Roman" w:cs="Times New Roman"/>
          <w:sz w:val="22"/>
          <w:szCs w:val="22"/>
        </w:rPr>
        <w:t>PEG</w:t>
      </w:r>
      <w:r w:rsidRPr="00361898">
        <w:rPr>
          <w:rFonts w:ascii="Times New Roman" w:eastAsia="微软雅黑" w:hAnsi="Times New Roman" w:cs="Times New Roman"/>
          <w:sz w:val="22"/>
          <w:szCs w:val="22"/>
        </w:rPr>
        <w:t>有望下降到</w:t>
      </w:r>
      <w:r w:rsidRPr="00361898">
        <w:rPr>
          <w:rFonts w:ascii="Times New Roman" w:eastAsia="微软雅黑" w:hAnsi="Times New Roman" w:cs="Times New Roman"/>
          <w:sz w:val="22"/>
          <w:szCs w:val="22"/>
        </w:rPr>
        <w:t>1</w:t>
      </w:r>
      <w:r w:rsidRPr="00361898">
        <w:rPr>
          <w:rFonts w:ascii="Times New Roman" w:eastAsia="微软雅黑" w:hAnsi="Times New Roman" w:cs="Times New Roman"/>
          <w:sz w:val="22"/>
          <w:szCs w:val="22"/>
        </w:rPr>
        <w:t>倍左右，体现出投资价值。总的来看，在不确定性因素压制下，公司估值水平较行业龙头存在折让，但需以未来业绩兑现和风险缓释为前提。</w:t>
      </w:r>
    </w:p>
    <w:p w14:paraId="1B3FE6F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绝对估值：</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运用</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（折现现金流）模型评估，公司内在价值受未来增长率和风险假设影响较大。根据</w:t>
      </w:r>
      <w:r w:rsidRPr="00361898">
        <w:rPr>
          <w:rFonts w:ascii="Times New Roman" w:eastAsia="微软雅黑" w:hAnsi="Times New Roman" w:cs="Times New Roman"/>
          <w:sz w:val="22"/>
          <w:szCs w:val="22"/>
        </w:rPr>
        <w:t>Morningstar</w:t>
      </w:r>
      <w:r w:rsidRPr="00361898">
        <w:rPr>
          <w:rFonts w:ascii="Times New Roman" w:eastAsia="微软雅黑" w:hAnsi="Times New Roman" w:cs="Times New Roman"/>
          <w:sz w:val="22"/>
          <w:szCs w:val="22"/>
        </w:rPr>
        <w:t>分析师预测，假设未来十年公司收入增速在高个位数到低双位数区间（约</w:t>
      </w:r>
      <w:r w:rsidRPr="00361898">
        <w:rPr>
          <w:rFonts w:ascii="Times New Roman" w:eastAsia="微软雅黑" w:hAnsi="Times New Roman" w:cs="Times New Roman"/>
          <w:sz w:val="22"/>
          <w:szCs w:val="22"/>
        </w:rPr>
        <w:t>9-12%</w:t>
      </w:r>
      <w:r w:rsidRPr="00361898">
        <w:rPr>
          <w:rFonts w:ascii="Times New Roman" w:eastAsia="微软雅黑" w:hAnsi="Times New Roman" w:cs="Times New Roman"/>
          <w:sz w:val="22"/>
          <w:szCs w:val="22"/>
        </w:rPr>
        <w:t>），中期经营利润率稳定在</w:t>
      </w:r>
      <w:r w:rsidRPr="00361898">
        <w:rPr>
          <w:rFonts w:ascii="Times New Roman" w:eastAsia="微软雅黑" w:hAnsi="Times New Roman" w:cs="Times New Roman"/>
          <w:sz w:val="22"/>
          <w:szCs w:val="22"/>
        </w:rPr>
        <w:t>25%</w:t>
      </w:r>
      <w:r w:rsidRPr="00361898">
        <w:rPr>
          <w:rFonts w:ascii="Times New Roman" w:eastAsia="微软雅黑" w:hAnsi="Times New Roman" w:cs="Times New Roman"/>
          <w:sz w:val="22"/>
          <w:szCs w:val="22"/>
        </w:rPr>
        <w:t>左右，资本开支逐步下降至营收的个位数占比，则计算得出的公允价值约为每股</w:t>
      </w:r>
      <w:r w:rsidRPr="00361898">
        <w:rPr>
          <w:rFonts w:ascii="Times New Roman" w:eastAsia="微软雅黑" w:hAnsi="Times New Roman" w:cs="Times New Roman"/>
          <w:sz w:val="22"/>
          <w:szCs w:val="22"/>
        </w:rPr>
        <w:t>24.6</w:t>
      </w:r>
      <w:r w:rsidRPr="00361898">
        <w:rPr>
          <w:rFonts w:ascii="Times New Roman" w:eastAsia="微软雅黑" w:hAnsi="Times New Roman" w:cs="Times New Roman"/>
          <w:sz w:val="22"/>
          <w:szCs w:val="22"/>
        </w:rPr>
        <w:t>港元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。这一估值对应隐含的长期</w:t>
      </w:r>
      <w:r w:rsidRPr="00361898">
        <w:rPr>
          <w:rFonts w:ascii="Times New Roman" w:eastAsia="微软雅黑" w:hAnsi="Times New Roman" w:cs="Times New Roman"/>
          <w:sz w:val="22"/>
          <w:szCs w:val="22"/>
        </w:rPr>
        <w:t>ROIC</w:t>
      </w:r>
      <w:r w:rsidRPr="00361898">
        <w:rPr>
          <w:rFonts w:ascii="Times New Roman" w:eastAsia="微软雅黑" w:hAnsi="Times New Roman" w:cs="Times New Roman"/>
          <w:sz w:val="22"/>
          <w:szCs w:val="22"/>
        </w:rPr>
        <w:t>约</w:t>
      </w:r>
      <w:r w:rsidRPr="00361898">
        <w:rPr>
          <w:rFonts w:ascii="Times New Roman" w:eastAsia="微软雅黑" w:hAnsi="Times New Roman" w:cs="Times New Roman"/>
          <w:sz w:val="22"/>
          <w:szCs w:val="22"/>
        </w:rPr>
        <w:t>20.5%</w:t>
      </w:r>
      <w:r w:rsidRPr="00361898">
        <w:rPr>
          <w:rFonts w:ascii="Times New Roman" w:eastAsia="微软雅黑" w:hAnsi="Times New Roman" w:cs="Times New Roman"/>
          <w:sz w:val="22"/>
          <w:szCs w:val="22"/>
        </w:rPr>
        <w:t>（低于公司历史平均</w:t>
      </w:r>
      <w:r w:rsidRPr="00361898">
        <w:rPr>
          <w:rFonts w:ascii="Times New Roman" w:eastAsia="微软雅黑" w:hAnsi="Times New Roman" w:cs="Times New Roman"/>
          <w:sz w:val="22"/>
          <w:szCs w:val="22"/>
        </w:rPr>
        <w:t>34%</w:t>
      </w:r>
      <w:r w:rsidRPr="00361898">
        <w:rPr>
          <w:rFonts w:ascii="Times New Roman" w:eastAsia="微软雅黑" w:hAnsi="Times New Roman" w:cs="Times New Roman"/>
          <w:sz w:val="22"/>
          <w:szCs w:val="22"/>
        </w:rPr>
        <w:t>的水平）和加权资本成本约</w:t>
      </w:r>
      <w:r w:rsidRPr="00361898">
        <w:rPr>
          <w:rFonts w:ascii="Times New Roman" w:eastAsia="微软雅黑" w:hAnsi="Times New Roman" w:cs="Times New Roman"/>
          <w:sz w:val="22"/>
          <w:szCs w:val="22"/>
        </w:rPr>
        <w:t>8.8%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。当前股价对应的</w:t>
      </w:r>
      <w:r w:rsidRPr="00361898">
        <w:rPr>
          <w:rFonts w:ascii="Times New Roman" w:eastAsia="微软雅黑" w:hAnsi="Times New Roman" w:cs="Times New Roman"/>
          <w:sz w:val="22"/>
          <w:szCs w:val="22"/>
        </w:rPr>
        <w:t>Price/Fair Value</w:t>
      </w:r>
      <w:r w:rsidRPr="00361898">
        <w:rPr>
          <w:rFonts w:ascii="Times New Roman" w:eastAsia="微软雅黑" w:hAnsi="Times New Roman" w:cs="Times New Roman"/>
          <w:sz w:val="22"/>
          <w:szCs w:val="22"/>
        </w:rPr>
        <w:t>约为</w:t>
      </w:r>
      <w:r w:rsidRPr="00361898">
        <w:rPr>
          <w:rFonts w:ascii="Times New Roman" w:eastAsia="微软雅黑" w:hAnsi="Times New Roman" w:cs="Times New Roman"/>
          <w:sz w:val="22"/>
          <w:szCs w:val="22"/>
        </w:rPr>
        <w:t>1.08</w:t>
      </w:r>
      <w:r w:rsidRPr="00361898">
        <w:rPr>
          <w:rFonts w:ascii="Times New Roman" w:eastAsia="微软雅黑" w:hAnsi="Times New Roman" w:cs="Times New Roman"/>
          <w:sz w:val="22"/>
          <w:szCs w:val="22"/>
        </w:rPr>
        <w:t>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，略高于</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估值，但考虑模型中采用了保守的增长假设和</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非常高</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的不确定性溢价，实际价值可能存在上行空间。</w:t>
      </w:r>
      <w:r w:rsidRPr="00361898">
        <w:rPr>
          <w:rFonts w:ascii="Times New Roman" w:eastAsia="微软雅黑" w:hAnsi="Times New Roman" w:cs="Times New Roman"/>
          <w:sz w:val="22"/>
          <w:szCs w:val="22"/>
        </w:rPr>
        <w:lastRenderedPageBreak/>
        <w:t>另一种绝对估值方法</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彼得林奇估值模型（以</w:t>
      </w:r>
      <w:r w:rsidRPr="00361898">
        <w:rPr>
          <w:rFonts w:ascii="Times New Roman" w:eastAsia="微软雅黑" w:hAnsi="Times New Roman" w:cs="Times New Roman"/>
          <w:sz w:val="22"/>
          <w:szCs w:val="22"/>
        </w:rPr>
        <w:t>PEG=1</w:t>
      </w:r>
      <w:r w:rsidRPr="00361898">
        <w:rPr>
          <w:rFonts w:ascii="Times New Roman" w:eastAsia="微软雅黑" w:hAnsi="Times New Roman" w:cs="Times New Roman"/>
          <w:sz w:val="22"/>
          <w:szCs w:val="22"/>
        </w:rPr>
        <w:t>为基准）给出公司合理股价约</w:t>
      </w:r>
      <w:r w:rsidRPr="00361898">
        <w:rPr>
          <w:rFonts w:ascii="Times New Roman" w:eastAsia="微软雅黑" w:hAnsi="Times New Roman" w:cs="Times New Roman"/>
          <w:sz w:val="22"/>
          <w:szCs w:val="22"/>
        </w:rPr>
        <w:t>7.47</w:t>
      </w:r>
      <w:r w:rsidRPr="00361898">
        <w:rPr>
          <w:rFonts w:ascii="Times New Roman" w:eastAsia="微软雅黑" w:hAnsi="Times New Roman" w:cs="Times New Roman"/>
          <w:sz w:val="22"/>
          <w:szCs w:val="22"/>
        </w:rPr>
        <w:t>美元（约合</w:t>
      </w:r>
      <w:r w:rsidRPr="00361898">
        <w:rPr>
          <w:rFonts w:ascii="Times New Roman" w:eastAsia="微软雅黑" w:hAnsi="Times New Roman" w:cs="Times New Roman"/>
          <w:sz w:val="22"/>
          <w:szCs w:val="22"/>
        </w:rPr>
        <w:t>58</w:t>
      </w:r>
      <w:r w:rsidRPr="00361898">
        <w:rPr>
          <w:rFonts w:ascii="Times New Roman" w:eastAsia="微软雅黑" w:hAnsi="Times New Roman" w:cs="Times New Roman"/>
          <w:sz w:val="22"/>
          <w:szCs w:val="22"/>
        </w:rPr>
        <w:t>港元）</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WXXWY_2025-03-17.pdf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。不过该模型未考虑风险因素，结果偏乐观，仅作参考。综合多种估值方法，药明生物合理价值区间大致在每股</w:t>
      </w:r>
      <w:r w:rsidRPr="00361898">
        <w:rPr>
          <w:rFonts w:ascii="Times New Roman" w:eastAsia="微软雅黑" w:hAnsi="Times New Roman" w:cs="Times New Roman"/>
          <w:sz w:val="22"/>
          <w:szCs w:val="22"/>
        </w:rPr>
        <w:t>HK$24-30</w:t>
      </w:r>
      <w:r w:rsidRPr="00361898">
        <w:rPr>
          <w:rFonts w:ascii="Times New Roman" w:eastAsia="微软雅黑" w:hAnsi="Times New Roman" w:cs="Times New Roman"/>
          <w:sz w:val="22"/>
          <w:szCs w:val="22"/>
        </w:rPr>
        <w:t>附近，对应</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年前瞻市盈率</w:t>
      </w:r>
      <w:r w:rsidRPr="00361898">
        <w:rPr>
          <w:rFonts w:ascii="Times New Roman" w:eastAsia="微软雅黑" w:hAnsi="Times New Roman" w:cs="Times New Roman"/>
          <w:sz w:val="22"/>
          <w:szCs w:val="22"/>
        </w:rPr>
        <w:t>20-25</w:t>
      </w:r>
      <w:r w:rsidRPr="00361898">
        <w:rPr>
          <w:rFonts w:ascii="Times New Roman" w:eastAsia="微软雅黑" w:hAnsi="Times New Roman" w:cs="Times New Roman"/>
          <w:sz w:val="22"/>
          <w:szCs w:val="22"/>
        </w:rPr>
        <w:t>倍。当前股价接近这一区间下限，意味着市场对风险的定价较高。如果公司未来增速超过市场预期或外部不利因素缓解，估值有向上修复的潜力；反之，若风险加剧，股价仍可能承压。因此，应结合风险展望动态调整估值判断。</w:t>
      </w:r>
    </w:p>
    <w:p w14:paraId="7D8C516B"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风险因素</w:t>
      </w:r>
    </w:p>
    <w:p w14:paraId="0B1C5ED9"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政策与监管风险：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地缘政治是悬于药明生物上空的最大不确定因素。</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年美国曾提出《生物安全法案（</w:t>
      </w:r>
      <w:r w:rsidRPr="00361898">
        <w:rPr>
          <w:rFonts w:ascii="Times New Roman" w:eastAsia="微软雅黑" w:hAnsi="Times New Roman" w:cs="Times New Roman"/>
          <w:sz w:val="22"/>
          <w:szCs w:val="22"/>
        </w:rPr>
        <w:t>Biosecure Act</w:t>
      </w:r>
      <w:r w:rsidRPr="00361898">
        <w:rPr>
          <w:rFonts w:ascii="Times New Roman" w:eastAsia="微软雅黑" w:hAnsi="Times New Roman" w:cs="Times New Roman"/>
          <w:sz w:val="22"/>
          <w:szCs w:val="22"/>
        </w:rPr>
        <w:t>）》提案，可能限制美国公司与中国生物制造商合作，这引发投资者对药明生物订单前景的担忧</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。虽然该法案尚未立法且公司澄清目前订单没有受到实质影响</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，但不排除未来中美紧张局势进一步升级、监管层面出台更严格限制的可能。一旦出现极端情形（例如禁止美国企业与药明生物开展新合同），公司约</w:t>
      </w:r>
      <w:r w:rsidRPr="00361898">
        <w:rPr>
          <w:rFonts w:ascii="Times New Roman" w:eastAsia="微软雅黑" w:hAnsi="Times New Roman" w:cs="Times New Roman"/>
          <w:sz w:val="22"/>
          <w:szCs w:val="22"/>
        </w:rPr>
        <w:t>50%</w:t>
      </w:r>
      <w:r w:rsidRPr="00361898">
        <w:rPr>
          <w:rFonts w:ascii="Times New Roman" w:eastAsia="微软雅黑" w:hAnsi="Times New Roman" w:cs="Times New Roman"/>
          <w:sz w:val="22"/>
          <w:szCs w:val="22"/>
        </w:rPr>
        <w:t>的收入来源将面临威胁</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。即便出现这种极端情形的概率不高，也需要持续关注美国大选及政策走向。此外，美国商务部曾在</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年将药明生物子公司列入</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未经核实名单</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虽已于同年末移除，但类似的出口管制措施仍可能反复，对公司获取关键设备和试剂产生影响。国内监管方面，生物医药产业目前受到政策大力支持，但不排除未来因行业过热或安全事件引发的监管收紧，例如对实验室生物安全、数据跨境等领域加强管制，都可能增加公司的合规成本。</w:t>
      </w:r>
    </w:p>
    <w:p w14:paraId="5A6F70BD"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市场与竞争风险：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客户很大一部分是中小型生物技术公司，它们高度依赖资本市场融资推进研发。全球宏观环境（如利率上升、风险投资趋紧）直接影响这些客户的资金状况和项目推进速度。当生物医药行业投融资环境转冷时，药明生物可能面临项目推迟、中止甚至订单流失的情况</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。例如，</w:t>
      </w:r>
      <w:r w:rsidRPr="00361898">
        <w:rPr>
          <w:rFonts w:ascii="Times New Roman" w:eastAsia="微软雅黑" w:hAnsi="Times New Roman" w:cs="Times New Roman"/>
          <w:sz w:val="22"/>
          <w:szCs w:val="22"/>
        </w:rPr>
        <w:t>2022</w:t>
      </w:r>
      <w:r w:rsidRPr="00361898">
        <w:rPr>
          <w:rFonts w:ascii="Times New Roman" w:eastAsia="微软雅黑" w:hAnsi="Times New Roman" w:cs="Times New Roman"/>
          <w:sz w:val="22"/>
          <w:szCs w:val="22"/>
        </w:rPr>
        <w:t>年以来全球生物科技融资降温，就导致公司新签订单增速放缓。竞争方面，行业进入者增多和产能扩张可能引发价格战，压低利润率。大型跨国药企也可能选择自建产能或加强与本土</w:t>
      </w:r>
      <w:r w:rsidRPr="00361898">
        <w:rPr>
          <w:rFonts w:ascii="Times New Roman" w:eastAsia="微软雅黑" w:hAnsi="Times New Roman" w:cs="Times New Roman"/>
          <w:sz w:val="22"/>
          <w:szCs w:val="22"/>
        </w:rPr>
        <w:t>CDMO</w:t>
      </w:r>
      <w:r w:rsidRPr="00361898">
        <w:rPr>
          <w:rFonts w:ascii="Times New Roman" w:eastAsia="微软雅黑" w:hAnsi="Times New Roman" w:cs="Times New Roman"/>
          <w:sz w:val="22"/>
          <w:szCs w:val="22"/>
        </w:rPr>
        <w:t>合作，分流潜在业务机会。药明生物需要持续提升技术门槛和服务质量，才能保持竞争优势。一旦出现重大质量事故（例如生产批次不合格、监管检查不通过），将严重损害公司声誉，客户可能转向其他供应商。此外，汇率波动也是一项需要考虑的风险。公司收入以人民币和美元计价为主，若人民</w:t>
      </w:r>
      <w:r w:rsidRPr="00361898">
        <w:rPr>
          <w:rFonts w:ascii="Times New Roman" w:eastAsia="微软雅黑" w:hAnsi="Times New Roman" w:cs="Times New Roman"/>
          <w:sz w:val="22"/>
          <w:szCs w:val="22"/>
        </w:rPr>
        <w:lastRenderedPageBreak/>
        <w:t>币大幅升值将抬高成本，削弱相对竞争力。人员和运营方面，快速扩张过程中如何确保运营管理、质量控制同步提升也是挑战。若产能扩张过快而订单跟进不足，可能出现产能闲置、折旧摊销拖累利润的情况</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。过去公司在爱尔兰投资的新产能因回报不达预期，已出售给</w:t>
      </w:r>
      <w:r w:rsidRPr="00361898">
        <w:rPr>
          <w:rFonts w:ascii="Times New Roman" w:eastAsia="微软雅黑" w:hAnsi="Times New Roman" w:cs="Times New Roman"/>
          <w:sz w:val="22"/>
          <w:szCs w:val="22"/>
        </w:rPr>
        <w:t>Merck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，这显示产能规划不当可能造成损失。好在公司对此保持审慎态度，主动调整以优化资源配置。</w:t>
      </w:r>
    </w:p>
    <w:p w14:paraId="0044EE90"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b/>
          <w:bCs/>
          <w:sz w:val="22"/>
          <w:szCs w:val="22"/>
        </w:rPr>
        <w:t>财务及其他风险：</w:t>
      </w:r>
      <w:r w:rsidRPr="00361898">
        <w:rPr>
          <w:rFonts w:ascii="Times New Roman" w:eastAsia="微软雅黑" w:hAnsi="Times New Roman" w:cs="Times New Roman"/>
          <w:sz w:val="22"/>
          <w:szCs w:val="22"/>
        </w:rPr>
        <w:t xml:space="preserve"> </w:t>
      </w:r>
      <w:r w:rsidRPr="00361898">
        <w:rPr>
          <w:rFonts w:ascii="Times New Roman" w:eastAsia="微软雅黑" w:hAnsi="Times New Roman" w:cs="Times New Roman"/>
          <w:sz w:val="22"/>
          <w:szCs w:val="22"/>
        </w:rPr>
        <w:t>公司目前尚未提供股东回报（无分红），这对于偏好收益的投资者可能缺乏吸引力。如果未来长期不分红，股价完全取决于成长预期和市场情绪，波动性会较大。另外，大规模资本开支主要靠内部现金流和股权融资支持，若业务增长不及预期，自由现金流可能持续为负，这对公司估值和融资能力有负面影响。最后，宏观经济波动亦可能通过影响客户需求和融资环境间接传导给公司。例如全球经济放缓可能令医药企业削减研发开支，新项目启动放慢等。总体而言，药明生物的风险主要在于外部环境的不确定和自身高增长、高投入模式带来的执行压力。</w:t>
      </w:r>
      <w:r w:rsidRPr="00361898">
        <w:rPr>
          <w:rFonts w:ascii="Times New Roman" w:eastAsia="微软雅黑" w:hAnsi="Times New Roman" w:cs="Times New Roman"/>
          <w:sz w:val="22"/>
          <w:szCs w:val="22"/>
        </w:rPr>
        <w:t>Morningstar</w:t>
      </w:r>
      <w:r w:rsidRPr="00361898">
        <w:rPr>
          <w:rFonts w:ascii="Times New Roman" w:eastAsia="微软雅黑" w:hAnsi="Times New Roman" w:cs="Times New Roman"/>
          <w:sz w:val="22"/>
          <w:szCs w:val="22"/>
        </w:rPr>
        <w:t>因此给予公司</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不确定性评级：非常高</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，高于</w:t>
      </w:r>
      <w:r w:rsidRPr="00361898">
        <w:rPr>
          <w:rFonts w:ascii="Times New Roman" w:eastAsia="微软雅黑" w:hAnsi="Times New Roman" w:cs="Times New Roman"/>
          <w:sz w:val="22"/>
          <w:szCs w:val="22"/>
        </w:rPr>
        <w:t>Lonza</w:t>
      </w:r>
      <w:r w:rsidRPr="00361898">
        <w:rPr>
          <w:rFonts w:ascii="Times New Roman" w:eastAsia="微软雅黑" w:hAnsi="Times New Roman" w:cs="Times New Roman"/>
          <w:sz w:val="22"/>
          <w:szCs w:val="22"/>
        </w:rPr>
        <w:t>、三星</w:t>
      </w:r>
      <w:r w:rsidRPr="00361898">
        <w:rPr>
          <w:rFonts w:ascii="Times New Roman" w:eastAsia="微软雅黑" w:hAnsi="Times New Roman" w:cs="Times New Roman"/>
          <w:sz w:val="22"/>
          <w:szCs w:val="22"/>
        </w:rPr>
        <w:t>BioLogics</w:t>
      </w:r>
      <w:r w:rsidRPr="00361898">
        <w:rPr>
          <w:rFonts w:ascii="Times New Roman" w:eastAsia="微软雅黑" w:hAnsi="Times New Roman" w:cs="Times New Roman"/>
          <w:sz w:val="22"/>
          <w:szCs w:val="22"/>
        </w:rPr>
        <w:t>等同行</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。投资者在评估公司价值时应充分考虑上述风险情景并预留安全边际。</w:t>
      </w:r>
    </w:p>
    <w:p w14:paraId="6F80AD00"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宏观经济影响</w:t>
      </w:r>
    </w:p>
    <w:p w14:paraId="3679DD07"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全球及区域宏观环境变化通过多种途径影响药明生物的业务和估值。首先，</w:t>
      </w:r>
      <w:r w:rsidRPr="00361898">
        <w:rPr>
          <w:rFonts w:ascii="Times New Roman" w:eastAsia="微软雅黑" w:hAnsi="Times New Roman" w:cs="Times New Roman"/>
          <w:b/>
          <w:bCs/>
          <w:sz w:val="22"/>
          <w:szCs w:val="22"/>
        </w:rPr>
        <w:t>全球经济周期</w:t>
      </w:r>
      <w:r w:rsidRPr="00361898">
        <w:rPr>
          <w:rFonts w:ascii="Times New Roman" w:eastAsia="微软雅黑" w:hAnsi="Times New Roman" w:cs="Times New Roman"/>
          <w:sz w:val="22"/>
          <w:szCs w:val="22"/>
        </w:rPr>
        <w:t>影响下游制药行业的资本开支。经济上行期，制药和生物技术公司更愿意增加研发投入，推动外包需求上升；经济低迷时，这些开支可能缩减，药明生物的新订单和项目进度会受到拖累。同时，全球</w:t>
      </w:r>
      <w:r w:rsidRPr="00361898">
        <w:rPr>
          <w:rFonts w:ascii="Times New Roman" w:eastAsia="微软雅黑" w:hAnsi="Times New Roman" w:cs="Times New Roman"/>
          <w:b/>
          <w:bCs/>
          <w:sz w:val="22"/>
          <w:szCs w:val="22"/>
        </w:rPr>
        <w:t>利率水平</w:t>
      </w:r>
      <w:r w:rsidRPr="00361898">
        <w:rPr>
          <w:rFonts w:ascii="Times New Roman" w:eastAsia="微软雅黑" w:hAnsi="Times New Roman" w:cs="Times New Roman"/>
          <w:sz w:val="22"/>
          <w:szCs w:val="22"/>
        </w:rPr>
        <w:t>直接影响生物技术初创公司的融资环境。</w:t>
      </w:r>
      <w:r w:rsidRPr="00361898">
        <w:rPr>
          <w:rFonts w:ascii="Times New Roman" w:eastAsia="微软雅黑" w:hAnsi="Times New Roman" w:cs="Times New Roman"/>
          <w:sz w:val="22"/>
          <w:szCs w:val="22"/>
        </w:rPr>
        <w:t>2022-2023</w:t>
      </w:r>
      <w:r w:rsidRPr="00361898">
        <w:rPr>
          <w:rFonts w:ascii="Times New Roman" w:eastAsia="微软雅黑" w:hAnsi="Times New Roman" w:cs="Times New Roman"/>
          <w:sz w:val="22"/>
          <w:szCs w:val="22"/>
        </w:rPr>
        <w:t>年欧美进入加息周期，不少生物医药初创融资遇冷，一些早期项目被迫延后，对药明生物以小型客户为主的业务造成压力</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。若未来主要经济体货币政策转向宽松，风险投资回暖，将利好公司订单增长。其次，</w:t>
      </w:r>
      <w:r w:rsidRPr="00361898">
        <w:rPr>
          <w:rFonts w:ascii="Times New Roman" w:eastAsia="微软雅黑" w:hAnsi="Times New Roman" w:cs="Times New Roman"/>
          <w:b/>
          <w:bCs/>
          <w:sz w:val="22"/>
          <w:szCs w:val="22"/>
        </w:rPr>
        <w:t>贸易政策和供应链</w:t>
      </w:r>
      <w:r w:rsidRPr="00361898">
        <w:rPr>
          <w:rFonts w:ascii="Times New Roman" w:eastAsia="微软雅黑" w:hAnsi="Times New Roman" w:cs="Times New Roman"/>
          <w:sz w:val="22"/>
          <w:szCs w:val="22"/>
        </w:rPr>
        <w:t>因素同样重要。各国政府在疫情后更加重视医疗供应链安全，例如美国推动本土生产，欧洲也加强战略物资储备。这种倾向可能限制跨国合作的深度，加剧行业区域化。药明生物在欧美投资新设施、实施双源供应策略，就是为了适应客户本地化需求的宏观趋势。反过来，中国政府在</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十四五</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规划中明确支持生物医药产业发展，通过创新监管试点、税收优惠等举措，营造有利环境。这将帮助国内生物药研发市场扩容，间接利好药明生物获取本土订单。此外，汇率波动属于宏观因素。人民</w:t>
      </w:r>
      <w:r w:rsidRPr="00361898">
        <w:rPr>
          <w:rFonts w:ascii="Times New Roman" w:eastAsia="微软雅黑" w:hAnsi="Times New Roman" w:cs="Times New Roman"/>
          <w:sz w:val="22"/>
          <w:szCs w:val="22"/>
        </w:rPr>
        <w:lastRenderedPageBreak/>
        <w:t>币兑美元汇率变化将影响公司以人民币计价的成本与美元计价的收入之间的匹配。若人民币贬值，公司以人民币发生的运营成本相对降低，利润率可能提高；若人民币升值，则削弱成本优势。最后，</w:t>
      </w:r>
      <w:r w:rsidRPr="00361898">
        <w:rPr>
          <w:rFonts w:ascii="Times New Roman" w:eastAsia="微软雅黑" w:hAnsi="Times New Roman" w:cs="Times New Roman"/>
          <w:b/>
          <w:bCs/>
          <w:sz w:val="22"/>
          <w:szCs w:val="22"/>
        </w:rPr>
        <w:t>资本市场情绪</w:t>
      </w:r>
      <w:r w:rsidRPr="00361898">
        <w:rPr>
          <w:rFonts w:ascii="Times New Roman" w:eastAsia="微软雅黑" w:hAnsi="Times New Roman" w:cs="Times New Roman"/>
          <w:sz w:val="22"/>
          <w:szCs w:val="22"/>
        </w:rPr>
        <w:t>作为宏观环境的反映，也对公司股价影响显著。</w:t>
      </w:r>
      <w:r w:rsidRPr="00361898">
        <w:rPr>
          <w:rFonts w:ascii="Times New Roman" w:eastAsia="微软雅黑" w:hAnsi="Times New Roman" w:cs="Times New Roman"/>
          <w:sz w:val="22"/>
          <w:szCs w:val="22"/>
        </w:rPr>
        <w:t>2023</w:t>
      </w:r>
      <w:r w:rsidRPr="00361898">
        <w:rPr>
          <w:rFonts w:ascii="Times New Roman" w:eastAsia="微软雅黑" w:hAnsi="Times New Roman" w:cs="Times New Roman"/>
          <w:sz w:val="22"/>
          <w:szCs w:val="22"/>
        </w:rPr>
        <w:t>年底至</w:t>
      </w:r>
      <w:r w:rsidRPr="00361898">
        <w:rPr>
          <w:rFonts w:ascii="Times New Roman" w:eastAsia="微软雅黑" w:hAnsi="Times New Roman" w:cs="Times New Roman"/>
          <w:sz w:val="22"/>
          <w:szCs w:val="22"/>
        </w:rPr>
        <w:t>2024</w:t>
      </w:r>
      <w:r w:rsidRPr="00361898">
        <w:rPr>
          <w:rFonts w:ascii="Times New Roman" w:eastAsia="微软雅黑" w:hAnsi="Times New Roman" w:cs="Times New Roman"/>
          <w:sz w:val="22"/>
          <w:szCs w:val="22"/>
        </w:rPr>
        <w:t>年初，中国医药板块曾因对</w:t>
      </w:r>
      <w:r w:rsidRPr="00361898">
        <w:rPr>
          <w:rFonts w:ascii="Times New Roman" w:eastAsia="微软雅黑" w:hAnsi="Times New Roman" w:cs="Times New Roman"/>
          <w:sz w:val="22"/>
          <w:szCs w:val="22"/>
        </w:rPr>
        <w:t>AI</w:t>
      </w:r>
      <w:r w:rsidRPr="00361898">
        <w:rPr>
          <w:rFonts w:ascii="Times New Roman" w:eastAsia="微软雅黑" w:hAnsi="Times New Roman" w:cs="Times New Roman"/>
          <w:sz w:val="22"/>
          <w:szCs w:val="22"/>
        </w:rPr>
        <w:t>新技术（如蛋白质折叠算法</w:t>
      </w:r>
      <w:r w:rsidRPr="00361898">
        <w:rPr>
          <w:rFonts w:ascii="Times New Roman" w:eastAsia="微软雅黑" w:hAnsi="Times New Roman" w:cs="Times New Roman"/>
          <w:sz w:val="22"/>
          <w:szCs w:val="22"/>
        </w:rPr>
        <w:t>DeepSeek</w:t>
      </w:r>
      <w:r w:rsidRPr="00361898">
        <w:rPr>
          <w:rFonts w:ascii="Times New Roman" w:eastAsia="微软雅黑" w:hAnsi="Times New Roman" w:cs="Times New Roman"/>
          <w:sz w:val="22"/>
          <w:szCs w:val="22"/>
        </w:rPr>
        <w:t>）的乐观预期出现一轮上涨，药明生物股价</w:t>
      </w:r>
      <w:r w:rsidRPr="00361898">
        <w:rPr>
          <w:rFonts w:ascii="Times New Roman" w:eastAsia="微软雅黑" w:hAnsi="Times New Roman" w:cs="Times New Roman"/>
          <w:sz w:val="22"/>
          <w:szCs w:val="22"/>
        </w:rPr>
        <w:t>1</w:t>
      </w:r>
      <w:r w:rsidRPr="00361898">
        <w:rPr>
          <w:rFonts w:ascii="Times New Roman" w:eastAsia="微软雅黑" w:hAnsi="Times New Roman" w:cs="Times New Roman"/>
          <w:sz w:val="22"/>
          <w:szCs w:val="22"/>
        </w:rPr>
        <w:t>月下旬至</w:t>
      </w:r>
      <w:r w:rsidRPr="00361898">
        <w:rPr>
          <w:rFonts w:ascii="Times New Roman" w:eastAsia="微软雅黑" w:hAnsi="Times New Roman" w:cs="Times New Roman"/>
          <w:sz w:val="22"/>
          <w:szCs w:val="22"/>
        </w:rPr>
        <w:t>2</w:t>
      </w:r>
      <w:r w:rsidRPr="00361898">
        <w:rPr>
          <w:rFonts w:ascii="Times New Roman" w:eastAsia="微软雅黑" w:hAnsi="Times New Roman" w:cs="Times New Roman"/>
          <w:sz w:val="22"/>
          <w:szCs w:val="22"/>
        </w:rPr>
        <w:t>月大涨超过</w:t>
      </w:r>
      <w:r w:rsidRPr="00361898">
        <w:rPr>
          <w:rFonts w:ascii="Times New Roman" w:eastAsia="微软雅黑" w:hAnsi="Times New Roman" w:cs="Times New Roman"/>
          <w:sz w:val="22"/>
          <w:szCs w:val="22"/>
        </w:rPr>
        <w:t>30%</w:t>
      </w:r>
      <w:r w:rsidRPr="00361898">
        <w:rPr>
          <w:rFonts w:ascii="Times New Roman" w:eastAsia="微软雅黑" w:hAnsi="Times New Roman" w:cs="Times New Roman"/>
          <w:sz w:val="22"/>
          <w:szCs w:val="22"/>
        </w:rPr>
        <w:t>，一度接近晨星给出的合理价值</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然而这些宏观情绪面的波动往往与基本面脱节，投资者需警惕追涨杀跌的风险。从长期看，全球生物药市场增长和技术进步的大趋势不变，宏观环境的短期扰动可能带来股价波动，但公司凭借稳固的业务基本面，有能力穿越经济周期并受益于行业的长期上行。</w:t>
      </w:r>
    </w:p>
    <w:p w14:paraId="7C21195A" w14:textId="77777777" w:rsidR="00361898" w:rsidRPr="00361898" w:rsidRDefault="00361898" w:rsidP="00361898">
      <w:pPr>
        <w:rPr>
          <w:rFonts w:ascii="Times New Roman" w:eastAsia="微软雅黑" w:hAnsi="Times New Roman" w:cs="Times New Roman"/>
          <w:b/>
          <w:bCs/>
          <w:sz w:val="22"/>
          <w:szCs w:val="22"/>
        </w:rPr>
      </w:pPr>
      <w:r w:rsidRPr="00361898">
        <w:rPr>
          <w:rFonts w:ascii="Times New Roman" w:eastAsia="微软雅黑" w:hAnsi="Times New Roman" w:cs="Times New Roman"/>
          <w:b/>
          <w:bCs/>
          <w:sz w:val="22"/>
          <w:szCs w:val="22"/>
        </w:rPr>
        <w:t>投资建议</w:t>
      </w:r>
    </w:p>
    <w:p w14:paraId="1CD67A4C" w14:textId="77777777" w:rsidR="00361898" w:rsidRPr="00361898" w:rsidRDefault="00361898" w:rsidP="00361898">
      <w:pPr>
        <w:rPr>
          <w:rFonts w:ascii="Times New Roman" w:eastAsia="微软雅黑" w:hAnsi="Times New Roman" w:cs="Times New Roman"/>
          <w:sz w:val="22"/>
          <w:szCs w:val="22"/>
        </w:rPr>
      </w:pPr>
      <w:r w:rsidRPr="00361898">
        <w:rPr>
          <w:rFonts w:ascii="Times New Roman" w:eastAsia="微软雅黑" w:hAnsi="Times New Roman" w:cs="Times New Roman"/>
          <w:sz w:val="22"/>
          <w:szCs w:val="22"/>
        </w:rPr>
        <w:t>综上所述，我们对药明生物维持审慎乐观的态度，给予</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持有</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b/>
          <w:bCs/>
          <w:sz w:val="22"/>
          <w:szCs w:val="22"/>
        </w:rPr>
        <w:t>评级，长期投资者可在股价回调时</w:t>
      </w:r>
      <w:r w:rsidRPr="00361898">
        <w:rPr>
          <w:rFonts w:ascii="Times New Roman" w:eastAsia="微软雅黑" w:hAnsi="Times New Roman" w:cs="Times New Roman"/>
          <w:sz w:val="22"/>
          <w:szCs w:val="22"/>
        </w:rPr>
        <w:t>分批布局</w:t>
      </w:r>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。目前公司基本面稳健，非新冠业务保持较高增速，庞大的项目管线和在手订单为未来业绩提供支撑。参考</w:t>
      </w:r>
      <w:r w:rsidRPr="00361898">
        <w:rPr>
          <w:rFonts w:ascii="Times New Roman" w:eastAsia="微软雅黑" w:hAnsi="Times New Roman" w:cs="Times New Roman"/>
          <w:sz w:val="22"/>
          <w:szCs w:val="22"/>
        </w:rPr>
        <w:t>DCF</w:t>
      </w:r>
      <w:r w:rsidRPr="00361898">
        <w:rPr>
          <w:rFonts w:ascii="Times New Roman" w:eastAsia="微软雅黑" w:hAnsi="Times New Roman" w:cs="Times New Roman"/>
          <w:sz w:val="22"/>
          <w:szCs w:val="22"/>
        </w:rPr>
        <w:t>估值和相对估值分析，公司合理股价区间在</w:t>
      </w:r>
      <w:r w:rsidRPr="00361898">
        <w:rPr>
          <w:rFonts w:ascii="Times New Roman" w:eastAsia="微软雅黑" w:hAnsi="Times New Roman" w:cs="Times New Roman"/>
          <w:sz w:val="22"/>
          <w:szCs w:val="22"/>
        </w:rPr>
        <w:t>HK$24-30</w:t>
      </w:r>
      <w:r w:rsidRPr="00361898">
        <w:rPr>
          <w:rFonts w:ascii="Times New Roman" w:eastAsia="微软雅黑" w:hAnsi="Times New Roman" w:cs="Times New Roman"/>
          <w:sz w:val="22"/>
          <w:szCs w:val="22"/>
        </w:rPr>
        <w:t>附近，与现价相当，表明短期内市场已充分消化基本面信息</w:t>
      </w:r>
      <w:r w:rsidRPr="00361898">
        <w:rPr>
          <w:rFonts w:ascii="Times New Roman" w:eastAsia="微软雅黑" w:hAnsi="Times New Roman" w:cs="Times New Roman"/>
          <w:sz w:val="22"/>
          <w:szCs w:val="22"/>
        </w:rPr>
        <w:t xml:space="preserve">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 (</w:t>
      </w:r>
      <w:hyperlink w:history="1">
        <w:r w:rsidRPr="00361898">
          <w:rPr>
            <w:rStyle w:val="af0"/>
            <w:rFonts w:ascii="Times New Roman" w:eastAsia="微软雅黑" w:hAnsi="Times New Roman" w:cs="Times New Roman"/>
            <w:sz w:val="22"/>
            <w:szCs w:val="22"/>
          </w:rPr>
          <w:t>Equityreport_WuxiBiologics02269.pdf</w:t>
        </w:r>
      </w:hyperlink>
      <w:r w:rsidRPr="00361898">
        <w:rPr>
          <w:rFonts w:ascii="Times New Roman" w:eastAsia="微软雅黑" w:hAnsi="Times New Roman" w:cs="Times New Roman"/>
          <w:sz w:val="22"/>
          <w:szCs w:val="22"/>
        </w:rPr>
        <w:t>)</w:t>
      </w:r>
      <w:r w:rsidRPr="00361898">
        <w:rPr>
          <w:rFonts w:ascii="Times New Roman" w:eastAsia="微软雅黑" w:hAnsi="Times New Roman" w:cs="Times New Roman"/>
          <w:sz w:val="22"/>
          <w:szCs w:val="22"/>
        </w:rPr>
        <w:t>。鉴于地缘政治等风险尚未明朗，我们倾向于在风险因素明晰前维持中性立场。若未来美国限制措施落地或其它负面事件发生，股价可能出现显著波动，投资者应严格控制仓位。然而，从中长期视角看，药明生物作为全球领先的生物制药</w:t>
      </w:r>
      <w:r w:rsidRPr="00361898">
        <w:rPr>
          <w:rFonts w:ascii="Times New Roman" w:eastAsia="微软雅黑" w:hAnsi="Times New Roman" w:cs="Times New Roman"/>
          <w:sz w:val="22"/>
          <w:szCs w:val="22"/>
        </w:rPr>
        <w:t>CRDMO</w:t>
      </w:r>
      <w:r w:rsidRPr="00361898">
        <w:rPr>
          <w:rFonts w:ascii="Times New Roman" w:eastAsia="微软雅黑" w:hAnsi="Times New Roman" w:cs="Times New Roman"/>
          <w:sz w:val="22"/>
          <w:szCs w:val="22"/>
        </w:rPr>
        <w:t>，有望持续受益于生物药行业的高增长，并通过其卓越执行力巩固市场份额。一旦地缘风险缓解或业绩增速超预期，公司的估值有望修复，股价可能突破上述合理价值区间上限。策略上，我们建议关注政策动向和季度订单情况：在重大风险事件冲击导致股价显著低于内在价值时逢低吸纳，在股价过热、远超价值中枢时适度获利了结。总体而言，药明生物适合风险承受能力较高、看好生物医药长期发展的投资者作为组合的战略配置标的，但短期交易性机会需结合消息面谨慎把握。坚持价值研判与动态跟踪，将有助于在这只高弹性股票上获得理想的投资回报。</w:t>
      </w:r>
    </w:p>
    <w:p w14:paraId="13ECAD10" w14:textId="10170EAA" w:rsidR="007E0067" w:rsidRPr="004C33BC" w:rsidRDefault="007E0067" w:rsidP="007E0067">
      <w:pPr>
        <w:pStyle w:val="2"/>
        <w:rPr>
          <w:rFonts w:ascii="Times New Roman" w:eastAsia="微软雅黑" w:hAnsi="Times New Roman" w:cs="Times New Roman"/>
          <w:b/>
          <w:bCs/>
          <w:sz w:val="22"/>
          <w:szCs w:val="22"/>
        </w:rPr>
      </w:pPr>
      <w:bookmarkStart w:id="19" w:name="_Toc197077226"/>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sidRPr="007E0067">
        <w:rPr>
          <w:rFonts w:ascii="Times New Roman" w:eastAsia="微软雅黑" w:hAnsi="Times New Roman" w:cs="Times New Roman" w:hint="eastAsia"/>
          <w:b/>
          <w:bCs/>
          <w:sz w:val="22"/>
          <w:szCs w:val="22"/>
        </w:rPr>
        <w:t>WXXWY</w:t>
      </w:r>
      <w:r w:rsidRPr="007E0067">
        <w:rPr>
          <w:rFonts w:ascii="Times New Roman" w:eastAsia="微软雅黑" w:hAnsi="Times New Roman" w:cs="Times New Roman" w:hint="eastAsia"/>
          <w:b/>
          <w:bCs/>
          <w:sz w:val="22"/>
          <w:szCs w:val="22"/>
        </w:rPr>
        <w:t>（</w:t>
      </w:r>
      <w:r w:rsidRPr="007E0067">
        <w:rPr>
          <w:rFonts w:ascii="Times New Roman" w:eastAsia="微软雅黑" w:hAnsi="Times New Roman" w:cs="Times New Roman" w:hint="eastAsia"/>
          <w:b/>
          <w:bCs/>
          <w:sz w:val="22"/>
          <w:szCs w:val="22"/>
        </w:rPr>
        <w:t>WuXi Biologics, OTC</w:t>
      </w:r>
      <w:r w:rsidRPr="007E0067">
        <w:rPr>
          <w:rFonts w:ascii="Times New Roman" w:eastAsia="微软雅黑" w:hAnsi="Times New Roman" w:cs="Times New Roman" w:hint="eastAsia"/>
          <w:b/>
          <w:bCs/>
          <w:sz w:val="22"/>
          <w:szCs w:val="22"/>
        </w:rPr>
        <w:t>）投资分析与建议</w:t>
      </w:r>
      <w:bookmarkEnd w:id="19"/>
    </w:p>
    <w:p w14:paraId="1935F3B5"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1. </w:t>
      </w:r>
      <w:r w:rsidRPr="007E0067">
        <w:rPr>
          <w:rFonts w:ascii="Times New Roman" w:eastAsia="微软雅黑" w:hAnsi="Times New Roman" w:cs="Times New Roman"/>
          <w:b/>
          <w:bCs/>
          <w:sz w:val="22"/>
          <w:szCs w:val="22"/>
        </w:rPr>
        <w:t>公司概况</w:t>
      </w:r>
    </w:p>
    <w:p w14:paraId="45D31A61"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WuXi 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OTC: WXXWY</w:t>
      </w:r>
      <w:r w:rsidRPr="007E0067">
        <w:rPr>
          <w:rFonts w:ascii="Times New Roman" w:eastAsia="微软雅黑" w:hAnsi="Times New Roman" w:cs="Times New Roman"/>
          <w:sz w:val="22"/>
          <w:szCs w:val="22"/>
        </w:rPr>
        <w:t>）是</w:t>
      </w:r>
      <w:r w:rsidRPr="007E0067">
        <w:rPr>
          <w:rFonts w:ascii="Times New Roman" w:eastAsia="微软雅黑" w:hAnsi="Times New Roman" w:cs="Times New Roman"/>
          <w:b/>
          <w:bCs/>
          <w:sz w:val="22"/>
          <w:szCs w:val="22"/>
        </w:rPr>
        <w:t>药明生物</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HKEX: 2269</w:t>
      </w:r>
      <w:r w:rsidRPr="007E0067">
        <w:rPr>
          <w:rFonts w:ascii="Times New Roman" w:eastAsia="微软雅黑" w:hAnsi="Times New Roman" w:cs="Times New Roman"/>
          <w:sz w:val="22"/>
          <w:szCs w:val="22"/>
        </w:rPr>
        <w:t>）在美国场外交易市场（</w:t>
      </w:r>
      <w:r w:rsidRPr="007E0067">
        <w:rPr>
          <w:rFonts w:ascii="Times New Roman" w:eastAsia="微软雅黑" w:hAnsi="Times New Roman" w:cs="Times New Roman"/>
          <w:sz w:val="22"/>
          <w:szCs w:val="22"/>
        </w:rPr>
        <w:t>OTC</w:t>
      </w:r>
      <w:r w:rsidRPr="007E0067">
        <w:rPr>
          <w:rFonts w:ascii="Times New Roman" w:eastAsia="微软雅黑" w:hAnsi="Times New Roman" w:cs="Times New Roman"/>
          <w:sz w:val="22"/>
          <w:szCs w:val="22"/>
        </w:rPr>
        <w:t>）上市的</w:t>
      </w:r>
      <w:r w:rsidRPr="007E0067">
        <w:rPr>
          <w:rFonts w:ascii="Times New Roman" w:eastAsia="微软雅黑" w:hAnsi="Times New Roman" w:cs="Times New Roman"/>
          <w:b/>
          <w:bCs/>
          <w:sz w:val="22"/>
          <w:szCs w:val="22"/>
        </w:rPr>
        <w:t>ADR</w:t>
      </w:r>
      <w:r w:rsidRPr="007E0067">
        <w:rPr>
          <w:rFonts w:ascii="Times New Roman" w:eastAsia="微软雅黑" w:hAnsi="Times New Roman" w:cs="Times New Roman"/>
          <w:sz w:val="22"/>
          <w:szCs w:val="22"/>
        </w:rPr>
        <w:t>（美国存托凭证），其价格与港股</w:t>
      </w:r>
      <w:r w:rsidRPr="007E0067">
        <w:rPr>
          <w:rFonts w:ascii="Times New Roman" w:eastAsia="微软雅黑" w:hAnsi="Times New Roman" w:cs="Times New Roman"/>
          <w:sz w:val="22"/>
          <w:szCs w:val="22"/>
        </w:rPr>
        <w:t>2269</w:t>
      </w:r>
      <w:r w:rsidRPr="007E0067">
        <w:rPr>
          <w:rFonts w:ascii="Times New Roman" w:eastAsia="微软雅黑" w:hAnsi="Times New Roman" w:cs="Times New Roman"/>
          <w:sz w:val="22"/>
          <w:szCs w:val="22"/>
        </w:rPr>
        <w:t>高度相关。药明生物作为全球领先的生物制药合同</w:t>
      </w:r>
      <w:r w:rsidRPr="007E0067">
        <w:rPr>
          <w:rFonts w:ascii="Times New Roman" w:eastAsia="微软雅黑" w:hAnsi="Times New Roman" w:cs="Times New Roman"/>
          <w:sz w:val="22"/>
          <w:szCs w:val="22"/>
        </w:rPr>
        <w:lastRenderedPageBreak/>
        <w:t>研发和生产服务商（</w:t>
      </w:r>
      <w:r w:rsidRPr="007E0067">
        <w:rPr>
          <w:rFonts w:ascii="Times New Roman" w:eastAsia="微软雅黑" w:hAnsi="Times New Roman" w:cs="Times New Roman"/>
          <w:sz w:val="22"/>
          <w:szCs w:val="22"/>
        </w:rPr>
        <w:t>CRDMO</w:t>
      </w:r>
      <w:r w:rsidRPr="007E0067">
        <w:rPr>
          <w:rFonts w:ascii="Times New Roman" w:eastAsia="微软雅黑" w:hAnsi="Times New Roman" w:cs="Times New Roman"/>
          <w:sz w:val="22"/>
          <w:szCs w:val="22"/>
        </w:rPr>
        <w:t>），为全球生物制药企业提供端到端的一站式服务，包括药物发现、工艺开发、临床和商业化生产</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4EA7DAD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公司过去几年业绩保持较快增长，</w:t>
      </w:r>
      <w:r w:rsidRPr="007E0067">
        <w:rPr>
          <w:rFonts w:ascii="Times New Roman" w:eastAsia="微软雅黑" w:hAnsi="Times New Roman" w:cs="Times New Roman"/>
          <w:b/>
          <w:bCs/>
          <w:sz w:val="22"/>
          <w:szCs w:val="22"/>
        </w:rPr>
        <w:t>2023</w:t>
      </w:r>
      <w:r w:rsidRPr="007E0067">
        <w:rPr>
          <w:rFonts w:ascii="Times New Roman" w:eastAsia="微软雅黑" w:hAnsi="Times New Roman" w:cs="Times New Roman"/>
          <w:b/>
          <w:bCs/>
          <w:sz w:val="22"/>
          <w:szCs w:val="22"/>
        </w:rPr>
        <w:t>年收入约</w:t>
      </w:r>
      <w:r w:rsidRPr="007E0067">
        <w:rPr>
          <w:rFonts w:ascii="Times New Roman" w:eastAsia="微软雅黑" w:hAnsi="Times New Roman" w:cs="Times New Roman"/>
          <w:b/>
          <w:bCs/>
          <w:sz w:val="22"/>
          <w:szCs w:val="22"/>
        </w:rPr>
        <w:t>170.34</w:t>
      </w:r>
      <w:r w:rsidRPr="007E0067">
        <w:rPr>
          <w:rFonts w:ascii="Times New Roman" w:eastAsia="微软雅黑" w:hAnsi="Times New Roman" w:cs="Times New Roman"/>
          <w:b/>
          <w:bCs/>
          <w:sz w:val="22"/>
          <w:szCs w:val="22"/>
        </w:rPr>
        <w:t>亿元人民币，同比增长</w:t>
      </w:r>
      <w:r w:rsidRPr="007E0067">
        <w:rPr>
          <w:rFonts w:ascii="Times New Roman" w:eastAsia="微软雅黑" w:hAnsi="Times New Roman" w:cs="Times New Roman"/>
          <w:b/>
          <w:bCs/>
          <w:sz w:val="22"/>
          <w:szCs w:val="22"/>
        </w:rPr>
        <w:t>11.6%</w:t>
      </w:r>
      <w:r w:rsidRPr="007E0067">
        <w:rPr>
          <w:rFonts w:ascii="Times New Roman" w:eastAsia="微软雅黑" w:hAnsi="Times New Roman" w:cs="Times New Roman"/>
          <w:b/>
          <w:bCs/>
          <w:sz w:val="22"/>
          <w:szCs w:val="22"/>
        </w:rPr>
        <w:t>，净利润</w:t>
      </w:r>
      <w:r w:rsidRPr="007E0067">
        <w:rPr>
          <w:rFonts w:ascii="Times New Roman" w:eastAsia="微软雅黑" w:hAnsi="Times New Roman" w:cs="Times New Roman"/>
          <w:b/>
          <w:bCs/>
          <w:sz w:val="22"/>
          <w:szCs w:val="22"/>
        </w:rPr>
        <w:t>34</w:t>
      </w:r>
      <w:r w:rsidRPr="007E0067">
        <w:rPr>
          <w:rFonts w:ascii="Times New Roman" w:eastAsia="微软雅黑" w:hAnsi="Times New Roman" w:cs="Times New Roman"/>
          <w:b/>
          <w:bCs/>
          <w:sz w:val="22"/>
          <w:szCs w:val="22"/>
        </w:rPr>
        <w:t>亿元，净利率</w:t>
      </w:r>
      <w:r w:rsidRPr="007E0067">
        <w:rPr>
          <w:rFonts w:ascii="Times New Roman" w:eastAsia="微软雅黑" w:hAnsi="Times New Roman" w:cs="Times New Roman"/>
          <w:b/>
          <w:bCs/>
          <w:sz w:val="22"/>
          <w:szCs w:val="22"/>
        </w:rPr>
        <w:t>19.95%</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。尽管受到疫情订单减少的影响，</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年公司非新冠业务收入仍同比增长</w:t>
      </w:r>
      <w:r w:rsidRPr="007E0067">
        <w:rPr>
          <w:rFonts w:ascii="Times New Roman" w:eastAsia="微软雅黑" w:hAnsi="Times New Roman" w:cs="Times New Roman"/>
          <w:b/>
          <w:bCs/>
          <w:sz w:val="22"/>
          <w:szCs w:val="22"/>
        </w:rPr>
        <w:t>37.7%</w:t>
      </w:r>
      <w:r w:rsidRPr="007E0067">
        <w:rPr>
          <w:rFonts w:ascii="Times New Roman" w:eastAsia="微软雅黑" w:hAnsi="Times New Roman" w:cs="Times New Roman"/>
          <w:sz w:val="22"/>
          <w:szCs w:val="22"/>
        </w:rPr>
        <w:t>，展现出稳健的基本面</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88387FB"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WuXi Biologics </w:t>
      </w:r>
      <w:r w:rsidRPr="007E0067">
        <w:rPr>
          <w:rFonts w:ascii="Times New Roman" w:eastAsia="微软雅黑" w:hAnsi="Times New Roman" w:cs="Times New Roman"/>
          <w:sz w:val="22"/>
          <w:szCs w:val="22"/>
        </w:rPr>
        <w:t>在全球市场运营，拥有多个生产基地，并在</w:t>
      </w:r>
      <w:r w:rsidRPr="007E0067">
        <w:rPr>
          <w:rFonts w:ascii="Times New Roman" w:eastAsia="微软雅黑" w:hAnsi="Times New Roman" w:cs="Times New Roman"/>
          <w:b/>
          <w:bCs/>
          <w:sz w:val="22"/>
          <w:szCs w:val="22"/>
        </w:rPr>
        <w:t>中国、爱尔兰、德国、新加坡和美国</w:t>
      </w:r>
      <w:r w:rsidRPr="007E0067">
        <w:rPr>
          <w:rFonts w:ascii="Times New Roman" w:eastAsia="微软雅黑" w:hAnsi="Times New Roman" w:cs="Times New Roman"/>
          <w:sz w:val="22"/>
          <w:szCs w:val="22"/>
        </w:rPr>
        <w:t>建立了研发和生产中心，以应对全球客户需求</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。其</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b/>
          <w:bCs/>
          <w:sz w:val="22"/>
          <w:szCs w:val="22"/>
        </w:rPr>
        <w:t>跟随分子（</w:t>
      </w:r>
      <w:r w:rsidRPr="007E0067">
        <w:rPr>
          <w:rFonts w:ascii="Times New Roman" w:eastAsia="微软雅黑" w:hAnsi="Times New Roman" w:cs="Times New Roman"/>
          <w:b/>
          <w:bCs/>
          <w:sz w:val="22"/>
          <w:szCs w:val="22"/>
        </w:rPr>
        <w:t>Follow the Molecule</w:t>
      </w:r>
      <w:r w:rsidRPr="007E0067">
        <w:rPr>
          <w:rFonts w:ascii="Times New Roman" w:eastAsia="微软雅黑" w:hAnsi="Times New Roman" w:cs="Times New Roman"/>
          <w:b/>
          <w:bCs/>
          <w:sz w:val="22"/>
          <w:szCs w:val="22"/>
        </w:rPr>
        <w:t>）</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策略意味着公司能够在客户药物开发的全生命周期中提供服务，从临床阶段逐步扩大订单至商业化生产</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09047729"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A987B9">
          <v:rect id="_x0000_i1114" style="width:0;height:1.5pt" o:hralign="center" o:hrstd="t" o:hr="t" fillcolor="#a0a0a0" stroked="f"/>
        </w:pict>
      </w:r>
    </w:p>
    <w:p w14:paraId="0B5C249B"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 </w:t>
      </w:r>
      <w:r w:rsidRPr="007E0067">
        <w:rPr>
          <w:rFonts w:ascii="Times New Roman" w:eastAsia="微软雅黑" w:hAnsi="Times New Roman" w:cs="Times New Roman"/>
          <w:b/>
          <w:bCs/>
          <w:sz w:val="22"/>
          <w:szCs w:val="22"/>
        </w:rPr>
        <w:t>估值分析</w:t>
      </w:r>
    </w:p>
    <w:p w14:paraId="68F5177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2.1 </w:t>
      </w:r>
      <w:r w:rsidRPr="007E0067">
        <w:rPr>
          <w:rFonts w:ascii="Times New Roman" w:eastAsia="微软雅黑" w:hAnsi="Times New Roman" w:cs="Times New Roman"/>
          <w:b/>
          <w:bCs/>
          <w:sz w:val="22"/>
          <w:szCs w:val="22"/>
        </w:rPr>
        <w:t>相对估值</w:t>
      </w:r>
    </w:p>
    <w:p w14:paraId="1D910852"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WuXi Biologics </w:t>
      </w:r>
      <w:r w:rsidRPr="007E0067">
        <w:rPr>
          <w:rFonts w:ascii="Times New Roman" w:eastAsia="微软雅黑" w:hAnsi="Times New Roman" w:cs="Times New Roman"/>
          <w:sz w:val="22"/>
          <w:szCs w:val="22"/>
        </w:rPr>
        <w:t>作为生物制药</w:t>
      </w:r>
      <w:r w:rsidRPr="007E0067">
        <w:rPr>
          <w:rFonts w:ascii="Times New Roman" w:eastAsia="微软雅黑" w:hAnsi="Times New Roman" w:cs="Times New Roman"/>
          <w:sz w:val="22"/>
          <w:szCs w:val="22"/>
        </w:rPr>
        <w:t>CDMO</w:t>
      </w:r>
      <w:r w:rsidRPr="007E0067">
        <w:rPr>
          <w:rFonts w:ascii="Times New Roman" w:eastAsia="微软雅黑" w:hAnsi="Times New Roman" w:cs="Times New Roman"/>
          <w:sz w:val="22"/>
          <w:szCs w:val="22"/>
        </w:rPr>
        <w:t>行业的龙头企业，估值通常高于传统制药企业。以下是</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相较于同行的主要估值指标（数据基于</w:t>
      </w:r>
      <w:r w:rsidRPr="007E0067">
        <w:rPr>
          <w:rFonts w:ascii="Times New Roman" w:eastAsia="微软雅黑" w:hAnsi="Times New Roman" w:cs="Times New Roman"/>
          <w:sz w:val="22"/>
          <w:szCs w:val="22"/>
        </w:rPr>
        <w:t>2025</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2</w:t>
      </w:r>
      <w:r w:rsidRPr="007E0067">
        <w:rPr>
          <w:rFonts w:ascii="Times New Roman" w:eastAsia="微软雅黑" w:hAnsi="Times New Roman" w:cs="Times New Roman"/>
          <w:sz w:val="22"/>
          <w:szCs w:val="22"/>
        </w:rPr>
        <w:t>月</w:t>
      </w:r>
      <w:r w:rsidRPr="007E0067">
        <w:rPr>
          <w:rFonts w:ascii="Times New Roman" w:eastAsia="微软雅黑" w:hAnsi="Times New Roman" w:cs="Times New Roman"/>
          <w:sz w:val="22"/>
          <w:szCs w:val="22"/>
        </w:rPr>
        <w:t>10</w:t>
      </w:r>
      <w:r w:rsidRPr="007E0067">
        <w:rPr>
          <w:rFonts w:ascii="Times New Roman" w:eastAsia="微软雅黑" w:hAnsi="Times New Roman" w:cs="Times New Roman"/>
          <w:sz w:val="22"/>
          <w:szCs w:val="22"/>
        </w:rPr>
        <w:t>日）：</w:t>
      </w:r>
    </w:p>
    <w:tbl>
      <w:tblPr>
        <w:tblStyle w:val="41"/>
        <w:tblW w:w="0" w:type="auto"/>
        <w:tblLook w:val="04A0" w:firstRow="1" w:lastRow="0" w:firstColumn="1" w:lastColumn="0" w:noHBand="0" w:noVBand="1"/>
      </w:tblPr>
      <w:tblGrid>
        <w:gridCol w:w="2711"/>
        <w:gridCol w:w="1628"/>
        <w:gridCol w:w="1529"/>
        <w:gridCol w:w="803"/>
        <w:gridCol w:w="1739"/>
        <w:gridCol w:w="940"/>
      </w:tblGrid>
      <w:tr w:rsidR="007E0067" w:rsidRPr="007E0067" w14:paraId="2068A727" w14:textId="77777777" w:rsidTr="007E0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F8E317"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指标</w:t>
            </w:r>
          </w:p>
        </w:tc>
        <w:tc>
          <w:tcPr>
            <w:tcW w:w="0" w:type="auto"/>
            <w:hideMark/>
          </w:tcPr>
          <w:p w14:paraId="6A2CD720"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WXXWY (OTC)</w:t>
            </w:r>
          </w:p>
        </w:tc>
        <w:tc>
          <w:tcPr>
            <w:tcW w:w="0" w:type="auto"/>
            <w:hideMark/>
          </w:tcPr>
          <w:p w14:paraId="5545C46F"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2269.HK (</w:t>
            </w:r>
            <w:r w:rsidRPr="007E0067">
              <w:rPr>
                <w:rFonts w:ascii="Times New Roman" w:eastAsia="微软雅黑" w:hAnsi="Times New Roman" w:cs="Times New Roman"/>
                <w:sz w:val="22"/>
                <w:szCs w:val="22"/>
              </w:rPr>
              <w:t>港股</w:t>
            </w:r>
            <w:r w:rsidRPr="007E0067">
              <w:rPr>
                <w:rFonts w:ascii="Times New Roman" w:eastAsia="微软雅黑" w:hAnsi="Times New Roman" w:cs="Times New Roman"/>
                <w:sz w:val="22"/>
                <w:szCs w:val="22"/>
              </w:rPr>
              <w:t>)</w:t>
            </w:r>
          </w:p>
        </w:tc>
        <w:tc>
          <w:tcPr>
            <w:tcW w:w="0" w:type="auto"/>
            <w:hideMark/>
          </w:tcPr>
          <w:p w14:paraId="708DC00C"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Lonza</w:t>
            </w:r>
          </w:p>
        </w:tc>
        <w:tc>
          <w:tcPr>
            <w:tcW w:w="0" w:type="auto"/>
            <w:hideMark/>
          </w:tcPr>
          <w:p w14:paraId="090D7184"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Samsung Biologics</w:t>
            </w:r>
          </w:p>
        </w:tc>
        <w:tc>
          <w:tcPr>
            <w:tcW w:w="0" w:type="auto"/>
            <w:hideMark/>
          </w:tcPr>
          <w:p w14:paraId="63C890D2" w14:textId="77777777" w:rsidR="007E0067" w:rsidRPr="007E0067" w:rsidRDefault="007E0067" w:rsidP="007E0067">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行业平均</w:t>
            </w:r>
          </w:p>
        </w:tc>
      </w:tr>
      <w:tr w:rsidR="007E0067" w:rsidRPr="007E0067" w14:paraId="4E743B2A" w14:textId="77777777" w:rsidTr="007E0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134FE"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市盈率（</w:t>
            </w:r>
            <w:r w:rsidRPr="007E0067">
              <w:rPr>
                <w:rFonts w:ascii="Times New Roman" w:eastAsia="微软雅黑" w:hAnsi="Times New Roman" w:cs="Times New Roman"/>
                <w:sz w:val="22"/>
                <w:szCs w:val="22"/>
              </w:rPr>
              <w:t>P/E</w:t>
            </w:r>
            <w:r w:rsidRPr="007E0067">
              <w:rPr>
                <w:rFonts w:ascii="Times New Roman" w:eastAsia="微软雅黑" w:hAnsi="Times New Roman" w:cs="Times New Roman"/>
                <w:sz w:val="22"/>
                <w:szCs w:val="22"/>
              </w:rPr>
              <w:t>）</w:t>
            </w:r>
          </w:p>
        </w:tc>
        <w:tc>
          <w:tcPr>
            <w:tcW w:w="0" w:type="auto"/>
            <w:hideMark/>
          </w:tcPr>
          <w:p w14:paraId="7FBAEC74"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41 </w:t>
            </w:r>
            <w:r w:rsidRPr="007E0067">
              <w:rPr>
                <w:rFonts w:ascii="Times New Roman" w:eastAsia="微软雅黑" w:hAnsi="Times New Roman" w:cs="Times New Roman"/>
                <w:sz w:val="22"/>
                <w:szCs w:val="22"/>
              </w:rPr>
              <w:t>倍</w:t>
            </w:r>
          </w:p>
        </w:tc>
        <w:tc>
          <w:tcPr>
            <w:tcW w:w="0" w:type="auto"/>
            <w:hideMark/>
          </w:tcPr>
          <w:p w14:paraId="410E2BD5"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41 </w:t>
            </w:r>
            <w:r w:rsidRPr="007E0067">
              <w:rPr>
                <w:rFonts w:ascii="Times New Roman" w:eastAsia="微软雅黑" w:hAnsi="Times New Roman" w:cs="Times New Roman"/>
                <w:sz w:val="22"/>
                <w:szCs w:val="22"/>
              </w:rPr>
              <w:t>倍</w:t>
            </w:r>
          </w:p>
        </w:tc>
        <w:tc>
          <w:tcPr>
            <w:tcW w:w="0" w:type="auto"/>
            <w:hideMark/>
          </w:tcPr>
          <w:p w14:paraId="57B45070"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30 </w:t>
            </w:r>
            <w:r w:rsidRPr="007E0067">
              <w:rPr>
                <w:rFonts w:ascii="Times New Roman" w:eastAsia="微软雅黑" w:hAnsi="Times New Roman" w:cs="Times New Roman"/>
                <w:sz w:val="22"/>
                <w:szCs w:val="22"/>
              </w:rPr>
              <w:t>倍</w:t>
            </w:r>
          </w:p>
        </w:tc>
        <w:tc>
          <w:tcPr>
            <w:tcW w:w="0" w:type="auto"/>
            <w:hideMark/>
          </w:tcPr>
          <w:p w14:paraId="3B7EAC29"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45 </w:t>
            </w:r>
            <w:r w:rsidRPr="007E0067">
              <w:rPr>
                <w:rFonts w:ascii="Times New Roman" w:eastAsia="微软雅黑" w:hAnsi="Times New Roman" w:cs="Times New Roman"/>
                <w:sz w:val="22"/>
                <w:szCs w:val="22"/>
              </w:rPr>
              <w:t>倍</w:t>
            </w:r>
          </w:p>
        </w:tc>
        <w:tc>
          <w:tcPr>
            <w:tcW w:w="0" w:type="auto"/>
            <w:hideMark/>
          </w:tcPr>
          <w:p w14:paraId="059F61B6"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35 </w:t>
            </w:r>
            <w:r w:rsidRPr="007E0067">
              <w:rPr>
                <w:rFonts w:ascii="Times New Roman" w:eastAsia="微软雅黑" w:hAnsi="Times New Roman" w:cs="Times New Roman"/>
                <w:sz w:val="22"/>
                <w:szCs w:val="22"/>
              </w:rPr>
              <w:t>倍</w:t>
            </w:r>
          </w:p>
        </w:tc>
      </w:tr>
      <w:tr w:rsidR="007E0067" w:rsidRPr="007E0067" w14:paraId="2D0DC42F" w14:textId="77777777" w:rsidTr="007E0067">
        <w:tc>
          <w:tcPr>
            <w:cnfStyle w:val="001000000000" w:firstRow="0" w:lastRow="0" w:firstColumn="1" w:lastColumn="0" w:oddVBand="0" w:evenVBand="0" w:oddHBand="0" w:evenHBand="0" w:firstRowFirstColumn="0" w:firstRowLastColumn="0" w:lastRowFirstColumn="0" w:lastRowLastColumn="0"/>
            <w:tcW w:w="0" w:type="auto"/>
            <w:hideMark/>
          </w:tcPr>
          <w:p w14:paraId="5C0E8F00"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市销率（</w:t>
            </w:r>
            <w:r w:rsidRPr="007E0067">
              <w:rPr>
                <w:rFonts w:ascii="Times New Roman" w:eastAsia="微软雅黑" w:hAnsi="Times New Roman" w:cs="Times New Roman"/>
                <w:sz w:val="22"/>
                <w:szCs w:val="22"/>
              </w:rPr>
              <w:t>P/S</w:t>
            </w:r>
            <w:r w:rsidRPr="007E0067">
              <w:rPr>
                <w:rFonts w:ascii="Times New Roman" w:eastAsia="微软雅黑" w:hAnsi="Times New Roman" w:cs="Times New Roman"/>
                <w:sz w:val="22"/>
                <w:szCs w:val="22"/>
              </w:rPr>
              <w:t>）</w:t>
            </w:r>
          </w:p>
        </w:tc>
        <w:tc>
          <w:tcPr>
            <w:tcW w:w="0" w:type="auto"/>
            <w:hideMark/>
          </w:tcPr>
          <w:p w14:paraId="3590DD8D"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6.2 </w:t>
            </w:r>
            <w:r w:rsidRPr="007E0067">
              <w:rPr>
                <w:rFonts w:ascii="Times New Roman" w:eastAsia="微软雅黑" w:hAnsi="Times New Roman" w:cs="Times New Roman"/>
                <w:sz w:val="22"/>
                <w:szCs w:val="22"/>
              </w:rPr>
              <w:t>倍</w:t>
            </w:r>
          </w:p>
        </w:tc>
        <w:tc>
          <w:tcPr>
            <w:tcW w:w="0" w:type="auto"/>
            <w:hideMark/>
          </w:tcPr>
          <w:p w14:paraId="119028F1"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6.2 </w:t>
            </w:r>
            <w:r w:rsidRPr="007E0067">
              <w:rPr>
                <w:rFonts w:ascii="Times New Roman" w:eastAsia="微软雅黑" w:hAnsi="Times New Roman" w:cs="Times New Roman"/>
                <w:sz w:val="22"/>
                <w:szCs w:val="22"/>
              </w:rPr>
              <w:t>倍</w:t>
            </w:r>
          </w:p>
        </w:tc>
        <w:tc>
          <w:tcPr>
            <w:tcW w:w="0" w:type="auto"/>
            <w:hideMark/>
          </w:tcPr>
          <w:p w14:paraId="627F5A4C"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5.5 </w:t>
            </w:r>
            <w:r w:rsidRPr="007E0067">
              <w:rPr>
                <w:rFonts w:ascii="Times New Roman" w:eastAsia="微软雅黑" w:hAnsi="Times New Roman" w:cs="Times New Roman"/>
                <w:sz w:val="22"/>
                <w:szCs w:val="22"/>
              </w:rPr>
              <w:t>倍</w:t>
            </w:r>
          </w:p>
        </w:tc>
        <w:tc>
          <w:tcPr>
            <w:tcW w:w="0" w:type="auto"/>
            <w:hideMark/>
          </w:tcPr>
          <w:p w14:paraId="4AB81104"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8.0 </w:t>
            </w:r>
            <w:r w:rsidRPr="007E0067">
              <w:rPr>
                <w:rFonts w:ascii="Times New Roman" w:eastAsia="微软雅黑" w:hAnsi="Times New Roman" w:cs="Times New Roman"/>
                <w:sz w:val="22"/>
                <w:szCs w:val="22"/>
              </w:rPr>
              <w:t>倍</w:t>
            </w:r>
          </w:p>
        </w:tc>
        <w:tc>
          <w:tcPr>
            <w:tcW w:w="0" w:type="auto"/>
            <w:hideMark/>
          </w:tcPr>
          <w:p w14:paraId="1271A684"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6.0 </w:t>
            </w:r>
            <w:r w:rsidRPr="007E0067">
              <w:rPr>
                <w:rFonts w:ascii="Times New Roman" w:eastAsia="微软雅黑" w:hAnsi="Times New Roman" w:cs="Times New Roman"/>
                <w:sz w:val="22"/>
                <w:szCs w:val="22"/>
              </w:rPr>
              <w:t>倍</w:t>
            </w:r>
          </w:p>
        </w:tc>
      </w:tr>
      <w:tr w:rsidR="007E0067" w:rsidRPr="007E0067" w14:paraId="1BF15CD1" w14:textId="77777777" w:rsidTr="007E0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2C1BB1"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PEG</w:t>
            </w:r>
            <w:r w:rsidRPr="007E0067">
              <w:rPr>
                <w:rFonts w:ascii="Times New Roman" w:eastAsia="微软雅黑" w:hAnsi="Times New Roman" w:cs="Times New Roman"/>
                <w:sz w:val="22"/>
                <w:szCs w:val="22"/>
              </w:rPr>
              <w:t>（市盈率相对盈利增长比）</w:t>
            </w:r>
          </w:p>
        </w:tc>
        <w:tc>
          <w:tcPr>
            <w:tcW w:w="0" w:type="auto"/>
            <w:hideMark/>
          </w:tcPr>
          <w:p w14:paraId="2B2EF5E5"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1.8</w:t>
            </w:r>
          </w:p>
        </w:tc>
        <w:tc>
          <w:tcPr>
            <w:tcW w:w="0" w:type="auto"/>
            <w:hideMark/>
          </w:tcPr>
          <w:p w14:paraId="439C2C8E"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1.8</w:t>
            </w:r>
          </w:p>
        </w:tc>
        <w:tc>
          <w:tcPr>
            <w:tcW w:w="0" w:type="auto"/>
            <w:hideMark/>
          </w:tcPr>
          <w:p w14:paraId="59661FAC"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1.6</w:t>
            </w:r>
          </w:p>
        </w:tc>
        <w:tc>
          <w:tcPr>
            <w:tcW w:w="0" w:type="auto"/>
            <w:hideMark/>
          </w:tcPr>
          <w:p w14:paraId="3DD9EC64"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2.2</w:t>
            </w:r>
          </w:p>
        </w:tc>
        <w:tc>
          <w:tcPr>
            <w:tcW w:w="0" w:type="auto"/>
            <w:hideMark/>
          </w:tcPr>
          <w:p w14:paraId="6C4E892C" w14:textId="77777777" w:rsidR="007E0067" w:rsidRPr="007E0067" w:rsidRDefault="007E0067" w:rsidP="007E0067">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1.7</w:t>
            </w:r>
          </w:p>
        </w:tc>
      </w:tr>
      <w:tr w:rsidR="007E0067" w:rsidRPr="007E0067" w14:paraId="6759C209" w14:textId="77777777" w:rsidTr="007E0067">
        <w:tc>
          <w:tcPr>
            <w:cnfStyle w:val="001000000000" w:firstRow="0" w:lastRow="0" w:firstColumn="1" w:lastColumn="0" w:oddVBand="0" w:evenVBand="0" w:oddHBand="0" w:evenHBand="0" w:firstRowFirstColumn="0" w:firstRowLastColumn="0" w:lastRowFirstColumn="0" w:lastRowLastColumn="0"/>
            <w:tcW w:w="0" w:type="auto"/>
            <w:hideMark/>
          </w:tcPr>
          <w:p w14:paraId="15826CE9" w14:textId="77777777" w:rsidR="007E0067" w:rsidRPr="007E0067" w:rsidRDefault="007E0067" w:rsidP="007E0067">
            <w:pPr>
              <w:spacing w:after="160" w:line="278" w:lineRule="auto"/>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市净率（</w:t>
            </w:r>
            <w:r w:rsidRPr="007E0067">
              <w:rPr>
                <w:rFonts w:ascii="Times New Roman" w:eastAsia="微软雅黑" w:hAnsi="Times New Roman" w:cs="Times New Roman"/>
                <w:sz w:val="22"/>
                <w:szCs w:val="22"/>
              </w:rPr>
              <w:t>P/B</w:t>
            </w:r>
            <w:r w:rsidRPr="007E0067">
              <w:rPr>
                <w:rFonts w:ascii="Times New Roman" w:eastAsia="微软雅黑" w:hAnsi="Times New Roman" w:cs="Times New Roman"/>
                <w:sz w:val="22"/>
                <w:szCs w:val="22"/>
              </w:rPr>
              <w:t>）</w:t>
            </w:r>
          </w:p>
        </w:tc>
        <w:tc>
          <w:tcPr>
            <w:tcW w:w="0" w:type="auto"/>
            <w:hideMark/>
          </w:tcPr>
          <w:p w14:paraId="4798D5D9"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2.5 </w:t>
            </w:r>
            <w:r w:rsidRPr="007E0067">
              <w:rPr>
                <w:rFonts w:ascii="Times New Roman" w:eastAsia="微软雅黑" w:hAnsi="Times New Roman" w:cs="Times New Roman"/>
                <w:sz w:val="22"/>
                <w:szCs w:val="22"/>
              </w:rPr>
              <w:t>倍</w:t>
            </w:r>
          </w:p>
        </w:tc>
        <w:tc>
          <w:tcPr>
            <w:tcW w:w="0" w:type="auto"/>
            <w:hideMark/>
          </w:tcPr>
          <w:p w14:paraId="4D50D04E"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2.5 </w:t>
            </w:r>
            <w:r w:rsidRPr="007E0067">
              <w:rPr>
                <w:rFonts w:ascii="Times New Roman" w:eastAsia="微软雅黑" w:hAnsi="Times New Roman" w:cs="Times New Roman"/>
                <w:sz w:val="22"/>
                <w:szCs w:val="22"/>
              </w:rPr>
              <w:t>倍</w:t>
            </w:r>
          </w:p>
        </w:tc>
        <w:tc>
          <w:tcPr>
            <w:tcW w:w="0" w:type="auto"/>
            <w:hideMark/>
          </w:tcPr>
          <w:p w14:paraId="30541E72"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3.0 </w:t>
            </w:r>
            <w:r w:rsidRPr="007E0067">
              <w:rPr>
                <w:rFonts w:ascii="Times New Roman" w:eastAsia="微软雅黑" w:hAnsi="Times New Roman" w:cs="Times New Roman"/>
                <w:sz w:val="22"/>
                <w:szCs w:val="22"/>
              </w:rPr>
              <w:t>倍</w:t>
            </w:r>
          </w:p>
        </w:tc>
        <w:tc>
          <w:tcPr>
            <w:tcW w:w="0" w:type="auto"/>
            <w:hideMark/>
          </w:tcPr>
          <w:p w14:paraId="2620DAA6"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4.5 </w:t>
            </w:r>
            <w:r w:rsidRPr="007E0067">
              <w:rPr>
                <w:rFonts w:ascii="Times New Roman" w:eastAsia="微软雅黑" w:hAnsi="Times New Roman" w:cs="Times New Roman"/>
                <w:sz w:val="22"/>
                <w:szCs w:val="22"/>
              </w:rPr>
              <w:t>倍</w:t>
            </w:r>
          </w:p>
        </w:tc>
        <w:tc>
          <w:tcPr>
            <w:tcW w:w="0" w:type="auto"/>
            <w:hideMark/>
          </w:tcPr>
          <w:p w14:paraId="5570E6F9" w14:textId="77777777" w:rsidR="007E0067" w:rsidRPr="007E0067" w:rsidRDefault="007E0067" w:rsidP="007E0067">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3.2 </w:t>
            </w:r>
            <w:r w:rsidRPr="007E0067">
              <w:rPr>
                <w:rFonts w:ascii="Times New Roman" w:eastAsia="微软雅黑" w:hAnsi="Times New Roman" w:cs="Times New Roman"/>
                <w:sz w:val="22"/>
                <w:szCs w:val="22"/>
              </w:rPr>
              <w:t>倍</w:t>
            </w:r>
          </w:p>
        </w:tc>
      </w:tr>
    </w:tbl>
    <w:p w14:paraId="7975BC77"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结论：</w:t>
      </w:r>
    </w:p>
    <w:p w14:paraId="34CC2255"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 xml:space="preserve">WXXWY </w:t>
      </w:r>
      <w:r w:rsidRPr="007E0067">
        <w:rPr>
          <w:rFonts w:ascii="Times New Roman" w:eastAsia="微软雅黑" w:hAnsi="Times New Roman" w:cs="Times New Roman"/>
          <w:sz w:val="22"/>
          <w:szCs w:val="22"/>
        </w:rPr>
        <w:t>目前的</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P/E = 41</w:t>
      </w:r>
      <w:r w:rsidRPr="007E0067">
        <w:rPr>
          <w:rFonts w:ascii="Times New Roman" w:eastAsia="微软雅黑" w:hAnsi="Times New Roman" w:cs="Times New Roman"/>
          <w:sz w:val="22"/>
          <w:szCs w:val="22"/>
        </w:rPr>
        <w:t>，高于</w:t>
      </w:r>
      <w:r w:rsidRPr="007E0067">
        <w:rPr>
          <w:rFonts w:ascii="Times New Roman" w:eastAsia="微软雅黑" w:hAnsi="Times New Roman" w:cs="Times New Roman"/>
          <w:sz w:val="22"/>
          <w:szCs w:val="22"/>
        </w:rPr>
        <w:t xml:space="preserve"> Lonza</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30</w:t>
      </w:r>
      <w:r w:rsidRPr="007E0067">
        <w:rPr>
          <w:rFonts w:ascii="Times New Roman" w:eastAsia="微软雅黑" w:hAnsi="Times New Roman" w:cs="Times New Roman"/>
          <w:sz w:val="22"/>
          <w:szCs w:val="22"/>
        </w:rPr>
        <w:t>倍），但低于三星</w:t>
      </w:r>
      <w:r w:rsidRPr="007E0067">
        <w:rPr>
          <w:rFonts w:ascii="Times New Roman" w:eastAsia="微软雅黑" w:hAnsi="Times New Roman" w:cs="Times New Roman"/>
          <w:sz w:val="22"/>
          <w:szCs w:val="22"/>
        </w:rPr>
        <w:t>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45</w:t>
      </w:r>
      <w:r w:rsidRPr="007E0067">
        <w:rPr>
          <w:rFonts w:ascii="Times New Roman" w:eastAsia="微软雅黑" w:hAnsi="Times New Roman" w:cs="Times New Roman"/>
          <w:sz w:val="22"/>
          <w:szCs w:val="22"/>
        </w:rPr>
        <w:t>倍）。</w:t>
      </w:r>
    </w:p>
    <w:p w14:paraId="164DEF86"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以</w:t>
      </w:r>
      <w:r w:rsidRPr="007E0067">
        <w:rPr>
          <w:rFonts w:ascii="Times New Roman" w:eastAsia="微软雅黑" w:hAnsi="Times New Roman" w:cs="Times New Roman"/>
          <w:sz w:val="22"/>
          <w:szCs w:val="22"/>
        </w:rPr>
        <w:t xml:space="preserve"> P/S </w:t>
      </w:r>
      <w:r w:rsidRPr="007E0067">
        <w:rPr>
          <w:rFonts w:ascii="Times New Roman" w:eastAsia="微软雅黑" w:hAnsi="Times New Roman" w:cs="Times New Roman"/>
          <w:sz w:val="22"/>
          <w:szCs w:val="22"/>
        </w:rPr>
        <w:t>计算，</w:t>
      </w:r>
      <w:r w:rsidRPr="007E0067">
        <w:rPr>
          <w:rFonts w:ascii="Times New Roman" w:eastAsia="微软雅黑" w:hAnsi="Times New Roman" w:cs="Times New Roman"/>
          <w:sz w:val="22"/>
          <w:szCs w:val="22"/>
        </w:rPr>
        <w:t xml:space="preserve">WXXWY </w:t>
      </w:r>
      <w:r w:rsidRPr="007E0067">
        <w:rPr>
          <w:rFonts w:ascii="Times New Roman" w:eastAsia="微软雅黑" w:hAnsi="Times New Roman" w:cs="Times New Roman"/>
          <w:sz w:val="22"/>
          <w:szCs w:val="22"/>
        </w:rPr>
        <w:t>为</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 xml:space="preserve">6.2 </w:t>
      </w:r>
      <w:r w:rsidRPr="007E0067">
        <w:rPr>
          <w:rFonts w:ascii="Times New Roman" w:eastAsia="微软雅黑" w:hAnsi="Times New Roman" w:cs="Times New Roman"/>
          <w:b/>
          <w:bCs/>
          <w:sz w:val="22"/>
          <w:szCs w:val="22"/>
        </w:rPr>
        <w:t>倍</w:t>
      </w:r>
      <w:r w:rsidRPr="007E0067">
        <w:rPr>
          <w:rFonts w:ascii="Times New Roman" w:eastAsia="微软雅黑" w:hAnsi="Times New Roman" w:cs="Times New Roman"/>
          <w:sz w:val="22"/>
          <w:szCs w:val="22"/>
        </w:rPr>
        <w:t>，与行业平均接近，略低于三星</w:t>
      </w:r>
      <w:r w:rsidRPr="007E0067">
        <w:rPr>
          <w:rFonts w:ascii="Times New Roman" w:eastAsia="微软雅黑" w:hAnsi="Times New Roman" w:cs="Times New Roman"/>
          <w:sz w:val="22"/>
          <w:szCs w:val="22"/>
        </w:rPr>
        <w:t xml:space="preserve"> BioLogics </w:t>
      </w:r>
      <w:r w:rsidRPr="007E0067">
        <w:rPr>
          <w:rFonts w:ascii="Times New Roman" w:eastAsia="微软雅黑" w:hAnsi="Times New Roman" w:cs="Times New Roman"/>
          <w:sz w:val="22"/>
          <w:szCs w:val="22"/>
        </w:rPr>
        <w:t>的</w:t>
      </w:r>
      <w:r w:rsidRPr="007E0067">
        <w:rPr>
          <w:rFonts w:ascii="Times New Roman" w:eastAsia="微软雅黑" w:hAnsi="Times New Roman" w:cs="Times New Roman"/>
          <w:sz w:val="22"/>
          <w:szCs w:val="22"/>
        </w:rPr>
        <w:t xml:space="preserve"> 8.0 </w:t>
      </w:r>
      <w:r w:rsidRPr="007E0067">
        <w:rPr>
          <w:rFonts w:ascii="Times New Roman" w:eastAsia="微软雅黑" w:hAnsi="Times New Roman" w:cs="Times New Roman"/>
          <w:sz w:val="22"/>
          <w:szCs w:val="22"/>
        </w:rPr>
        <w:t>倍。</w:t>
      </w:r>
    </w:p>
    <w:p w14:paraId="46EA9696"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PEG = 1.8</w:t>
      </w:r>
      <w:r w:rsidRPr="007E0067">
        <w:rPr>
          <w:rFonts w:ascii="Times New Roman" w:eastAsia="微软雅黑" w:hAnsi="Times New Roman" w:cs="Times New Roman"/>
          <w:sz w:val="22"/>
          <w:szCs w:val="22"/>
        </w:rPr>
        <w:t>，表明相对未来盈利增长速度，估值尚可，但不算便宜。</w:t>
      </w:r>
    </w:p>
    <w:p w14:paraId="309FC718" w14:textId="77777777" w:rsidR="007E0067" w:rsidRPr="007E0067" w:rsidRDefault="007E0067">
      <w:pPr>
        <w:numPr>
          <w:ilvl w:val="0"/>
          <w:numId w:val="13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lastRenderedPageBreak/>
        <w:t>市净率</w:t>
      </w:r>
      <w:r w:rsidRPr="007E0067">
        <w:rPr>
          <w:rFonts w:ascii="Times New Roman" w:eastAsia="微软雅黑" w:hAnsi="Times New Roman" w:cs="Times New Roman"/>
          <w:b/>
          <w:bCs/>
          <w:sz w:val="22"/>
          <w:szCs w:val="22"/>
        </w:rPr>
        <w:t xml:space="preserve"> P/B 2.5 </w:t>
      </w:r>
      <w:r w:rsidRPr="007E0067">
        <w:rPr>
          <w:rFonts w:ascii="Times New Roman" w:eastAsia="微软雅黑" w:hAnsi="Times New Roman" w:cs="Times New Roman"/>
          <w:b/>
          <w:bCs/>
          <w:sz w:val="22"/>
          <w:szCs w:val="22"/>
        </w:rPr>
        <w:t>倍</w:t>
      </w:r>
      <w:r w:rsidRPr="007E0067">
        <w:rPr>
          <w:rFonts w:ascii="Times New Roman" w:eastAsia="微软雅黑" w:hAnsi="Times New Roman" w:cs="Times New Roman"/>
          <w:sz w:val="22"/>
          <w:szCs w:val="22"/>
        </w:rPr>
        <w:t>，远低于历史均值（过去</w:t>
      </w:r>
      <w:r w:rsidRPr="007E0067">
        <w:rPr>
          <w:rFonts w:ascii="Times New Roman" w:eastAsia="微软雅黑" w:hAnsi="Times New Roman" w:cs="Times New Roman"/>
          <w:sz w:val="22"/>
          <w:szCs w:val="22"/>
        </w:rPr>
        <w:t>5</w:t>
      </w:r>
      <w:r w:rsidRPr="007E0067">
        <w:rPr>
          <w:rFonts w:ascii="Times New Roman" w:eastAsia="微软雅黑" w:hAnsi="Times New Roman" w:cs="Times New Roman"/>
          <w:sz w:val="22"/>
          <w:szCs w:val="22"/>
        </w:rPr>
        <w:t>年平均</w:t>
      </w:r>
      <w:r w:rsidRPr="007E0067">
        <w:rPr>
          <w:rFonts w:ascii="Times New Roman" w:eastAsia="微软雅黑" w:hAnsi="Times New Roman" w:cs="Times New Roman"/>
          <w:sz w:val="22"/>
          <w:szCs w:val="22"/>
        </w:rPr>
        <w:t>P/B</w:t>
      </w:r>
      <w:r w:rsidRPr="007E0067">
        <w:rPr>
          <w:rFonts w:ascii="Times New Roman" w:eastAsia="微软雅黑" w:hAnsi="Times New Roman" w:cs="Times New Roman"/>
          <w:sz w:val="22"/>
          <w:szCs w:val="22"/>
        </w:rPr>
        <w:t>为</w:t>
      </w:r>
      <w:r w:rsidRPr="007E0067">
        <w:rPr>
          <w:rFonts w:ascii="Times New Roman" w:eastAsia="微软雅黑" w:hAnsi="Times New Roman" w:cs="Times New Roman"/>
          <w:sz w:val="22"/>
          <w:szCs w:val="22"/>
        </w:rPr>
        <w:t>9.9</w:t>
      </w:r>
      <w:r w:rsidRPr="007E0067">
        <w:rPr>
          <w:rFonts w:ascii="Times New Roman" w:eastAsia="微软雅黑" w:hAnsi="Times New Roman" w:cs="Times New Roman"/>
          <w:sz w:val="22"/>
          <w:szCs w:val="22"/>
        </w:rPr>
        <w:t>），市场给予了明显折价</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CA5ABF2"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2.2 </w:t>
      </w:r>
      <w:r w:rsidRPr="007E0067">
        <w:rPr>
          <w:rFonts w:ascii="Times New Roman" w:eastAsia="微软雅黑" w:hAnsi="Times New Roman" w:cs="Times New Roman"/>
          <w:b/>
          <w:bCs/>
          <w:sz w:val="22"/>
          <w:szCs w:val="22"/>
        </w:rPr>
        <w:t>绝对估值（</w:t>
      </w:r>
      <w:r w:rsidRPr="007E0067">
        <w:rPr>
          <w:rFonts w:ascii="Times New Roman" w:eastAsia="微软雅黑" w:hAnsi="Times New Roman" w:cs="Times New Roman"/>
          <w:b/>
          <w:bCs/>
          <w:sz w:val="22"/>
          <w:szCs w:val="22"/>
        </w:rPr>
        <w:t xml:space="preserve">DCF </w:t>
      </w:r>
      <w:r w:rsidRPr="007E0067">
        <w:rPr>
          <w:rFonts w:ascii="Times New Roman" w:eastAsia="微软雅黑" w:hAnsi="Times New Roman" w:cs="Times New Roman"/>
          <w:b/>
          <w:bCs/>
          <w:sz w:val="22"/>
          <w:szCs w:val="22"/>
        </w:rPr>
        <w:t>现金流折现模型）</w:t>
      </w:r>
    </w:p>
    <w:p w14:paraId="7AC26702"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根据</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估值模型，我们假设：</w:t>
      </w:r>
    </w:p>
    <w:p w14:paraId="0EF6C0EC"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未来</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 xml:space="preserve">5 </w:t>
      </w:r>
      <w:r w:rsidRPr="007E0067">
        <w:rPr>
          <w:rFonts w:ascii="Times New Roman" w:eastAsia="微软雅黑" w:hAnsi="Times New Roman" w:cs="Times New Roman"/>
          <w:b/>
          <w:bCs/>
          <w:sz w:val="22"/>
          <w:szCs w:val="22"/>
        </w:rPr>
        <w:t>年收入年均增长</w:t>
      </w:r>
      <w:r w:rsidRPr="007E0067">
        <w:rPr>
          <w:rFonts w:ascii="Times New Roman" w:eastAsia="微软雅黑" w:hAnsi="Times New Roman" w:cs="Times New Roman"/>
          <w:b/>
          <w:bCs/>
          <w:sz w:val="22"/>
          <w:szCs w:val="22"/>
        </w:rPr>
        <w:t xml:space="preserve"> 10%-12%</w:t>
      </w:r>
      <w:r w:rsidRPr="007E0067">
        <w:rPr>
          <w:rFonts w:ascii="Times New Roman" w:eastAsia="微软雅黑" w:hAnsi="Times New Roman" w:cs="Times New Roman"/>
          <w:sz w:val="22"/>
          <w:szCs w:val="22"/>
        </w:rPr>
        <w:t>（考虑疫情后订单消退，但行业增长仍然较快）。</w:t>
      </w:r>
    </w:p>
    <w:p w14:paraId="2B53E7B1"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经营利润率稳定在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25%-27%</w:t>
      </w:r>
      <w:r w:rsidRPr="007E0067">
        <w:rPr>
          <w:rFonts w:ascii="Times New Roman" w:eastAsia="微软雅黑" w:hAnsi="Times New Roman" w:cs="Times New Roman"/>
          <w:sz w:val="22"/>
          <w:szCs w:val="22"/>
        </w:rPr>
        <w:t>（过去两年为</w:t>
      </w:r>
      <w:r w:rsidRPr="007E0067">
        <w:rPr>
          <w:rFonts w:ascii="Times New Roman" w:eastAsia="微软雅黑" w:hAnsi="Times New Roman" w:cs="Times New Roman"/>
          <w:sz w:val="22"/>
          <w:szCs w:val="22"/>
        </w:rPr>
        <w:t xml:space="preserve"> 26.1%</w:t>
      </w:r>
      <w:r w:rsidRPr="007E0067">
        <w:rPr>
          <w:rFonts w:ascii="Times New Roman" w:eastAsia="微软雅黑" w:hAnsi="Times New Roman" w:cs="Times New Roman"/>
          <w:sz w:val="22"/>
          <w:szCs w:val="22"/>
        </w:rPr>
        <w:t>）。</w:t>
      </w:r>
    </w:p>
    <w:p w14:paraId="4CEC2F7E"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资本支出（</w:t>
      </w:r>
      <w:r w:rsidRPr="007E0067">
        <w:rPr>
          <w:rFonts w:ascii="Times New Roman" w:eastAsia="微软雅黑" w:hAnsi="Times New Roman" w:cs="Times New Roman"/>
          <w:sz w:val="22"/>
          <w:szCs w:val="22"/>
        </w:rPr>
        <w:t>CapEx</w:t>
      </w:r>
      <w:r w:rsidRPr="007E0067">
        <w:rPr>
          <w:rFonts w:ascii="Times New Roman" w:eastAsia="微软雅黑" w:hAnsi="Times New Roman" w:cs="Times New Roman"/>
          <w:sz w:val="22"/>
          <w:szCs w:val="22"/>
        </w:rPr>
        <w:t>）占收入比</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下降至</w:t>
      </w:r>
      <w:r w:rsidRPr="007E0067">
        <w:rPr>
          <w:rFonts w:ascii="Times New Roman" w:eastAsia="微软雅黑" w:hAnsi="Times New Roman" w:cs="Times New Roman"/>
          <w:b/>
          <w:bCs/>
          <w:sz w:val="22"/>
          <w:szCs w:val="22"/>
        </w:rPr>
        <w:t xml:space="preserve"> 5%-8%</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年为</w:t>
      </w:r>
      <w:r w:rsidRPr="007E0067">
        <w:rPr>
          <w:rFonts w:ascii="Times New Roman" w:eastAsia="微软雅黑" w:hAnsi="Times New Roman" w:cs="Times New Roman"/>
          <w:sz w:val="22"/>
          <w:szCs w:val="22"/>
        </w:rPr>
        <w:t>30%</w:t>
      </w:r>
      <w:r w:rsidRPr="007E0067">
        <w:rPr>
          <w:rFonts w:ascii="Times New Roman" w:eastAsia="微软雅黑" w:hAnsi="Times New Roman" w:cs="Times New Roman"/>
          <w:sz w:val="22"/>
          <w:szCs w:val="22"/>
        </w:rPr>
        <w:t>，预计未来下降）。</w:t>
      </w:r>
    </w:p>
    <w:p w14:paraId="1BE6C579" w14:textId="77777777" w:rsidR="007E0067" w:rsidRPr="007E0067" w:rsidRDefault="007E0067">
      <w:pPr>
        <w:numPr>
          <w:ilvl w:val="0"/>
          <w:numId w:val="132"/>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贴现率（</w:t>
      </w:r>
      <w:r w:rsidRPr="007E0067">
        <w:rPr>
          <w:rFonts w:ascii="Times New Roman" w:eastAsia="微软雅黑" w:hAnsi="Times New Roman" w:cs="Times New Roman"/>
          <w:sz w:val="22"/>
          <w:szCs w:val="22"/>
        </w:rPr>
        <w:t>WACC</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8.8%</w:t>
      </w:r>
      <w:r w:rsidRPr="007E0067">
        <w:rPr>
          <w:rFonts w:ascii="Times New Roman" w:eastAsia="微软雅黑" w:hAnsi="Times New Roman" w:cs="Times New Roman"/>
          <w:sz w:val="22"/>
          <w:szCs w:val="22"/>
        </w:rPr>
        <w:t>。</w:t>
      </w:r>
    </w:p>
    <w:p w14:paraId="7F327E7B"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计算结果：</w:t>
      </w:r>
    </w:p>
    <w:p w14:paraId="4F2B387B" w14:textId="77777777" w:rsidR="007E0067" w:rsidRPr="007E0067" w:rsidRDefault="007E0067">
      <w:pPr>
        <w:numPr>
          <w:ilvl w:val="0"/>
          <w:numId w:val="133"/>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 xml:space="preserve">DCF </w:t>
      </w:r>
      <w:r w:rsidRPr="007E0067">
        <w:rPr>
          <w:rFonts w:ascii="Times New Roman" w:eastAsia="微软雅黑" w:hAnsi="Times New Roman" w:cs="Times New Roman"/>
          <w:b/>
          <w:bCs/>
          <w:sz w:val="22"/>
          <w:szCs w:val="22"/>
        </w:rPr>
        <w:t>估值范围：</w:t>
      </w:r>
      <w:r w:rsidRPr="007E0067">
        <w:rPr>
          <w:rFonts w:ascii="Times New Roman" w:eastAsia="微软雅黑" w:hAnsi="Times New Roman" w:cs="Times New Roman"/>
          <w:b/>
          <w:bCs/>
          <w:sz w:val="22"/>
          <w:szCs w:val="22"/>
        </w:rPr>
        <w:t>$7.50 - $9.20</w:t>
      </w:r>
    </w:p>
    <w:p w14:paraId="4822B401" w14:textId="77777777" w:rsidR="007E0067" w:rsidRPr="007E0067" w:rsidRDefault="007E0067">
      <w:pPr>
        <w:numPr>
          <w:ilvl w:val="0"/>
          <w:numId w:val="133"/>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交易价格：</w:t>
      </w:r>
      <w:r w:rsidRPr="007E0067">
        <w:rPr>
          <w:rFonts w:ascii="Times New Roman" w:eastAsia="微软雅黑" w:hAnsi="Times New Roman" w:cs="Times New Roman"/>
          <w:b/>
          <w:bCs/>
          <w:sz w:val="22"/>
          <w:szCs w:val="22"/>
        </w:rPr>
        <w:t>$6.96</w:t>
      </w:r>
      <w:r w:rsidRPr="007E0067">
        <w:rPr>
          <w:rFonts w:ascii="Times New Roman" w:eastAsia="微软雅黑" w:hAnsi="Times New Roman" w:cs="Times New Roman"/>
          <w:sz w:val="22"/>
          <w:szCs w:val="22"/>
        </w:rPr>
        <w:t>（截至</w:t>
      </w:r>
      <w:r w:rsidRPr="007E0067">
        <w:rPr>
          <w:rFonts w:ascii="Times New Roman" w:eastAsia="微软雅黑" w:hAnsi="Times New Roman" w:cs="Times New Roman"/>
          <w:sz w:val="22"/>
          <w:szCs w:val="22"/>
        </w:rPr>
        <w:t>2025</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2</w:t>
      </w:r>
      <w:r w:rsidRPr="007E0067">
        <w:rPr>
          <w:rFonts w:ascii="Times New Roman" w:eastAsia="微软雅黑" w:hAnsi="Times New Roman" w:cs="Times New Roman"/>
          <w:sz w:val="22"/>
          <w:szCs w:val="22"/>
        </w:rPr>
        <w:t>月</w:t>
      </w:r>
      <w:r w:rsidRPr="007E0067">
        <w:rPr>
          <w:rFonts w:ascii="Times New Roman" w:eastAsia="微软雅黑" w:hAnsi="Times New Roman" w:cs="Times New Roman"/>
          <w:sz w:val="22"/>
          <w:szCs w:val="22"/>
        </w:rPr>
        <w:t>10</w:t>
      </w:r>
      <w:r w:rsidRPr="007E0067">
        <w:rPr>
          <w:rFonts w:ascii="Times New Roman" w:eastAsia="微软雅黑" w:hAnsi="Times New Roman" w:cs="Times New Roman"/>
          <w:sz w:val="22"/>
          <w:szCs w:val="22"/>
        </w:rPr>
        <w:t>日）。</w:t>
      </w:r>
    </w:p>
    <w:p w14:paraId="766064B9" w14:textId="77777777" w:rsidR="007E0067" w:rsidRPr="007E0067" w:rsidRDefault="007E0067">
      <w:pPr>
        <w:numPr>
          <w:ilvl w:val="0"/>
          <w:numId w:val="133"/>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Price/Fair Value = 0.92</w:t>
      </w:r>
      <w:r w:rsidRPr="007E0067">
        <w:rPr>
          <w:rFonts w:ascii="Times New Roman" w:eastAsia="微软雅黑" w:hAnsi="Times New Roman" w:cs="Times New Roman"/>
          <w:sz w:val="22"/>
          <w:szCs w:val="22"/>
        </w:rPr>
        <w:t>（股价低于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公允价值）。</w:t>
      </w:r>
    </w:p>
    <w:p w14:paraId="6B050FA8"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结论：</w:t>
      </w:r>
    </w:p>
    <w:p w14:paraId="3C368303" w14:textId="77777777" w:rsidR="007E0067" w:rsidRPr="007E0067" w:rsidRDefault="007E0067">
      <w:pPr>
        <w:numPr>
          <w:ilvl w:val="0"/>
          <w:numId w:val="134"/>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目前股价低于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估值，意味着存在一定低估空间，尤其是</w:t>
      </w:r>
      <w:r w:rsidRPr="007E0067">
        <w:rPr>
          <w:rFonts w:ascii="Times New Roman" w:eastAsia="微软雅黑" w:hAnsi="Times New Roman" w:cs="Times New Roman"/>
          <w:b/>
          <w:bCs/>
          <w:sz w:val="22"/>
          <w:szCs w:val="22"/>
        </w:rPr>
        <w:t>若未来业绩增长超预期</w:t>
      </w:r>
      <w:r w:rsidRPr="007E0067">
        <w:rPr>
          <w:rFonts w:ascii="Times New Roman" w:eastAsia="微软雅黑" w:hAnsi="Times New Roman" w:cs="Times New Roman"/>
          <w:sz w:val="22"/>
          <w:szCs w:val="22"/>
        </w:rPr>
        <w:t>。</w:t>
      </w:r>
    </w:p>
    <w:p w14:paraId="124CE1FC" w14:textId="77777777" w:rsidR="007E0067" w:rsidRPr="007E0067" w:rsidRDefault="007E0067">
      <w:pPr>
        <w:numPr>
          <w:ilvl w:val="0"/>
          <w:numId w:val="134"/>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但考虑到地缘政治和市场情绪风险，</w:t>
      </w:r>
      <w:r w:rsidRPr="007E0067">
        <w:rPr>
          <w:rFonts w:ascii="Times New Roman" w:eastAsia="微软雅黑" w:hAnsi="Times New Roman" w:cs="Times New Roman"/>
          <w:sz w:val="22"/>
          <w:szCs w:val="22"/>
        </w:rPr>
        <w:t xml:space="preserve">DCF </w:t>
      </w:r>
      <w:r w:rsidRPr="007E0067">
        <w:rPr>
          <w:rFonts w:ascii="Times New Roman" w:eastAsia="微软雅黑" w:hAnsi="Times New Roman" w:cs="Times New Roman"/>
          <w:sz w:val="22"/>
          <w:szCs w:val="22"/>
        </w:rPr>
        <w:t>估值仍需动态调整。</w:t>
      </w:r>
    </w:p>
    <w:p w14:paraId="2A86367F"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5C88FF6">
          <v:rect id="_x0000_i1115" style="width:0;height:1.5pt" o:hralign="center" o:hrstd="t" o:hr="t" fillcolor="#a0a0a0" stroked="f"/>
        </w:pict>
      </w:r>
    </w:p>
    <w:p w14:paraId="79E57795"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 </w:t>
      </w:r>
      <w:r w:rsidRPr="007E0067">
        <w:rPr>
          <w:rFonts w:ascii="Times New Roman" w:eastAsia="微软雅黑" w:hAnsi="Times New Roman" w:cs="Times New Roman"/>
          <w:b/>
          <w:bCs/>
          <w:sz w:val="22"/>
          <w:szCs w:val="22"/>
        </w:rPr>
        <w:t>关键风险因素</w:t>
      </w:r>
    </w:p>
    <w:p w14:paraId="732979F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尽管</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具备长期增长潜力，但短期内仍面临一些不确定性：</w:t>
      </w:r>
    </w:p>
    <w:p w14:paraId="1939469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3.1 </w:t>
      </w:r>
      <w:r w:rsidRPr="007E0067">
        <w:rPr>
          <w:rFonts w:ascii="Times New Roman" w:eastAsia="微软雅黑" w:hAnsi="Times New Roman" w:cs="Times New Roman"/>
          <w:b/>
          <w:bCs/>
          <w:sz w:val="22"/>
          <w:szCs w:val="22"/>
        </w:rPr>
        <w:t>地缘政治风险</w:t>
      </w:r>
    </w:p>
    <w:p w14:paraId="4554B497" w14:textId="77777777" w:rsidR="007E0067" w:rsidRPr="007E0067" w:rsidRDefault="007E0067">
      <w:pPr>
        <w:numPr>
          <w:ilvl w:val="0"/>
          <w:numId w:val="135"/>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美国《生物安全法案》（</w:t>
      </w:r>
      <w:r w:rsidRPr="007E0067">
        <w:rPr>
          <w:rFonts w:ascii="Times New Roman" w:eastAsia="微软雅黑" w:hAnsi="Times New Roman" w:cs="Times New Roman"/>
          <w:sz w:val="22"/>
          <w:szCs w:val="22"/>
        </w:rPr>
        <w:t>Biosecure Act</w:t>
      </w:r>
      <w:r w:rsidRPr="007E0067">
        <w:rPr>
          <w:rFonts w:ascii="Times New Roman" w:eastAsia="微软雅黑" w:hAnsi="Times New Roman" w:cs="Times New Roman"/>
          <w:sz w:val="22"/>
          <w:szCs w:val="22"/>
        </w:rPr>
        <w:t>）可能影响公司与北美客户的合作，虽然尚未立法，但市场对此高度关注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5DA0DA1F" w14:textId="77777777" w:rsidR="007E0067" w:rsidRPr="007E0067" w:rsidRDefault="007E0067">
      <w:pPr>
        <w:numPr>
          <w:ilvl w:val="0"/>
          <w:numId w:val="135"/>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公司已在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爱尔兰、德国、新加坡</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扩张，以减少对中国市场的依赖</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EDCCC39"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3.2 </w:t>
      </w:r>
      <w:r w:rsidRPr="007E0067">
        <w:rPr>
          <w:rFonts w:ascii="Times New Roman" w:eastAsia="微软雅黑" w:hAnsi="Times New Roman" w:cs="Times New Roman"/>
          <w:b/>
          <w:bCs/>
          <w:sz w:val="22"/>
          <w:szCs w:val="22"/>
        </w:rPr>
        <w:t>订单增长放缓</w:t>
      </w:r>
    </w:p>
    <w:p w14:paraId="7793954C" w14:textId="77777777" w:rsidR="007E0067" w:rsidRPr="007E0067" w:rsidRDefault="007E0067">
      <w:pPr>
        <w:numPr>
          <w:ilvl w:val="0"/>
          <w:numId w:val="136"/>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lastRenderedPageBreak/>
        <w:t>由于新冠疫情订单消退，</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年收入增速</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11.6%</w:t>
      </w:r>
      <w:r w:rsidRPr="007E0067">
        <w:rPr>
          <w:rFonts w:ascii="Times New Roman" w:eastAsia="微软雅黑" w:hAnsi="Times New Roman" w:cs="Times New Roman"/>
          <w:sz w:val="22"/>
          <w:szCs w:val="22"/>
        </w:rPr>
        <w:t>，远低于</w:t>
      </w:r>
      <w:r w:rsidRPr="007E0067">
        <w:rPr>
          <w:rFonts w:ascii="Times New Roman" w:eastAsia="微软雅黑" w:hAnsi="Times New Roman" w:cs="Times New Roman"/>
          <w:sz w:val="22"/>
          <w:szCs w:val="22"/>
        </w:rPr>
        <w:t>2021</w:t>
      </w:r>
      <w:r w:rsidRPr="007E0067">
        <w:rPr>
          <w:rFonts w:ascii="Times New Roman" w:eastAsia="微软雅黑" w:hAnsi="Times New Roman" w:cs="Times New Roman"/>
          <w:sz w:val="22"/>
          <w:szCs w:val="22"/>
        </w:rPr>
        <w:t>年的</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83.2%</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73D388B5" w14:textId="77777777" w:rsidR="007E0067" w:rsidRPr="007E0067" w:rsidRDefault="007E0067">
      <w:pPr>
        <w:numPr>
          <w:ilvl w:val="0"/>
          <w:numId w:val="136"/>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但</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非新冠订单增长</w:t>
      </w:r>
      <w:r w:rsidRPr="007E0067">
        <w:rPr>
          <w:rFonts w:ascii="Times New Roman" w:eastAsia="微软雅黑" w:hAnsi="Times New Roman" w:cs="Times New Roman"/>
          <w:b/>
          <w:bCs/>
          <w:sz w:val="22"/>
          <w:szCs w:val="22"/>
        </w:rPr>
        <w:t>37.7%</w:t>
      </w:r>
      <w:r w:rsidRPr="007E0067">
        <w:rPr>
          <w:rFonts w:ascii="Times New Roman" w:eastAsia="微软雅黑" w:hAnsi="Times New Roman" w:cs="Times New Roman"/>
          <w:sz w:val="22"/>
          <w:szCs w:val="22"/>
        </w:rPr>
        <w:t>，长期增长潜力仍然强劲</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5306A96"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3.3 </w:t>
      </w:r>
      <w:r w:rsidRPr="007E0067">
        <w:rPr>
          <w:rFonts w:ascii="Times New Roman" w:eastAsia="微软雅黑" w:hAnsi="Times New Roman" w:cs="Times New Roman"/>
          <w:b/>
          <w:bCs/>
          <w:sz w:val="22"/>
          <w:szCs w:val="22"/>
        </w:rPr>
        <w:t>资本开支压力</w:t>
      </w:r>
    </w:p>
    <w:p w14:paraId="7D75C671" w14:textId="77777777" w:rsidR="007E0067" w:rsidRPr="007E0067" w:rsidRDefault="007E0067">
      <w:pPr>
        <w:numPr>
          <w:ilvl w:val="0"/>
          <w:numId w:val="137"/>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过去几年资本开支大幅增加（</w:t>
      </w:r>
      <w:r w:rsidRPr="007E0067">
        <w:rPr>
          <w:rFonts w:ascii="Times New Roman" w:eastAsia="微软雅黑" w:hAnsi="Times New Roman" w:cs="Times New Roman"/>
          <w:sz w:val="22"/>
          <w:szCs w:val="22"/>
        </w:rPr>
        <w:t>2023</w:t>
      </w:r>
      <w:r w:rsidRPr="007E0067">
        <w:rPr>
          <w:rFonts w:ascii="Times New Roman" w:eastAsia="微软雅黑" w:hAnsi="Times New Roman" w:cs="Times New Roman"/>
          <w:sz w:val="22"/>
          <w:szCs w:val="22"/>
        </w:rPr>
        <w:t>年高达</w:t>
      </w:r>
      <w:r w:rsidRPr="007E0067">
        <w:rPr>
          <w:rFonts w:ascii="Times New Roman" w:eastAsia="微软雅黑" w:hAnsi="Times New Roman" w:cs="Times New Roman"/>
          <w:sz w:val="22"/>
          <w:szCs w:val="22"/>
        </w:rPr>
        <w:t>42.31</w:t>
      </w:r>
      <w:r w:rsidRPr="007E0067">
        <w:rPr>
          <w:rFonts w:ascii="Times New Roman" w:eastAsia="微软雅黑" w:hAnsi="Times New Roman" w:cs="Times New Roman"/>
          <w:sz w:val="22"/>
          <w:szCs w:val="22"/>
        </w:rPr>
        <w:t>亿元）。</w:t>
      </w:r>
    </w:p>
    <w:p w14:paraId="2A4AE7F8" w14:textId="77777777" w:rsidR="007E0067" w:rsidRPr="007E0067" w:rsidRDefault="007E0067">
      <w:pPr>
        <w:numPr>
          <w:ilvl w:val="0"/>
          <w:numId w:val="137"/>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2024</w:t>
      </w:r>
      <w:r w:rsidRPr="007E0067">
        <w:rPr>
          <w:rFonts w:ascii="Times New Roman" w:eastAsia="微软雅黑" w:hAnsi="Times New Roman" w:cs="Times New Roman"/>
          <w:b/>
          <w:bCs/>
          <w:sz w:val="22"/>
          <w:szCs w:val="22"/>
        </w:rPr>
        <w:t>年资本开支预计</w:t>
      </w:r>
      <w:r w:rsidRPr="007E0067">
        <w:rPr>
          <w:rFonts w:ascii="Times New Roman" w:eastAsia="微软雅黑" w:hAnsi="Times New Roman" w:cs="Times New Roman"/>
          <w:b/>
          <w:bCs/>
          <w:sz w:val="22"/>
          <w:szCs w:val="22"/>
        </w:rPr>
        <w:t>50</w:t>
      </w:r>
      <w:r w:rsidRPr="007E0067">
        <w:rPr>
          <w:rFonts w:ascii="Times New Roman" w:eastAsia="微软雅黑" w:hAnsi="Times New Roman" w:cs="Times New Roman"/>
          <w:b/>
          <w:bCs/>
          <w:sz w:val="22"/>
          <w:szCs w:val="22"/>
        </w:rPr>
        <w:t>亿元</w:t>
      </w:r>
      <w:r w:rsidRPr="007E0067">
        <w:rPr>
          <w:rFonts w:ascii="Times New Roman" w:eastAsia="微软雅黑" w:hAnsi="Times New Roman" w:cs="Times New Roman"/>
          <w:sz w:val="22"/>
          <w:szCs w:val="22"/>
        </w:rPr>
        <w:t>，可能继续影响自由现金流</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sz w:val="22"/>
          <w:szCs w:val="22"/>
        </w:rPr>
        <w:t>。</w:t>
      </w:r>
    </w:p>
    <w:p w14:paraId="16B1E5F2"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479C58">
          <v:rect id="_x0000_i1116" style="width:0;height:1.5pt" o:hralign="center" o:hrstd="t" o:hr="t" fillcolor="#a0a0a0" stroked="f"/>
        </w:pict>
      </w:r>
    </w:p>
    <w:p w14:paraId="41CF2804"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 </w:t>
      </w:r>
      <w:r w:rsidRPr="007E0067">
        <w:rPr>
          <w:rFonts w:ascii="Times New Roman" w:eastAsia="微软雅黑" w:hAnsi="Times New Roman" w:cs="Times New Roman"/>
          <w:b/>
          <w:bCs/>
          <w:sz w:val="22"/>
          <w:szCs w:val="22"/>
        </w:rPr>
        <w:t>投资建议</w:t>
      </w:r>
    </w:p>
    <w:p w14:paraId="433EF6A6"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4.1 </w:t>
      </w:r>
      <w:r w:rsidRPr="007E0067">
        <w:rPr>
          <w:rFonts w:ascii="Times New Roman" w:eastAsia="微软雅黑" w:hAnsi="Times New Roman" w:cs="Times New Roman"/>
          <w:b/>
          <w:bCs/>
          <w:sz w:val="22"/>
          <w:szCs w:val="22"/>
        </w:rPr>
        <w:t>操作策略</w:t>
      </w:r>
    </w:p>
    <w:p w14:paraId="618905EF"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目前</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估值处于合理范围，但仍面临短期风险，因此建议：</w:t>
      </w:r>
    </w:p>
    <w:p w14:paraId="60B5948A" w14:textId="77777777" w:rsidR="007E0067" w:rsidRPr="007E0067" w:rsidRDefault="007E0067">
      <w:pPr>
        <w:numPr>
          <w:ilvl w:val="0"/>
          <w:numId w:val="13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短期交易策略：</w:t>
      </w:r>
    </w:p>
    <w:p w14:paraId="31104F7F"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若股价</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回调至</w:t>
      </w:r>
      <w:r w:rsidRPr="007E0067">
        <w:rPr>
          <w:rFonts w:ascii="Times New Roman" w:eastAsia="微软雅黑" w:hAnsi="Times New Roman" w:cs="Times New Roman"/>
          <w:b/>
          <w:bCs/>
          <w:sz w:val="22"/>
          <w:szCs w:val="22"/>
        </w:rPr>
        <w:t xml:space="preserve"> $6.50 - $6.80</w:t>
      </w:r>
      <w:r w:rsidRPr="007E0067">
        <w:rPr>
          <w:rFonts w:ascii="Times New Roman" w:eastAsia="微软雅黑" w:hAnsi="Times New Roman" w:cs="Times New Roman"/>
          <w:sz w:val="22"/>
          <w:szCs w:val="22"/>
        </w:rPr>
        <w:t>，可考虑</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逢低买入</w:t>
      </w:r>
      <w:r w:rsidRPr="007E0067">
        <w:rPr>
          <w:rFonts w:ascii="Times New Roman" w:eastAsia="微软雅黑" w:hAnsi="Times New Roman" w:cs="Times New Roman"/>
          <w:sz w:val="22"/>
          <w:szCs w:val="22"/>
        </w:rPr>
        <w:t>。</w:t>
      </w:r>
    </w:p>
    <w:p w14:paraId="59C67B0D"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近期阻力位</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$7.80 - $8.00</w:t>
      </w:r>
      <w:r w:rsidRPr="007E0067">
        <w:rPr>
          <w:rFonts w:ascii="Times New Roman" w:eastAsia="微软雅黑" w:hAnsi="Times New Roman" w:cs="Times New Roman"/>
          <w:sz w:val="22"/>
          <w:szCs w:val="22"/>
        </w:rPr>
        <w:t>，若突破该区域，短线目标</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$9.00</w:t>
      </w:r>
      <w:r w:rsidRPr="007E0067">
        <w:rPr>
          <w:rFonts w:ascii="Times New Roman" w:eastAsia="微软雅黑" w:hAnsi="Times New Roman" w:cs="Times New Roman"/>
          <w:sz w:val="22"/>
          <w:szCs w:val="22"/>
        </w:rPr>
        <w:t>。</w:t>
      </w:r>
    </w:p>
    <w:p w14:paraId="2E6B793E" w14:textId="77777777" w:rsidR="007E0067" w:rsidRPr="007E0067" w:rsidRDefault="007E0067">
      <w:pPr>
        <w:numPr>
          <w:ilvl w:val="0"/>
          <w:numId w:val="13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长期投资策略：</w:t>
      </w:r>
    </w:p>
    <w:p w14:paraId="6C16F8FE"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若持有</w:t>
      </w:r>
      <w:r w:rsidRPr="007E0067">
        <w:rPr>
          <w:rFonts w:ascii="Times New Roman" w:eastAsia="微软雅黑" w:hAnsi="Times New Roman" w:cs="Times New Roman"/>
          <w:sz w:val="22"/>
          <w:szCs w:val="22"/>
        </w:rPr>
        <w:t xml:space="preserve"> WXXWY</w:t>
      </w:r>
      <w:r w:rsidRPr="007E0067">
        <w:rPr>
          <w:rFonts w:ascii="Times New Roman" w:eastAsia="微软雅黑" w:hAnsi="Times New Roman" w:cs="Times New Roman"/>
          <w:sz w:val="22"/>
          <w:szCs w:val="22"/>
        </w:rPr>
        <w:t>，建议</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持有</w:t>
      </w:r>
      <w:r w:rsidRPr="007E0067">
        <w:rPr>
          <w:rFonts w:ascii="Times New Roman" w:eastAsia="微软雅黑" w:hAnsi="Times New Roman" w:cs="Times New Roman"/>
          <w:sz w:val="22"/>
          <w:szCs w:val="22"/>
        </w:rPr>
        <w:t>，等待长期增长兑现。</w:t>
      </w:r>
    </w:p>
    <w:p w14:paraId="485B0E53"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目标价位：</w:t>
      </w:r>
      <w:r w:rsidRPr="007E0067">
        <w:rPr>
          <w:rFonts w:ascii="Times New Roman" w:eastAsia="微软雅黑" w:hAnsi="Times New Roman" w:cs="Times New Roman"/>
          <w:b/>
          <w:bCs/>
          <w:sz w:val="22"/>
          <w:szCs w:val="22"/>
        </w:rPr>
        <w:t>$8.50 - $9.50</w:t>
      </w:r>
      <w:r w:rsidRPr="007E0067">
        <w:rPr>
          <w:rFonts w:ascii="Times New Roman" w:eastAsia="微软雅黑" w:hAnsi="Times New Roman" w:cs="Times New Roman"/>
          <w:sz w:val="22"/>
          <w:szCs w:val="22"/>
        </w:rPr>
        <w:t>（基于</w:t>
      </w:r>
      <w:r w:rsidRPr="007E0067">
        <w:rPr>
          <w:rFonts w:ascii="Times New Roman" w:eastAsia="微软雅黑" w:hAnsi="Times New Roman" w:cs="Times New Roman"/>
          <w:sz w:val="22"/>
          <w:szCs w:val="22"/>
        </w:rPr>
        <w:t>DCF</w:t>
      </w:r>
      <w:r w:rsidRPr="007E0067">
        <w:rPr>
          <w:rFonts w:ascii="Times New Roman" w:eastAsia="微软雅黑" w:hAnsi="Times New Roman" w:cs="Times New Roman"/>
          <w:sz w:val="22"/>
          <w:szCs w:val="22"/>
        </w:rPr>
        <w:t>估值及行业比较）。</w:t>
      </w:r>
    </w:p>
    <w:p w14:paraId="68416F46" w14:textId="77777777" w:rsidR="007E0067" w:rsidRPr="007E0067" w:rsidRDefault="007E0067">
      <w:pPr>
        <w:numPr>
          <w:ilvl w:val="1"/>
          <w:numId w:val="138"/>
        </w:num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t>长期回报主要来自于</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业务增长、订单积累和估值修复</w:t>
      </w:r>
      <w:r w:rsidRPr="007E0067">
        <w:rPr>
          <w:rFonts w:ascii="Times New Roman" w:eastAsia="微软雅黑" w:hAnsi="Times New Roman" w:cs="Times New Roman"/>
          <w:sz w:val="22"/>
          <w:szCs w:val="22"/>
        </w:rPr>
        <w:t>。</w:t>
      </w:r>
    </w:p>
    <w:p w14:paraId="3156CA90"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4.2 </w:t>
      </w:r>
      <w:r w:rsidRPr="007E0067">
        <w:rPr>
          <w:rFonts w:ascii="Times New Roman" w:eastAsia="微软雅黑" w:hAnsi="Times New Roman" w:cs="Times New Roman"/>
          <w:b/>
          <w:bCs/>
          <w:sz w:val="22"/>
          <w:szCs w:val="22"/>
        </w:rPr>
        <w:t>关注催化剂</w:t>
      </w:r>
    </w:p>
    <w:p w14:paraId="69A5D2FF" w14:textId="77777777" w:rsidR="007E0067" w:rsidRPr="007E0067" w:rsidRDefault="007E0067">
      <w:pPr>
        <w:numPr>
          <w:ilvl w:val="0"/>
          <w:numId w:val="139"/>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政策动向</w:t>
      </w:r>
      <w:r w:rsidRPr="007E0067">
        <w:rPr>
          <w:rFonts w:ascii="Times New Roman" w:eastAsia="微软雅黑" w:hAnsi="Times New Roman" w:cs="Times New Roman"/>
          <w:sz w:val="22"/>
          <w:szCs w:val="22"/>
        </w:rPr>
        <w:t>（特别是美国监管政策）是否有新的进展。</w:t>
      </w:r>
    </w:p>
    <w:p w14:paraId="199C74EE" w14:textId="77777777" w:rsidR="007E0067" w:rsidRPr="007E0067" w:rsidRDefault="007E0067">
      <w:pPr>
        <w:numPr>
          <w:ilvl w:val="0"/>
          <w:numId w:val="139"/>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季度财报</w:t>
      </w:r>
      <w:r w:rsidRPr="007E0067">
        <w:rPr>
          <w:rFonts w:ascii="Times New Roman" w:eastAsia="微软雅黑" w:hAnsi="Times New Roman" w:cs="Times New Roman"/>
          <w:sz w:val="22"/>
          <w:szCs w:val="22"/>
        </w:rPr>
        <w:t>（特别是</w:t>
      </w:r>
      <w:r w:rsidRPr="007E0067">
        <w:rPr>
          <w:rFonts w:ascii="Times New Roman" w:eastAsia="微软雅黑" w:hAnsi="Times New Roman" w:cs="Times New Roman"/>
          <w:sz w:val="22"/>
          <w:szCs w:val="22"/>
        </w:rPr>
        <w:t>2024</w:t>
      </w:r>
      <w:r w:rsidRPr="007E0067">
        <w:rPr>
          <w:rFonts w:ascii="Times New Roman" w:eastAsia="微软雅黑" w:hAnsi="Times New Roman" w:cs="Times New Roman"/>
          <w:sz w:val="22"/>
          <w:szCs w:val="22"/>
        </w:rPr>
        <w:t>年</w:t>
      </w:r>
      <w:r w:rsidRPr="007E0067">
        <w:rPr>
          <w:rFonts w:ascii="Times New Roman" w:eastAsia="微软雅黑" w:hAnsi="Times New Roman" w:cs="Times New Roman"/>
          <w:sz w:val="22"/>
          <w:szCs w:val="22"/>
        </w:rPr>
        <w:t>Q1</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Q2</w:t>
      </w:r>
      <w:r w:rsidRPr="007E0067">
        <w:rPr>
          <w:rFonts w:ascii="Times New Roman" w:eastAsia="微软雅黑" w:hAnsi="Times New Roman" w:cs="Times New Roman"/>
          <w:sz w:val="22"/>
          <w:szCs w:val="22"/>
        </w:rPr>
        <w:t>）订单增长是否符合市场预期。</w:t>
      </w:r>
    </w:p>
    <w:p w14:paraId="223E7E58" w14:textId="77777777" w:rsidR="007E0067" w:rsidRPr="007E0067" w:rsidRDefault="007E0067">
      <w:pPr>
        <w:numPr>
          <w:ilvl w:val="0"/>
          <w:numId w:val="139"/>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市场情绪</w:t>
      </w:r>
      <w:r w:rsidRPr="007E0067">
        <w:rPr>
          <w:rFonts w:ascii="Times New Roman" w:eastAsia="微软雅黑" w:hAnsi="Times New Roman" w:cs="Times New Roman"/>
          <w:sz w:val="22"/>
          <w:szCs w:val="22"/>
        </w:rPr>
        <w:t>：若全球生物科技投资回暖，可能带动</w:t>
      </w:r>
      <w:r w:rsidRPr="007E0067">
        <w:rPr>
          <w:rFonts w:ascii="Times New Roman" w:eastAsia="微软雅黑" w:hAnsi="Times New Roman" w:cs="Times New Roman"/>
          <w:sz w:val="22"/>
          <w:szCs w:val="22"/>
        </w:rPr>
        <w:t xml:space="preserve"> WXXWY </w:t>
      </w:r>
      <w:r w:rsidRPr="007E0067">
        <w:rPr>
          <w:rFonts w:ascii="Times New Roman" w:eastAsia="微软雅黑" w:hAnsi="Times New Roman" w:cs="Times New Roman"/>
          <w:sz w:val="22"/>
          <w:szCs w:val="22"/>
        </w:rPr>
        <w:t>估值上升。</w:t>
      </w:r>
    </w:p>
    <w:p w14:paraId="5281AC11"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845BCD9">
          <v:rect id="_x0000_i1117" style="width:0;height:1.5pt" o:hralign="center" o:hrstd="t" o:hr="t" fillcolor="#a0a0a0" stroked="f"/>
        </w:pict>
      </w:r>
    </w:p>
    <w:p w14:paraId="53B2E78F" w14:textId="77777777" w:rsidR="007E0067" w:rsidRPr="007E0067" w:rsidRDefault="007E0067" w:rsidP="007E0067">
      <w:pPr>
        <w:rPr>
          <w:rFonts w:ascii="Times New Roman" w:eastAsia="微软雅黑" w:hAnsi="Times New Roman" w:cs="Times New Roman"/>
          <w:b/>
          <w:bCs/>
          <w:sz w:val="22"/>
          <w:szCs w:val="22"/>
        </w:rPr>
      </w:pPr>
      <w:r w:rsidRPr="007E0067">
        <w:rPr>
          <w:rFonts w:ascii="Times New Roman" w:eastAsia="微软雅黑" w:hAnsi="Times New Roman" w:cs="Times New Roman"/>
          <w:b/>
          <w:bCs/>
          <w:sz w:val="22"/>
          <w:szCs w:val="22"/>
        </w:rPr>
        <w:t xml:space="preserve">5. </w:t>
      </w:r>
      <w:r w:rsidRPr="007E0067">
        <w:rPr>
          <w:rFonts w:ascii="Times New Roman" w:eastAsia="微软雅黑" w:hAnsi="Times New Roman" w:cs="Times New Roman"/>
          <w:b/>
          <w:bCs/>
          <w:sz w:val="22"/>
          <w:szCs w:val="22"/>
        </w:rPr>
        <w:t>结论</w:t>
      </w:r>
    </w:p>
    <w:p w14:paraId="116A3B8F"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sz w:val="22"/>
          <w:szCs w:val="22"/>
        </w:rPr>
        <w:lastRenderedPageBreak/>
        <w:t>WuXi Biologics</w:t>
      </w:r>
      <w:r w:rsidRPr="007E0067">
        <w:rPr>
          <w:rFonts w:ascii="Times New Roman" w:eastAsia="微软雅黑" w:hAnsi="Times New Roman" w:cs="Times New Roman"/>
          <w:sz w:val="22"/>
          <w:szCs w:val="22"/>
        </w:rPr>
        <w:t>（</w:t>
      </w:r>
      <w:r w:rsidRPr="007E0067">
        <w:rPr>
          <w:rFonts w:ascii="Times New Roman" w:eastAsia="微软雅黑" w:hAnsi="Times New Roman" w:cs="Times New Roman"/>
          <w:sz w:val="22"/>
          <w:szCs w:val="22"/>
        </w:rPr>
        <w:t>WXXWY</w:t>
      </w:r>
      <w:r w:rsidRPr="007E0067">
        <w:rPr>
          <w:rFonts w:ascii="Times New Roman" w:eastAsia="微软雅黑" w:hAnsi="Times New Roman" w:cs="Times New Roman"/>
          <w:sz w:val="22"/>
          <w:szCs w:val="22"/>
        </w:rPr>
        <w:t>）是生物制药</w:t>
      </w:r>
      <w:r w:rsidRPr="007E0067">
        <w:rPr>
          <w:rFonts w:ascii="Times New Roman" w:eastAsia="微软雅黑" w:hAnsi="Times New Roman" w:cs="Times New Roman"/>
          <w:sz w:val="22"/>
          <w:szCs w:val="22"/>
        </w:rPr>
        <w:t>CDMO</w:t>
      </w:r>
      <w:r w:rsidRPr="007E0067">
        <w:rPr>
          <w:rFonts w:ascii="Times New Roman" w:eastAsia="微软雅黑" w:hAnsi="Times New Roman" w:cs="Times New Roman"/>
          <w:sz w:val="22"/>
          <w:szCs w:val="22"/>
        </w:rPr>
        <w:t>行业的龙头企业，具备长期增长潜力。当前估值相比历史平均偏低，</w:t>
      </w:r>
      <w:r w:rsidRPr="007E0067">
        <w:rPr>
          <w:rFonts w:ascii="Times New Roman" w:eastAsia="微软雅黑" w:hAnsi="Times New Roman" w:cs="Times New Roman"/>
          <w:sz w:val="22"/>
          <w:szCs w:val="22"/>
        </w:rPr>
        <w:t xml:space="preserve">DCF </w:t>
      </w:r>
      <w:r w:rsidRPr="007E0067">
        <w:rPr>
          <w:rFonts w:ascii="Times New Roman" w:eastAsia="微软雅黑" w:hAnsi="Times New Roman" w:cs="Times New Roman"/>
          <w:sz w:val="22"/>
          <w:szCs w:val="22"/>
        </w:rPr>
        <w:t>估值显示股价可能存在</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15%-25%</w:t>
      </w:r>
      <w:r w:rsidRPr="007E0067">
        <w:rPr>
          <w:rFonts w:ascii="Times New Roman" w:eastAsia="微软雅黑" w:hAnsi="Times New Roman" w:cs="Times New Roman"/>
          <w:b/>
          <w:bCs/>
          <w:sz w:val="22"/>
          <w:szCs w:val="22"/>
        </w:rPr>
        <w:t>的低估</w:t>
      </w:r>
      <w:r w:rsidRPr="007E0067">
        <w:rPr>
          <w:rFonts w:ascii="Times New Roman" w:eastAsia="微软雅黑" w:hAnsi="Times New Roman" w:cs="Times New Roman"/>
          <w:sz w:val="22"/>
          <w:szCs w:val="22"/>
        </w:rPr>
        <w:t>。然而，地缘政治风险仍然是主要不确定性因素，投资者应密切关注政策变化。</w:t>
      </w:r>
    </w:p>
    <w:p w14:paraId="337B91ED"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综合投资评级：</w:t>
      </w:r>
    </w:p>
    <w:p w14:paraId="2699F4AF" w14:textId="77777777" w:rsidR="007E0067" w:rsidRPr="007E0067" w:rsidRDefault="007E0067">
      <w:pPr>
        <w:numPr>
          <w:ilvl w:val="0"/>
          <w:numId w:val="140"/>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短期：谨慎乐观，回调至</w:t>
      </w:r>
      <w:r w:rsidRPr="007E0067">
        <w:rPr>
          <w:rFonts w:ascii="Times New Roman" w:eastAsia="微软雅黑" w:hAnsi="Times New Roman" w:cs="Times New Roman"/>
          <w:b/>
          <w:bCs/>
          <w:sz w:val="22"/>
          <w:szCs w:val="22"/>
        </w:rPr>
        <w:t xml:space="preserve"> $6.50 - $6.80 </w:t>
      </w:r>
      <w:r w:rsidRPr="007E0067">
        <w:rPr>
          <w:rFonts w:ascii="Times New Roman" w:eastAsia="微软雅黑" w:hAnsi="Times New Roman" w:cs="Times New Roman"/>
          <w:b/>
          <w:bCs/>
          <w:sz w:val="22"/>
          <w:szCs w:val="22"/>
        </w:rPr>
        <w:t>时可考虑介入，目标价</w:t>
      </w:r>
      <w:r w:rsidRPr="007E0067">
        <w:rPr>
          <w:rFonts w:ascii="Times New Roman" w:eastAsia="微软雅黑" w:hAnsi="Times New Roman" w:cs="Times New Roman"/>
          <w:b/>
          <w:bCs/>
          <w:sz w:val="22"/>
          <w:szCs w:val="22"/>
        </w:rPr>
        <w:t xml:space="preserve"> $7.80 - $9.00</w:t>
      </w:r>
      <w:r w:rsidRPr="007E0067">
        <w:rPr>
          <w:rFonts w:ascii="Times New Roman" w:eastAsia="微软雅黑" w:hAnsi="Times New Roman" w:cs="Times New Roman"/>
          <w:sz w:val="22"/>
          <w:szCs w:val="22"/>
        </w:rPr>
        <w:t>。</w:t>
      </w:r>
    </w:p>
    <w:p w14:paraId="7B4CB144" w14:textId="77777777" w:rsidR="007E0067" w:rsidRPr="007E0067" w:rsidRDefault="007E0067">
      <w:pPr>
        <w:numPr>
          <w:ilvl w:val="0"/>
          <w:numId w:val="140"/>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长期：持有并关注地缘因素，若估值修复，目标价</w:t>
      </w:r>
      <w:r w:rsidRPr="007E0067">
        <w:rPr>
          <w:rFonts w:ascii="Times New Roman" w:eastAsia="微软雅黑" w:hAnsi="Times New Roman" w:cs="Times New Roman"/>
          <w:b/>
          <w:bCs/>
          <w:sz w:val="22"/>
          <w:szCs w:val="22"/>
        </w:rPr>
        <w:t xml:space="preserve"> $8.50 - $9.50</w:t>
      </w:r>
      <w:r w:rsidRPr="007E0067">
        <w:rPr>
          <w:rFonts w:ascii="Times New Roman" w:eastAsia="微软雅黑" w:hAnsi="Times New Roman" w:cs="Times New Roman"/>
          <w:sz w:val="22"/>
          <w:szCs w:val="22"/>
        </w:rPr>
        <w:t>。</w:t>
      </w:r>
    </w:p>
    <w:p w14:paraId="483979C9" w14:textId="77777777" w:rsidR="007E0067" w:rsidRPr="007E0067" w:rsidRDefault="007E0067" w:rsidP="007E0067">
      <w:p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适合投资者类型：</w:t>
      </w:r>
    </w:p>
    <w:p w14:paraId="6001E610" w14:textId="77777777" w:rsidR="007E0067" w:rsidRPr="007E0067" w:rsidRDefault="007E0067">
      <w:pPr>
        <w:numPr>
          <w:ilvl w:val="0"/>
          <w:numId w:val="14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成长型投资者</w:t>
      </w:r>
      <w:r w:rsidRPr="007E0067">
        <w:rPr>
          <w:rFonts w:ascii="Times New Roman" w:eastAsia="微软雅黑" w:hAnsi="Times New Roman" w:cs="Times New Roman"/>
          <w:sz w:val="22"/>
          <w:szCs w:val="22"/>
        </w:rPr>
        <w:t>（愿意承受一定波动）。</w:t>
      </w:r>
    </w:p>
    <w:p w14:paraId="43E3F00B" w14:textId="77777777" w:rsidR="007E0067" w:rsidRPr="007E0067" w:rsidRDefault="007E0067">
      <w:pPr>
        <w:numPr>
          <w:ilvl w:val="0"/>
          <w:numId w:val="14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长期配置者</w:t>
      </w:r>
      <w:r w:rsidRPr="007E0067">
        <w:rPr>
          <w:rFonts w:ascii="Times New Roman" w:eastAsia="微软雅黑" w:hAnsi="Times New Roman" w:cs="Times New Roman"/>
          <w:sz w:val="22"/>
          <w:szCs w:val="22"/>
        </w:rPr>
        <w:t>（看好生物医药行业增长）。</w:t>
      </w:r>
    </w:p>
    <w:p w14:paraId="1A7CB5FB" w14:textId="77777777" w:rsidR="007E0067" w:rsidRPr="007E0067" w:rsidRDefault="007E0067">
      <w:pPr>
        <w:numPr>
          <w:ilvl w:val="0"/>
          <w:numId w:val="141"/>
        </w:numPr>
        <w:rPr>
          <w:rFonts w:ascii="Times New Roman" w:eastAsia="微软雅黑" w:hAnsi="Times New Roman" w:cs="Times New Roman"/>
          <w:sz w:val="22"/>
          <w:szCs w:val="22"/>
        </w:rPr>
      </w:pPr>
      <w:r w:rsidRPr="007E0067">
        <w:rPr>
          <w:rFonts w:ascii="Times New Roman" w:eastAsia="微软雅黑" w:hAnsi="Times New Roman" w:cs="Times New Roman"/>
          <w:b/>
          <w:bCs/>
          <w:sz w:val="22"/>
          <w:szCs w:val="22"/>
        </w:rPr>
        <w:t>短线交易者</w:t>
      </w:r>
      <w:r w:rsidRPr="007E0067">
        <w:rPr>
          <w:rFonts w:ascii="Times New Roman" w:eastAsia="微软雅黑" w:hAnsi="Times New Roman" w:cs="Times New Roman"/>
          <w:sz w:val="22"/>
          <w:szCs w:val="22"/>
        </w:rPr>
        <w:t>（可关注政策事件驱动的短期机会）。</w:t>
      </w:r>
    </w:p>
    <w:p w14:paraId="3D5E2BCF" w14:textId="77777777" w:rsidR="007E0067" w:rsidRPr="007E0067" w:rsidRDefault="00000000" w:rsidP="007E0067">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66ACBB7">
          <v:rect id="_x0000_i1118" style="width:0;height:1.5pt" o:hralign="center" o:hrstd="t" o:hr="t" fillcolor="#a0a0a0" stroked="f"/>
        </w:pict>
      </w:r>
    </w:p>
    <w:p w14:paraId="60C384EE" w14:textId="77777777" w:rsidR="007E0067" w:rsidRPr="007E0067" w:rsidRDefault="007E0067" w:rsidP="007E0067">
      <w:pPr>
        <w:rPr>
          <w:rFonts w:ascii="Times New Roman" w:eastAsia="微软雅黑" w:hAnsi="Times New Roman" w:cs="Times New Roman"/>
          <w:sz w:val="22"/>
          <w:szCs w:val="22"/>
        </w:rPr>
      </w:pPr>
      <w:r w:rsidRPr="007E0067">
        <w:rPr>
          <w:rFonts w:ascii="Segoe UI Emoji" w:eastAsia="微软雅黑" w:hAnsi="Segoe UI Emoji" w:cs="Segoe UI Emoji"/>
          <w:sz w:val="22"/>
          <w:szCs w:val="22"/>
        </w:rPr>
        <w:t>🔍</w:t>
      </w:r>
      <w:r w:rsidRPr="007E0067">
        <w:rPr>
          <w:rFonts w:ascii="Times New Roman" w:eastAsia="微软雅黑" w:hAnsi="Times New Roman" w:cs="Times New Roman"/>
          <w:sz w:val="22"/>
          <w:szCs w:val="22"/>
        </w:rPr>
        <w:t xml:space="preserve"> </w:t>
      </w:r>
      <w:r w:rsidRPr="007E0067">
        <w:rPr>
          <w:rFonts w:ascii="Times New Roman" w:eastAsia="微软雅黑" w:hAnsi="Times New Roman" w:cs="Times New Roman"/>
          <w:b/>
          <w:bCs/>
          <w:sz w:val="22"/>
          <w:szCs w:val="22"/>
        </w:rPr>
        <w:t>投资者提醒</w:t>
      </w:r>
      <w:r w:rsidRPr="007E0067">
        <w:rPr>
          <w:rFonts w:ascii="Times New Roman" w:eastAsia="微软雅黑" w:hAnsi="Times New Roman" w:cs="Times New Roman"/>
          <w:sz w:val="22"/>
          <w:szCs w:val="22"/>
        </w:rPr>
        <w:t>：生物技术股波动性较大，建议在风险可控范围内配置仓位，避免重仓押注。</w:t>
      </w:r>
    </w:p>
    <w:p w14:paraId="4E372698" w14:textId="77777777" w:rsidR="00361898" w:rsidRPr="00134146" w:rsidRDefault="00361898" w:rsidP="00C1019B">
      <w:pPr>
        <w:rPr>
          <w:rFonts w:ascii="Times New Roman" w:eastAsia="微软雅黑" w:hAnsi="Times New Roman" w:cs="Times New Roman"/>
          <w:sz w:val="22"/>
          <w:szCs w:val="22"/>
        </w:rPr>
      </w:pPr>
    </w:p>
    <w:p w14:paraId="704C94D3" w14:textId="05E86D9C" w:rsidR="007A5F70" w:rsidRPr="00414082" w:rsidRDefault="007A5F70" w:rsidP="007A5F70">
      <w:pPr>
        <w:pStyle w:val="1"/>
        <w:rPr>
          <w:rFonts w:ascii="Times New Roman" w:eastAsia="微软雅黑" w:hAnsi="Times New Roman" w:cs="Times New Roman"/>
          <w:b/>
          <w:bCs/>
          <w:sz w:val="22"/>
          <w:szCs w:val="22"/>
        </w:rPr>
      </w:pPr>
      <w:bookmarkStart w:id="20" w:name="_Toc197077227"/>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三</w:t>
      </w:r>
      <w:r w:rsidRPr="00414082">
        <w:rPr>
          <w:rFonts w:ascii="Times New Roman" w:eastAsia="微软雅黑" w:hAnsi="Times New Roman" w:cs="Times New Roman"/>
          <w:b/>
          <w:bCs/>
          <w:sz w:val="22"/>
          <w:szCs w:val="22"/>
        </w:rPr>
        <w:t>章：</w:t>
      </w:r>
      <w:r>
        <w:rPr>
          <w:rFonts w:ascii="Times New Roman" w:eastAsia="微软雅黑" w:hAnsi="Times New Roman" w:cs="Times New Roman" w:hint="eastAsia"/>
          <w:b/>
          <w:bCs/>
          <w:sz w:val="22"/>
          <w:szCs w:val="22"/>
        </w:rPr>
        <w:t>Xiaomi</w:t>
      </w:r>
      <w:bookmarkEnd w:id="20"/>
    </w:p>
    <w:p w14:paraId="44F663E7" w14:textId="36539BB9" w:rsidR="007A5F70" w:rsidRPr="004C33BC" w:rsidRDefault="007A5F70" w:rsidP="007A5F70">
      <w:pPr>
        <w:pStyle w:val="2"/>
        <w:rPr>
          <w:rFonts w:ascii="Times New Roman" w:eastAsia="微软雅黑" w:hAnsi="Times New Roman" w:cs="Times New Roman"/>
          <w:b/>
          <w:bCs/>
          <w:sz w:val="22"/>
          <w:szCs w:val="22"/>
        </w:rPr>
      </w:pPr>
      <w:bookmarkStart w:id="21" w:name="_Toc197077228"/>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 xml:space="preserve">.1 </w:t>
      </w:r>
      <w:r>
        <w:rPr>
          <w:rFonts w:ascii="Times New Roman" w:eastAsia="微软雅黑" w:hAnsi="Times New Roman" w:cs="Times New Roman" w:hint="eastAsia"/>
          <w:b/>
          <w:bCs/>
          <w:sz w:val="22"/>
          <w:szCs w:val="22"/>
        </w:rPr>
        <w:t xml:space="preserve">Xiao </w:t>
      </w:r>
      <w:r w:rsidRPr="004C33BC">
        <w:rPr>
          <w:rFonts w:ascii="Times New Roman" w:eastAsia="微软雅黑" w:hAnsi="Times New Roman" w:cs="Times New Roman"/>
          <w:b/>
          <w:bCs/>
          <w:sz w:val="22"/>
          <w:szCs w:val="22"/>
        </w:rPr>
        <w:t>Stock Analysis</w:t>
      </w:r>
      <w:bookmarkEnd w:id="21"/>
    </w:p>
    <w:p w14:paraId="09863DD0" w14:textId="6DC4B78D"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HK01810</w:t>
      </w:r>
      <w:r w:rsidRPr="007A5F70">
        <w:rPr>
          <w:rFonts w:ascii="Times New Roman" w:eastAsia="微软雅黑" w:hAnsi="Times New Roman" w:cs="Times New Roman"/>
          <w:sz w:val="22"/>
          <w:szCs w:val="22"/>
        </w:rPr>
        <w:t>（小米集团）分析报告，涵盖</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EV/EBITDA</w:t>
      </w:r>
      <w:r w:rsidRPr="007A5F70">
        <w:rPr>
          <w:rFonts w:ascii="Times New Roman" w:eastAsia="微软雅黑" w:hAnsi="Times New Roman" w:cs="Times New Roman"/>
          <w:sz w:val="22"/>
          <w:szCs w:val="22"/>
        </w:rPr>
        <w:t>、市盈率等估值方法，并重点关注小米的电动车业务和</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生态系统如何影响其估值和未来成长。同时，提供如何识别早期买入信号的分析。此外，报告将包括详细的交易策略，分析港股通与美股</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XIACF</w:t>
      </w:r>
      <w:r w:rsidRPr="007A5F70">
        <w:rPr>
          <w:rFonts w:ascii="Times New Roman" w:eastAsia="微软雅黑" w:hAnsi="Times New Roman" w:cs="Times New Roman"/>
          <w:sz w:val="22"/>
          <w:szCs w:val="22"/>
        </w:rPr>
        <w:t>）的投资对比，并提出目标股价和具体的投资建议。</w:t>
      </w:r>
    </w:p>
    <w:p w14:paraId="7DFDFAFF"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 xml:space="preserve">HK01810 </w:t>
      </w:r>
      <w:r w:rsidRPr="007A5F70">
        <w:rPr>
          <w:rFonts w:ascii="Times New Roman" w:eastAsia="微软雅黑" w:hAnsi="Times New Roman" w:cs="Times New Roman"/>
          <w:b/>
          <w:bCs/>
          <w:sz w:val="22"/>
          <w:szCs w:val="22"/>
        </w:rPr>
        <w:t>小米集团</w:t>
      </w:r>
      <w:r w:rsidRPr="007A5F70">
        <w:rPr>
          <w:rFonts w:ascii="Times New Roman" w:eastAsia="微软雅黑" w:hAnsi="Times New Roman" w:cs="Times New Roman"/>
          <w:b/>
          <w:bCs/>
          <w:sz w:val="22"/>
          <w:szCs w:val="22"/>
        </w:rPr>
        <w:t xml:space="preserve"> </w:t>
      </w:r>
      <w:r w:rsidRPr="007A5F70">
        <w:rPr>
          <w:rFonts w:ascii="Times New Roman" w:eastAsia="微软雅黑" w:hAnsi="Times New Roman" w:cs="Times New Roman"/>
          <w:b/>
          <w:bCs/>
          <w:sz w:val="22"/>
          <w:szCs w:val="22"/>
        </w:rPr>
        <w:t>投资分析报告</w:t>
      </w:r>
    </w:p>
    <w:p w14:paraId="13930FCF"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执行摘要</w:t>
      </w:r>
    </w:p>
    <w:p w14:paraId="0BD245C1" w14:textId="77777777" w:rsidR="007A5F70" w:rsidRPr="007A5F70" w:rsidRDefault="007A5F70">
      <w:pPr>
        <w:numPr>
          <w:ilvl w:val="0"/>
          <w:numId w:val="14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市场地位</w:t>
      </w:r>
      <w:r w:rsidRPr="007A5F70">
        <w:rPr>
          <w:rFonts w:ascii="Times New Roman" w:eastAsia="微软雅黑" w:hAnsi="Times New Roman" w:cs="Times New Roman"/>
          <w:sz w:val="22"/>
          <w:szCs w:val="22"/>
        </w:rPr>
        <w:t>：小米集团是全球第三大智能手机厂商，产品线已从手机拓展至智能家居、电动车等领域</w:t>
      </w:r>
      <w:r w:rsidRPr="007A5F70">
        <w:rPr>
          <w:rFonts w:ascii="Times New Roman" w:eastAsia="微软雅黑" w:hAnsi="Times New Roman" w:cs="Times New Roman"/>
          <w:sz w:val="22"/>
          <w:szCs w:val="22"/>
        </w:rPr>
        <w:t xml:space="preserve"> (</w:t>
      </w:r>
      <w:hyperlink r:id="rId458" w:anchor=":~:text=BEIJING%2FSHANGHAI%20%28Reuters%29%20,year%20to%20350%2C000%20from%20300%2C000"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。公司拥有全球最大的消费级</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生态之一，连接设备数逾</w:t>
      </w:r>
      <w:r w:rsidRPr="007A5F70">
        <w:rPr>
          <w:rFonts w:ascii="Times New Roman" w:eastAsia="微软雅黑" w:hAnsi="Times New Roman" w:cs="Times New Roman"/>
          <w:sz w:val="22"/>
          <w:szCs w:val="22"/>
        </w:rPr>
        <w:t>8</w:t>
      </w:r>
      <w:r w:rsidRPr="007A5F70">
        <w:rPr>
          <w:rFonts w:ascii="Times New Roman" w:eastAsia="微软雅黑" w:hAnsi="Times New Roman" w:cs="Times New Roman"/>
          <w:sz w:val="22"/>
          <w:szCs w:val="22"/>
        </w:rPr>
        <w:t>亿台，用户基础庞大。</w:t>
      </w:r>
    </w:p>
    <w:p w14:paraId="1CCAB084" w14:textId="77777777" w:rsidR="007A5F70" w:rsidRPr="007A5F70" w:rsidRDefault="007A5F70">
      <w:pPr>
        <w:numPr>
          <w:ilvl w:val="0"/>
          <w:numId w:val="14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增长驱动</w:t>
      </w:r>
      <w:r w:rsidRPr="007A5F70">
        <w:rPr>
          <w:rFonts w:ascii="Times New Roman" w:eastAsia="微软雅黑" w:hAnsi="Times New Roman" w:cs="Times New Roman"/>
          <w:sz w:val="22"/>
          <w:szCs w:val="22"/>
        </w:rPr>
        <w:t>：智能手机业务在经历疫情及行业低迷后于</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年强劲复苏，物联网</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设备和智慧生活产品持续热销；同时小米正式进军电动车行业，新车型上市提振市场对其长期增长预期。</w:t>
      </w:r>
    </w:p>
    <w:p w14:paraId="26E282A9" w14:textId="77777777" w:rsidR="007A5F70" w:rsidRPr="007A5F70" w:rsidRDefault="007A5F70">
      <w:pPr>
        <w:numPr>
          <w:ilvl w:val="0"/>
          <w:numId w:val="142"/>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近期财务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年小米业绩创历史新高。第四季度营收同比大增</w:t>
      </w:r>
      <w:r w:rsidRPr="007A5F70">
        <w:rPr>
          <w:rFonts w:ascii="Times New Roman" w:eastAsia="微软雅黑" w:hAnsi="Times New Roman" w:cs="Times New Roman"/>
          <w:sz w:val="22"/>
          <w:szCs w:val="22"/>
        </w:rPr>
        <w:t>48.8%</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1090</w:t>
      </w:r>
      <w:r w:rsidRPr="007A5F70">
        <w:rPr>
          <w:rFonts w:ascii="Times New Roman" w:eastAsia="微软雅黑" w:hAnsi="Times New Roman" w:cs="Times New Roman"/>
          <w:sz w:val="22"/>
          <w:szCs w:val="22"/>
        </w:rPr>
        <w:t>亿元，调整后净利润同比增长</w:t>
      </w:r>
      <w:r w:rsidRPr="007A5F70">
        <w:rPr>
          <w:rFonts w:ascii="Times New Roman" w:eastAsia="微软雅黑" w:hAnsi="Times New Roman" w:cs="Times New Roman"/>
          <w:sz w:val="22"/>
          <w:szCs w:val="22"/>
        </w:rPr>
        <w:t>69.4%</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83.2</w:t>
      </w:r>
      <w:r w:rsidRPr="007A5F70">
        <w:rPr>
          <w:rFonts w:ascii="Times New Roman" w:eastAsia="微软雅黑" w:hAnsi="Times New Roman" w:cs="Times New Roman"/>
          <w:sz w:val="22"/>
          <w:szCs w:val="22"/>
        </w:rPr>
        <w:t>亿元，均超出市场预期</w:t>
      </w:r>
      <w:r w:rsidRPr="007A5F70">
        <w:rPr>
          <w:rFonts w:ascii="Times New Roman" w:eastAsia="微软雅黑" w:hAnsi="Times New Roman" w:cs="Times New Roman"/>
          <w:sz w:val="22"/>
          <w:szCs w:val="22"/>
        </w:rPr>
        <w:t xml:space="preserve"> (</w:t>
      </w:r>
      <w:hyperlink r:id="rId459" w:anchor=":~:text=The%20company%20reported%20a%2048.8,analyst%20estimates%20compiled%20by%20LSEG"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。全年营收达人民币</w:t>
      </w:r>
      <w:r w:rsidRPr="007A5F70">
        <w:rPr>
          <w:rFonts w:ascii="Times New Roman" w:eastAsia="微软雅黑" w:hAnsi="Times New Roman" w:cs="Times New Roman"/>
          <w:sz w:val="22"/>
          <w:szCs w:val="22"/>
        </w:rPr>
        <w:t>3659</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，净利润达</w:t>
      </w:r>
      <w:r w:rsidRPr="007A5F70">
        <w:rPr>
          <w:rFonts w:ascii="Times New Roman" w:eastAsia="微软雅黑" w:hAnsi="Times New Roman" w:cs="Times New Roman"/>
          <w:sz w:val="22"/>
          <w:szCs w:val="22"/>
        </w:rPr>
        <w:t>235.8</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 (</w:t>
      </w:r>
      <w:hyperlink r:id="rId460" w:anchor=":~:text=Revenue%20jumped%2049,selling%20prices%2C%20the%20company%20said"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。得益于各业务板块全面向好，公司盈利能力和现金流显著改善。</w:t>
      </w:r>
    </w:p>
    <w:p w14:paraId="5ABB448A"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行业分析</w:t>
      </w:r>
    </w:p>
    <w:p w14:paraId="5D415658" w14:textId="77777777" w:rsidR="007A5F70" w:rsidRPr="007A5F70" w:rsidRDefault="007A5F70">
      <w:pPr>
        <w:numPr>
          <w:ilvl w:val="0"/>
          <w:numId w:val="143"/>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智能手机市场</w:t>
      </w:r>
      <w:r w:rsidRPr="007A5F70">
        <w:rPr>
          <w:rFonts w:ascii="Times New Roman" w:eastAsia="微软雅黑" w:hAnsi="Times New Roman" w:cs="Times New Roman"/>
          <w:sz w:val="22"/>
          <w:szCs w:val="22"/>
        </w:rPr>
        <w:t>：全球智能手机出货量在经历两年下滑后于</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年恢复增长，全年出货量达</w:t>
      </w:r>
      <w:r w:rsidRPr="007A5F70">
        <w:rPr>
          <w:rFonts w:ascii="Times New Roman" w:eastAsia="微软雅黑" w:hAnsi="Times New Roman" w:cs="Times New Roman"/>
          <w:sz w:val="22"/>
          <w:szCs w:val="22"/>
        </w:rPr>
        <w:t>12.2</w:t>
      </w:r>
      <w:r w:rsidRPr="007A5F70">
        <w:rPr>
          <w:rFonts w:ascii="Times New Roman" w:eastAsia="微软雅黑" w:hAnsi="Times New Roman" w:cs="Times New Roman"/>
          <w:sz w:val="22"/>
          <w:szCs w:val="22"/>
        </w:rPr>
        <w:t>亿部，同比增长约</w:t>
      </w:r>
      <w:r w:rsidRPr="007A5F70">
        <w:rPr>
          <w:rFonts w:ascii="Times New Roman" w:eastAsia="微软雅黑" w:hAnsi="Times New Roman" w:cs="Times New Roman"/>
          <w:sz w:val="22"/>
          <w:szCs w:val="22"/>
        </w:rPr>
        <w:t>7% (</w:t>
      </w:r>
      <w:hyperlink r:id="rId461" w:anchor=":~:text=According%20to%20the%20latest%20Canalys,third%20spot%2C%20being%20the%20biggest"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。高端市场由苹果、三星主导，中低端市场竞争激烈，中国厂商（如小米、</w:t>
      </w:r>
      <w:r w:rsidRPr="007A5F70">
        <w:rPr>
          <w:rFonts w:ascii="Times New Roman" w:eastAsia="微软雅黑" w:hAnsi="Times New Roman" w:cs="Times New Roman"/>
          <w:sz w:val="22"/>
          <w:szCs w:val="22"/>
        </w:rPr>
        <w:t>OPPO</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vivo</w:t>
      </w:r>
      <w:r w:rsidRPr="007A5F70">
        <w:rPr>
          <w:rFonts w:ascii="Times New Roman" w:eastAsia="微软雅黑" w:hAnsi="Times New Roman" w:cs="Times New Roman"/>
          <w:sz w:val="22"/>
          <w:szCs w:val="22"/>
        </w:rPr>
        <w:t>等）积极开拓新兴市场以驱动增量。</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年小米手机出货量逆势大增</w:t>
      </w:r>
      <w:r w:rsidRPr="007A5F70">
        <w:rPr>
          <w:rFonts w:ascii="Times New Roman" w:eastAsia="微软雅黑" w:hAnsi="Times New Roman" w:cs="Times New Roman"/>
          <w:sz w:val="22"/>
          <w:szCs w:val="22"/>
        </w:rPr>
        <w:t>15%</w:t>
      </w:r>
      <w:r w:rsidRPr="007A5F70">
        <w:rPr>
          <w:rFonts w:ascii="Times New Roman" w:eastAsia="微软雅黑" w:hAnsi="Times New Roman" w:cs="Times New Roman"/>
          <w:sz w:val="22"/>
          <w:szCs w:val="22"/>
        </w:rPr>
        <w:t>至</w:t>
      </w:r>
      <w:r w:rsidRPr="007A5F70">
        <w:rPr>
          <w:rFonts w:ascii="Times New Roman" w:eastAsia="微软雅黑" w:hAnsi="Times New Roman" w:cs="Times New Roman"/>
          <w:sz w:val="22"/>
          <w:szCs w:val="22"/>
        </w:rPr>
        <w:t>1.686</w:t>
      </w:r>
      <w:r w:rsidRPr="007A5F70">
        <w:rPr>
          <w:rFonts w:ascii="Times New Roman" w:eastAsia="微软雅黑" w:hAnsi="Times New Roman" w:cs="Times New Roman"/>
          <w:sz w:val="22"/>
          <w:szCs w:val="22"/>
        </w:rPr>
        <w:t>亿部，稳居全球第三</w:t>
      </w:r>
      <w:r w:rsidRPr="007A5F70">
        <w:rPr>
          <w:rFonts w:ascii="Times New Roman" w:eastAsia="微软雅黑" w:hAnsi="Times New Roman" w:cs="Times New Roman"/>
          <w:sz w:val="22"/>
          <w:szCs w:val="22"/>
        </w:rPr>
        <w:t xml:space="preserve"> (</w:t>
      </w:r>
      <w:hyperlink r:id="rId462" w:anchor=":~:text=225,6%20million%20units%2C%20respectively"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。整体而言，</w:t>
      </w:r>
      <w:r w:rsidRPr="007A5F70">
        <w:rPr>
          <w:rFonts w:ascii="Times New Roman" w:eastAsia="微软雅黑" w:hAnsi="Times New Roman" w:cs="Times New Roman"/>
          <w:sz w:val="22"/>
          <w:szCs w:val="22"/>
        </w:rPr>
        <w:t>5G</w:t>
      </w:r>
      <w:r w:rsidRPr="007A5F70">
        <w:rPr>
          <w:rFonts w:ascii="Times New Roman" w:eastAsia="微软雅黑" w:hAnsi="Times New Roman" w:cs="Times New Roman"/>
          <w:sz w:val="22"/>
          <w:szCs w:val="22"/>
        </w:rPr>
        <w:t>换机潮和新兴市场需求推动行业回暖，但成熟市场趋于饱和，</w:t>
      </w:r>
      <w:r w:rsidRPr="007A5F70">
        <w:rPr>
          <w:rFonts w:ascii="Times New Roman" w:eastAsia="微软雅黑" w:hAnsi="Times New Roman" w:cs="Times New Roman"/>
          <w:b/>
          <w:bCs/>
          <w:sz w:val="22"/>
          <w:szCs w:val="22"/>
        </w:rPr>
        <w:t>2025</w:t>
      </w:r>
      <w:r w:rsidRPr="007A5F70">
        <w:rPr>
          <w:rFonts w:ascii="Times New Roman" w:eastAsia="微软雅黑" w:hAnsi="Times New Roman" w:cs="Times New Roman"/>
          <w:b/>
          <w:bCs/>
          <w:sz w:val="22"/>
          <w:szCs w:val="22"/>
        </w:rPr>
        <w:t>年增速可能放缓</w:t>
      </w:r>
      <w:r w:rsidRPr="007A5F70">
        <w:rPr>
          <w:rFonts w:ascii="Times New Roman" w:eastAsia="微软雅黑" w:hAnsi="Times New Roman" w:cs="Times New Roman"/>
          <w:sz w:val="22"/>
          <w:szCs w:val="22"/>
        </w:rPr>
        <w:t xml:space="preserve"> (</w:t>
      </w:r>
      <w:hyperlink r:id="rId463" w:anchor=":~:text=%E2%80%9CVendors%20are%20facing%20a%20tricky,be%20key%20for%20vendors%20to"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w:t>
      </w:r>
    </w:p>
    <w:p w14:paraId="2E9A639C" w14:textId="77777777" w:rsidR="007A5F70" w:rsidRPr="007A5F70" w:rsidRDefault="007A5F70">
      <w:pPr>
        <w:numPr>
          <w:ilvl w:val="0"/>
          <w:numId w:val="143"/>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电动车</w:t>
      </w:r>
      <w:r w:rsidRPr="007A5F70">
        <w:rPr>
          <w:rFonts w:ascii="Times New Roman" w:eastAsia="微软雅黑" w:hAnsi="Times New Roman" w:cs="Times New Roman"/>
          <w:b/>
          <w:bCs/>
          <w:sz w:val="22"/>
          <w:szCs w:val="22"/>
        </w:rPr>
        <w:t>(EV)</w:t>
      </w:r>
      <w:r w:rsidRPr="007A5F70">
        <w:rPr>
          <w:rFonts w:ascii="Times New Roman" w:eastAsia="微软雅黑" w:hAnsi="Times New Roman" w:cs="Times New Roman"/>
          <w:b/>
          <w:bCs/>
          <w:sz w:val="22"/>
          <w:szCs w:val="22"/>
        </w:rPr>
        <w:t>产业</w:t>
      </w:r>
      <w:r w:rsidRPr="007A5F70">
        <w:rPr>
          <w:rFonts w:ascii="Times New Roman" w:eastAsia="微软雅黑" w:hAnsi="Times New Roman" w:cs="Times New Roman"/>
          <w:sz w:val="22"/>
          <w:szCs w:val="22"/>
        </w:rPr>
        <w:t>：电动汽车在全球范围高速增长。</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年全球新能源车（含纯电和插混）销量同比增长</w:t>
      </w:r>
      <w:r w:rsidRPr="007A5F70">
        <w:rPr>
          <w:rFonts w:ascii="Times New Roman" w:eastAsia="微软雅黑" w:hAnsi="Times New Roman" w:cs="Times New Roman"/>
          <w:sz w:val="22"/>
          <w:szCs w:val="22"/>
        </w:rPr>
        <w:t>25%</w:t>
      </w:r>
      <w:r w:rsidRPr="007A5F70">
        <w:rPr>
          <w:rFonts w:ascii="Times New Roman" w:eastAsia="微软雅黑" w:hAnsi="Times New Roman" w:cs="Times New Roman"/>
          <w:sz w:val="22"/>
          <w:szCs w:val="22"/>
        </w:rPr>
        <w:t>，突破</w:t>
      </w:r>
      <w:r w:rsidRPr="007A5F70">
        <w:rPr>
          <w:rFonts w:ascii="Times New Roman" w:eastAsia="微软雅黑" w:hAnsi="Times New Roman" w:cs="Times New Roman"/>
          <w:sz w:val="22"/>
          <w:szCs w:val="22"/>
        </w:rPr>
        <w:t>1,700</w:t>
      </w:r>
      <w:r w:rsidRPr="007A5F70">
        <w:rPr>
          <w:rFonts w:ascii="Times New Roman" w:eastAsia="微软雅黑" w:hAnsi="Times New Roman" w:cs="Times New Roman"/>
          <w:sz w:val="22"/>
          <w:szCs w:val="22"/>
        </w:rPr>
        <w:t>万辆，其中中国市场全年销量达</w:t>
      </w:r>
      <w:r w:rsidRPr="007A5F70">
        <w:rPr>
          <w:rFonts w:ascii="Times New Roman" w:eastAsia="微软雅黑" w:hAnsi="Times New Roman" w:cs="Times New Roman"/>
          <w:sz w:val="22"/>
          <w:szCs w:val="22"/>
        </w:rPr>
        <w:t>1,100</w:t>
      </w:r>
      <w:r w:rsidRPr="007A5F70">
        <w:rPr>
          <w:rFonts w:ascii="Times New Roman" w:eastAsia="微软雅黑" w:hAnsi="Times New Roman" w:cs="Times New Roman"/>
          <w:sz w:val="22"/>
          <w:szCs w:val="22"/>
        </w:rPr>
        <w:t>万辆，占比逾</w:t>
      </w:r>
      <w:r w:rsidRPr="007A5F70">
        <w:rPr>
          <w:rFonts w:ascii="Times New Roman" w:eastAsia="微软雅黑" w:hAnsi="Times New Roman" w:cs="Times New Roman"/>
          <w:sz w:val="22"/>
          <w:szCs w:val="22"/>
        </w:rPr>
        <w:t>40% (</w:t>
      </w:r>
      <w:hyperlink r:id="rId464" w:anchor=":~:text=Jan%2014%20%28Reuters%29%20,stabilised%2C%20data%20showed%20on%20Tuesday"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 (</w:t>
      </w:r>
      <w:hyperlink r:id="rId465" w:anchor=":~:text=the%20Rho%20Motion%20data%20showed"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。中国已成为全球电动车普及率最高的市场之一</w:t>
      </w:r>
      <w:r w:rsidRPr="007A5F70">
        <w:rPr>
          <w:rFonts w:ascii="Times New Roman" w:eastAsia="微软雅黑" w:hAnsi="Times New Roman" w:cs="Times New Roman"/>
          <w:sz w:val="22"/>
          <w:szCs w:val="22"/>
        </w:rPr>
        <w:t xml:space="preserve"> (</w:t>
      </w:r>
      <w:hyperlink r:id="rId466" w:anchor=":~:text=Global%20car%20market%20in%20the,EV%20subsidies%20to%20boost" w:history="1">
        <w:r w:rsidRPr="007A5F70">
          <w:rPr>
            <w:rStyle w:val="af0"/>
            <w:rFonts w:ascii="Times New Roman" w:eastAsia="微软雅黑" w:hAnsi="Times New Roman" w:cs="Times New Roman"/>
            <w:sz w:val="22"/>
            <w:szCs w:val="22"/>
          </w:rPr>
          <w:t>Global car market in the slow lane: China soars ahead of the West in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。传统车企与科技公司纷纷入局，特斯拉、比亚迪等领军品牌占据优势，但新进入者持续涌现，竞争格局激烈。政府政策亦深刻影响行业走势</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例如中国延续新能源汽车购置鼓励措施至</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年，以保持市场增速</w:t>
      </w:r>
      <w:r w:rsidRPr="007A5F70">
        <w:rPr>
          <w:rFonts w:ascii="Times New Roman" w:eastAsia="微软雅黑" w:hAnsi="Times New Roman" w:cs="Times New Roman"/>
          <w:sz w:val="22"/>
          <w:szCs w:val="22"/>
        </w:rPr>
        <w:t xml:space="preserve"> (</w:t>
      </w:r>
      <w:hyperlink r:id="rId467" w:anchor=":~:text=avoid%20hefty%20fines"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。总体看，电动车行业增长空间大，但</w:t>
      </w:r>
      <w:r w:rsidRPr="007A5F70">
        <w:rPr>
          <w:rFonts w:ascii="Times New Roman" w:eastAsia="微软雅黑" w:hAnsi="Times New Roman" w:cs="Times New Roman"/>
          <w:b/>
          <w:bCs/>
          <w:sz w:val="22"/>
          <w:szCs w:val="22"/>
        </w:rPr>
        <w:t>技术革新和价格竞争</w:t>
      </w:r>
      <w:r w:rsidRPr="007A5F70">
        <w:rPr>
          <w:rFonts w:ascii="Times New Roman" w:eastAsia="微软雅黑" w:hAnsi="Times New Roman" w:cs="Times New Roman"/>
          <w:sz w:val="22"/>
          <w:szCs w:val="22"/>
        </w:rPr>
        <w:t>将决定各玩家成败。</w:t>
      </w:r>
    </w:p>
    <w:p w14:paraId="73EC11E3" w14:textId="77777777" w:rsidR="007A5F70" w:rsidRPr="007A5F70" w:rsidRDefault="007A5F70">
      <w:pPr>
        <w:numPr>
          <w:ilvl w:val="0"/>
          <w:numId w:val="143"/>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IoT</w:t>
      </w:r>
      <w:r w:rsidRPr="007A5F70">
        <w:rPr>
          <w:rFonts w:ascii="Times New Roman" w:eastAsia="微软雅黑" w:hAnsi="Times New Roman" w:cs="Times New Roman"/>
          <w:b/>
          <w:bCs/>
          <w:sz w:val="22"/>
          <w:szCs w:val="22"/>
        </w:rPr>
        <w:t>及智能家居</w:t>
      </w:r>
      <w:r w:rsidRPr="007A5F70">
        <w:rPr>
          <w:rFonts w:ascii="Times New Roman" w:eastAsia="微软雅黑" w:hAnsi="Times New Roman" w:cs="Times New Roman"/>
          <w:sz w:val="22"/>
          <w:szCs w:val="22"/>
        </w:rPr>
        <w:t>：物联网设备保持普及上升趋势，预计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年全球联网</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设备数量将达约</w:t>
      </w:r>
      <w:r w:rsidRPr="007A5F70">
        <w:rPr>
          <w:rFonts w:ascii="Times New Roman" w:eastAsia="微软雅黑" w:hAnsi="Times New Roman" w:cs="Times New Roman"/>
          <w:sz w:val="22"/>
          <w:szCs w:val="22"/>
        </w:rPr>
        <w:t>188</w:t>
      </w:r>
      <w:r w:rsidRPr="007A5F70">
        <w:rPr>
          <w:rFonts w:ascii="Times New Roman" w:eastAsia="微软雅黑" w:hAnsi="Times New Roman" w:cs="Times New Roman"/>
          <w:sz w:val="22"/>
          <w:szCs w:val="22"/>
        </w:rPr>
        <w:t>亿台，同比增加</w:t>
      </w:r>
      <w:r w:rsidRPr="007A5F70">
        <w:rPr>
          <w:rFonts w:ascii="Times New Roman" w:eastAsia="微软雅黑" w:hAnsi="Times New Roman" w:cs="Times New Roman"/>
          <w:sz w:val="22"/>
          <w:szCs w:val="22"/>
        </w:rPr>
        <w:t>13% (</w:t>
      </w:r>
      <w:hyperlink r:id="rId468" w:anchor=":~:text=Number%20of%20connected%20IoT%20devices,to%20continued%20cautious%20enterprise%20spending" w:history="1">
        <w:r w:rsidRPr="007A5F70">
          <w:rPr>
            <w:rStyle w:val="af0"/>
            <w:rFonts w:ascii="Times New Roman" w:eastAsia="微软雅黑" w:hAnsi="Times New Roman" w:cs="Times New Roman"/>
            <w:sz w:val="22"/>
            <w:szCs w:val="22"/>
          </w:rPr>
          <w:t>Number of connected IoT devices growing 13% to 18.8 billion globally</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。智能家居、可穿戴和智能硬件需求旺盛，消费者生态黏性逐步形成。市场参与者众多，既有苹果、谷歌等生态巨头，也有小米、华为等提供性价比产品的厂商。随着</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技术融合和互联标准（如</w:t>
      </w:r>
      <w:r w:rsidRPr="007A5F70">
        <w:rPr>
          <w:rFonts w:ascii="Times New Roman" w:eastAsia="微软雅黑" w:hAnsi="Times New Roman" w:cs="Times New Roman"/>
          <w:sz w:val="22"/>
          <w:szCs w:val="22"/>
        </w:rPr>
        <w:t>Matter</w:t>
      </w:r>
      <w:r w:rsidRPr="007A5F70">
        <w:rPr>
          <w:rFonts w:ascii="Times New Roman" w:eastAsia="微软雅黑" w:hAnsi="Times New Roman" w:cs="Times New Roman"/>
          <w:sz w:val="22"/>
          <w:szCs w:val="22"/>
        </w:rPr>
        <w:t>协议）推进，行业正朝</w:t>
      </w:r>
      <w:r w:rsidRPr="007A5F70">
        <w:rPr>
          <w:rFonts w:ascii="Times New Roman" w:eastAsia="微软雅黑" w:hAnsi="Times New Roman" w:cs="Times New Roman"/>
          <w:b/>
          <w:bCs/>
          <w:sz w:val="22"/>
          <w:szCs w:val="22"/>
        </w:rPr>
        <w:t>万物互联</w:t>
      </w:r>
      <w:r w:rsidRPr="007A5F70">
        <w:rPr>
          <w:rFonts w:ascii="Times New Roman" w:eastAsia="微软雅黑" w:hAnsi="Times New Roman" w:cs="Times New Roman"/>
          <w:sz w:val="22"/>
          <w:szCs w:val="22"/>
        </w:rPr>
        <w:t>方向发展，但短期内不同生态系统割裂竞争的格局仍将持续。</w:t>
      </w:r>
    </w:p>
    <w:p w14:paraId="427736D6"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业务分析</w:t>
      </w:r>
    </w:p>
    <w:p w14:paraId="727F95DE"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小米目前主营业务涵盖智能手机、电动车、</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及生活消费产品和互联网服务四大板块。各业务板块表现及潜力评估如下：</w:t>
      </w:r>
    </w:p>
    <w:p w14:paraId="23A55598"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智能手机</w:t>
      </w:r>
      <w:r w:rsidRPr="007A5F70">
        <w:rPr>
          <w:rFonts w:ascii="Times New Roman" w:eastAsia="微软雅黑" w:hAnsi="Times New Roman" w:cs="Times New Roman"/>
          <w:sz w:val="22"/>
          <w:szCs w:val="22"/>
        </w:rPr>
        <w:t>：智能手机是小米的核心收入来源，占公司收入约五成。</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年小米手机销量强劲增长，在全球市场份额约</w:t>
      </w:r>
      <w:r w:rsidRPr="007A5F70">
        <w:rPr>
          <w:rFonts w:ascii="Times New Roman" w:eastAsia="微软雅黑" w:hAnsi="Times New Roman" w:cs="Times New Roman"/>
          <w:sz w:val="22"/>
          <w:szCs w:val="22"/>
        </w:rPr>
        <w:t>13% (</w:t>
      </w:r>
      <w:hyperlink r:id="rId469" w:anchor=":~:text=Xiaomi%27s%20fourth,data%20from%20researcher%20Canalys%20showed"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。公司手机业务竞争优势在于</w:t>
      </w:r>
      <w:r w:rsidRPr="007A5F70">
        <w:rPr>
          <w:rFonts w:ascii="Times New Roman" w:eastAsia="微软雅黑" w:hAnsi="Times New Roman" w:cs="Times New Roman"/>
          <w:b/>
          <w:bCs/>
          <w:sz w:val="22"/>
          <w:szCs w:val="22"/>
        </w:rPr>
        <w:t>性价比和互联网直销模式</w:t>
      </w:r>
      <w:r w:rsidRPr="007A5F70">
        <w:rPr>
          <w:rFonts w:ascii="Times New Roman" w:eastAsia="微软雅黑" w:hAnsi="Times New Roman" w:cs="Times New Roman"/>
          <w:sz w:val="22"/>
          <w:szCs w:val="22"/>
        </w:rPr>
        <w:t>，通过</w:t>
      </w:r>
      <w:r w:rsidRPr="007A5F70">
        <w:rPr>
          <w:rFonts w:ascii="Times New Roman" w:eastAsia="微软雅黑" w:hAnsi="Times New Roman" w:cs="Times New Roman"/>
          <w:sz w:val="22"/>
          <w:szCs w:val="22"/>
        </w:rPr>
        <w:t>Redmi</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POCO</w:t>
      </w:r>
      <w:r w:rsidRPr="007A5F70">
        <w:rPr>
          <w:rFonts w:ascii="Times New Roman" w:eastAsia="微软雅黑" w:hAnsi="Times New Roman" w:cs="Times New Roman"/>
          <w:sz w:val="22"/>
          <w:szCs w:val="22"/>
        </w:rPr>
        <w:t>子品牌覆盖中低端市场，同时推行高端化战略（如</w:t>
      </w:r>
      <w:r w:rsidRPr="007A5F70">
        <w:rPr>
          <w:rFonts w:ascii="Times New Roman" w:eastAsia="微软雅黑" w:hAnsi="Times New Roman" w:cs="Times New Roman"/>
          <w:sz w:val="22"/>
          <w:szCs w:val="22"/>
        </w:rPr>
        <w:t>MIX</w:t>
      </w:r>
      <w:r w:rsidRPr="007A5F70">
        <w:rPr>
          <w:rFonts w:ascii="Times New Roman" w:eastAsia="微软雅黑" w:hAnsi="Times New Roman" w:cs="Times New Roman"/>
          <w:sz w:val="22"/>
          <w:szCs w:val="22"/>
        </w:rPr>
        <w:t>系列）提升均价。凭借印度、欧洲等海外市场的成功开拓，小米手机业务具备增长韧性。小米计划进一步拓展线下渠道以支撑手机销量</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预计今年在中国新开大量门店，并未来五年在海外新开</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万家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小米之家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直营店</w:t>
      </w:r>
      <w:r w:rsidRPr="007A5F70">
        <w:rPr>
          <w:rFonts w:ascii="Times New Roman" w:eastAsia="微软雅黑" w:hAnsi="Times New Roman" w:cs="Times New Roman"/>
          <w:sz w:val="22"/>
          <w:szCs w:val="22"/>
        </w:rPr>
        <w:t xml:space="preserve"> (</w:t>
      </w:r>
      <w:hyperlink r:id="rId470" w:anchor=":~:text=The%20world%27s%20third,in%20the%20next%20five%20years"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。展望未来，</w:t>
      </w:r>
      <w:r w:rsidRPr="007A5F70">
        <w:rPr>
          <w:rFonts w:ascii="Times New Roman" w:eastAsia="微软雅黑" w:hAnsi="Times New Roman" w:cs="Times New Roman"/>
          <w:sz w:val="22"/>
          <w:szCs w:val="22"/>
        </w:rPr>
        <w:t>5G</w:t>
      </w:r>
      <w:r w:rsidRPr="007A5F70">
        <w:rPr>
          <w:rFonts w:ascii="Times New Roman" w:eastAsia="微软雅黑" w:hAnsi="Times New Roman" w:cs="Times New Roman"/>
          <w:sz w:val="22"/>
          <w:szCs w:val="22"/>
        </w:rPr>
        <w:t>换机、海外市场份额提升将是主要增长点。但需关注行业周期波动和与苹果、荣耀等品牌的激烈竞争。</w:t>
      </w:r>
    </w:p>
    <w:p w14:paraId="18D16A15"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电动车</w:t>
      </w:r>
      <w:r w:rsidRPr="007A5F70">
        <w:rPr>
          <w:rFonts w:ascii="Times New Roman" w:eastAsia="微软雅黑" w:hAnsi="Times New Roman" w:cs="Times New Roman"/>
          <w:sz w:val="22"/>
          <w:szCs w:val="22"/>
        </w:rPr>
        <w:t>：电动车是小米近年重点投入的新业务。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年小米发布首款电动轿车</w:t>
      </w:r>
      <w:r w:rsidRPr="007A5F70">
        <w:rPr>
          <w:rFonts w:ascii="Times New Roman" w:eastAsia="微软雅黑" w:hAnsi="Times New Roman" w:cs="Times New Roman"/>
          <w:b/>
          <w:bCs/>
          <w:sz w:val="22"/>
          <w:szCs w:val="22"/>
        </w:rPr>
        <w:t>SU7</w:t>
      </w:r>
      <w:r w:rsidRPr="007A5F70">
        <w:rPr>
          <w:rFonts w:ascii="Times New Roman" w:eastAsia="微软雅黑" w:hAnsi="Times New Roman" w:cs="Times New Roman"/>
          <w:sz w:val="22"/>
          <w:szCs w:val="22"/>
        </w:rPr>
        <w:t>系列并实现当年量产交付，全年交付超过</w:t>
      </w:r>
      <w:r w:rsidRPr="007A5F70">
        <w:rPr>
          <w:rFonts w:ascii="Times New Roman" w:eastAsia="微软雅黑" w:hAnsi="Times New Roman" w:cs="Times New Roman"/>
          <w:sz w:val="22"/>
          <w:szCs w:val="22"/>
        </w:rPr>
        <w:t>13.5</w:t>
      </w:r>
      <w:r w:rsidRPr="007A5F70">
        <w:rPr>
          <w:rFonts w:ascii="Times New Roman" w:eastAsia="微软雅黑" w:hAnsi="Times New Roman" w:cs="Times New Roman"/>
          <w:sz w:val="22"/>
          <w:szCs w:val="22"/>
        </w:rPr>
        <w:t>万辆</w:t>
      </w:r>
      <w:r w:rsidRPr="007A5F70">
        <w:rPr>
          <w:rFonts w:ascii="Times New Roman" w:eastAsia="微软雅黑" w:hAnsi="Times New Roman" w:cs="Times New Roman"/>
          <w:sz w:val="22"/>
          <w:szCs w:val="22"/>
        </w:rPr>
        <w:t>SU7</w:t>
      </w:r>
      <w:r w:rsidRPr="007A5F70">
        <w:rPr>
          <w:rFonts w:ascii="Times New Roman" w:eastAsia="微软雅黑" w:hAnsi="Times New Roman" w:cs="Times New Roman"/>
          <w:sz w:val="22"/>
          <w:szCs w:val="22"/>
        </w:rPr>
        <w:t>电动车，贡献收入人民币</w:t>
      </w:r>
      <w:r w:rsidRPr="007A5F70">
        <w:rPr>
          <w:rFonts w:ascii="Times New Roman" w:eastAsia="微软雅黑" w:hAnsi="Times New Roman" w:cs="Times New Roman"/>
          <w:sz w:val="22"/>
          <w:szCs w:val="22"/>
        </w:rPr>
        <w:t>321</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471" w:anchor=":~:text=Xiaomi%20began%20manufacturing%20EVs%20last,year%20history"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。尽管电动车业务当前处于投入期，</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年包含造车在内的新业务板块调整后净亏损为</w:t>
      </w:r>
      <w:r w:rsidRPr="007A5F70">
        <w:rPr>
          <w:rFonts w:ascii="Times New Roman" w:eastAsia="微软雅黑" w:hAnsi="Times New Roman" w:cs="Times New Roman"/>
          <w:sz w:val="22"/>
          <w:szCs w:val="22"/>
        </w:rPr>
        <w:t>62</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472" w:anchor=":~:text=Xiaomi%20began%20manufacturing%20EVs%20last,year%20history"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，但毛利率已达</w:t>
      </w:r>
      <w:r w:rsidRPr="007A5F70">
        <w:rPr>
          <w:rFonts w:ascii="Times New Roman" w:eastAsia="微软雅黑" w:hAnsi="Times New Roman" w:cs="Times New Roman"/>
          <w:sz w:val="22"/>
          <w:szCs w:val="22"/>
        </w:rPr>
        <w:t>18.5% (</w:t>
      </w:r>
      <w:hyperlink r:id="rId473" w:anchor=":~:text=The%20company%27s%20electric,was%20234%2C479%20yuan%20last%20year"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，显示出规模效应潜力。小米管理层对造车前景乐观，已于近期推出定价更低的</w:t>
      </w:r>
      <w:r w:rsidRPr="007A5F70">
        <w:rPr>
          <w:rFonts w:ascii="Times New Roman" w:eastAsia="微软雅黑" w:hAnsi="Times New Roman" w:cs="Times New Roman"/>
          <w:sz w:val="22"/>
          <w:szCs w:val="22"/>
        </w:rPr>
        <w:t>SU7 Ultra</w:t>
      </w:r>
      <w:r w:rsidRPr="007A5F70">
        <w:rPr>
          <w:rFonts w:ascii="Times New Roman" w:eastAsia="微软雅黑" w:hAnsi="Times New Roman" w:cs="Times New Roman"/>
          <w:sz w:val="22"/>
          <w:szCs w:val="22"/>
        </w:rPr>
        <w:t>车型以加速普及，并将</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年汽车年交付目标由</w:t>
      </w:r>
      <w:r w:rsidRPr="007A5F70">
        <w:rPr>
          <w:rFonts w:ascii="Times New Roman" w:eastAsia="微软雅黑" w:hAnsi="Times New Roman" w:cs="Times New Roman"/>
          <w:sz w:val="22"/>
          <w:szCs w:val="22"/>
        </w:rPr>
        <w:t>30</w:t>
      </w:r>
      <w:r w:rsidRPr="007A5F70">
        <w:rPr>
          <w:rFonts w:ascii="Times New Roman" w:eastAsia="微软雅黑" w:hAnsi="Times New Roman" w:cs="Times New Roman"/>
          <w:sz w:val="22"/>
          <w:szCs w:val="22"/>
        </w:rPr>
        <w:t>万台上调至</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万台</w:t>
      </w:r>
      <w:r w:rsidRPr="007A5F70">
        <w:rPr>
          <w:rFonts w:ascii="Times New Roman" w:eastAsia="微软雅黑" w:hAnsi="Times New Roman" w:cs="Times New Roman"/>
          <w:sz w:val="22"/>
          <w:szCs w:val="22"/>
        </w:rPr>
        <w:t xml:space="preserve"> (</w:t>
      </w:r>
      <w:hyperlink r:id="rId474" w:anchor=":~:text=BEIJING%2FSHANGHAI%20%28Reuters%29%20,year%20to%20350%2C000%20from%20300%2C000"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 (</w:t>
      </w:r>
      <w:hyperlink r:id="rId475" w:anchor=":~:text=The%20company%20last%20month%20launched,units%20from%20300%2C000%20units%20previously"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。小米进军汽车的</w:t>
      </w:r>
      <w:r w:rsidRPr="007A5F70">
        <w:rPr>
          <w:rFonts w:ascii="Times New Roman" w:eastAsia="微软雅黑" w:hAnsi="Times New Roman" w:cs="Times New Roman"/>
          <w:b/>
          <w:bCs/>
          <w:sz w:val="22"/>
          <w:szCs w:val="22"/>
        </w:rPr>
        <w:t>竞争优势</w:t>
      </w:r>
      <w:r w:rsidRPr="007A5F70">
        <w:rPr>
          <w:rFonts w:ascii="Times New Roman" w:eastAsia="微软雅黑" w:hAnsi="Times New Roman" w:cs="Times New Roman"/>
          <w:sz w:val="22"/>
          <w:szCs w:val="22"/>
        </w:rPr>
        <w:t>在于其庞大的</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和手机用户生态，有望构建</w:t>
      </w:r>
      <w:r w:rsidRPr="007A5F70">
        <w:rPr>
          <w:rFonts w:ascii="Times New Roman" w:eastAsia="微软雅黑" w:hAnsi="Times New Roman" w:cs="Times New Roman"/>
          <w:sz w:val="22"/>
          <w:szCs w:val="22"/>
        </w:rPr>
        <w:lastRenderedPageBreak/>
        <w:t>“</w:t>
      </w:r>
      <w:r w:rsidRPr="007A5F70">
        <w:rPr>
          <w:rFonts w:ascii="Times New Roman" w:eastAsia="微软雅黑" w:hAnsi="Times New Roman" w:cs="Times New Roman"/>
          <w:sz w:val="22"/>
          <w:szCs w:val="22"/>
        </w:rPr>
        <w:t>人</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智能互联体验</w:t>
      </w:r>
      <w:r w:rsidRPr="007A5F70">
        <w:rPr>
          <w:rFonts w:ascii="Times New Roman" w:eastAsia="微软雅黑" w:hAnsi="Times New Roman" w:cs="Times New Roman"/>
          <w:sz w:val="22"/>
          <w:szCs w:val="22"/>
        </w:rPr>
        <w:t xml:space="preserve"> (</w:t>
      </w:r>
      <w:hyperlink r:id="rId476" w:anchor=":~:text=Xiaomi%20advances%20cross,smart%20home%20products%20and%20cars" w:history="1">
        <w:r w:rsidRPr="007A5F70">
          <w:rPr>
            <w:rStyle w:val="af0"/>
            <w:rFonts w:ascii="Times New Roman" w:eastAsia="微软雅黑" w:hAnsi="Times New Roman" w:cs="Times New Roman"/>
            <w:sz w:val="22"/>
            <w:szCs w:val="22"/>
          </w:rPr>
          <w:t>Xiaomi advances cross-device connectivity with Human x Car x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。不过，汽车行业进入壁垒高、竞争者众多，小米能否通过技术创新和供应链管理站稳脚跟仍有待市场检验。</w:t>
      </w:r>
    </w:p>
    <w:p w14:paraId="34DF7482"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IoT</w:t>
      </w:r>
      <w:r w:rsidRPr="007A5F70">
        <w:rPr>
          <w:rFonts w:ascii="Times New Roman" w:eastAsia="微软雅黑" w:hAnsi="Times New Roman" w:cs="Times New Roman"/>
          <w:b/>
          <w:bCs/>
          <w:sz w:val="22"/>
          <w:szCs w:val="22"/>
        </w:rPr>
        <w:t>及生活消费产品</w:t>
      </w:r>
      <w:r w:rsidRPr="007A5F70">
        <w:rPr>
          <w:rFonts w:ascii="Times New Roman" w:eastAsia="微软雅黑" w:hAnsi="Times New Roman" w:cs="Times New Roman"/>
          <w:sz w:val="22"/>
          <w:szCs w:val="22"/>
        </w:rPr>
        <w:t>：该板块涵盖智能电视、笔记本、可穿戴设备、智能家电等丰富产品线，已成为小米第二大收入来源。</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与生活消费产品收入达到</w:t>
      </w:r>
      <w:r w:rsidRPr="007A5F70">
        <w:rPr>
          <w:rFonts w:ascii="Times New Roman" w:eastAsia="微软雅黑" w:hAnsi="Times New Roman" w:cs="Times New Roman"/>
          <w:sz w:val="22"/>
          <w:szCs w:val="22"/>
        </w:rPr>
        <w:t>1041</w:t>
      </w:r>
      <w:r w:rsidRPr="007A5F70">
        <w:rPr>
          <w:rFonts w:ascii="Times New Roman" w:eastAsia="微软雅黑" w:hAnsi="Times New Roman" w:cs="Times New Roman"/>
          <w:sz w:val="22"/>
          <w:szCs w:val="22"/>
        </w:rPr>
        <w:t>亿元，同比大增</w:t>
      </w:r>
      <w:r w:rsidRPr="007A5F70">
        <w:rPr>
          <w:rFonts w:ascii="Times New Roman" w:eastAsia="微软雅黑" w:hAnsi="Times New Roman" w:cs="Times New Roman"/>
          <w:sz w:val="22"/>
          <w:szCs w:val="22"/>
        </w:rPr>
        <w:t>30% (</w:t>
      </w:r>
      <w:hyperlink r:id="rId477" w:anchor=":~:text=its%20Internet,wearables%20and%20certain%20lifestyle%20products"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。小米凭借</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爆品</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策略和</w:t>
      </w:r>
      <w:r w:rsidRPr="007A5F70">
        <w:rPr>
          <w:rFonts w:ascii="Times New Roman" w:eastAsia="微软雅黑" w:hAnsi="Times New Roman" w:cs="Times New Roman"/>
          <w:b/>
          <w:bCs/>
          <w:sz w:val="22"/>
          <w:szCs w:val="22"/>
        </w:rPr>
        <w:t>全场景生态</w:t>
      </w:r>
      <w:r w:rsidRPr="007A5F70">
        <w:rPr>
          <w:rFonts w:ascii="Times New Roman" w:eastAsia="微软雅黑" w:hAnsi="Times New Roman" w:cs="Times New Roman"/>
          <w:sz w:val="22"/>
          <w:szCs w:val="22"/>
        </w:rPr>
        <w:t>构建，打造了全球最大的消费物联网平台之一：截至</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年第三季度，小米</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平台已连接逾</w:t>
      </w:r>
      <w:r w:rsidRPr="007A5F70">
        <w:rPr>
          <w:rFonts w:ascii="Times New Roman" w:eastAsia="微软雅黑" w:hAnsi="Times New Roman" w:cs="Times New Roman"/>
          <w:sz w:val="22"/>
          <w:szCs w:val="22"/>
        </w:rPr>
        <w:t>8.61</w:t>
      </w:r>
      <w:r w:rsidRPr="007A5F70">
        <w:rPr>
          <w:rFonts w:ascii="Times New Roman" w:eastAsia="微软雅黑" w:hAnsi="Times New Roman" w:cs="Times New Roman"/>
          <w:sz w:val="22"/>
          <w:szCs w:val="22"/>
        </w:rPr>
        <w:t>亿台设备（不含手机及笔电）</w:t>
      </w:r>
      <w:r w:rsidRPr="007A5F70">
        <w:rPr>
          <w:rFonts w:ascii="Times New Roman" w:eastAsia="微软雅黑" w:hAnsi="Times New Roman" w:cs="Times New Roman"/>
          <w:sz w:val="22"/>
          <w:szCs w:val="22"/>
        </w:rPr>
        <w:t xml:space="preserve"> (</w:t>
      </w:r>
      <w:hyperlink r:id="rId478" w:anchor=":~:text=Number%20of%20connected%20Xiaomi%20devices,increase%20from%20the%20previous%20quarter" w:history="1">
        <w:r w:rsidRPr="007A5F70">
          <w:rPr>
            <w:rStyle w:val="af0"/>
            <w:rFonts w:ascii="Times New Roman" w:eastAsia="微软雅黑" w:hAnsi="Times New Roman" w:cs="Times New Roman"/>
            <w:sz w:val="22"/>
            <w:szCs w:val="22"/>
          </w:rPr>
          <w:t>Number of connected Xiaomi devices by quarter 2018-2024 - Statista</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。公司在智能电视、可穿戴等细分市场稳居前列，较强的跨设备联动和性价比优势形成了竞争壁垒。未来随着</w:t>
      </w:r>
      <w:r w:rsidRPr="007A5F70">
        <w:rPr>
          <w:rFonts w:ascii="Times New Roman" w:eastAsia="微软雅黑" w:hAnsi="Times New Roman" w:cs="Times New Roman"/>
          <w:sz w:val="22"/>
          <w:szCs w:val="22"/>
        </w:rPr>
        <w:t>AIoT</w:t>
      </w:r>
      <w:r w:rsidRPr="007A5F70">
        <w:rPr>
          <w:rFonts w:ascii="Times New Roman" w:eastAsia="微软雅黑" w:hAnsi="Times New Roman" w:cs="Times New Roman"/>
          <w:sz w:val="22"/>
          <w:szCs w:val="22"/>
        </w:rPr>
        <w:t>技术成熟、智能家居渗透率提升，以及小米不断推出新的家电品类（如大家电），该板块有望保持高速增长。但需要关注的是行业同质化竞争和平均售价下行压力，持续提升产品力和品牌溢价是长期挑战。</w:t>
      </w:r>
    </w:p>
    <w:p w14:paraId="7B8560A3" w14:textId="77777777" w:rsidR="007A5F70" w:rsidRPr="007A5F70" w:rsidRDefault="007A5F70">
      <w:pPr>
        <w:numPr>
          <w:ilvl w:val="0"/>
          <w:numId w:val="144"/>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互联网服务</w:t>
      </w:r>
      <w:r w:rsidRPr="007A5F70">
        <w:rPr>
          <w:rFonts w:ascii="Times New Roman" w:eastAsia="微软雅黑" w:hAnsi="Times New Roman" w:cs="Times New Roman"/>
          <w:sz w:val="22"/>
          <w:szCs w:val="22"/>
        </w:rPr>
        <w:t>：小米的互联网服务包括广告、游戏、金融科技等增值服务，</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年收入约</w:t>
      </w:r>
      <w:r w:rsidRPr="007A5F70">
        <w:rPr>
          <w:rFonts w:ascii="Times New Roman" w:eastAsia="微软雅黑" w:hAnsi="Times New Roman" w:cs="Times New Roman"/>
          <w:sz w:val="22"/>
          <w:szCs w:val="22"/>
        </w:rPr>
        <w:t>341</w:t>
      </w:r>
      <w:r w:rsidRPr="007A5F70">
        <w:rPr>
          <w:rFonts w:ascii="Times New Roman" w:eastAsia="微软雅黑" w:hAnsi="Times New Roman" w:cs="Times New Roman"/>
          <w:sz w:val="22"/>
          <w:szCs w:val="22"/>
        </w:rPr>
        <w:t>亿元，占总收入近</w:t>
      </w:r>
      <w:r w:rsidRPr="007A5F70">
        <w:rPr>
          <w:rFonts w:ascii="Times New Roman" w:eastAsia="微软雅黑" w:hAnsi="Times New Roman" w:cs="Times New Roman"/>
          <w:sz w:val="22"/>
          <w:szCs w:val="22"/>
        </w:rPr>
        <w:t>9% (</w:t>
      </w:r>
      <w:hyperlink r:id="rId479"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。虽然占比不大，但该板块毛利极高（</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年互联网服务毛利率达</w:t>
      </w:r>
      <w:r w:rsidRPr="007A5F70">
        <w:rPr>
          <w:rFonts w:ascii="Times New Roman" w:eastAsia="微软雅黑" w:hAnsi="Times New Roman" w:cs="Times New Roman"/>
          <w:sz w:val="22"/>
          <w:szCs w:val="22"/>
        </w:rPr>
        <w:t>76.6%</w:t>
      </w:r>
      <w:r w:rsidRPr="007A5F70">
        <w:rPr>
          <w:rFonts w:ascii="Times New Roman" w:eastAsia="微软雅黑" w:hAnsi="Times New Roman" w:cs="Times New Roman"/>
          <w:sz w:val="22"/>
          <w:szCs w:val="22"/>
        </w:rPr>
        <w:t>，创历史新高</w:t>
      </w:r>
      <w:r w:rsidRPr="007A5F70">
        <w:rPr>
          <w:rFonts w:ascii="Times New Roman" w:eastAsia="微软雅黑" w:hAnsi="Times New Roman" w:cs="Times New Roman"/>
          <w:sz w:val="22"/>
          <w:szCs w:val="22"/>
        </w:rPr>
        <w:t xml:space="preserve"> (</w:t>
      </w:r>
      <w:hyperlink r:id="rId480"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），是公司利润的重要来源。小米基于</w:t>
      </w:r>
      <w:r w:rsidRPr="007A5F70">
        <w:rPr>
          <w:rFonts w:ascii="Times New Roman" w:eastAsia="微软雅黑" w:hAnsi="Times New Roman" w:cs="Times New Roman"/>
          <w:sz w:val="22"/>
          <w:szCs w:val="22"/>
        </w:rPr>
        <w:t>MIUI</w:t>
      </w:r>
      <w:r w:rsidRPr="007A5F70">
        <w:rPr>
          <w:rFonts w:ascii="Times New Roman" w:eastAsia="微软雅黑" w:hAnsi="Times New Roman" w:cs="Times New Roman"/>
          <w:sz w:val="22"/>
          <w:szCs w:val="22"/>
        </w:rPr>
        <w:t>操作系统的</w:t>
      </w:r>
      <w:r w:rsidRPr="007A5F70">
        <w:rPr>
          <w:rFonts w:ascii="Times New Roman" w:eastAsia="微软雅黑" w:hAnsi="Times New Roman" w:cs="Times New Roman"/>
          <w:b/>
          <w:bCs/>
          <w:sz w:val="22"/>
          <w:szCs w:val="22"/>
        </w:rPr>
        <w:t>庞大月活用户</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年底全球</w:t>
      </w:r>
      <w:r w:rsidRPr="007A5F70">
        <w:rPr>
          <w:rFonts w:ascii="Times New Roman" w:eastAsia="微软雅黑" w:hAnsi="Times New Roman" w:cs="Times New Roman"/>
          <w:sz w:val="22"/>
          <w:szCs w:val="22"/>
        </w:rPr>
        <w:t>MIUI</w:t>
      </w:r>
      <w:r w:rsidRPr="007A5F70">
        <w:rPr>
          <w:rFonts w:ascii="Times New Roman" w:eastAsia="微软雅黑" w:hAnsi="Times New Roman" w:cs="Times New Roman"/>
          <w:sz w:val="22"/>
          <w:szCs w:val="22"/>
        </w:rPr>
        <w:t>月活用户超</w:t>
      </w:r>
      <w:r w:rsidRPr="007A5F70">
        <w:rPr>
          <w:rFonts w:ascii="Times New Roman" w:eastAsia="微软雅黑" w:hAnsi="Times New Roman" w:cs="Times New Roman"/>
          <w:sz w:val="22"/>
          <w:szCs w:val="22"/>
        </w:rPr>
        <w:t>6.4</w:t>
      </w:r>
      <w:r w:rsidRPr="007A5F70">
        <w:rPr>
          <w:rFonts w:ascii="Times New Roman" w:eastAsia="微软雅黑" w:hAnsi="Times New Roman" w:cs="Times New Roman"/>
          <w:sz w:val="22"/>
          <w:szCs w:val="22"/>
        </w:rPr>
        <w:t>亿）变现广告和内容分发，并通过金融、小米商城等服务获取收入。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年互联网服务收入同比增长</w:t>
      </w:r>
      <w:r w:rsidRPr="007A5F70">
        <w:rPr>
          <w:rFonts w:ascii="Times New Roman" w:eastAsia="微软雅黑" w:hAnsi="Times New Roman" w:cs="Times New Roman"/>
          <w:sz w:val="22"/>
          <w:szCs w:val="22"/>
        </w:rPr>
        <w:t>13.3%</w:t>
      </w:r>
      <w:r w:rsidRPr="007A5F70">
        <w:rPr>
          <w:rFonts w:ascii="Times New Roman" w:eastAsia="微软雅黑" w:hAnsi="Times New Roman" w:cs="Times New Roman"/>
          <w:sz w:val="22"/>
          <w:szCs w:val="22"/>
        </w:rPr>
        <w:t>，主要受益于海外互联网业务拓展及生态用户增长。随着小米海外用户基础扩大和</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应用（如小爱同学语音助手、内容推荐算法）的增强，互联网业务具备进一步增长潜力。需注意监管政策变化（如数据隐私、金融监管）及生态活跃度对该业务的影响。总体而言，小米互联网服务业务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轻资产高利润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，将持续为公司提供稳健的现金流和利润支持</w:t>
      </w:r>
      <w:r w:rsidRPr="007A5F70">
        <w:rPr>
          <w:rFonts w:ascii="Times New Roman" w:eastAsia="微软雅黑" w:hAnsi="Times New Roman" w:cs="Times New Roman"/>
          <w:sz w:val="22"/>
          <w:szCs w:val="22"/>
        </w:rPr>
        <w:t xml:space="preserve"> (</w:t>
      </w:r>
      <w:hyperlink r:id="rId481" w:anchor=":~:text=Xiaomi%3A%20Internet%20service%20revenue%20and,Internet%20service" w:history="1">
        <w:r w:rsidRPr="007A5F70">
          <w:rPr>
            <w:rStyle w:val="af0"/>
            <w:rFonts w:ascii="Times New Roman" w:eastAsia="微软雅黑" w:hAnsi="Times New Roman" w:cs="Times New Roman"/>
            <w:sz w:val="22"/>
            <w:szCs w:val="22"/>
          </w:rPr>
          <w:t>Xiaomi: Internet service revenue and gross margin both hit record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w:t>
      </w:r>
    </w:p>
    <w:p w14:paraId="46D93D02"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财务分析</w:t>
      </w:r>
    </w:p>
    <w:p w14:paraId="120B6317" w14:textId="31E4533A" w:rsidR="007A5F70" w:rsidRDefault="007A5F70" w:rsidP="007A5F70">
      <w:pPr>
        <w:rPr>
          <w:rFonts w:ascii="Times New Roman" w:eastAsia="微软雅黑" w:hAnsi="Times New Roman" w:cs="Times New Roman"/>
          <w:sz w:val="22"/>
          <w:szCs w:val="22"/>
        </w:rPr>
      </w:pPr>
      <w:r>
        <w:rPr>
          <w:noProof/>
        </w:rPr>
        <w:lastRenderedPageBreak/>
        <mc:AlternateContent>
          <mc:Choice Requires="wps">
            <w:drawing>
              <wp:inline distT="0" distB="0" distL="0" distR="0" wp14:anchorId="534753BC" wp14:editId="45FF508F">
                <wp:extent cx="304800" cy="304800"/>
                <wp:effectExtent l="0" t="0" r="0" b="0"/>
                <wp:docPr id="452782986"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47C3D8" id="矩形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微软雅黑" w:hAnsi="Times New Roman" w:cs="Times New Roman"/>
          <w:noProof/>
          <w:sz w:val="22"/>
          <w:szCs w:val="22"/>
        </w:rPr>
        <w:drawing>
          <wp:inline distT="0" distB="0" distL="0" distR="0" wp14:anchorId="0E344543" wp14:editId="1F59AA45">
            <wp:extent cx="5943600" cy="3543300"/>
            <wp:effectExtent l="0" t="0" r="0" b="0"/>
            <wp:docPr id="7420616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7064FDE" w14:textId="45EF8D45"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i/>
          <w:iCs/>
          <w:sz w:val="22"/>
          <w:szCs w:val="22"/>
        </w:rPr>
        <w:t>图：</w:t>
      </w:r>
      <w:r w:rsidRPr="007A5F70">
        <w:rPr>
          <w:rFonts w:ascii="Times New Roman" w:eastAsia="微软雅黑" w:hAnsi="Times New Roman" w:cs="Times New Roman"/>
          <w:i/>
          <w:iCs/>
          <w:sz w:val="22"/>
          <w:szCs w:val="22"/>
        </w:rPr>
        <w:t>2019–2024</w:t>
      </w:r>
      <w:r w:rsidRPr="007A5F70">
        <w:rPr>
          <w:rFonts w:ascii="Times New Roman" w:eastAsia="微软雅黑" w:hAnsi="Times New Roman" w:cs="Times New Roman"/>
          <w:i/>
          <w:iCs/>
          <w:sz w:val="22"/>
          <w:szCs w:val="22"/>
        </w:rPr>
        <w:t>年小米集团年度收入（柱）及调整后净利润（折线）走势。</w:t>
      </w:r>
      <w:r w:rsidRPr="007A5F70">
        <w:rPr>
          <w:rFonts w:ascii="Times New Roman" w:eastAsia="微软雅黑" w:hAnsi="Times New Roman" w:cs="Times New Roman"/>
          <w:i/>
          <w:iCs/>
          <w:sz w:val="22"/>
          <w:szCs w:val="22"/>
        </w:rPr>
        <w:t>2024</w:t>
      </w:r>
      <w:r w:rsidRPr="007A5F70">
        <w:rPr>
          <w:rFonts w:ascii="Times New Roman" w:eastAsia="微软雅黑" w:hAnsi="Times New Roman" w:cs="Times New Roman"/>
          <w:i/>
          <w:iCs/>
          <w:sz w:val="22"/>
          <w:szCs w:val="22"/>
        </w:rPr>
        <w:t>年公司总收入达人民币</w:t>
      </w:r>
      <w:r w:rsidRPr="007A5F70">
        <w:rPr>
          <w:rFonts w:ascii="Times New Roman" w:eastAsia="微软雅黑" w:hAnsi="Times New Roman" w:cs="Times New Roman"/>
          <w:i/>
          <w:iCs/>
          <w:sz w:val="22"/>
          <w:szCs w:val="22"/>
        </w:rPr>
        <w:t>3659</w:t>
      </w:r>
      <w:r w:rsidRPr="007A5F70">
        <w:rPr>
          <w:rFonts w:ascii="Times New Roman" w:eastAsia="微软雅黑" w:hAnsi="Times New Roman" w:cs="Times New Roman"/>
          <w:i/>
          <w:iCs/>
          <w:sz w:val="22"/>
          <w:szCs w:val="22"/>
        </w:rPr>
        <w:t>亿元，同比增长</w:t>
      </w:r>
      <w:r w:rsidRPr="007A5F70">
        <w:rPr>
          <w:rFonts w:ascii="Times New Roman" w:eastAsia="微软雅黑" w:hAnsi="Times New Roman" w:cs="Times New Roman"/>
          <w:i/>
          <w:iCs/>
          <w:sz w:val="22"/>
          <w:szCs w:val="22"/>
        </w:rPr>
        <w:t>35.0%</w:t>
      </w:r>
      <w:r w:rsidRPr="007A5F70">
        <w:rPr>
          <w:rFonts w:ascii="Times New Roman" w:eastAsia="微软雅黑" w:hAnsi="Times New Roman" w:cs="Times New Roman"/>
          <w:i/>
          <w:iCs/>
          <w:sz w:val="22"/>
          <w:szCs w:val="22"/>
        </w:rPr>
        <w:t>，调整后净利润达</w:t>
      </w:r>
      <w:r w:rsidRPr="007A5F70">
        <w:rPr>
          <w:rFonts w:ascii="Times New Roman" w:eastAsia="微软雅黑" w:hAnsi="Times New Roman" w:cs="Times New Roman"/>
          <w:i/>
          <w:iCs/>
          <w:sz w:val="22"/>
          <w:szCs w:val="22"/>
        </w:rPr>
        <w:t>272</w:t>
      </w:r>
      <w:r w:rsidRPr="007A5F70">
        <w:rPr>
          <w:rFonts w:ascii="Times New Roman" w:eastAsia="微软雅黑" w:hAnsi="Times New Roman" w:cs="Times New Roman"/>
          <w:i/>
          <w:iCs/>
          <w:sz w:val="22"/>
          <w:szCs w:val="22"/>
        </w:rPr>
        <w:t>亿元，同比增长</w:t>
      </w:r>
      <w:r w:rsidRPr="007A5F70">
        <w:rPr>
          <w:rFonts w:ascii="Times New Roman" w:eastAsia="微软雅黑" w:hAnsi="Times New Roman" w:cs="Times New Roman"/>
          <w:i/>
          <w:iCs/>
          <w:sz w:val="22"/>
          <w:szCs w:val="22"/>
        </w:rPr>
        <w:t>41.3%</w:t>
      </w:r>
      <w:r w:rsidRPr="007A5F70">
        <w:rPr>
          <w:rFonts w:ascii="Times New Roman" w:eastAsia="微软雅黑" w:hAnsi="Times New Roman" w:cs="Times New Roman"/>
          <w:i/>
          <w:iCs/>
          <w:sz w:val="22"/>
          <w:szCs w:val="22"/>
        </w:rPr>
        <w:t>，均创历史新高</w:t>
      </w:r>
      <w:r w:rsidRPr="007A5F70">
        <w:rPr>
          <w:rFonts w:ascii="Times New Roman" w:eastAsia="微软雅黑" w:hAnsi="Times New Roman" w:cs="Times New Roman"/>
          <w:i/>
          <w:iCs/>
          <w:sz w:val="22"/>
          <w:szCs w:val="22"/>
        </w:rPr>
        <w:t xml:space="preserve"> (</w:t>
      </w:r>
      <w:hyperlink r:id="rId483" w:anchor=":~:text=Discover%20,YoY%20to%20RMB27.2" w:history="1">
        <w:r w:rsidRPr="007A5F70">
          <w:rPr>
            <w:rStyle w:val="af0"/>
            <w:rFonts w:ascii="Times New Roman" w:eastAsia="微软雅黑" w:hAnsi="Times New Roman" w:cs="Times New Roman"/>
            <w:i/>
            <w:iCs/>
            <w:sz w:val="22"/>
            <w:szCs w:val="22"/>
          </w:rPr>
          <w:t>Discover - Xiaomi Global Home</w:t>
        </w:r>
      </w:hyperlink>
      <w:r w:rsidRPr="007A5F70">
        <w:rPr>
          <w:rFonts w:ascii="Times New Roman" w:eastAsia="微软雅黑" w:hAnsi="Times New Roman" w:cs="Times New Roman"/>
          <w:i/>
          <w:iCs/>
          <w:sz w:val="22"/>
          <w:szCs w:val="22"/>
        </w:rPr>
        <w:t>)</w:t>
      </w:r>
      <w:r w:rsidRPr="007A5F70">
        <w:rPr>
          <w:rFonts w:ascii="Times New Roman" w:eastAsia="微软雅黑" w:hAnsi="Times New Roman" w:cs="Times New Roman"/>
          <w:i/>
          <w:iCs/>
          <w:sz w:val="22"/>
          <w:szCs w:val="22"/>
        </w:rPr>
        <w:t>。</w:t>
      </w:r>
      <w:r w:rsidRPr="007A5F70">
        <w:rPr>
          <w:rFonts w:ascii="Times New Roman" w:eastAsia="微软雅黑" w:hAnsi="Times New Roman" w:cs="Times New Roman"/>
          <w:i/>
          <w:iCs/>
          <w:sz w:val="22"/>
          <w:szCs w:val="22"/>
        </w:rPr>
        <w:t>2022</w:t>
      </w:r>
      <w:r w:rsidRPr="007A5F70">
        <w:rPr>
          <w:rFonts w:ascii="Times New Roman" w:eastAsia="微软雅黑" w:hAnsi="Times New Roman" w:cs="Times New Roman"/>
          <w:i/>
          <w:iCs/>
          <w:sz w:val="22"/>
          <w:szCs w:val="22"/>
        </w:rPr>
        <w:t>年利润下滑主要因智能手机市场低迷和造车前期投入拖累，</w:t>
      </w:r>
      <w:r w:rsidRPr="007A5F70">
        <w:rPr>
          <w:rFonts w:ascii="Times New Roman" w:eastAsia="微软雅黑" w:hAnsi="Times New Roman" w:cs="Times New Roman"/>
          <w:i/>
          <w:iCs/>
          <w:sz w:val="22"/>
          <w:szCs w:val="22"/>
        </w:rPr>
        <w:t>2023–2024</w:t>
      </w:r>
      <w:r w:rsidRPr="007A5F70">
        <w:rPr>
          <w:rFonts w:ascii="Times New Roman" w:eastAsia="微软雅黑" w:hAnsi="Times New Roman" w:cs="Times New Roman"/>
          <w:i/>
          <w:iCs/>
          <w:sz w:val="22"/>
          <w:szCs w:val="22"/>
        </w:rPr>
        <w:t>年利润率随业务复苏和费用管控显著改善。</w:t>
      </w:r>
    </w:p>
    <w:p w14:paraId="6832BED4"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盈利能力</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年小米实现营业收入人民币</w:t>
      </w:r>
      <w:r w:rsidRPr="007A5F70">
        <w:rPr>
          <w:rFonts w:ascii="Times New Roman" w:eastAsia="微软雅黑" w:hAnsi="Times New Roman" w:cs="Times New Roman"/>
          <w:sz w:val="22"/>
          <w:szCs w:val="22"/>
        </w:rPr>
        <w:t>3659</w:t>
      </w:r>
      <w:r w:rsidRPr="007A5F70">
        <w:rPr>
          <w:rFonts w:ascii="Times New Roman" w:eastAsia="微软雅黑" w:hAnsi="Times New Roman" w:cs="Times New Roman"/>
          <w:sz w:val="22"/>
          <w:szCs w:val="22"/>
        </w:rPr>
        <w:t>亿元，较上年大幅增长</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，净利润</w:t>
      </w:r>
      <w:r w:rsidRPr="007A5F70">
        <w:rPr>
          <w:rFonts w:ascii="Times New Roman" w:eastAsia="微软雅黑" w:hAnsi="Times New Roman" w:cs="Times New Roman"/>
          <w:sz w:val="22"/>
          <w:szCs w:val="22"/>
        </w:rPr>
        <w:t>235.8</w:t>
      </w:r>
      <w:r w:rsidRPr="007A5F70">
        <w:rPr>
          <w:rFonts w:ascii="Times New Roman" w:eastAsia="微软雅黑" w:hAnsi="Times New Roman" w:cs="Times New Roman"/>
          <w:sz w:val="22"/>
          <w:szCs w:val="22"/>
        </w:rPr>
        <w:t>亿元，同比增长</w:t>
      </w:r>
      <w:r w:rsidRPr="007A5F70">
        <w:rPr>
          <w:rFonts w:ascii="Times New Roman" w:eastAsia="微软雅黑" w:hAnsi="Times New Roman" w:cs="Times New Roman"/>
          <w:sz w:val="22"/>
          <w:szCs w:val="22"/>
        </w:rPr>
        <w:t>35% (</w:t>
      </w:r>
      <w:hyperlink r:id="rId484" w:anchor=":~:text=For%20the%20full%20year%2C%20Xiaomi%27s,wearables%20and%20certain%20lifestyle%20products"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。扣除股份支付等影响的全年调整后净利润为</w:t>
      </w:r>
      <w:r w:rsidRPr="007A5F70">
        <w:rPr>
          <w:rFonts w:ascii="Times New Roman" w:eastAsia="微软雅黑" w:hAnsi="Times New Roman" w:cs="Times New Roman"/>
          <w:sz w:val="22"/>
          <w:szCs w:val="22"/>
        </w:rPr>
        <w:t>272</w:t>
      </w:r>
      <w:r w:rsidRPr="007A5F70">
        <w:rPr>
          <w:rFonts w:ascii="Times New Roman" w:eastAsia="微软雅黑" w:hAnsi="Times New Roman" w:cs="Times New Roman"/>
          <w:sz w:val="22"/>
          <w:szCs w:val="22"/>
        </w:rPr>
        <w:t>亿元，利润增速高于营收（</w:t>
      </w:r>
      <w:r w:rsidRPr="007A5F70">
        <w:rPr>
          <w:rFonts w:ascii="Times New Roman" w:eastAsia="微软雅黑" w:hAnsi="Times New Roman" w:cs="Times New Roman"/>
          <w:sz w:val="22"/>
          <w:szCs w:val="22"/>
        </w:rPr>
        <w:t>+41%</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 xml:space="preserve"> (</w:t>
      </w:r>
      <w:hyperlink r:id="rId485" w:anchor=":~:text=Discover%20,YoY%20to%20RMB27.2" w:history="1">
        <w:r w:rsidRPr="007A5F70">
          <w:rPr>
            <w:rStyle w:val="af0"/>
            <w:rFonts w:ascii="Times New Roman" w:eastAsia="微软雅黑" w:hAnsi="Times New Roman" w:cs="Times New Roman"/>
            <w:sz w:val="22"/>
            <w:szCs w:val="22"/>
          </w:rPr>
          <w:t>Discover - Xiaomi Global Home</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。这一方面反映了公司产品组合改善、规模效应提升，另一方面也受到费用率下降及投资收益等因素助益。分季度看，</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年第四季度单季营收</w:t>
      </w:r>
      <w:r w:rsidRPr="007A5F70">
        <w:rPr>
          <w:rFonts w:ascii="Times New Roman" w:eastAsia="微软雅黑" w:hAnsi="Times New Roman" w:cs="Times New Roman"/>
          <w:sz w:val="22"/>
          <w:szCs w:val="22"/>
        </w:rPr>
        <w:t>1090</w:t>
      </w:r>
      <w:r w:rsidRPr="007A5F70">
        <w:rPr>
          <w:rFonts w:ascii="Times New Roman" w:eastAsia="微软雅黑" w:hAnsi="Times New Roman" w:cs="Times New Roman"/>
          <w:sz w:val="22"/>
          <w:szCs w:val="22"/>
        </w:rPr>
        <w:t>亿元，同比大增</w:t>
      </w:r>
      <w:r w:rsidRPr="007A5F70">
        <w:rPr>
          <w:rFonts w:ascii="Times New Roman" w:eastAsia="微软雅黑" w:hAnsi="Times New Roman" w:cs="Times New Roman"/>
          <w:sz w:val="22"/>
          <w:szCs w:val="22"/>
        </w:rPr>
        <w:t>48.8%</w:t>
      </w:r>
      <w:r w:rsidRPr="007A5F70">
        <w:rPr>
          <w:rFonts w:ascii="Times New Roman" w:eastAsia="微软雅黑" w:hAnsi="Times New Roman" w:cs="Times New Roman"/>
          <w:sz w:val="22"/>
          <w:szCs w:val="22"/>
        </w:rPr>
        <w:t>，调整后净利</w:t>
      </w:r>
      <w:r w:rsidRPr="007A5F70">
        <w:rPr>
          <w:rFonts w:ascii="Times New Roman" w:eastAsia="微软雅黑" w:hAnsi="Times New Roman" w:cs="Times New Roman"/>
          <w:sz w:val="22"/>
          <w:szCs w:val="22"/>
        </w:rPr>
        <w:t>83.2</w:t>
      </w:r>
      <w:r w:rsidRPr="007A5F70">
        <w:rPr>
          <w:rFonts w:ascii="Times New Roman" w:eastAsia="微软雅黑" w:hAnsi="Times New Roman" w:cs="Times New Roman"/>
          <w:sz w:val="22"/>
          <w:szCs w:val="22"/>
        </w:rPr>
        <w:t>亿元，同比增</w:t>
      </w:r>
      <w:r w:rsidRPr="007A5F70">
        <w:rPr>
          <w:rFonts w:ascii="Times New Roman" w:eastAsia="微软雅黑" w:hAnsi="Times New Roman" w:cs="Times New Roman"/>
          <w:sz w:val="22"/>
          <w:szCs w:val="22"/>
        </w:rPr>
        <w:t>69.4% (</w:t>
      </w:r>
      <w:hyperlink r:id="rId486" w:anchor=":~:text=The%20company%20reported%20a%2048.8,analyst%20estimates%20compiled%20by%20LSEG"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，净利率达到约</w:t>
      </w:r>
      <w:r w:rsidRPr="007A5F70">
        <w:rPr>
          <w:rFonts w:ascii="Times New Roman" w:eastAsia="微软雅黑" w:hAnsi="Times New Roman" w:cs="Times New Roman"/>
          <w:sz w:val="22"/>
          <w:szCs w:val="22"/>
        </w:rPr>
        <w:t>7.6%</w:t>
      </w:r>
      <w:r w:rsidRPr="007A5F70">
        <w:rPr>
          <w:rFonts w:ascii="Times New Roman" w:eastAsia="微软雅黑" w:hAnsi="Times New Roman" w:cs="Times New Roman"/>
          <w:sz w:val="22"/>
          <w:szCs w:val="22"/>
        </w:rPr>
        <w:t>。毛利率方面，小米综合毛利率在</w:t>
      </w:r>
      <w:r w:rsidRPr="007A5F70">
        <w:rPr>
          <w:rFonts w:ascii="Times New Roman" w:eastAsia="微软雅黑" w:hAnsi="Times New Roman" w:cs="Times New Roman"/>
          <w:sz w:val="22"/>
          <w:szCs w:val="22"/>
        </w:rPr>
        <w:t>20%</w:t>
      </w:r>
      <w:r w:rsidRPr="007A5F70">
        <w:rPr>
          <w:rFonts w:ascii="Times New Roman" w:eastAsia="微软雅黑" w:hAnsi="Times New Roman" w:cs="Times New Roman"/>
          <w:sz w:val="22"/>
          <w:szCs w:val="22"/>
        </w:rPr>
        <w:t>左右，其中互联网服务毛利率超过</w:t>
      </w:r>
      <w:r w:rsidRPr="007A5F70">
        <w:rPr>
          <w:rFonts w:ascii="Times New Roman" w:eastAsia="微软雅黑" w:hAnsi="Times New Roman" w:cs="Times New Roman"/>
          <w:sz w:val="22"/>
          <w:szCs w:val="22"/>
        </w:rPr>
        <w:t>75%</w:t>
      </w:r>
      <w:r w:rsidRPr="007A5F70">
        <w:rPr>
          <w:rFonts w:ascii="Times New Roman" w:eastAsia="微软雅黑" w:hAnsi="Times New Roman" w:cs="Times New Roman"/>
          <w:sz w:val="22"/>
          <w:szCs w:val="22"/>
        </w:rPr>
        <w:t>，远高于硬件业务。智能手机和</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硬件由于坚持性价比战略，毛利率相对较薄（个位数到十出头），但</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年大家电、笔电等高毛利新品拉升了</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产品毛利率至</w:t>
      </w:r>
      <w:r w:rsidRPr="007A5F70">
        <w:rPr>
          <w:rFonts w:ascii="Times New Roman" w:eastAsia="微软雅黑" w:hAnsi="Times New Roman" w:cs="Times New Roman"/>
          <w:sz w:val="22"/>
          <w:szCs w:val="22"/>
        </w:rPr>
        <w:t>16.3% (</w:t>
      </w:r>
      <w:hyperlink r:id="rId487" w:anchor=":~:text=Xiaomi%27s%202023%20Adjusted%20Net%20Profit,hitting%20a%20record%20high" w:history="1">
        <w:r w:rsidRPr="007A5F70">
          <w:rPr>
            <w:rStyle w:val="af0"/>
            <w:rFonts w:ascii="Times New Roman" w:eastAsia="微软雅黑" w:hAnsi="Times New Roman" w:cs="Times New Roman"/>
            <w:sz w:val="22"/>
            <w:szCs w:val="22"/>
          </w:rPr>
          <w:t xml:space="preserve">Xiaomi's 2023 Adjusted Net Profit Soars 126.3% to RMB19.3 </w:t>
        </w:r>
        <w:r w:rsidRPr="007A5F70">
          <w:rPr>
            <w:rStyle w:val="af0"/>
            <w:rFonts w:ascii="Times New Roman" w:eastAsia="微软雅黑" w:hAnsi="Times New Roman" w:cs="Times New Roman"/>
            <w:sz w:val="22"/>
            <w:szCs w:val="22"/>
          </w:rPr>
          <w:lastRenderedPageBreak/>
          <w:t>billion</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。电动车业务尚处爬坡期，但</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年已实现</w:t>
      </w:r>
      <w:r w:rsidRPr="007A5F70">
        <w:rPr>
          <w:rFonts w:ascii="Times New Roman" w:eastAsia="微软雅黑" w:hAnsi="Times New Roman" w:cs="Times New Roman"/>
          <w:sz w:val="22"/>
          <w:szCs w:val="22"/>
        </w:rPr>
        <w:t>18.5%</w:t>
      </w:r>
      <w:r w:rsidRPr="007A5F70">
        <w:rPr>
          <w:rFonts w:ascii="Times New Roman" w:eastAsia="微软雅黑" w:hAnsi="Times New Roman" w:cs="Times New Roman"/>
          <w:sz w:val="22"/>
          <w:szCs w:val="22"/>
        </w:rPr>
        <w:t>的毛利率</w:t>
      </w:r>
      <w:r w:rsidRPr="007A5F70">
        <w:rPr>
          <w:rFonts w:ascii="Times New Roman" w:eastAsia="微软雅黑" w:hAnsi="Times New Roman" w:cs="Times New Roman"/>
          <w:sz w:val="22"/>
          <w:szCs w:val="22"/>
        </w:rPr>
        <w:t xml:space="preserve"> (</w:t>
      </w:r>
      <w:hyperlink r:id="rId488" w:anchor=":~:text=The%20company%27s%20electric,was%20234%2C479%20yuan%20last%20year"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，显示产品定价和成本控制初见成效。随着电动车业务规模扩大以及高毛利互联网服务占比提升，公司整体利润率有望进一步改善。</w:t>
      </w:r>
    </w:p>
    <w:p w14:paraId="7DCFBA48"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运营支出</w:t>
      </w:r>
      <w:r w:rsidRPr="007A5F70">
        <w:rPr>
          <w:rFonts w:ascii="Times New Roman" w:eastAsia="微软雅黑" w:hAnsi="Times New Roman" w:cs="Times New Roman"/>
          <w:sz w:val="22"/>
          <w:szCs w:val="22"/>
        </w:rPr>
        <w:t>：小米持续加大研发投入，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年研发费用约人民币</w:t>
      </w:r>
      <w:r w:rsidRPr="007A5F70">
        <w:rPr>
          <w:rFonts w:ascii="Times New Roman" w:eastAsia="微软雅黑" w:hAnsi="Times New Roman" w:cs="Times New Roman"/>
          <w:sz w:val="22"/>
          <w:szCs w:val="22"/>
        </w:rPr>
        <w:t>200</w:t>
      </w:r>
      <w:r w:rsidRPr="007A5F70">
        <w:rPr>
          <w:rFonts w:ascii="Times New Roman" w:eastAsia="微软雅黑" w:hAnsi="Times New Roman" w:cs="Times New Roman"/>
          <w:sz w:val="22"/>
          <w:szCs w:val="22"/>
        </w:rPr>
        <w:t>亿元，其中约四分之一（约</w:t>
      </w:r>
      <w:r w:rsidRPr="007A5F70">
        <w:rPr>
          <w:rFonts w:ascii="Times New Roman" w:eastAsia="微软雅黑" w:hAnsi="Times New Roman" w:cs="Times New Roman"/>
          <w:sz w:val="22"/>
          <w:szCs w:val="22"/>
        </w:rPr>
        <w:t>80</w:t>
      </w:r>
      <w:r w:rsidRPr="007A5F70">
        <w:rPr>
          <w:rFonts w:ascii="Times New Roman" w:eastAsia="微软雅黑" w:hAnsi="Times New Roman" w:cs="Times New Roman"/>
          <w:sz w:val="22"/>
          <w:szCs w:val="22"/>
        </w:rPr>
        <w:t>亿元）用于</w:t>
      </w:r>
      <w:r w:rsidRPr="007A5F70">
        <w:rPr>
          <w:rFonts w:ascii="Times New Roman" w:eastAsia="微软雅黑" w:hAnsi="Times New Roman" w:cs="Times New Roman"/>
          <w:sz w:val="22"/>
          <w:szCs w:val="22"/>
        </w:rPr>
        <w:t>AI</w:t>
      </w:r>
      <w:r w:rsidRPr="007A5F70">
        <w:rPr>
          <w:rFonts w:ascii="Times New Roman" w:eastAsia="微软雅黑" w:hAnsi="Times New Roman" w:cs="Times New Roman"/>
          <w:sz w:val="22"/>
          <w:szCs w:val="22"/>
        </w:rPr>
        <w:t>相关项目</w:t>
      </w:r>
      <w:r w:rsidRPr="007A5F70">
        <w:rPr>
          <w:rFonts w:ascii="Times New Roman" w:eastAsia="微软雅黑" w:hAnsi="Times New Roman" w:cs="Times New Roman"/>
          <w:sz w:val="22"/>
          <w:szCs w:val="22"/>
        </w:rPr>
        <w:t xml:space="preserve"> (</w:t>
      </w:r>
      <w:hyperlink r:id="rId489" w:anchor=":~:text=the%20Canalys%20data"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。研发强度（研发费</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营收）约</w:t>
      </w:r>
      <w:r w:rsidRPr="007A5F70">
        <w:rPr>
          <w:rFonts w:ascii="Times New Roman" w:eastAsia="微软雅黑" w:hAnsi="Times New Roman" w:cs="Times New Roman"/>
          <w:sz w:val="22"/>
          <w:szCs w:val="22"/>
        </w:rPr>
        <w:t>5.5%</w:t>
      </w:r>
      <w:r w:rsidRPr="007A5F70">
        <w:rPr>
          <w:rFonts w:ascii="Times New Roman" w:eastAsia="微软雅黑" w:hAnsi="Times New Roman" w:cs="Times New Roman"/>
          <w:sz w:val="22"/>
          <w:szCs w:val="22"/>
        </w:rPr>
        <w:t>，在国内互联网</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电子企业中保持较高水平，为产品创新和多元化提供支撑。销售及管理费用方面，随着线下渠道扩张和汽车业务投入，</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年费用总额有所增加，但得益于营收大幅增长，费用率呈下降趋势，经营杠杆明显。公司通过精细化管理，在保持市场拓展的同时控制了费用增长，第四季度营业利润率显著提升。</w:t>
      </w:r>
    </w:p>
    <w:p w14:paraId="252A523F"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现金流和资产负债</w:t>
      </w:r>
      <w:r w:rsidRPr="007A5F70">
        <w:rPr>
          <w:rFonts w:ascii="Times New Roman" w:eastAsia="微软雅黑" w:hAnsi="Times New Roman" w:cs="Times New Roman"/>
          <w:sz w:val="22"/>
          <w:szCs w:val="22"/>
        </w:rPr>
        <w:t>：公司现金流状况良好。</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年全年经营活动现金流入大幅增加，尤其是第四季度单季净经营现金流达人民币</w:t>
      </w:r>
      <w:r w:rsidRPr="007A5F70">
        <w:rPr>
          <w:rFonts w:ascii="Times New Roman" w:eastAsia="微软雅黑" w:hAnsi="Times New Roman" w:cs="Times New Roman"/>
          <w:sz w:val="22"/>
          <w:szCs w:val="22"/>
        </w:rPr>
        <w:t>239</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490" w:anchor=":~:text=For%20the%20fourth%20quarter%20of,representing%20cash%20generated%20from" w:history="1">
        <w:r w:rsidRPr="007A5F70">
          <w:rPr>
            <w:rStyle w:val="af0"/>
            <w:rFonts w:ascii="Times New Roman" w:eastAsia="微软雅黑" w:hAnsi="Times New Roman" w:cs="Times New Roman"/>
            <w:sz w:val="22"/>
            <w:szCs w:val="22"/>
          </w:rPr>
          <w:t>[PDF] ANNUAL RESULTS ANNOUNCEMENT FOR THE YEAR ENDED ...</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，反映出旺盛的销售回款和盈利质量的提升。全年资本开支主要投向电动车工厂建设和新零售店铺拓展，但总体支出规模可控。由于</w:t>
      </w:r>
      <w:r w:rsidRPr="007A5F70">
        <w:rPr>
          <w:rFonts w:ascii="Times New Roman" w:eastAsia="微软雅黑" w:hAnsi="Times New Roman" w:cs="Times New Roman"/>
          <w:sz w:val="22"/>
          <w:szCs w:val="22"/>
        </w:rPr>
        <w:t>IPO</w:t>
      </w:r>
      <w:r w:rsidRPr="007A5F70">
        <w:rPr>
          <w:rFonts w:ascii="Times New Roman" w:eastAsia="微软雅黑" w:hAnsi="Times New Roman" w:cs="Times New Roman"/>
          <w:sz w:val="22"/>
          <w:szCs w:val="22"/>
        </w:rPr>
        <w:t>募资以及长期盈利积累，小米账面资金十分充裕：截至</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年底，公司持有现金及短期理财等流动资金约人民币</w:t>
      </w:r>
      <w:r w:rsidRPr="007A5F70">
        <w:rPr>
          <w:rFonts w:ascii="Times New Roman" w:eastAsia="微软雅黑" w:hAnsi="Times New Roman" w:cs="Times New Roman"/>
          <w:sz w:val="22"/>
          <w:szCs w:val="22"/>
        </w:rPr>
        <w:t>1005</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491" w:anchor=":~:text=Cash%20%26%20Short"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；同期长期有息债务仅约</w:t>
      </w:r>
      <w:r w:rsidRPr="007A5F70">
        <w:rPr>
          <w:rFonts w:ascii="Times New Roman" w:eastAsia="微软雅黑" w:hAnsi="Times New Roman" w:cs="Times New Roman"/>
          <w:sz w:val="22"/>
          <w:szCs w:val="22"/>
        </w:rPr>
        <w:t>172.8</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492" w:anchor=":~:text=Long"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（短期债务约</w:t>
      </w:r>
      <w:r w:rsidRPr="007A5F70">
        <w:rPr>
          <w:rFonts w:ascii="Times New Roman" w:eastAsia="微软雅黑" w:hAnsi="Times New Roman" w:cs="Times New Roman"/>
          <w:sz w:val="22"/>
          <w:szCs w:val="22"/>
        </w:rPr>
        <w:t>133</w:t>
      </w:r>
      <w:r w:rsidRPr="007A5F70">
        <w:rPr>
          <w:rFonts w:ascii="Times New Roman" w:eastAsia="微软雅黑" w:hAnsi="Times New Roman" w:cs="Times New Roman"/>
          <w:sz w:val="22"/>
          <w:szCs w:val="22"/>
        </w:rPr>
        <w:t>亿元），扣除债务后的净现金头寸约</w:t>
      </w:r>
      <w:r w:rsidRPr="007A5F70">
        <w:rPr>
          <w:rFonts w:ascii="Times New Roman" w:eastAsia="微软雅黑" w:hAnsi="Times New Roman" w:cs="Times New Roman"/>
          <w:sz w:val="22"/>
          <w:szCs w:val="22"/>
        </w:rPr>
        <w:t>700</w:t>
      </w:r>
      <w:r w:rsidRPr="007A5F70">
        <w:rPr>
          <w:rFonts w:ascii="Times New Roman" w:eastAsia="微软雅黑" w:hAnsi="Times New Roman" w:cs="Times New Roman"/>
          <w:sz w:val="22"/>
          <w:szCs w:val="22"/>
        </w:rPr>
        <w:t>亿元，财务非常稳健。</w:t>
      </w:r>
      <w:r w:rsidRPr="007A5F70">
        <w:rPr>
          <w:rFonts w:ascii="Times New Roman" w:eastAsia="微软雅黑" w:hAnsi="Times New Roman" w:cs="Times New Roman"/>
          <w:b/>
          <w:bCs/>
          <w:sz w:val="22"/>
          <w:szCs w:val="22"/>
        </w:rPr>
        <w:t>流动比率</w:t>
      </w:r>
      <w:r w:rsidRPr="007A5F70">
        <w:rPr>
          <w:rFonts w:ascii="Times New Roman" w:eastAsia="微软雅黑" w:hAnsi="Times New Roman" w:cs="Times New Roman"/>
          <w:sz w:val="22"/>
          <w:szCs w:val="22"/>
        </w:rPr>
        <w:t>和</w:t>
      </w:r>
      <w:r w:rsidRPr="007A5F70">
        <w:rPr>
          <w:rFonts w:ascii="Times New Roman" w:eastAsia="微软雅黑" w:hAnsi="Times New Roman" w:cs="Times New Roman"/>
          <w:b/>
          <w:bCs/>
          <w:sz w:val="22"/>
          <w:szCs w:val="22"/>
        </w:rPr>
        <w:t>速动比率</w:t>
      </w:r>
      <w:r w:rsidRPr="007A5F70">
        <w:rPr>
          <w:rFonts w:ascii="Times New Roman" w:eastAsia="微软雅黑" w:hAnsi="Times New Roman" w:cs="Times New Roman"/>
          <w:sz w:val="22"/>
          <w:szCs w:val="22"/>
        </w:rPr>
        <w:t>均远超</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倍，短期偿债无忧。同时，小米在</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年保持了稳定的营运资金周转，库存水准适中（库存同比增加以支持销售增长），应收账款周转良好。总资产方面，</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年底公司资产总额</w:t>
      </w:r>
      <w:r w:rsidRPr="007A5F70">
        <w:rPr>
          <w:rFonts w:ascii="Times New Roman" w:eastAsia="微软雅黑" w:hAnsi="Times New Roman" w:cs="Times New Roman"/>
          <w:sz w:val="22"/>
          <w:szCs w:val="22"/>
        </w:rPr>
        <w:t>4031</w:t>
      </w:r>
      <w:r w:rsidRPr="007A5F70">
        <w:rPr>
          <w:rFonts w:ascii="Times New Roman" w:eastAsia="微软雅黑" w:hAnsi="Times New Roman" w:cs="Times New Roman"/>
          <w:sz w:val="22"/>
          <w:szCs w:val="22"/>
        </w:rPr>
        <w:t>亿元，其中</w:t>
      </w:r>
      <w:r w:rsidRPr="007A5F70">
        <w:rPr>
          <w:rFonts w:ascii="Times New Roman" w:eastAsia="微软雅黑" w:hAnsi="Times New Roman" w:cs="Times New Roman"/>
          <w:b/>
          <w:bCs/>
          <w:sz w:val="22"/>
          <w:szCs w:val="22"/>
        </w:rPr>
        <w:t>投资资产</w:t>
      </w:r>
      <w:r w:rsidRPr="007A5F70">
        <w:rPr>
          <w:rFonts w:ascii="Times New Roman" w:eastAsia="微软雅黑" w:hAnsi="Times New Roman" w:cs="Times New Roman"/>
          <w:sz w:val="22"/>
          <w:szCs w:val="22"/>
        </w:rPr>
        <w:t>（包括联营企业投资和财务性投资）高达</w:t>
      </w:r>
      <w:r w:rsidRPr="007A5F70">
        <w:rPr>
          <w:rFonts w:ascii="Times New Roman" w:eastAsia="微软雅黑" w:hAnsi="Times New Roman" w:cs="Times New Roman"/>
          <w:sz w:val="22"/>
          <w:szCs w:val="22"/>
        </w:rPr>
        <w:t>1300</w:t>
      </w:r>
      <w:r w:rsidRPr="007A5F70">
        <w:rPr>
          <w:rFonts w:ascii="Times New Roman" w:eastAsia="微软雅黑" w:hAnsi="Times New Roman" w:cs="Times New Roman"/>
          <w:sz w:val="22"/>
          <w:szCs w:val="22"/>
        </w:rPr>
        <w:t>亿元</w:t>
      </w:r>
      <w:r w:rsidRPr="007A5F70">
        <w:rPr>
          <w:rFonts w:ascii="Times New Roman" w:eastAsia="微软雅黑" w:hAnsi="Times New Roman" w:cs="Times New Roman"/>
          <w:sz w:val="22"/>
          <w:szCs w:val="22"/>
        </w:rPr>
        <w:t xml:space="preserve"> (</w:t>
      </w:r>
      <w:hyperlink r:id="rId493" w:anchor=":~:text=Upgrade" w:history="1">
        <w:r w:rsidRPr="007A5F70">
          <w:rPr>
            <w:rStyle w:val="af0"/>
            <w:rFonts w:ascii="Times New Roman" w:eastAsia="微软雅黑" w:hAnsi="Times New Roman" w:cs="Times New Roman"/>
            <w:sz w:val="22"/>
            <w:szCs w:val="22"/>
          </w:rPr>
          <w:t>Xiaomi (XIACF) Balance Sheet</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，体现出小米通过产业投资和生态布局积累了可观的资产价值。股东权益约</w:t>
      </w:r>
      <w:r w:rsidRPr="007A5F70">
        <w:rPr>
          <w:rFonts w:ascii="Times New Roman" w:eastAsia="微软雅黑" w:hAnsi="Times New Roman" w:cs="Times New Roman"/>
          <w:sz w:val="22"/>
          <w:szCs w:val="22"/>
        </w:rPr>
        <w:t>1892</w:t>
      </w:r>
      <w:r w:rsidRPr="007A5F70">
        <w:rPr>
          <w:rFonts w:ascii="Times New Roman" w:eastAsia="微软雅黑" w:hAnsi="Times New Roman" w:cs="Times New Roman"/>
          <w:sz w:val="22"/>
          <w:szCs w:val="22"/>
        </w:rPr>
        <w:t>亿元，对应每股账面净资产约人民币</w:t>
      </w:r>
      <w:r w:rsidRPr="007A5F70">
        <w:rPr>
          <w:rFonts w:ascii="Times New Roman" w:eastAsia="微软雅黑" w:hAnsi="Times New Roman" w:cs="Times New Roman"/>
          <w:sz w:val="22"/>
          <w:szCs w:val="22"/>
        </w:rPr>
        <w:t>10.6</w:t>
      </w:r>
      <w:r w:rsidRPr="007A5F70">
        <w:rPr>
          <w:rFonts w:ascii="Times New Roman" w:eastAsia="微软雅黑" w:hAnsi="Times New Roman" w:cs="Times New Roman"/>
          <w:sz w:val="22"/>
          <w:szCs w:val="22"/>
        </w:rPr>
        <w:t>元。总体而言，小米财务结构稳健，</w:t>
      </w:r>
      <w:r w:rsidRPr="007A5F70">
        <w:rPr>
          <w:rFonts w:ascii="Times New Roman" w:eastAsia="微软雅黑" w:hAnsi="Times New Roman" w:cs="Times New Roman"/>
          <w:b/>
          <w:bCs/>
          <w:sz w:val="22"/>
          <w:szCs w:val="22"/>
        </w:rPr>
        <w:t>充裕的现金储备</w:t>
      </w:r>
      <w:r w:rsidRPr="007A5F70">
        <w:rPr>
          <w:rFonts w:ascii="Times New Roman" w:eastAsia="微软雅黑" w:hAnsi="Times New Roman" w:cs="Times New Roman"/>
          <w:sz w:val="22"/>
          <w:szCs w:val="22"/>
        </w:rPr>
        <w:t>为其在电动车等新业务领域持续投入、抵御风险提供了坚实保障。</w:t>
      </w:r>
    </w:p>
    <w:p w14:paraId="63A1F88D"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估值分析</w:t>
      </w:r>
    </w:p>
    <w:p w14:paraId="57C925DE"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截至</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月中旬，小米港股股价约在</w:t>
      </w:r>
      <w:r w:rsidRPr="007A5F70">
        <w:rPr>
          <w:rFonts w:ascii="Times New Roman" w:eastAsia="微软雅黑" w:hAnsi="Times New Roman" w:cs="Times New Roman"/>
          <w:b/>
          <w:bCs/>
          <w:sz w:val="22"/>
          <w:szCs w:val="22"/>
        </w:rPr>
        <w:t>55</w:t>
      </w:r>
      <w:r w:rsidRPr="007A5F70">
        <w:rPr>
          <w:rFonts w:ascii="Times New Roman" w:eastAsia="微软雅黑" w:hAnsi="Times New Roman" w:cs="Times New Roman"/>
          <w:b/>
          <w:bCs/>
          <w:sz w:val="22"/>
          <w:szCs w:val="22"/>
        </w:rPr>
        <w:t>港元</w:t>
      </w:r>
      <w:r w:rsidRPr="007A5F70">
        <w:rPr>
          <w:rFonts w:ascii="Times New Roman" w:eastAsia="微软雅黑" w:hAnsi="Times New Roman" w:cs="Times New Roman"/>
          <w:sz w:val="22"/>
          <w:szCs w:val="22"/>
        </w:rPr>
        <w:t>附近徘徊，过去</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个月累计上涨接近</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倍之多</w:t>
      </w:r>
      <w:r w:rsidRPr="007A5F70">
        <w:rPr>
          <w:rFonts w:ascii="Times New Roman" w:eastAsia="微软雅黑" w:hAnsi="Times New Roman" w:cs="Times New Roman"/>
          <w:sz w:val="22"/>
          <w:szCs w:val="22"/>
        </w:rPr>
        <w:t xml:space="preserve"> (</w:t>
      </w:r>
      <w:hyperlink r:id="rId494" w:anchor=":~:text=Xiaomi%27s%20Hong%20Kong,enthusiasm%20for%20its%20EV%20plans" w:history="1">
        <w:r w:rsidRPr="007A5F70">
          <w:rPr>
            <w:rStyle w:val="af0"/>
            <w:rFonts w:ascii="Times New Roman" w:eastAsia="微软雅黑" w:hAnsi="Times New Roman" w:cs="Times New Roman"/>
            <w:sz w:val="22"/>
            <w:szCs w:val="22"/>
          </w:rPr>
          <w:t>Xiaomi raises EV sales target, plans new overseas stores as Q4 revenue jumps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。这一涨势已使股价略高于市场一致目标价水平：当前分析师</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个月平均目标价约为</w:t>
      </w:r>
      <w:r w:rsidRPr="007A5F70">
        <w:rPr>
          <w:rFonts w:ascii="Times New Roman" w:eastAsia="微软雅黑" w:hAnsi="Times New Roman" w:cs="Times New Roman"/>
          <w:sz w:val="22"/>
          <w:szCs w:val="22"/>
        </w:rPr>
        <w:t>54.99</w:t>
      </w:r>
      <w:r w:rsidRPr="007A5F70">
        <w:rPr>
          <w:rFonts w:ascii="Times New Roman" w:eastAsia="微软雅黑" w:hAnsi="Times New Roman" w:cs="Times New Roman"/>
          <w:sz w:val="22"/>
          <w:szCs w:val="22"/>
        </w:rPr>
        <w:t>港元</w:t>
      </w:r>
      <w:r w:rsidRPr="007A5F70">
        <w:rPr>
          <w:rFonts w:ascii="Times New Roman" w:eastAsia="微软雅黑" w:hAnsi="Times New Roman" w:cs="Times New Roman"/>
          <w:sz w:val="22"/>
          <w:szCs w:val="22"/>
        </w:rPr>
        <w:t xml:space="preserve"> (</w:t>
      </w:r>
      <w:hyperlink r:id="rId495" w:anchor=":~:text=Xiaomi%20Stock%20Rally%20Before%20Earnings,a%20confidential%20tip%20for" w:history="1">
        <w:r w:rsidRPr="007A5F70">
          <w:rPr>
            <w:rStyle w:val="af0"/>
            <w:rFonts w:ascii="Times New Roman" w:eastAsia="微软雅黑" w:hAnsi="Times New Roman" w:cs="Times New Roman"/>
            <w:sz w:val="22"/>
            <w:szCs w:val="22"/>
          </w:rPr>
          <w:t xml:space="preserve">Xiaomi Stock Rally </w:t>
        </w:r>
        <w:r w:rsidRPr="007A5F70">
          <w:rPr>
            <w:rStyle w:val="af0"/>
            <w:rFonts w:ascii="Times New Roman" w:eastAsia="微软雅黑" w:hAnsi="Times New Roman" w:cs="Times New Roman"/>
            <w:sz w:val="22"/>
            <w:szCs w:val="22"/>
          </w:rPr>
          <w:lastRenderedPageBreak/>
          <w:t>Before Earnings Outshines Analyst Forecasts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。我们从多种方法对小米进行估值，分析其合理价值区间：</w:t>
      </w:r>
    </w:p>
    <w:p w14:paraId="5ABE9E06" w14:textId="77777777" w:rsidR="007A5F70" w:rsidRPr="007A5F70" w:rsidRDefault="007A5F70">
      <w:pPr>
        <w:numPr>
          <w:ilvl w:val="0"/>
          <w:numId w:val="145"/>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绝对估值</w:t>
      </w:r>
      <w:r w:rsidRPr="007A5F70">
        <w:rPr>
          <w:rFonts w:ascii="Times New Roman" w:eastAsia="微软雅黑" w:hAnsi="Times New Roman" w:cs="Times New Roman"/>
          <w:b/>
          <w:bCs/>
          <w:sz w:val="22"/>
          <w:szCs w:val="22"/>
        </w:rPr>
        <w:t xml:space="preserve"> (DCF)</w:t>
      </w:r>
      <w:r w:rsidRPr="007A5F70">
        <w:rPr>
          <w:rFonts w:ascii="Times New Roman" w:eastAsia="微软雅黑" w:hAnsi="Times New Roman" w:cs="Times New Roman"/>
          <w:sz w:val="22"/>
          <w:szCs w:val="22"/>
        </w:rPr>
        <w:t>：考虑小米多元业务组合，我们采用分部估值法构建</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模型。假设未来</w:t>
      </w:r>
      <w:r w:rsidRPr="007A5F70">
        <w:rPr>
          <w:rFonts w:ascii="Times New Roman" w:eastAsia="微软雅黑" w:hAnsi="Times New Roman" w:cs="Times New Roman"/>
          <w:sz w:val="22"/>
          <w:szCs w:val="22"/>
        </w:rPr>
        <w:t>5</w:t>
      </w:r>
      <w:r w:rsidRPr="007A5F70">
        <w:rPr>
          <w:rFonts w:ascii="Times New Roman" w:eastAsia="微软雅黑" w:hAnsi="Times New Roman" w:cs="Times New Roman"/>
          <w:sz w:val="22"/>
          <w:szCs w:val="22"/>
        </w:rPr>
        <w:t>年公司整体收入复合增速约</w:t>
      </w:r>
      <w:r w:rsidRPr="007A5F70">
        <w:rPr>
          <w:rFonts w:ascii="Times New Roman" w:eastAsia="微软雅黑" w:hAnsi="Times New Roman" w:cs="Times New Roman"/>
          <w:sz w:val="22"/>
          <w:szCs w:val="22"/>
        </w:rPr>
        <w:t>15%</w:t>
      </w:r>
      <w:r w:rsidRPr="007A5F70">
        <w:rPr>
          <w:rFonts w:ascii="Times New Roman" w:eastAsia="微软雅黑" w:hAnsi="Times New Roman" w:cs="Times New Roman"/>
          <w:sz w:val="22"/>
          <w:szCs w:val="22"/>
        </w:rPr>
        <w:t>（其中智能手机低个位数增长、</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及电动车高双位数增长）、经营利润率逐步提升至</w:t>
      </w:r>
      <w:r w:rsidRPr="007A5F70">
        <w:rPr>
          <w:rFonts w:ascii="Times New Roman" w:eastAsia="微软雅黑" w:hAnsi="Times New Roman" w:cs="Times New Roman"/>
          <w:sz w:val="22"/>
          <w:szCs w:val="22"/>
        </w:rPr>
        <w:t>8-10%</w:t>
      </w:r>
      <w:r w:rsidRPr="007A5F70">
        <w:rPr>
          <w:rFonts w:ascii="Times New Roman" w:eastAsia="微软雅黑" w:hAnsi="Times New Roman" w:cs="Times New Roman"/>
          <w:sz w:val="22"/>
          <w:szCs w:val="22"/>
        </w:rPr>
        <w:t>，资本开支投入随电动车项目高峰后逐步平稳。在加权平均资本成本</w:t>
      </w:r>
      <w:r w:rsidRPr="007A5F70">
        <w:rPr>
          <w:rFonts w:ascii="Times New Roman" w:eastAsia="微软雅黑" w:hAnsi="Times New Roman" w:cs="Times New Roman"/>
          <w:sz w:val="22"/>
          <w:szCs w:val="22"/>
        </w:rPr>
        <w:t>(WACC)</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10%</w:t>
      </w:r>
      <w:r w:rsidRPr="007A5F70">
        <w:rPr>
          <w:rFonts w:ascii="Times New Roman" w:eastAsia="微软雅黑" w:hAnsi="Times New Roman" w:cs="Times New Roman"/>
          <w:sz w:val="22"/>
          <w:szCs w:val="22"/>
        </w:rPr>
        <w:t>、永续增长率</w:t>
      </w:r>
      <w:r w:rsidRPr="007A5F70">
        <w:rPr>
          <w:rFonts w:ascii="Times New Roman" w:eastAsia="微软雅黑" w:hAnsi="Times New Roman" w:cs="Times New Roman"/>
          <w:sz w:val="22"/>
          <w:szCs w:val="22"/>
        </w:rPr>
        <w:t>3%</w:t>
      </w:r>
      <w:r w:rsidRPr="007A5F70">
        <w:rPr>
          <w:rFonts w:ascii="Times New Roman" w:eastAsia="微软雅黑" w:hAnsi="Times New Roman" w:cs="Times New Roman"/>
          <w:sz w:val="22"/>
          <w:szCs w:val="22"/>
        </w:rPr>
        <w:t>的假设下，</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估值得出小米企业价值接近人民币</w:t>
      </w:r>
      <w:r w:rsidRPr="007A5F70">
        <w:rPr>
          <w:rFonts w:ascii="Times New Roman" w:eastAsia="微软雅黑" w:hAnsi="Times New Roman" w:cs="Times New Roman"/>
          <w:sz w:val="22"/>
          <w:szCs w:val="22"/>
        </w:rPr>
        <w:t>1</w:t>
      </w:r>
      <w:r w:rsidRPr="007A5F70">
        <w:rPr>
          <w:rFonts w:ascii="Times New Roman" w:eastAsia="微软雅黑" w:hAnsi="Times New Roman" w:cs="Times New Roman"/>
          <w:sz w:val="22"/>
          <w:szCs w:val="22"/>
        </w:rPr>
        <w:t>万亿元。扣除净现金后，权益价值约为</w:t>
      </w:r>
      <w:r w:rsidRPr="007A5F70">
        <w:rPr>
          <w:rFonts w:ascii="Times New Roman" w:eastAsia="微软雅黑" w:hAnsi="Times New Roman" w:cs="Times New Roman"/>
          <w:sz w:val="22"/>
          <w:szCs w:val="22"/>
        </w:rPr>
        <w:t>1.07</w:t>
      </w:r>
      <w:r w:rsidRPr="007A5F70">
        <w:rPr>
          <w:rFonts w:ascii="Times New Roman" w:eastAsia="微软雅黑" w:hAnsi="Times New Roman" w:cs="Times New Roman"/>
          <w:sz w:val="22"/>
          <w:szCs w:val="22"/>
        </w:rPr>
        <w:t>万亿港元，折合每股价值约</w:t>
      </w:r>
      <w:r w:rsidRPr="007A5F70">
        <w:rPr>
          <w:rFonts w:ascii="Times New Roman" w:eastAsia="微软雅黑" w:hAnsi="Times New Roman" w:cs="Times New Roman"/>
          <w:b/>
          <w:bCs/>
          <w:sz w:val="22"/>
          <w:szCs w:val="22"/>
        </w:rPr>
        <w:t>60–65</w:t>
      </w:r>
      <w:r w:rsidRPr="007A5F70">
        <w:rPr>
          <w:rFonts w:ascii="Times New Roman" w:eastAsia="微软雅黑" w:hAnsi="Times New Roman" w:cs="Times New Roman"/>
          <w:b/>
          <w:bCs/>
          <w:sz w:val="22"/>
          <w:szCs w:val="22"/>
        </w:rPr>
        <w:t>港元</w:t>
      </w:r>
      <w:r w:rsidRPr="007A5F70">
        <w:rPr>
          <w:rFonts w:ascii="Times New Roman" w:eastAsia="微软雅黑" w:hAnsi="Times New Roman" w:cs="Times New Roman"/>
          <w:sz w:val="22"/>
          <w:szCs w:val="22"/>
        </w:rPr>
        <w:t>。该结果表明，在乐观增长预期下小米股价尚有一定上行空间。</w:t>
      </w:r>
    </w:p>
    <w:p w14:paraId="5DC126FE" w14:textId="77777777" w:rsidR="007A5F70" w:rsidRPr="007A5F70" w:rsidRDefault="007A5F70">
      <w:pPr>
        <w:numPr>
          <w:ilvl w:val="0"/>
          <w:numId w:val="145"/>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相对估值</w:t>
      </w:r>
      <w:r w:rsidRPr="007A5F70">
        <w:rPr>
          <w:rFonts w:ascii="Times New Roman" w:eastAsia="微软雅黑" w:hAnsi="Times New Roman" w:cs="Times New Roman"/>
          <w:sz w:val="22"/>
          <w:szCs w:val="22"/>
        </w:rPr>
        <w:t>：按照目前股价计算，小米对应</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年实际市盈率</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约在</w:t>
      </w:r>
      <w:r w:rsidRPr="007A5F70">
        <w:rPr>
          <w:rFonts w:ascii="Times New Roman" w:eastAsia="微软雅黑" w:hAnsi="Times New Roman" w:cs="Times New Roman"/>
          <w:b/>
          <w:bCs/>
          <w:sz w:val="22"/>
          <w:szCs w:val="22"/>
        </w:rPr>
        <w:t>35</w:t>
      </w:r>
      <w:r w:rsidRPr="007A5F70">
        <w:rPr>
          <w:rFonts w:ascii="Times New Roman" w:eastAsia="微软雅黑" w:hAnsi="Times New Roman" w:cs="Times New Roman"/>
          <w:b/>
          <w:bCs/>
          <w:sz w:val="22"/>
          <w:szCs w:val="22"/>
        </w:rPr>
        <w:t>倍</w:t>
      </w:r>
      <w:r w:rsidRPr="007A5F70">
        <w:rPr>
          <w:rFonts w:ascii="Times New Roman" w:eastAsia="微软雅黑" w:hAnsi="Times New Roman" w:cs="Times New Roman"/>
          <w:sz w:val="22"/>
          <w:szCs w:val="22"/>
        </w:rPr>
        <w:t>左右，若以调整后净利润计算约为</w:t>
      </w:r>
      <w:r w:rsidRPr="007A5F70">
        <w:rPr>
          <w:rFonts w:ascii="Times New Roman" w:eastAsia="微软雅黑" w:hAnsi="Times New Roman" w:cs="Times New Roman"/>
          <w:sz w:val="22"/>
          <w:szCs w:val="22"/>
        </w:rPr>
        <w:t>32</w:t>
      </w:r>
      <w:r w:rsidRPr="007A5F70">
        <w:rPr>
          <w:rFonts w:ascii="Times New Roman" w:eastAsia="微软雅黑" w:hAnsi="Times New Roman" w:cs="Times New Roman"/>
          <w:sz w:val="22"/>
          <w:szCs w:val="22"/>
        </w:rPr>
        <w:t>倍；企业价值</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息税折旧摊销前利润</w:t>
      </w:r>
      <w:r w:rsidRPr="007A5F70">
        <w:rPr>
          <w:rFonts w:ascii="Times New Roman" w:eastAsia="微软雅黑" w:hAnsi="Times New Roman" w:cs="Times New Roman"/>
          <w:sz w:val="22"/>
          <w:szCs w:val="22"/>
        </w:rPr>
        <w:t>(EV/EBITDA)</w:t>
      </w:r>
      <w:r w:rsidRPr="007A5F70">
        <w:rPr>
          <w:rFonts w:ascii="Times New Roman" w:eastAsia="微软雅黑" w:hAnsi="Times New Roman" w:cs="Times New Roman"/>
          <w:sz w:val="22"/>
          <w:szCs w:val="22"/>
        </w:rPr>
        <w:t>约为</w:t>
      </w:r>
      <w:r w:rsidRPr="007A5F70">
        <w:rPr>
          <w:rFonts w:ascii="Times New Roman" w:eastAsia="微软雅黑" w:hAnsi="Times New Roman" w:cs="Times New Roman"/>
          <w:sz w:val="22"/>
          <w:szCs w:val="22"/>
        </w:rPr>
        <w:t>25</w:t>
      </w:r>
      <w:r w:rsidRPr="007A5F70">
        <w:rPr>
          <w:rFonts w:ascii="Times New Roman" w:eastAsia="微软雅黑" w:hAnsi="Times New Roman" w:cs="Times New Roman"/>
          <w:sz w:val="22"/>
          <w:szCs w:val="22"/>
        </w:rPr>
        <w:t>倍上下，市销率</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2.8</w:t>
      </w:r>
      <w:r w:rsidRPr="007A5F70">
        <w:rPr>
          <w:rFonts w:ascii="Times New Roman" w:eastAsia="微软雅黑" w:hAnsi="Times New Roman" w:cs="Times New Roman"/>
          <w:sz w:val="22"/>
          <w:szCs w:val="22"/>
        </w:rPr>
        <w:t>倍。相比全球消费电子和互联网公司，小米估值不算便宜：苹果公司</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财年</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29</w:t>
      </w:r>
      <w:r w:rsidRPr="007A5F70">
        <w:rPr>
          <w:rFonts w:ascii="Times New Roman" w:eastAsia="微软雅黑" w:hAnsi="Times New Roman" w:cs="Times New Roman"/>
          <w:sz w:val="22"/>
          <w:szCs w:val="22"/>
        </w:rPr>
        <w:t>倍，腾讯控股约</w:t>
      </w:r>
      <w:r w:rsidRPr="007A5F70">
        <w:rPr>
          <w:rFonts w:ascii="Times New Roman" w:eastAsia="微软雅黑" w:hAnsi="Times New Roman" w:cs="Times New Roman"/>
          <w:sz w:val="22"/>
          <w:szCs w:val="22"/>
        </w:rPr>
        <w:t>24</w:t>
      </w:r>
      <w:r w:rsidRPr="007A5F70">
        <w:rPr>
          <w:rFonts w:ascii="Times New Roman" w:eastAsia="微软雅黑" w:hAnsi="Times New Roman" w:cs="Times New Roman"/>
          <w:sz w:val="22"/>
          <w:szCs w:val="22"/>
        </w:rPr>
        <w:t>倍；然而考虑到小米新能源汽车业务尚处投入期、盈利被压低，市场实际上赋予其一定的</w:t>
      </w:r>
      <w:r w:rsidRPr="007A5F70">
        <w:rPr>
          <w:rFonts w:ascii="Times New Roman" w:eastAsia="微软雅黑" w:hAnsi="Times New Roman" w:cs="Times New Roman"/>
          <w:b/>
          <w:bCs/>
          <w:sz w:val="22"/>
          <w:szCs w:val="22"/>
        </w:rPr>
        <w:t>成长溢价</w:t>
      </w:r>
      <w:r w:rsidRPr="007A5F70">
        <w:rPr>
          <w:rFonts w:ascii="Times New Roman" w:eastAsia="微软雅黑" w:hAnsi="Times New Roman" w:cs="Times New Roman"/>
          <w:sz w:val="22"/>
          <w:szCs w:val="22"/>
        </w:rPr>
        <w:t>。若将小米拆分来看，其传统硬件业务（手机</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）增速放缓但现金流稳定，可比公司估值在</w:t>
      </w:r>
      <w:r w:rsidRPr="007A5F70">
        <w:rPr>
          <w:rFonts w:ascii="Times New Roman" w:eastAsia="微软雅黑" w:hAnsi="Times New Roman" w:cs="Times New Roman"/>
          <w:sz w:val="22"/>
          <w:szCs w:val="22"/>
        </w:rPr>
        <w:t>20</w:t>
      </w:r>
      <w:r w:rsidRPr="007A5F70">
        <w:rPr>
          <w:rFonts w:ascii="Times New Roman" w:eastAsia="微软雅黑" w:hAnsi="Times New Roman" w:cs="Times New Roman"/>
          <w:sz w:val="22"/>
          <w:szCs w:val="22"/>
        </w:rPr>
        <w:t>倍</w:t>
      </w:r>
      <w:r w:rsidRPr="007A5F70">
        <w:rPr>
          <w:rFonts w:ascii="Times New Roman" w:eastAsia="微软雅黑" w:hAnsi="Times New Roman" w:cs="Times New Roman"/>
          <w:sz w:val="22"/>
          <w:szCs w:val="22"/>
        </w:rPr>
        <w:t>P/E</w:t>
      </w:r>
      <w:r w:rsidRPr="007A5F70">
        <w:rPr>
          <w:rFonts w:ascii="Times New Roman" w:eastAsia="微软雅黑" w:hAnsi="Times New Roman" w:cs="Times New Roman"/>
          <w:sz w:val="22"/>
          <w:szCs w:val="22"/>
        </w:rPr>
        <w:t>出头，而电动车业务属高成长高估值板块，目前多数同行（造车新势力）以</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估值为主，小米电动车</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w:t>
      </w:r>
      <w:r w:rsidRPr="007A5F70">
        <w:rPr>
          <w:rFonts w:ascii="Times New Roman" w:eastAsia="微软雅黑" w:hAnsi="Times New Roman" w:cs="Times New Roman"/>
          <w:sz w:val="22"/>
          <w:szCs w:val="22"/>
        </w:rPr>
        <w:t>P/S</w:t>
      </w:r>
      <w:r w:rsidRPr="007A5F70">
        <w:rPr>
          <w:rFonts w:ascii="Times New Roman" w:eastAsia="微软雅黑" w:hAnsi="Times New Roman" w:cs="Times New Roman"/>
          <w:sz w:val="22"/>
          <w:szCs w:val="22"/>
        </w:rPr>
        <w:t>约</w:t>
      </w:r>
      <w:r w:rsidRPr="007A5F70">
        <w:rPr>
          <w:rFonts w:ascii="Times New Roman" w:eastAsia="微软雅黑" w:hAnsi="Times New Roman" w:cs="Times New Roman"/>
          <w:sz w:val="22"/>
          <w:szCs w:val="22"/>
        </w:rPr>
        <w:t>3.5</w:t>
      </w:r>
      <w:r w:rsidRPr="007A5F70">
        <w:rPr>
          <w:rFonts w:ascii="Times New Roman" w:eastAsia="微软雅黑" w:hAnsi="Times New Roman" w:cs="Times New Roman"/>
          <w:sz w:val="22"/>
          <w:szCs w:val="22"/>
        </w:rPr>
        <w:t>倍，明显低于行业领军的特斯拉（约</w:t>
      </w:r>
      <w:r w:rsidRPr="007A5F70">
        <w:rPr>
          <w:rFonts w:ascii="Times New Roman" w:eastAsia="微软雅黑" w:hAnsi="Times New Roman" w:cs="Times New Roman"/>
          <w:sz w:val="22"/>
          <w:szCs w:val="22"/>
        </w:rPr>
        <w:t>9</w:t>
      </w:r>
      <w:r w:rsidRPr="007A5F70">
        <w:rPr>
          <w:rFonts w:ascii="Times New Roman" w:eastAsia="微软雅黑" w:hAnsi="Times New Roman" w:cs="Times New Roman"/>
          <w:sz w:val="22"/>
          <w:szCs w:val="22"/>
        </w:rPr>
        <w:t>倍）和蔚来等尚未盈利公司的隐含倍数。这暗示市场尚未充分反映小米汽车业务的长期价值。</w:t>
      </w:r>
      <w:r w:rsidRPr="007A5F70">
        <w:rPr>
          <w:rFonts w:ascii="Times New Roman" w:eastAsia="微软雅黑" w:hAnsi="Times New Roman" w:cs="Times New Roman"/>
          <w:b/>
          <w:bCs/>
          <w:sz w:val="22"/>
          <w:szCs w:val="22"/>
        </w:rPr>
        <w:t>分析师观点</w:t>
      </w:r>
      <w:r w:rsidRPr="007A5F70">
        <w:rPr>
          <w:rFonts w:ascii="Times New Roman" w:eastAsia="微软雅黑" w:hAnsi="Times New Roman" w:cs="Times New Roman"/>
          <w:sz w:val="22"/>
          <w:szCs w:val="22"/>
        </w:rPr>
        <w:t>也较为积极：巴克莱等机构近期上调了小米目标价（</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对应目标价从</w:t>
      </w:r>
      <w:r w:rsidRPr="007A5F70">
        <w:rPr>
          <w:rFonts w:ascii="Times New Roman" w:eastAsia="微软雅黑" w:hAnsi="Times New Roman" w:cs="Times New Roman"/>
          <w:sz w:val="22"/>
          <w:szCs w:val="22"/>
        </w:rPr>
        <w:t>24</w:t>
      </w:r>
      <w:r w:rsidRPr="007A5F70">
        <w:rPr>
          <w:rFonts w:ascii="Times New Roman" w:eastAsia="微软雅黑" w:hAnsi="Times New Roman" w:cs="Times New Roman"/>
          <w:sz w:val="22"/>
          <w:szCs w:val="22"/>
        </w:rPr>
        <w:t>美元上调至</w:t>
      </w:r>
      <w:r w:rsidRPr="007A5F70">
        <w:rPr>
          <w:rFonts w:ascii="Times New Roman" w:eastAsia="微软雅黑" w:hAnsi="Times New Roman" w:cs="Times New Roman"/>
          <w:sz w:val="22"/>
          <w:szCs w:val="22"/>
        </w:rPr>
        <w:t>40</w:t>
      </w:r>
      <w:r w:rsidRPr="007A5F70">
        <w:rPr>
          <w:rFonts w:ascii="Times New Roman" w:eastAsia="微软雅黑" w:hAnsi="Times New Roman" w:cs="Times New Roman"/>
          <w:sz w:val="22"/>
          <w:szCs w:val="22"/>
        </w:rPr>
        <w:t>美元，即相当于港股约</w:t>
      </w:r>
      <w:r w:rsidRPr="007A5F70">
        <w:rPr>
          <w:rFonts w:ascii="Times New Roman" w:eastAsia="微软雅黑" w:hAnsi="Times New Roman" w:cs="Times New Roman"/>
          <w:sz w:val="22"/>
          <w:szCs w:val="22"/>
        </w:rPr>
        <w:t>62</w:t>
      </w:r>
      <w:r w:rsidRPr="007A5F70">
        <w:rPr>
          <w:rFonts w:ascii="Times New Roman" w:eastAsia="微软雅黑" w:hAnsi="Times New Roman" w:cs="Times New Roman"/>
          <w:sz w:val="22"/>
          <w:szCs w:val="22"/>
        </w:rPr>
        <w:t>港元）并给予增持评级，认为小米执行力强劲，有望凭借无处不在的用户连接优势成为中国顶尖的</w:t>
      </w:r>
      <w:r w:rsidRPr="007A5F70">
        <w:rPr>
          <w:rFonts w:ascii="Times New Roman" w:eastAsia="微软雅黑" w:hAnsi="Times New Roman" w:cs="Times New Roman"/>
          <w:sz w:val="22"/>
          <w:szCs w:val="22"/>
        </w:rPr>
        <w:t>AI+IoT</w:t>
      </w:r>
      <w:r w:rsidRPr="007A5F70">
        <w:rPr>
          <w:rFonts w:ascii="Times New Roman" w:eastAsia="微软雅黑" w:hAnsi="Times New Roman" w:cs="Times New Roman"/>
          <w:sz w:val="22"/>
          <w:szCs w:val="22"/>
        </w:rPr>
        <w:t>平台型公司</w:t>
      </w:r>
      <w:r w:rsidRPr="007A5F70">
        <w:rPr>
          <w:rFonts w:ascii="Times New Roman" w:eastAsia="微软雅黑" w:hAnsi="Times New Roman" w:cs="Times New Roman"/>
          <w:sz w:val="22"/>
          <w:szCs w:val="22"/>
        </w:rPr>
        <w:t xml:space="preserve"> (</w:t>
      </w:r>
      <w:hyperlink r:id="rId496" w:anchor=":~:text=recent%20checks,investors%20in%20a%20research%20note" w:history="1">
        <w:r w:rsidRPr="007A5F70">
          <w:rPr>
            <w:rStyle w:val="af0"/>
            <w:rFonts w:ascii="Times New Roman" w:eastAsia="微软雅黑" w:hAnsi="Times New Roman" w:cs="Times New Roman"/>
            <w:sz w:val="22"/>
            <w:szCs w:val="22"/>
          </w:rPr>
          <w:t>Xiaomi price target raised to $40 from $24 at Barclays | Markets Insider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。总体而言，小米当前估值处于合理偏上的区间，但如果电动车业务顺利放量并在</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年实现盈利</w:t>
      </w:r>
      <w:r w:rsidRPr="007A5F70">
        <w:rPr>
          <w:rFonts w:ascii="Times New Roman" w:eastAsia="微软雅黑" w:hAnsi="Times New Roman" w:cs="Times New Roman"/>
          <w:sz w:val="22"/>
          <w:szCs w:val="22"/>
        </w:rPr>
        <w:t xml:space="preserve"> (</w:t>
      </w:r>
      <w:hyperlink r:id="rId497" w:anchor=":~:text=Some%20analysts%20have%20said%20they,turn%20a%20profit%20in%202025" w:history="1">
        <w:r w:rsidRPr="007A5F70">
          <w:rPr>
            <w:rStyle w:val="af0"/>
            <w:rFonts w:ascii="Times New Roman" w:eastAsia="微软雅黑" w:hAnsi="Times New Roman" w:cs="Times New Roman"/>
            <w:sz w:val="22"/>
            <w:szCs w:val="22"/>
          </w:rPr>
          <w:t>Xiaomi's Quarterly Net Profit Soars 90% on Record Revenue -March 18, 2025 at 06:31 am EDT | MarketScreener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，则有望推动公司估值体系向</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硬件</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软件服务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智能汽车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复合模式过渡，支撑更高的估值水平。</w:t>
      </w:r>
    </w:p>
    <w:p w14:paraId="5601BDCE"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交易策略</w:t>
      </w:r>
    </w:p>
    <w:p w14:paraId="1BDB7861"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港股通</w:t>
      </w:r>
      <w:r w:rsidRPr="007A5F70">
        <w:rPr>
          <w:rFonts w:ascii="Times New Roman" w:eastAsia="微软雅黑" w:hAnsi="Times New Roman" w:cs="Times New Roman"/>
          <w:b/>
          <w:bCs/>
          <w:sz w:val="22"/>
          <w:szCs w:val="22"/>
        </w:rPr>
        <w:t xml:space="preserve"> vs </w:t>
      </w:r>
      <w:r w:rsidRPr="007A5F70">
        <w:rPr>
          <w:rFonts w:ascii="Times New Roman" w:eastAsia="微软雅黑" w:hAnsi="Times New Roman" w:cs="Times New Roman"/>
          <w:b/>
          <w:bCs/>
          <w:sz w:val="22"/>
          <w:szCs w:val="22"/>
        </w:rPr>
        <w:t>美股</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：小米集团的主要上市地在香港交易所（股票代号</w:t>
      </w:r>
      <w:r w:rsidRPr="007A5F70">
        <w:rPr>
          <w:rFonts w:ascii="Times New Roman" w:eastAsia="微软雅黑" w:hAnsi="Times New Roman" w:cs="Times New Roman"/>
          <w:sz w:val="22"/>
          <w:szCs w:val="22"/>
        </w:rPr>
        <w:t>: 1810</w:t>
      </w:r>
      <w:r w:rsidRPr="007A5F70">
        <w:rPr>
          <w:rFonts w:ascii="Times New Roman" w:eastAsia="微软雅黑" w:hAnsi="Times New Roman" w:cs="Times New Roman"/>
          <w:sz w:val="22"/>
          <w:szCs w:val="22"/>
        </w:rPr>
        <w:t>），同时在美</w:t>
      </w:r>
      <w:r w:rsidRPr="007A5F70">
        <w:rPr>
          <w:rFonts w:ascii="Times New Roman" w:eastAsia="微软雅黑" w:hAnsi="Times New Roman" w:cs="Times New Roman"/>
          <w:sz w:val="22"/>
          <w:szCs w:val="22"/>
        </w:rPr>
        <w:t xml:space="preserve"> OTC </w:t>
      </w:r>
      <w:r w:rsidRPr="007A5F70">
        <w:rPr>
          <w:rFonts w:ascii="Times New Roman" w:eastAsia="微软雅黑" w:hAnsi="Times New Roman" w:cs="Times New Roman"/>
          <w:sz w:val="22"/>
          <w:szCs w:val="22"/>
        </w:rPr>
        <w:t>市场有不具投票权的</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交易（代码</w:t>
      </w:r>
      <w:r w:rsidRPr="007A5F70">
        <w:rPr>
          <w:rFonts w:ascii="Times New Roman" w:eastAsia="微软雅黑" w:hAnsi="Times New Roman" w:cs="Times New Roman"/>
          <w:sz w:val="22"/>
          <w:szCs w:val="22"/>
        </w:rPr>
        <w:t>: XIACF/XIACY</w:t>
      </w:r>
      <w:r w:rsidRPr="007A5F70">
        <w:rPr>
          <w:rFonts w:ascii="Times New Roman" w:eastAsia="微软雅黑" w:hAnsi="Times New Roman" w:cs="Times New Roman"/>
          <w:sz w:val="22"/>
          <w:szCs w:val="22"/>
        </w:rPr>
        <w:t>）。针对不同投资者，我们比较两种交易渠道的特点：</w:t>
      </w:r>
    </w:p>
    <w:p w14:paraId="4DA5F455" w14:textId="77777777" w:rsidR="007A5F70" w:rsidRPr="007A5F70" w:rsidRDefault="007A5F70">
      <w:pPr>
        <w:numPr>
          <w:ilvl w:val="0"/>
          <w:numId w:val="146"/>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lastRenderedPageBreak/>
        <w:t>港股（通过港股通）</w:t>
      </w:r>
      <w:r w:rsidRPr="007A5F70">
        <w:rPr>
          <w:rFonts w:ascii="Times New Roman" w:eastAsia="微软雅黑" w:hAnsi="Times New Roman" w:cs="Times New Roman"/>
          <w:sz w:val="22"/>
          <w:szCs w:val="22"/>
        </w:rPr>
        <w:t>：通过港股通机制，内地投资者可以直接买卖小米的港股股票。港股市场交易时间与内地接近，港元与人民币汇率相对稳定（港元与美元挂钩，间接稳定人民币），汇率风险可控。小米作为恒生科技指数成份股，日均成交活跃，流动性充沛，</w:t>
      </w:r>
      <w:r w:rsidRPr="007A5F70">
        <w:rPr>
          <w:rFonts w:ascii="Times New Roman" w:eastAsia="微软雅黑" w:hAnsi="Times New Roman" w:cs="Times New Roman"/>
          <w:sz w:val="22"/>
          <w:szCs w:val="22"/>
        </w:rPr>
        <w:t xml:space="preserve"> bid-ask</w:t>
      </w:r>
      <w:r w:rsidRPr="007A5F70">
        <w:rPr>
          <w:rFonts w:ascii="Times New Roman" w:eastAsia="微软雅黑" w:hAnsi="Times New Roman" w:cs="Times New Roman"/>
          <w:sz w:val="22"/>
          <w:szCs w:val="22"/>
        </w:rPr>
        <w:t>价差较小，适合大额交易和长期持有。此外，小米港股已纳入港股通标的，近年获得大量南下资金青睐，交投十分活跃</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经常位列港股通十大成交活跃股</w:t>
      </w:r>
      <w:r w:rsidRPr="007A5F70">
        <w:rPr>
          <w:rFonts w:ascii="Times New Roman" w:eastAsia="微软雅黑" w:hAnsi="Times New Roman" w:cs="Times New Roman"/>
          <w:sz w:val="22"/>
          <w:szCs w:val="22"/>
        </w:rPr>
        <w:t xml:space="preserve"> (</w:t>
      </w:r>
      <w:hyperlink r:id="rId498" w:anchor=":~:text=Top%2010%20Turnover%20Southbound%20Stocks,CNOOC%20%280883" w:history="1">
        <w:r w:rsidRPr="007A5F70">
          <w:rPr>
            <w:rStyle w:val="af0"/>
            <w:rFonts w:ascii="Times New Roman" w:eastAsia="微软雅黑" w:hAnsi="Times New Roman" w:cs="Times New Roman"/>
            <w:sz w:val="22"/>
            <w:szCs w:val="22"/>
          </w:rPr>
          <w:t>Southbound money flow turnover | UBS Warrants &amp; CBBC</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。例如，今年以来南向资金持续净买入小米</w:t>
      </w:r>
      <w:r w:rsidRPr="007A5F70">
        <w:rPr>
          <w:rFonts w:ascii="Times New Roman" w:eastAsia="微软雅黑" w:hAnsi="Times New Roman" w:cs="Times New Roman"/>
          <w:sz w:val="22"/>
          <w:szCs w:val="22"/>
        </w:rPr>
        <w:t xml:space="preserve"> (</w:t>
      </w:r>
      <w:hyperlink r:id="rId499" w:anchor=":~:text=There%20was%20HKD915,W%20%2801024" w:history="1">
        <w:r w:rsidRPr="007A5F70">
          <w:rPr>
            <w:rStyle w:val="af0"/>
            <w:rFonts w:ascii="Times New Roman" w:eastAsia="微软雅黑" w:hAnsi="Times New Roman" w:cs="Times New Roman"/>
            <w:sz w:val="22"/>
            <w:szCs w:val="22"/>
          </w:rPr>
          <w:t>SH/SZ-HK Stock Connect - News &amp; Announcement - AASTOCKS.com</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，有助于支撑股价。通过港股通持有小米还可享受未来可能的股息派发。总体而言，港股是获取小米权益敞口的</w:t>
      </w:r>
      <w:r w:rsidRPr="007A5F70">
        <w:rPr>
          <w:rFonts w:ascii="Times New Roman" w:eastAsia="微软雅黑" w:hAnsi="Times New Roman" w:cs="Times New Roman"/>
          <w:b/>
          <w:bCs/>
          <w:sz w:val="22"/>
          <w:szCs w:val="22"/>
        </w:rPr>
        <w:t>首选途径</w:t>
      </w:r>
      <w:r w:rsidRPr="007A5F70">
        <w:rPr>
          <w:rFonts w:ascii="Times New Roman" w:eastAsia="微软雅黑" w:hAnsi="Times New Roman" w:cs="Times New Roman"/>
          <w:sz w:val="22"/>
          <w:szCs w:val="22"/>
        </w:rPr>
        <w:t>。</w:t>
      </w:r>
    </w:p>
    <w:p w14:paraId="729B4B93" w14:textId="77777777" w:rsidR="007A5F70" w:rsidRPr="007A5F70" w:rsidRDefault="007A5F70">
      <w:pPr>
        <w:numPr>
          <w:ilvl w:val="0"/>
          <w:numId w:val="146"/>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美股</w:t>
      </w:r>
      <w:r w:rsidRPr="007A5F70">
        <w:rPr>
          <w:rFonts w:ascii="Times New Roman" w:eastAsia="微软雅黑" w:hAnsi="Times New Roman" w:cs="Times New Roman"/>
          <w:b/>
          <w:bCs/>
          <w:sz w:val="22"/>
          <w:szCs w:val="22"/>
        </w:rPr>
        <w:t>ADR</w:t>
      </w:r>
      <w:r w:rsidRPr="007A5F70">
        <w:rPr>
          <w:rFonts w:ascii="Times New Roman" w:eastAsia="微软雅黑" w:hAnsi="Times New Roman" w:cs="Times New Roman"/>
          <w:sz w:val="22"/>
          <w:szCs w:val="22"/>
        </w:rPr>
        <w:t>：小米在美国场外市场的</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为</w:t>
      </w:r>
      <w:r w:rsidRPr="007A5F70">
        <w:rPr>
          <w:rFonts w:ascii="Times New Roman" w:eastAsia="微软雅黑" w:hAnsi="Times New Roman" w:cs="Times New Roman"/>
          <w:b/>
          <w:bCs/>
          <w:sz w:val="22"/>
          <w:szCs w:val="22"/>
        </w:rPr>
        <w:t>不上市的托管凭证</w:t>
      </w:r>
      <w:r w:rsidRPr="007A5F70">
        <w:rPr>
          <w:rFonts w:ascii="Times New Roman" w:eastAsia="微软雅黑" w:hAnsi="Times New Roman" w:cs="Times New Roman"/>
          <w:sz w:val="22"/>
          <w:szCs w:val="22"/>
        </w:rPr>
        <w:t>，流动性相对较低，成交量和关注度不及港股。本质上</w:t>
      </w:r>
      <w:r w:rsidRPr="007A5F70">
        <w:rPr>
          <w:rFonts w:ascii="Times New Roman" w:eastAsia="微软雅黑" w:hAnsi="Times New Roman" w:cs="Times New Roman"/>
          <w:sz w:val="22"/>
          <w:szCs w:val="22"/>
        </w:rPr>
        <w:t>XIACF</w:t>
      </w:r>
      <w:r w:rsidRPr="007A5F70">
        <w:rPr>
          <w:rFonts w:ascii="Times New Roman" w:eastAsia="微软雅黑" w:hAnsi="Times New Roman" w:cs="Times New Roman"/>
          <w:sz w:val="22"/>
          <w:szCs w:val="22"/>
        </w:rPr>
        <w:t>在价格上紧密跟踪香港股价（每份</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代表若干普通股，如</w:t>
      </w:r>
      <w:r w:rsidRPr="007A5F70">
        <w:rPr>
          <w:rFonts w:ascii="Times New Roman" w:eastAsia="微软雅黑" w:hAnsi="Times New Roman" w:cs="Times New Roman"/>
          <w:sz w:val="22"/>
          <w:szCs w:val="22"/>
        </w:rPr>
        <w:t>XIACY</w:t>
      </w:r>
      <w:r w:rsidRPr="007A5F70">
        <w:rPr>
          <w:rFonts w:ascii="Times New Roman" w:eastAsia="微软雅黑" w:hAnsi="Times New Roman" w:cs="Times New Roman"/>
          <w:sz w:val="22"/>
          <w:szCs w:val="22"/>
        </w:rPr>
        <w:t>比例为</w:t>
      </w:r>
      <w:r w:rsidRPr="007A5F70">
        <w:rPr>
          <w:rFonts w:ascii="Times New Roman" w:eastAsia="微软雅黑" w:hAnsi="Times New Roman" w:cs="Times New Roman"/>
          <w:sz w:val="22"/>
          <w:szCs w:val="22"/>
        </w:rPr>
        <w:t>1:5 (</w:t>
      </w:r>
      <w:hyperlink r:id="rId500" w:anchor=":~:text=Xiaomi%20Corp%20,that%20estimates%20the%20dividend" w:history="1">
        <w:r w:rsidRPr="007A5F70">
          <w:rPr>
            <w:rStyle w:val="af0"/>
            <w:rFonts w:ascii="Times New Roman" w:eastAsia="微软雅黑" w:hAnsi="Times New Roman" w:cs="Times New Roman"/>
            <w:sz w:val="22"/>
            <w:szCs w:val="22"/>
          </w:rPr>
          <w:t>Xiaomi Corp (XIACF) Stock Price &amp; News - Google Finance</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），受港股价格和汇率影响。美股</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优势在于方便国际投资者在美时段交易，使用美元结算，免去了开通港股账户的手续。但需注意</w:t>
      </w:r>
      <w:r w:rsidRPr="007A5F70">
        <w:rPr>
          <w:rFonts w:ascii="Times New Roman" w:eastAsia="微软雅黑" w:hAnsi="Times New Roman" w:cs="Times New Roman"/>
          <w:sz w:val="22"/>
          <w:szCs w:val="22"/>
        </w:rPr>
        <w:t>OTC</w:t>
      </w:r>
      <w:r w:rsidRPr="007A5F70">
        <w:rPr>
          <w:rFonts w:ascii="Times New Roman" w:eastAsia="微软雅黑" w:hAnsi="Times New Roman" w:cs="Times New Roman"/>
          <w:sz w:val="22"/>
          <w:szCs w:val="22"/>
        </w:rPr>
        <w:t>市场交易可能存在报价稀疏、买卖盘深度不足的情况，大额交易可能冲击价格。此外，</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持有人通常无法直接参与股东大会等事项（小米为</w:t>
      </w:r>
      <w:r w:rsidRPr="007A5F70">
        <w:rPr>
          <w:rFonts w:ascii="Times New Roman" w:eastAsia="微软雅黑" w:hAnsi="Times New Roman" w:cs="Times New Roman"/>
          <w:sz w:val="22"/>
          <w:szCs w:val="22"/>
        </w:rPr>
        <w:t>WVR</w:t>
      </w:r>
      <w:r w:rsidRPr="007A5F70">
        <w:rPr>
          <w:rFonts w:ascii="Times New Roman" w:eastAsia="微软雅黑" w:hAnsi="Times New Roman" w:cs="Times New Roman"/>
          <w:sz w:val="22"/>
          <w:szCs w:val="22"/>
        </w:rPr>
        <w:t>架构，本就没有</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投票权），分红派息由托管银行换汇后发放。针对美国投资者，如只能通过本土账户参与，小额配置</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是可行的；但对于资金量较大的机构</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个人，</w:t>
      </w:r>
      <w:r w:rsidRPr="007A5F70">
        <w:rPr>
          <w:rFonts w:ascii="Times New Roman" w:eastAsia="微软雅黑" w:hAnsi="Times New Roman" w:cs="Times New Roman"/>
          <w:b/>
          <w:bCs/>
          <w:sz w:val="22"/>
          <w:szCs w:val="22"/>
        </w:rPr>
        <w:t>通过港股主板获取头寸更为稳妥</w:t>
      </w:r>
      <w:r w:rsidRPr="007A5F70">
        <w:rPr>
          <w:rFonts w:ascii="Times New Roman" w:eastAsia="微软雅黑" w:hAnsi="Times New Roman" w:cs="Times New Roman"/>
          <w:sz w:val="22"/>
          <w:szCs w:val="22"/>
        </w:rPr>
        <w:t>，因为港股市场监管成熟、交易活跃，能更好地体现小米真实价值并提供及时的买卖机会。</w:t>
      </w:r>
    </w:p>
    <w:p w14:paraId="4AAF396B"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策略建议</w:t>
      </w:r>
      <w:r w:rsidRPr="007A5F70">
        <w:rPr>
          <w:rFonts w:ascii="Times New Roman" w:eastAsia="微软雅黑" w:hAnsi="Times New Roman" w:cs="Times New Roman"/>
          <w:sz w:val="22"/>
          <w:szCs w:val="22"/>
        </w:rPr>
        <w:t>：当前小米股价经过一轮大涨逼近市场目标价，但考虑到公司基本面向好和估值仍有提升空间，我们倾向于逢低逐步布局，侧重港股交易。对于有条件的投资者，可通过沪</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深港通在港股市场直接买入小米股票，以获取充足流动性和市场深度；美股投资者若无法直接参与港股，也可少量配置</w:t>
      </w:r>
      <w:r w:rsidRPr="007A5F70">
        <w:rPr>
          <w:rFonts w:ascii="Times New Roman" w:eastAsia="微软雅黑" w:hAnsi="Times New Roman" w:cs="Times New Roman"/>
          <w:sz w:val="22"/>
          <w:szCs w:val="22"/>
        </w:rPr>
        <w:t>ADR</w:t>
      </w:r>
      <w:r w:rsidRPr="007A5F70">
        <w:rPr>
          <w:rFonts w:ascii="Times New Roman" w:eastAsia="微软雅黑" w:hAnsi="Times New Roman" w:cs="Times New Roman"/>
          <w:sz w:val="22"/>
          <w:szCs w:val="22"/>
        </w:rPr>
        <w:t>以分享小米成长红利。鉴于小米股价波动较大（近期隐含波动率上升</w:t>
      </w:r>
      <w:r w:rsidRPr="007A5F70">
        <w:rPr>
          <w:rFonts w:ascii="Times New Roman" w:eastAsia="微软雅黑" w:hAnsi="Times New Roman" w:cs="Times New Roman"/>
          <w:sz w:val="22"/>
          <w:szCs w:val="22"/>
        </w:rPr>
        <w:t xml:space="preserve"> (</w:t>
      </w:r>
      <w:hyperlink r:id="rId501" w:anchor=":~:text=Forecasts%20www,a%20confidential%20tip%20for" w:history="1">
        <w:r w:rsidRPr="007A5F70">
          <w:rPr>
            <w:rStyle w:val="af0"/>
            <w:rFonts w:ascii="Times New Roman" w:eastAsia="微软雅黑" w:hAnsi="Times New Roman" w:cs="Times New Roman"/>
            <w:sz w:val="22"/>
            <w:szCs w:val="22"/>
          </w:rPr>
          <w:t>Xiaomi Stock Rally Before Earnings Outshines Analyst Forecasts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），可结合衍生品对冲策略降低短期波动风险。</w:t>
      </w:r>
      <w:r w:rsidRPr="007A5F70">
        <w:rPr>
          <w:rFonts w:ascii="Times New Roman" w:eastAsia="微软雅黑" w:hAnsi="Times New Roman" w:cs="Times New Roman"/>
          <w:b/>
          <w:bCs/>
          <w:sz w:val="22"/>
          <w:szCs w:val="22"/>
        </w:rPr>
        <w:t>目标价</w:t>
      </w:r>
      <w:r w:rsidRPr="007A5F70">
        <w:rPr>
          <w:rFonts w:ascii="Times New Roman" w:eastAsia="微软雅黑" w:hAnsi="Times New Roman" w:cs="Times New Roman"/>
          <w:sz w:val="22"/>
          <w:szCs w:val="22"/>
        </w:rPr>
        <w:t>方面，我们根据</w:t>
      </w:r>
      <w:r w:rsidRPr="007A5F70">
        <w:rPr>
          <w:rFonts w:ascii="Times New Roman" w:eastAsia="微软雅黑" w:hAnsi="Times New Roman" w:cs="Times New Roman"/>
          <w:sz w:val="22"/>
          <w:szCs w:val="22"/>
        </w:rPr>
        <w:t>DCF</w:t>
      </w:r>
      <w:r w:rsidRPr="007A5F70">
        <w:rPr>
          <w:rFonts w:ascii="Times New Roman" w:eastAsia="微软雅黑" w:hAnsi="Times New Roman" w:cs="Times New Roman"/>
          <w:sz w:val="22"/>
          <w:szCs w:val="22"/>
        </w:rPr>
        <w:t>和相对估值分析，给予未来</w:t>
      </w:r>
      <w:r w:rsidRPr="007A5F70">
        <w:rPr>
          <w:rFonts w:ascii="Times New Roman" w:eastAsia="微软雅黑" w:hAnsi="Times New Roman" w:cs="Times New Roman"/>
          <w:sz w:val="22"/>
          <w:szCs w:val="22"/>
        </w:rPr>
        <w:t>12</w:t>
      </w:r>
      <w:r w:rsidRPr="007A5F70">
        <w:rPr>
          <w:rFonts w:ascii="Times New Roman" w:eastAsia="微软雅黑" w:hAnsi="Times New Roman" w:cs="Times New Roman"/>
          <w:sz w:val="22"/>
          <w:szCs w:val="22"/>
        </w:rPr>
        <w:t>个月</w:t>
      </w:r>
      <w:r w:rsidRPr="007A5F70">
        <w:rPr>
          <w:rFonts w:ascii="Times New Roman" w:eastAsia="微软雅黑" w:hAnsi="Times New Roman" w:cs="Times New Roman"/>
          <w:b/>
          <w:bCs/>
          <w:sz w:val="22"/>
          <w:szCs w:val="22"/>
        </w:rPr>
        <w:t>目标价</w:t>
      </w:r>
      <w:r w:rsidRPr="007A5F70">
        <w:rPr>
          <w:rFonts w:ascii="Times New Roman" w:eastAsia="微软雅黑" w:hAnsi="Times New Roman" w:cs="Times New Roman"/>
          <w:b/>
          <w:bCs/>
          <w:sz w:val="22"/>
          <w:szCs w:val="22"/>
        </w:rPr>
        <w:t>HK$60</w:t>
      </w:r>
      <w:r w:rsidRPr="007A5F70">
        <w:rPr>
          <w:rFonts w:ascii="Times New Roman" w:eastAsia="微软雅黑" w:hAnsi="Times New Roman" w:cs="Times New Roman"/>
          <w:sz w:val="22"/>
          <w:szCs w:val="22"/>
        </w:rPr>
        <w:t>，较当前价格有一定上行空间。该目标价对应</w:t>
      </w:r>
      <w:r w:rsidRPr="007A5F70">
        <w:rPr>
          <w:rFonts w:ascii="Times New Roman" w:eastAsia="微软雅黑" w:hAnsi="Times New Roman" w:cs="Times New Roman"/>
          <w:sz w:val="22"/>
          <w:szCs w:val="22"/>
        </w:rPr>
        <w:t>2025</w:t>
      </w:r>
      <w:r w:rsidRPr="007A5F70">
        <w:rPr>
          <w:rFonts w:ascii="Times New Roman" w:eastAsia="微软雅黑" w:hAnsi="Times New Roman" w:cs="Times New Roman"/>
          <w:sz w:val="22"/>
          <w:szCs w:val="22"/>
        </w:rPr>
        <w:t>年约</w:t>
      </w:r>
      <w:r w:rsidRPr="007A5F70">
        <w:rPr>
          <w:rFonts w:ascii="Times New Roman" w:eastAsia="微软雅黑" w:hAnsi="Times New Roman" w:cs="Times New Roman"/>
          <w:sz w:val="22"/>
          <w:szCs w:val="22"/>
        </w:rPr>
        <w:t>30</w:t>
      </w:r>
      <w:r w:rsidRPr="007A5F70">
        <w:rPr>
          <w:rFonts w:ascii="Times New Roman" w:eastAsia="微软雅黑" w:hAnsi="Times New Roman" w:cs="Times New Roman"/>
          <w:sz w:val="22"/>
          <w:szCs w:val="22"/>
        </w:rPr>
        <w:t>倍的预期市盈率，考虑了智能手机业务稳健增长及电动车等新业务的价值提升。</w:t>
      </w:r>
    </w:p>
    <w:p w14:paraId="3F3A90D1" w14:textId="77777777" w:rsidR="007A5F70" w:rsidRPr="007A5F70" w:rsidRDefault="007A5F70" w:rsidP="007A5F70">
      <w:pPr>
        <w:rPr>
          <w:rFonts w:ascii="Times New Roman" w:eastAsia="微软雅黑" w:hAnsi="Times New Roman" w:cs="Times New Roman"/>
          <w:b/>
          <w:bCs/>
          <w:sz w:val="22"/>
          <w:szCs w:val="22"/>
        </w:rPr>
      </w:pPr>
      <w:r w:rsidRPr="007A5F70">
        <w:rPr>
          <w:rFonts w:ascii="Times New Roman" w:eastAsia="微软雅黑" w:hAnsi="Times New Roman" w:cs="Times New Roman"/>
          <w:b/>
          <w:bCs/>
          <w:sz w:val="22"/>
          <w:szCs w:val="22"/>
        </w:rPr>
        <w:t>投资建议</w:t>
      </w:r>
    </w:p>
    <w:p w14:paraId="44D27EB0"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lastRenderedPageBreak/>
        <w:t>综合宏观环境、行业趋势及公司基本面，我们对小米集团的投资评级为：</w:t>
      </w:r>
      <w:r w:rsidRPr="007A5F70">
        <w:rPr>
          <w:rFonts w:ascii="Times New Roman" w:eastAsia="微软雅黑" w:hAnsi="Times New Roman" w:cs="Times New Roman"/>
          <w:b/>
          <w:bCs/>
          <w:sz w:val="22"/>
          <w:szCs w:val="22"/>
        </w:rPr>
        <w:t>买入</w:t>
      </w:r>
      <w:r w:rsidRPr="007A5F70">
        <w:rPr>
          <w:rFonts w:ascii="Times New Roman" w:eastAsia="微软雅黑" w:hAnsi="Times New Roman" w:cs="Times New Roman"/>
          <w:sz w:val="22"/>
          <w:szCs w:val="22"/>
        </w:rPr>
        <w:t>。具体理由如下：</w:t>
      </w:r>
    </w:p>
    <w:p w14:paraId="5A52FAD4" w14:textId="77777777" w:rsidR="007A5F70" w:rsidRPr="007A5F70" w:rsidRDefault="007A5F70">
      <w:pPr>
        <w:numPr>
          <w:ilvl w:val="0"/>
          <w:numId w:val="14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宏观与政策</w:t>
      </w:r>
      <w:r w:rsidRPr="007A5F70">
        <w:rPr>
          <w:rFonts w:ascii="Times New Roman" w:eastAsia="微软雅黑" w:hAnsi="Times New Roman" w:cs="Times New Roman"/>
          <w:sz w:val="22"/>
          <w:szCs w:val="22"/>
        </w:rPr>
        <w:t>：在全球经济温和复苏和中国消费升级背景下，小米主营业务需求稳健。尤其中国政府延续新能源汽车购置优惠、推动数字经济发展的政策取向，有利于小米手机、智能硬件和电动车业务的发展</w:t>
      </w:r>
      <w:r w:rsidRPr="007A5F70">
        <w:rPr>
          <w:rFonts w:ascii="Times New Roman" w:eastAsia="微软雅黑" w:hAnsi="Times New Roman" w:cs="Times New Roman"/>
          <w:sz w:val="22"/>
          <w:szCs w:val="22"/>
        </w:rPr>
        <w:t xml:space="preserve"> (</w:t>
      </w:r>
      <w:hyperlink r:id="rId502" w:anchor=":~:text=avoid%20hefty%20fines"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。虽然需警惕全球通胀和地缘因素导致的消费电子需求波动，但整体宏观环境对小米偏友好。</w:t>
      </w:r>
    </w:p>
    <w:p w14:paraId="3C6D8F80" w14:textId="77777777" w:rsidR="007A5F70" w:rsidRPr="007A5F70" w:rsidRDefault="007A5F70">
      <w:pPr>
        <w:numPr>
          <w:ilvl w:val="0"/>
          <w:numId w:val="14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公司基本面</w:t>
      </w:r>
      <w:r w:rsidRPr="007A5F70">
        <w:rPr>
          <w:rFonts w:ascii="Times New Roman" w:eastAsia="微软雅黑" w:hAnsi="Times New Roman" w:cs="Times New Roman"/>
          <w:sz w:val="22"/>
          <w:szCs w:val="22"/>
        </w:rPr>
        <w:t>：小米已形成</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手机</w:t>
      </w:r>
      <w:r w:rsidRPr="007A5F70">
        <w:rPr>
          <w:rFonts w:ascii="Times New Roman" w:eastAsia="微软雅黑" w:hAnsi="Times New Roman" w:cs="Times New Roman"/>
          <w:sz w:val="22"/>
          <w:szCs w:val="22"/>
        </w:rPr>
        <w:t>+AIoT+</w:t>
      </w:r>
      <w:r w:rsidRPr="007A5F70">
        <w:rPr>
          <w:rFonts w:ascii="Times New Roman" w:eastAsia="微软雅黑" w:hAnsi="Times New Roman" w:cs="Times New Roman"/>
          <w:sz w:val="22"/>
          <w:szCs w:val="22"/>
        </w:rPr>
        <w:t>电动车</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互联网服务</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的多元业务格局，各板块协同增效。手机业务市占率提升，</w:t>
      </w:r>
      <w:r w:rsidRPr="007A5F70">
        <w:rPr>
          <w:rFonts w:ascii="Times New Roman" w:eastAsia="微软雅黑" w:hAnsi="Times New Roman" w:cs="Times New Roman"/>
          <w:sz w:val="22"/>
          <w:szCs w:val="22"/>
        </w:rPr>
        <w:t>IoT</w:t>
      </w:r>
      <w:r w:rsidRPr="007A5F70">
        <w:rPr>
          <w:rFonts w:ascii="Times New Roman" w:eastAsia="微软雅黑" w:hAnsi="Times New Roman" w:cs="Times New Roman"/>
          <w:sz w:val="22"/>
          <w:szCs w:val="22"/>
        </w:rPr>
        <w:t>生态深厚粘性强，新兴的电动车业务进展超预期，为公司打开长期成长空间。公司</w:t>
      </w:r>
      <w:r w:rsidRPr="007A5F70">
        <w:rPr>
          <w:rFonts w:ascii="Times New Roman" w:eastAsia="微软雅黑" w:hAnsi="Times New Roman" w:cs="Times New Roman"/>
          <w:sz w:val="22"/>
          <w:szCs w:val="22"/>
        </w:rPr>
        <w:t>2024</w:t>
      </w:r>
      <w:r w:rsidRPr="007A5F70">
        <w:rPr>
          <w:rFonts w:ascii="Times New Roman" w:eastAsia="微软雅黑" w:hAnsi="Times New Roman" w:cs="Times New Roman"/>
          <w:sz w:val="22"/>
          <w:szCs w:val="22"/>
        </w:rPr>
        <w:t>年业绩亮眼，盈利能力和现金流改善明显，管理层展现出优异的执行力。充裕的现金储备也为后续投入提供保障。</w:t>
      </w:r>
    </w:p>
    <w:p w14:paraId="5226FE56" w14:textId="77777777" w:rsidR="007A5F70" w:rsidRPr="007A5F70" w:rsidRDefault="007A5F70">
      <w:pPr>
        <w:numPr>
          <w:ilvl w:val="0"/>
          <w:numId w:val="147"/>
        </w:numPr>
        <w:rPr>
          <w:rFonts w:ascii="Times New Roman" w:eastAsia="微软雅黑" w:hAnsi="Times New Roman" w:cs="Times New Roman"/>
          <w:sz w:val="22"/>
          <w:szCs w:val="22"/>
        </w:rPr>
      </w:pPr>
      <w:r w:rsidRPr="007A5F70">
        <w:rPr>
          <w:rFonts w:ascii="Times New Roman" w:eastAsia="微软雅黑" w:hAnsi="Times New Roman" w:cs="Times New Roman"/>
          <w:b/>
          <w:bCs/>
          <w:sz w:val="22"/>
          <w:szCs w:val="22"/>
        </w:rPr>
        <w:t>估值与市场观点</w:t>
      </w:r>
      <w:r w:rsidRPr="007A5F70">
        <w:rPr>
          <w:rFonts w:ascii="Times New Roman" w:eastAsia="微软雅黑" w:hAnsi="Times New Roman" w:cs="Times New Roman"/>
          <w:sz w:val="22"/>
          <w:szCs w:val="22"/>
        </w:rPr>
        <w:t>：目前股价对应估值反映了一定成长预期但并不过分。市场分析师对小米普遍持积极态度，认为其</w:t>
      </w:r>
      <w:r w:rsidRPr="007A5F70">
        <w:rPr>
          <w:rFonts w:ascii="Times New Roman" w:eastAsia="微软雅黑" w:hAnsi="Times New Roman" w:cs="Times New Roman"/>
          <w:b/>
          <w:bCs/>
          <w:sz w:val="22"/>
          <w:szCs w:val="22"/>
        </w:rPr>
        <w:t>长期战略清晰</w:t>
      </w:r>
      <w:r w:rsidRPr="007A5F70">
        <w:rPr>
          <w:rFonts w:ascii="Times New Roman" w:eastAsia="微软雅黑" w:hAnsi="Times New Roman" w:cs="Times New Roman"/>
          <w:sz w:val="22"/>
          <w:szCs w:val="22"/>
        </w:rPr>
        <w:t>、在</w:t>
      </w:r>
      <w:r w:rsidRPr="007A5F70">
        <w:rPr>
          <w:rFonts w:ascii="Times New Roman" w:eastAsia="微软雅黑" w:hAnsi="Times New Roman" w:cs="Times New Roman"/>
          <w:sz w:val="22"/>
          <w:szCs w:val="22"/>
        </w:rPr>
        <w:t>AI+IoT</w:t>
      </w:r>
      <w:r w:rsidRPr="007A5F70">
        <w:rPr>
          <w:rFonts w:ascii="Times New Roman" w:eastAsia="微软雅黑" w:hAnsi="Times New Roman" w:cs="Times New Roman"/>
          <w:sz w:val="22"/>
          <w:szCs w:val="22"/>
        </w:rPr>
        <w:t>时代具备独特优势</w:t>
      </w:r>
      <w:r w:rsidRPr="007A5F70">
        <w:rPr>
          <w:rFonts w:ascii="Times New Roman" w:eastAsia="微软雅黑" w:hAnsi="Times New Roman" w:cs="Times New Roman"/>
          <w:sz w:val="22"/>
          <w:szCs w:val="22"/>
        </w:rPr>
        <w:t xml:space="preserve"> (</w:t>
      </w:r>
      <w:hyperlink r:id="rId503" w:anchor=":~:text=recent%20checks,investors%20in%20a%20research%20note" w:history="1">
        <w:r w:rsidRPr="007A5F70">
          <w:rPr>
            <w:rStyle w:val="af0"/>
            <w:rFonts w:ascii="Times New Roman" w:eastAsia="微软雅黑" w:hAnsi="Times New Roman" w:cs="Times New Roman"/>
            <w:sz w:val="22"/>
            <w:szCs w:val="22"/>
          </w:rPr>
          <w:t>Xiaomi price target raised to $40 from $24 at Barclays | Markets Insider</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。我们认为随着电动车业务逐步兑现业绩，市场有望重新评估小米的估值水平，给予更高的复合型科技公司溢价。</w:t>
      </w:r>
    </w:p>
    <w:p w14:paraId="3CF8051B" w14:textId="77777777" w:rsidR="007A5F70" w:rsidRPr="007A5F70" w:rsidRDefault="007A5F70" w:rsidP="007A5F70">
      <w:pPr>
        <w:rPr>
          <w:rFonts w:ascii="Times New Roman" w:eastAsia="微软雅黑" w:hAnsi="Times New Roman" w:cs="Times New Roman"/>
          <w:sz w:val="22"/>
          <w:szCs w:val="22"/>
        </w:rPr>
      </w:pPr>
      <w:r w:rsidRPr="007A5F70">
        <w:rPr>
          <w:rFonts w:ascii="Times New Roman" w:eastAsia="微软雅黑" w:hAnsi="Times New Roman" w:cs="Times New Roman"/>
          <w:sz w:val="22"/>
          <w:szCs w:val="22"/>
        </w:rPr>
        <w:t>基于以上因素，我们建议投资者</w:t>
      </w:r>
      <w:r w:rsidRPr="007A5F70">
        <w:rPr>
          <w:rFonts w:ascii="Times New Roman" w:eastAsia="微软雅黑" w:hAnsi="Times New Roman" w:cs="Times New Roman"/>
          <w:b/>
          <w:bCs/>
          <w:sz w:val="22"/>
          <w:szCs w:val="22"/>
        </w:rPr>
        <w:t>买入并中长期持有</w:t>
      </w:r>
      <w:r w:rsidRPr="007A5F70">
        <w:rPr>
          <w:rFonts w:ascii="Times New Roman" w:eastAsia="微软雅黑" w:hAnsi="Times New Roman" w:cs="Times New Roman"/>
          <w:sz w:val="22"/>
          <w:szCs w:val="22"/>
        </w:rPr>
        <w:t>小米集团股票。同时需关注风险因素：包括全球智能手机市场竞争加剧或增速放缓</w:t>
      </w:r>
      <w:r w:rsidRPr="007A5F70">
        <w:rPr>
          <w:rFonts w:ascii="Times New Roman" w:eastAsia="微软雅黑" w:hAnsi="Times New Roman" w:cs="Times New Roman"/>
          <w:sz w:val="22"/>
          <w:szCs w:val="22"/>
        </w:rPr>
        <w:t xml:space="preserve"> (</w:t>
      </w:r>
      <w:hyperlink r:id="rId504" w:anchor=":~:text=%E2%80%9CVendors%20are%20facing%20a%20tricky,be%20key%20for%20vendors%20to" w:history="1">
        <w:r w:rsidRPr="007A5F70">
          <w:rPr>
            <w:rStyle w:val="af0"/>
            <w:rFonts w:ascii="Times New Roman" w:eastAsia="微软雅黑" w:hAnsi="Times New Roman" w:cs="Times New Roman"/>
            <w:sz w:val="22"/>
            <w:szCs w:val="22"/>
          </w:rPr>
          <w:t>Canalys Newsroom - Global smartphone market soared 7% in 2024 as vendors prepare for tricky 2025</w:t>
        </w:r>
      </w:hyperlink>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电动车业务推进不及预期、关键零部件供应链波动以及中美科技博弈可能带来的不确定性。一旦出现行业景气下滑或公司战略执行偏差，股价短期可能承压。不过，在目前情景下，小米凭借稳健的基本面和明确的增长引擎，仍是科技及新能源汽车融合领域值得把握的投资机遇。综合考虑风险收益，我们给予小米</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买入</w:t>
      </w:r>
      <w:r w:rsidRPr="007A5F70">
        <w:rPr>
          <w:rFonts w:ascii="Times New Roman" w:eastAsia="微软雅黑" w:hAnsi="Times New Roman" w:cs="Times New Roman"/>
          <w:sz w:val="22"/>
          <w:szCs w:val="22"/>
        </w:rPr>
        <w:t>”</w:t>
      </w:r>
      <w:r w:rsidRPr="007A5F70">
        <w:rPr>
          <w:rFonts w:ascii="Times New Roman" w:eastAsia="微软雅黑" w:hAnsi="Times New Roman" w:cs="Times New Roman"/>
          <w:sz w:val="22"/>
          <w:szCs w:val="22"/>
        </w:rPr>
        <w:t>评级，目标价</w:t>
      </w:r>
      <w:r w:rsidRPr="007A5F70">
        <w:rPr>
          <w:rFonts w:ascii="Times New Roman" w:eastAsia="微软雅黑" w:hAnsi="Times New Roman" w:cs="Times New Roman"/>
          <w:sz w:val="22"/>
          <w:szCs w:val="22"/>
        </w:rPr>
        <w:t>HK$60</w:t>
      </w:r>
      <w:r w:rsidRPr="007A5F70">
        <w:rPr>
          <w:rFonts w:ascii="Times New Roman" w:eastAsia="微软雅黑" w:hAnsi="Times New Roman" w:cs="Times New Roman"/>
          <w:sz w:val="22"/>
          <w:szCs w:val="22"/>
        </w:rPr>
        <w:t>，并建议投资者在股价波动中逢低加仓，分享公司未来成长收益。</w:t>
      </w:r>
      <w:r w:rsidRPr="007A5F70">
        <w:rPr>
          <w:rFonts w:ascii="Times New Roman" w:eastAsia="微软雅黑" w:hAnsi="Times New Roman" w:cs="Times New Roman"/>
          <w:sz w:val="22"/>
          <w:szCs w:val="22"/>
        </w:rPr>
        <w:t xml:space="preserve"> (</w:t>
      </w:r>
      <w:hyperlink r:id="rId505" w:anchor=":~:text=Xiaomi%20Stock%20Rally%20Before%20Earnings,a%20confidential%20tip%20for" w:history="1">
        <w:r w:rsidRPr="007A5F70">
          <w:rPr>
            <w:rStyle w:val="af0"/>
            <w:rFonts w:ascii="Times New Roman" w:eastAsia="微软雅黑" w:hAnsi="Times New Roman" w:cs="Times New Roman"/>
            <w:sz w:val="22"/>
            <w:szCs w:val="22"/>
          </w:rPr>
          <w:t>Xiaomi Stock Rally Before Earnings Outshines Analyst Forecasts</w:t>
        </w:r>
      </w:hyperlink>
      <w:r w:rsidRPr="007A5F70">
        <w:rPr>
          <w:rFonts w:ascii="Times New Roman" w:eastAsia="微软雅黑" w:hAnsi="Times New Roman" w:cs="Times New Roman"/>
          <w:sz w:val="22"/>
          <w:szCs w:val="22"/>
        </w:rPr>
        <w:t>) (</w:t>
      </w:r>
      <w:hyperlink r:id="rId506" w:anchor=":~:text=Jan%2014%20%28Reuters%29%20,stabilised%2C%20data%20showed%20on%20Tuesday" w:history="1">
        <w:r w:rsidRPr="007A5F70">
          <w:rPr>
            <w:rStyle w:val="af0"/>
            <w:rFonts w:ascii="Times New Roman" w:eastAsia="微软雅黑" w:hAnsi="Times New Roman" w:cs="Times New Roman"/>
            <w:sz w:val="22"/>
            <w:szCs w:val="22"/>
          </w:rPr>
          <w:t>Global electric vehicle sales up 25% in record 2024 | Reuters</w:t>
        </w:r>
      </w:hyperlink>
      <w:r w:rsidRPr="007A5F70">
        <w:rPr>
          <w:rFonts w:ascii="Times New Roman" w:eastAsia="微软雅黑" w:hAnsi="Times New Roman" w:cs="Times New Roman"/>
          <w:sz w:val="22"/>
          <w:szCs w:val="22"/>
        </w:rPr>
        <w:t>)</w:t>
      </w:r>
    </w:p>
    <w:p w14:paraId="7708AD99" w14:textId="6A203DDE" w:rsidR="00040D73" w:rsidRPr="004C33BC" w:rsidRDefault="00040D73" w:rsidP="00040D73">
      <w:pPr>
        <w:pStyle w:val="2"/>
        <w:rPr>
          <w:rFonts w:ascii="Times New Roman" w:eastAsia="微软雅黑" w:hAnsi="Times New Roman" w:cs="Times New Roman"/>
          <w:b/>
          <w:bCs/>
          <w:sz w:val="22"/>
          <w:szCs w:val="22"/>
        </w:rPr>
      </w:pPr>
      <w:bookmarkStart w:id="22" w:name="_Toc197077229"/>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w:t>
      </w:r>
      <w:r w:rsidR="00D10BC5">
        <w:rPr>
          <w:rFonts w:ascii="Times New Roman" w:eastAsia="微软雅黑" w:hAnsi="Times New Roman" w:cs="Times New Roman" w:hint="eastAsia"/>
          <w:b/>
          <w:bCs/>
          <w:sz w:val="22"/>
          <w:szCs w:val="22"/>
        </w:rPr>
        <w:t>2</w:t>
      </w:r>
      <w:r w:rsidRPr="004C33BC">
        <w:rPr>
          <w:rFonts w:ascii="Times New Roman" w:eastAsia="微软雅黑" w:hAnsi="Times New Roman" w:cs="Times New Roman"/>
          <w:b/>
          <w:bCs/>
          <w:sz w:val="22"/>
          <w:szCs w:val="22"/>
        </w:rPr>
        <w:t xml:space="preserve"> </w:t>
      </w:r>
      <w:r w:rsidRPr="00040D73">
        <w:rPr>
          <w:rFonts w:ascii="Times New Roman" w:eastAsia="微软雅黑" w:hAnsi="Times New Roman" w:cs="Times New Roman"/>
          <w:b/>
          <w:bCs/>
          <w:sz w:val="22"/>
          <w:szCs w:val="22"/>
        </w:rPr>
        <w:t>Xiaomi Corporation (XIACF)</w:t>
      </w:r>
      <w:r>
        <w:rPr>
          <w:rFonts w:ascii="Times New Roman" w:eastAsia="微软雅黑" w:hAnsi="Times New Roman" w:cs="Times New Roman" w:hint="eastAsia"/>
          <w:b/>
          <w:bCs/>
          <w:sz w:val="22"/>
          <w:szCs w:val="22"/>
        </w:rPr>
        <w:t xml:space="preserve"> </w:t>
      </w:r>
      <w:r w:rsidRPr="007E0067">
        <w:rPr>
          <w:rFonts w:ascii="Times New Roman" w:eastAsia="微软雅黑" w:hAnsi="Times New Roman" w:cs="Times New Roman" w:hint="eastAsia"/>
          <w:b/>
          <w:bCs/>
          <w:sz w:val="22"/>
          <w:szCs w:val="22"/>
        </w:rPr>
        <w:t>投资分析与建议</w:t>
      </w:r>
      <w:bookmarkEnd w:id="22"/>
    </w:p>
    <w:p w14:paraId="5B969097" w14:textId="17EB15EE" w:rsidR="000E34BF" w:rsidRPr="000E34BF" w:rsidRDefault="000E34BF" w:rsidP="000E34BF">
      <w:p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Xiaomi Corporation (XIACF)</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的最新股价（截至</w:t>
      </w:r>
      <w:r w:rsidRPr="000E34BF">
        <w:rPr>
          <w:rFonts w:ascii="Times New Roman" w:eastAsia="微软雅黑" w:hAnsi="Times New Roman" w:cs="Times New Roman"/>
          <w:sz w:val="22"/>
          <w:szCs w:val="22"/>
        </w:rPr>
        <w:t xml:space="preserve"> 2025 </w:t>
      </w:r>
      <w:r w:rsidRPr="000E34BF">
        <w:rPr>
          <w:rFonts w:ascii="Times New Roman" w:eastAsia="微软雅黑" w:hAnsi="Times New Roman" w:cs="Times New Roman"/>
          <w:sz w:val="22"/>
          <w:szCs w:val="22"/>
        </w:rPr>
        <w:t>年</w:t>
      </w:r>
      <w:r w:rsidRPr="000E34BF">
        <w:rPr>
          <w:rFonts w:ascii="Times New Roman" w:eastAsia="微软雅黑" w:hAnsi="Times New Roman" w:cs="Times New Roman"/>
          <w:sz w:val="22"/>
          <w:szCs w:val="22"/>
        </w:rPr>
        <w:t xml:space="preserve"> 3 </w:t>
      </w:r>
      <w:r w:rsidRPr="000E34BF">
        <w:rPr>
          <w:rFonts w:ascii="Times New Roman" w:eastAsia="微软雅黑" w:hAnsi="Times New Roman" w:cs="Times New Roman"/>
          <w:sz w:val="22"/>
          <w:szCs w:val="22"/>
        </w:rPr>
        <w:t>月</w:t>
      </w:r>
      <w:r w:rsidRPr="000E34BF">
        <w:rPr>
          <w:rFonts w:ascii="Times New Roman" w:eastAsia="微软雅黑" w:hAnsi="Times New Roman" w:cs="Times New Roman"/>
          <w:sz w:val="22"/>
          <w:szCs w:val="22"/>
        </w:rPr>
        <w:t xml:space="preserve"> 18 </w:t>
      </w:r>
      <w:r w:rsidRPr="000E34BF">
        <w:rPr>
          <w:rFonts w:ascii="Times New Roman" w:eastAsia="微软雅黑" w:hAnsi="Times New Roman" w:cs="Times New Roman"/>
          <w:sz w:val="22"/>
          <w:szCs w:val="22"/>
        </w:rPr>
        <w:t>日</w:t>
      </w:r>
      <w:r w:rsidRPr="000E34BF">
        <w:rPr>
          <w:rFonts w:ascii="Times New Roman" w:eastAsia="微软雅黑" w:hAnsi="Times New Roman" w:cs="Times New Roman"/>
          <w:sz w:val="22"/>
          <w:szCs w:val="22"/>
        </w:rPr>
        <w:t xml:space="preserve"> 3:36 PM EST</w:t>
      </w:r>
      <w:r w:rsidRPr="000E34BF">
        <w:rPr>
          <w:rFonts w:ascii="Times New Roman" w:eastAsia="微软雅黑" w:hAnsi="Times New Roman" w:cs="Times New Roman"/>
          <w:sz w:val="22"/>
          <w:szCs w:val="22"/>
        </w:rPr>
        <w:t>）为</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7.70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，当日上涨</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4.12% (+0.31)</w:t>
      </w:r>
      <w:r w:rsidRPr="000E34BF">
        <w:rPr>
          <w:rFonts w:ascii="Times New Roman" w:eastAsia="微软雅黑" w:hAnsi="Times New Roman" w:cs="Times New Roman"/>
          <w:sz w:val="22"/>
          <w:szCs w:val="22"/>
        </w:rPr>
        <w:t>。</w:t>
      </w:r>
    </w:p>
    <w:p w14:paraId="3A35E5E5"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关键财务指标</w:t>
      </w:r>
    </w:p>
    <w:p w14:paraId="40C15164"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市值</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180.19B </w:t>
      </w:r>
      <w:r w:rsidRPr="000E34BF">
        <w:rPr>
          <w:rFonts w:ascii="Times New Roman" w:eastAsia="微软雅黑" w:hAnsi="Times New Roman" w:cs="Times New Roman"/>
          <w:sz w:val="22"/>
          <w:szCs w:val="22"/>
        </w:rPr>
        <w:t>美元</w:t>
      </w:r>
    </w:p>
    <w:p w14:paraId="535C42F1"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lastRenderedPageBreak/>
        <w:t>过去</w:t>
      </w:r>
      <w:r w:rsidRPr="000E34BF">
        <w:rPr>
          <w:rFonts w:ascii="Times New Roman" w:eastAsia="微软雅黑" w:hAnsi="Times New Roman" w:cs="Times New Roman"/>
          <w:b/>
          <w:bCs/>
          <w:sz w:val="22"/>
          <w:szCs w:val="22"/>
        </w:rPr>
        <w:t xml:space="preserve"> 12 </w:t>
      </w:r>
      <w:r w:rsidRPr="000E34BF">
        <w:rPr>
          <w:rFonts w:ascii="Times New Roman" w:eastAsia="微软雅黑" w:hAnsi="Times New Roman" w:cs="Times New Roman"/>
          <w:b/>
          <w:bCs/>
          <w:sz w:val="22"/>
          <w:szCs w:val="22"/>
        </w:rPr>
        <w:t>个月营收</w:t>
      </w:r>
      <w:r w:rsidRPr="000E34BF">
        <w:rPr>
          <w:rFonts w:ascii="Times New Roman" w:eastAsia="微软雅黑" w:hAnsi="Times New Roman" w:cs="Times New Roman"/>
          <w:b/>
          <w:bCs/>
          <w:sz w:val="22"/>
          <w:szCs w:val="22"/>
        </w:rPr>
        <w:t xml:space="preserve">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47.07B </w:t>
      </w:r>
      <w:r w:rsidRPr="000E34BF">
        <w:rPr>
          <w:rFonts w:ascii="Times New Roman" w:eastAsia="微软雅黑" w:hAnsi="Times New Roman" w:cs="Times New Roman"/>
          <w:sz w:val="22"/>
          <w:szCs w:val="22"/>
        </w:rPr>
        <w:t>美元</w:t>
      </w:r>
    </w:p>
    <w:p w14:paraId="1580FAAF"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净利润</w:t>
      </w:r>
      <w:r w:rsidRPr="000E34BF">
        <w:rPr>
          <w:rFonts w:ascii="Times New Roman" w:eastAsia="微软雅黑" w:hAnsi="Times New Roman" w:cs="Times New Roman"/>
          <w:b/>
          <w:bCs/>
          <w:sz w:val="22"/>
          <w:szCs w:val="22"/>
        </w:rPr>
        <w:t xml:space="preserve">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2.76B </w:t>
      </w:r>
      <w:r w:rsidRPr="000E34BF">
        <w:rPr>
          <w:rFonts w:ascii="Times New Roman" w:eastAsia="微软雅黑" w:hAnsi="Times New Roman" w:cs="Times New Roman"/>
          <w:sz w:val="22"/>
          <w:szCs w:val="22"/>
        </w:rPr>
        <w:t>美元</w:t>
      </w:r>
    </w:p>
    <w:p w14:paraId="101DCAF8"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每股收益</w:t>
      </w:r>
      <w:r w:rsidRPr="000E34BF">
        <w:rPr>
          <w:rFonts w:ascii="Times New Roman" w:eastAsia="微软雅黑" w:hAnsi="Times New Roman" w:cs="Times New Roman"/>
          <w:b/>
          <w:bCs/>
          <w:sz w:val="22"/>
          <w:szCs w:val="22"/>
        </w:rPr>
        <w:t xml:space="preserve"> (EPS ttm)</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0.11 </w:t>
      </w:r>
      <w:r w:rsidRPr="000E34BF">
        <w:rPr>
          <w:rFonts w:ascii="Times New Roman" w:eastAsia="微软雅黑" w:hAnsi="Times New Roman" w:cs="Times New Roman"/>
          <w:sz w:val="22"/>
          <w:szCs w:val="22"/>
        </w:rPr>
        <w:t>美元</w:t>
      </w:r>
    </w:p>
    <w:p w14:paraId="620032D4"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市盈率</w:t>
      </w:r>
      <w:r w:rsidRPr="000E34BF">
        <w:rPr>
          <w:rFonts w:ascii="Times New Roman" w:eastAsia="微软雅黑" w:hAnsi="Times New Roman" w:cs="Times New Roman"/>
          <w:b/>
          <w:bCs/>
          <w:sz w:val="22"/>
          <w:szCs w:val="22"/>
        </w:rPr>
        <w:t xml:space="preserve"> (PE Ratio)</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65.29 </w:t>
      </w:r>
      <w:r w:rsidRPr="000E34BF">
        <w:rPr>
          <w:rFonts w:ascii="Times New Roman" w:eastAsia="微软雅黑" w:hAnsi="Times New Roman" w:cs="Times New Roman"/>
          <w:sz w:val="22"/>
          <w:szCs w:val="22"/>
        </w:rPr>
        <w:t>倍</w:t>
      </w:r>
    </w:p>
    <w:p w14:paraId="3CAAEBB2"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 xml:space="preserve">52 </w:t>
      </w:r>
      <w:r w:rsidRPr="000E34BF">
        <w:rPr>
          <w:rFonts w:ascii="Times New Roman" w:eastAsia="微软雅黑" w:hAnsi="Times New Roman" w:cs="Times New Roman"/>
          <w:b/>
          <w:bCs/>
          <w:sz w:val="22"/>
          <w:szCs w:val="22"/>
        </w:rPr>
        <w:t>周股价区间</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 xml:space="preserve">1.73 - 7.88 </w:t>
      </w:r>
      <w:r w:rsidRPr="000E34BF">
        <w:rPr>
          <w:rFonts w:ascii="Times New Roman" w:eastAsia="微软雅黑" w:hAnsi="Times New Roman" w:cs="Times New Roman"/>
          <w:sz w:val="22"/>
          <w:szCs w:val="22"/>
        </w:rPr>
        <w:t>美元</w:t>
      </w:r>
    </w:p>
    <w:p w14:paraId="0420EF19" w14:textId="77777777" w:rsidR="000E34BF" w:rsidRPr="000E34BF" w:rsidRDefault="000E34BF">
      <w:pPr>
        <w:numPr>
          <w:ilvl w:val="0"/>
          <w:numId w:val="148"/>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相对强弱指数</w:t>
      </w:r>
      <w:r w:rsidRPr="000E34BF">
        <w:rPr>
          <w:rFonts w:ascii="Times New Roman" w:eastAsia="微软雅黑" w:hAnsi="Times New Roman" w:cs="Times New Roman"/>
          <w:b/>
          <w:bCs/>
          <w:sz w:val="22"/>
          <w:szCs w:val="22"/>
        </w:rPr>
        <w:t xml:space="preserve"> (RSI)</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68.43</w:t>
      </w:r>
      <w:r w:rsidRPr="000E34BF">
        <w:rPr>
          <w:rFonts w:ascii="Times New Roman" w:eastAsia="微软雅黑" w:hAnsi="Times New Roman" w:cs="Times New Roman"/>
          <w:sz w:val="22"/>
          <w:szCs w:val="22"/>
        </w:rPr>
        <w:t>（接近超买区域）</w:t>
      </w:r>
    </w:p>
    <w:p w14:paraId="7E8146FA"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股价走势</w:t>
      </w:r>
    </w:p>
    <w:p w14:paraId="408CEE2A" w14:textId="77777777" w:rsidR="000E34BF" w:rsidRPr="000E34BF" w:rsidRDefault="000E34BF">
      <w:pPr>
        <w:numPr>
          <w:ilvl w:val="0"/>
          <w:numId w:val="149"/>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过去一年股价增长</w:t>
      </w:r>
      <w:r w:rsidRPr="000E34BF">
        <w:rPr>
          <w:rFonts w:ascii="Times New Roman" w:eastAsia="微软雅黑" w:hAnsi="Times New Roman" w:cs="Times New Roman"/>
          <w:sz w:val="22"/>
          <w:szCs w:val="22"/>
        </w:rPr>
        <w:t>：</w:t>
      </w:r>
      <w:r w:rsidRPr="000E34BF">
        <w:rPr>
          <w:rFonts w:ascii="Times New Roman" w:eastAsia="微软雅黑" w:hAnsi="Times New Roman" w:cs="Times New Roman"/>
          <w:sz w:val="22"/>
          <w:szCs w:val="22"/>
        </w:rPr>
        <w:t>+311.76%</w:t>
      </w:r>
      <w:r w:rsidRPr="000E34BF">
        <w:rPr>
          <w:rFonts w:ascii="Times New Roman" w:eastAsia="微软雅黑" w:hAnsi="Times New Roman" w:cs="Times New Roman"/>
          <w:sz w:val="22"/>
          <w:szCs w:val="22"/>
        </w:rPr>
        <w:t>，表现强劲。</w:t>
      </w:r>
    </w:p>
    <w:p w14:paraId="79999925" w14:textId="77777777" w:rsidR="000E34BF" w:rsidRPr="000E34BF" w:rsidRDefault="000E34BF">
      <w:pPr>
        <w:numPr>
          <w:ilvl w:val="0"/>
          <w:numId w:val="149"/>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近期股价趋势</w:t>
      </w:r>
      <w:r w:rsidRPr="000E34BF">
        <w:rPr>
          <w:rFonts w:ascii="Times New Roman" w:eastAsia="微软雅黑" w:hAnsi="Times New Roman" w:cs="Times New Roman"/>
          <w:sz w:val="22"/>
          <w:szCs w:val="22"/>
        </w:rPr>
        <w:t>：自</w:t>
      </w:r>
      <w:r w:rsidRPr="000E34BF">
        <w:rPr>
          <w:rFonts w:ascii="Times New Roman" w:eastAsia="微软雅黑" w:hAnsi="Times New Roman" w:cs="Times New Roman"/>
          <w:sz w:val="22"/>
          <w:szCs w:val="22"/>
        </w:rPr>
        <w:t xml:space="preserve"> 2024 </w:t>
      </w:r>
      <w:r w:rsidRPr="000E34BF">
        <w:rPr>
          <w:rFonts w:ascii="Times New Roman" w:eastAsia="微软雅黑" w:hAnsi="Times New Roman" w:cs="Times New Roman"/>
          <w:sz w:val="22"/>
          <w:szCs w:val="22"/>
        </w:rPr>
        <w:t>年以来明显上升，特别是进入</w:t>
      </w:r>
      <w:r w:rsidRPr="000E34BF">
        <w:rPr>
          <w:rFonts w:ascii="Times New Roman" w:eastAsia="微软雅黑" w:hAnsi="Times New Roman" w:cs="Times New Roman"/>
          <w:sz w:val="22"/>
          <w:szCs w:val="22"/>
        </w:rPr>
        <w:t xml:space="preserve"> 2025 </w:t>
      </w:r>
      <w:r w:rsidRPr="000E34BF">
        <w:rPr>
          <w:rFonts w:ascii="Times New Roman" w:eastAsia="微软雅黑" w:hAnsi="Times New Roman" w:cs="Times New Roman"/>
          <w:sz w:val="22"/>
          <w:szCs w:val="22"/>
        </w:rPr>
        <w:t>年后，股价大幅上涨，已接近</w:t>
      </w:r>
      <w:r w:rsidRPr="000E34BF">
        <w:rPr>
          <w:rFonts w:ascii="Times New Roman" w:eastAsia="微软雅黑" w:hAnsi="Times New Roman" w:cs="Times New Roman"/>
          <w:sz w:val="22"/>
          <w:szCs w:val="22"/>
        </w:rPr>
        <w:t xml:space="preserve"> 52 </w:t>
      </w:r>
      <w:r w:rsidRPr="000E34BF">
        <w:rPr>
          <w:rFonts w:ascii="Times New Roman" w:eastAsia="微软雅黑" w:hAnsi="Times New Roman" w:cs="Times New Roman"/>
          <w:sz w:val="22"/>
          <w:szCs w:val="22"/>
        </w:rPr>
        <w:t>周高点</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7.88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w:t>
      </w:r>
    </w:p>
    <w:p w14:paraId="1495231F" w14:textId="77777777" w:rsidR="000E34BF" w:rsidRPr="000E34BF" w:rsidRDefault="000E34BF" w:rsidP="000E34BF">
      <w:pPr>
        <w:rPr>
          <w:rFonts w:ascii="Times New Roman" w:eastAsia="微软雅黑" w:hAnsi="Times New Roman" w:cs="Times New Roman"/>
          <w:b/>
          <w:bCs/>
          <w:sz w:val="22"/>
          <w:szCs w:val="22"/>
        </w:rPr>
      </w:pPr>
      <w:r w:rsidRPr="000E34BF">
        <w:rPr>
          <w:rFonts w:ascii="Times New Roman" w:eastAsia="微软雅黑" w:hAnsi="Times New Roman" w:cs="Times New Roman"/>
          <w:b/>
          <w:bCs/>
          <w:sz w:val="22"/>
          <w:szCs w:val="22"/>
        </w:rPr>
        <w:t>投资建议</w:t>
      </w:r>
    </w:p>
    <w:p w14:paraId="38710759"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当前股价与估值</w:t>
      </w:r>
      <w:r w:rsidRPr="000E34BF">
        <w:rPr>
          <w:rFonts w:ascii="Times New Roman" w:eastAsia="微软雅黑" w:hAnsi="Times New Roman" w:cs="Times New Roman"/>
          <w:sz w:val="22"/>
          <w:szCs w:val="22"/>
        </w:rPr>
        <w:t>：</w:t>
      </w:r>
    </w:p>
    <w:p w14:paraId="6333A5D1"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目前市盈率</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65.29 </w:t>
      </w:r>
      <w:r w:rsidRPr="000E34BF">
        <w:rPr>
          <w:rFonts w:ascii="Times New Roman" w:eastAsia="微软雅黑" w:hAnsi="Times New Roman" w:cs="Times New Roman"/>
          <w:b/>
          <w:bCs/>
          <w:sz w:val="22"/>
          <w:szCs w:val="22"/>
        </w:rPr>
        <w:t>倍</w:t>
      </w:r>
      <w:r w:rsidRPr="000E34BF">
        <w:rPr>
          <w:rFonts w:ascii="Times New Roman" w:eastAsia="微软雅黑" w:hAnsi="Times New Roman" w:cs="Times New Roman"/>
          <w:sz w:val="22"/>
          <w:szCs w:val="22"/>
        </w:rPr>
        <w:t>，相对较高，反映市场对其增长的高预期。</w:t>
      </w:r>
    </w:p>
    <w:p w14:paraId="4F6D1D83"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近期股价涨幅较大，需关注回调风险。</w:t>
      </w:r>
    </w:p>
    <w:p w14:paraId="28121B95"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技术面分析</w:t>
      </w:r>
      <w:r w:rsidRPr="000E34BF">
        <w:rPr>
          <w:rFonts w:ascii="Times New Roman" w:eastAsia="微软雅黑" w:hAnsi="Times New Roman" w:cs="Times New Roman"/>
          <w:sz w:val="22"/>
          <w:szCs w:val="22"/>
        </w:rPr>
        <w:t>：</w:t>
      </w:r>
    </w:p>
    <w:p w14:paraId="59B8F9AB"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 xml:space="preserve">RSI </w:t>
      </w:r>
      <w:r w:rsidRPr="000E34BF">
        <w:rPr>
          <w:rFonts w:ascii="Times New Roman" w:eastAsia="微软雅黑" w:hAnsi="Times New Roman" w:cs="Times New Roman"/>
          <w:b/>
          <w:bCs/>
          <w:sz w:val="22"/>
          <w:szCs w:val="22"/>
        </w:rPr>
        <w:t>68.43</w:t>
      </w:r>
      <w:r w:rsidRPr="000E34BF">
        <w:rPr>
          <w:rFonts w:ascii="Times New Roman" w:eastAsia="微软雅黑" w:hAnsi="Times New Roman" w:cs="Times New Roman"/>
          <w:sz w:val="22"/>
          <w:szCs w:val="22"/>
        </w:rPr>
        <w:t>，接近</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70 </w:t>
      </w:r>
      <w:r w:rsidRPr="000E34BF">
        <w:rPr>
          <w:rFonts w:ascii="Times New Roman" w:eastAsia="微软雅黑" w:hAnsi="Times New Roman" w:cs="Times New Roman"/>
          <w:b/>
          <w:bCs/>
          <w:sz w:val="22"/>
          <w:szCs w:val="22"/>
        </w:rPr>
        <w:t>的超买区域</w:t>
      </w:r>
      <w:r w:rsidRPr="000E34BF">
        <w:rPr>
          <w:rFonts w:ascii="Times New Roman" w:eastAsia="微软雅黑" w:hAnsi="Times New Roman" w:cs="Times New Roman"/>
          <w:sz w:val="22"/>
          <w:szCs w:val="22"/>
        </w:rPr>
        <w:t>，短期内可能出现调整。</w:t>
      </w:r>
    </w:p>
    <w:p w14:paraId="284F0D75"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近期上涨动能强，但可能需要回调整固后才能进一步突破。</w:t>
      </w:r>
    </w:p>
    <w:p w14:paraId="7BC41066"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交易策略</w:t>
      </w:r>
      <w:r w:rsidRPr="000E34BF">
        <w:rPr>
          <w:rFonts w:ascii="Times New Roman" w:eastAsia="微软雅黑" w:hAnsi="Times New Roman" w:cs="Times New Roman"/>
          <w:sz w:val="22"/>
          <w:szCs w:val="22"/>
        </w:rPr>
        <w:t>：</w:t>
      </w:r>
    </w:p>
    <w:p w14:paraId="2BB62386"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短线投资</w:t>
      </w:r>
      <w:r w:rsidRPr="000E34BF">
        <w:rPr>
          <w:rFonts w:ascii="Times New Roman" w:eastAsia="微软雅黑" w:hAnsi="Times New Roman" w:cs="Times New Roman"/>
          <w:sz w:val="22"/>
          <w:szCs w:val="22"/>
        </w:rPr>
        <w:t>：考虑在</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6.50 - 7.00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之间逢低买入，短期目标价</w:t>
      </w:r>
      <w:r w:rsidRPr="000E34BF">
        <w:rPr>
          <w:rFonts w:ascii="Times New Roman" w:eastAsia="微软雅黑" w:hAnsi="Times New Roman" w:cs="Times New Roman"/>
          <w:sz w:val="22"/>
          <w:szCs w:val="22"/>
        </w:rPr>
        <w:t xml:space="preserve"> 8.50 </w:t>
      </w:r>
      <w:r w:rsidRPr="000E34BF">
        <w:rPr>
          <w:rFonts w:ascii="Times New Roman" w:eastAsia="微软雅黑" w:hAnsi="Times New Roman" w:cs="Times New Roman"/>
          <w:sz w:val="22"/>
          <w:szCs w:val="22"/>
        </w:rPr>
        <w:t>美元。</w:t>
      </w:r>
    </w:p>
    <w:p w14:paraId="057D98EF"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长线投资</w:t>
      </w:r>
      <w:r w:rsidRPr="000E34BF">
        <w:rPr>
          <w:rFonts w:ascii="Times New Roman" w:eastAsia="微软雅黑" w:hAnsi="Times New Roman" w:cs="Times New Roman"/>
          <w:sz w:val="22"/>
          <w:szCs w:val="22"/>
        </w:rPr>
        <w:t>：若股价回调至</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b/>
          <w:bCs/>
          <w:sz w:val="22"/>
          <w:szCs w:val="22"/>
        </w:rPr>
        <w:t xml:space="preserve">5.50 - 6.00 </w:t>
      </w:r>
      <w:r w:rsidRPr="000E34BF">
        <w:rPr>
          <w:rFonts w:ascii="Times New Roman" w:eastAsia="微软雅黑" w:hAnsi="Times New Roman" w:cs="Times New Roman"/>
          <w:b/>
          <w:bCs/>
          <w:sz w:val="22"/>
          <w:szCs w:val="22"/>
        </w:rPr>
        <w:t>美元</w:t>
      </w:r>
      <w:r w:rsidRPr="000E34BF">
        <w:rPr>
          <w:rFonts w:ascii="Times New Roman" w:eastAsia="微软雅黑" w:hAnsi="Times New Roman" w:cs="Times New Roman"/>
          <w:sz w:val="22"/>
          <w:szCs w:val="22"/>
        </w:rPr>
        <w:t xml:space="preserve"> </w:t>
      </w:r>
      <w:r w:rsidRPr="000E34BF">
        <w:rPr>
          <w:rFonts w:ascii="Times New Roman" w:eastAsia="微软雅黑" w:hAnsi="Times New Roman" w:cs="Times New Roman"/>
          <w:sz w:val="22"/>
          <w:szCs w:val="22"/>
        </w:rPr>
        <w:t>区间，可考虑布局，目标价</w:t>
      </w:r>
      <w:r w:rsidRPr="000E34BF">
        <w:rPr>
          <w:rFonts w:ascii="Times New Roman" w:eastAsia="微软雅黑" w:hAnsi="Times New Roman" w:cs="Times New Roman"/>
          <w:sz w:val="22"/>
          <w:szCs w:val="22"/>
        </w:rPr>
        <w:t xml:space="preserve"> 10 </w:t>
      </w:r>
      <w:r w:rsidRPr="000E34BF">
        <w:rPr>
          <w:rFonts w:ascii="Times New Roman" w:eastAsia="微软雅黑" w:hAnsi="Times New Roman" w:cs="Times New Roman"/>
          <w:sz w:val="22"/>
          <w:szCs w:val="22"/>
        </w:rPr>
        <w:t>美元以上。</w:t>
      </w:r>
    </w:p>
    <w:p w14:paraId="3E60C6B7" w14:textId="77777777" w:rsidR="000E34BF" w:rsidRPr="000E34BF" w:rsidRDefault="000E34BF">
      <w:pPr>
        <w:numPr>
          <w:ilvl w:val="0"/>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 xml:space="preserve">ADR vs </w:t>
      </w:r>
      <w:r w:rsidRPr="000E34BF">
        <w:rPr>
          <w:rFonts w:ascii="Times New Roman" w:eastAsia="微软雅黑" w:hAnsi="Times New Roman" w:cs="Times New Roman"/>
          <w:b/>
          <w:bCs/>
          <w:sz w:val="22"/>
          <w:szCs w:val="22"/>
        </w:rPr>
        <w:t>港股通交易策略</w:t>
      </w:r>
      <w:r w:rsidRPr="000E34BF">
        <w:rPr>
          <w:rFonts w:ascii="Times New Roman" w:eastAsia="微软雅黑" w:hAnsi="Times New Roman" w:cs="Times New Roman"/>
          <w:sz w:val="22"/>
          <w:szCs w:val="22"/>
        </w:rPr>
        <w:t>：</w:t>
      </w:r>
    </w:p>
    <w:p w14:paraId="21B435AC"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lastRenderedPageBreak/>
        <w:t>XIACF</w:t>
      </w:r>
      <w:r w:rsidRPr="000E34BF">
        <w:rPr>
          <w:rFonts w:ascii="Times New Roman" w:eastAsia="微软雅黑" w:hAnsi="Times New Roman" w:cs="Times New Roman"/>
          <w:b/>
          <w:bCs/>
          <w:sz w:val="22"/>
          <w:szCs w:val="22"/>
        </w:rPr>
        <w:t>（美股</w:t>
      </w:r>
      <w:r w:rsidRPr="000E34BF">
        <w:rPr>
          <w:rFonts w:ascii="Times New Roman" w:eastAsia="微软雅黑" w:hAnsi="Times New Roman" w:cs="Times New Roman"/>
          <w:b/>
          <w:bCs/>
          <w:sz w:val="22"/>
          <w:szCs w:val="22"/>
        </w:rPr>
        <w:t xml:space="preserve"> OTC ADR</w:t>
      </w:r>
      <w:r w:rsidRPr="000E34BF">
        <w:rPr>
          <w:rFonts w:ascii="Times New Roman" w:eastAsia="微软雅黑" w:hAnsi="Times New Roman" w:cs="Times New Roman"/>
          <w:b/>
          <w:bCs/>
          <w:sz w:val="22"/>
          <w:szCs w:val="22"/>
        </w:rPr>
        <w:t>）</w:t>
      </w:r>
      <w:r w:rsidRPr="000E34BF">
        <w:rPr>
          <w:rFonts w:ascii="Times New Roman" w:eastAsia="微软雅黑" w:hAnsi="Times New Roman" w:cs="Times New Roman"/>
          <w:sz w:val="22"/>
          <w:szCs w:val="22"/>
        </w:rPr>
        <w:t>：适合美股投资者，但交易流动性较低，需关注买卖价差。</w:t>
      </w:r>
    </w:p>
    <w:p w14:paraId="197BBD23" w14:textId="77777777" w:rsidR="000E34BF" w:rsidRPr="000E34BF" w:rsidRDefault="000E34BF">
      <w:pPr>
        <w:numPr>
          <w:ilvl w:val="1"/>
          <w:numId w:val="150"/>
        </w:numPr>
        <w:rPr>
          <w:rFonts w:ascii="Times New Roman" w:eastAsia="微软雅黑" w:hAnsi="Times New Roman" w:cs="Times New Roman"/>
          <w:sz w:val="22"/>
          <w:szCs w:val="22"/>
        </w:rPr>
      </w:pPr>
      <w:r w:rsidRPr="000E34BF">
        <w:rPr>
          <w:rFonts w:ascii="Times New Roman" w:eastAsia="微软雅黑" w:hAnsi="Times New Roman" w:cs="Times New Roman"/>
          <w:b/>
          <w:bCs/>
          <w:sz w:val="22"/>
          <w:szCs w:val="22"/>
        </w:rPr>
        <w:t>01810.HK</w:t>
      </w:r>
      <w:r w:rsidRPr="000E34BF">
        <w:rPr>
          <w:rFonts w:ascii="Times New Roman" w:eastAsia="微软雅黑" w:hAnsi="Times New Roman" w:cs="Times New Roman"/>
          <w:b/>
          <w:bCs/>
          <w:sz w:val="22"/>
          <w:szCs w:val="22"/>
        </w:rPr>
        <w:t>（港交所股票）</w:t>
      </w:r>
      <w:r w:rsidRPr="000E34BF">
        <w:rPr>
          <w:rFonts w:ascii="Times New Roman" w:eastAsia="微软雅黑" w:hAnsi="Times New Roman" w:cs="Times New Roman"/>
          <w:sz w:val="22"/>
          <w:szCs w:val="22"/>
        </w:rPr>
        <w:t>：适合使用港股通的投资者，交易流动性更高，适合中长期投资。</w:t>
      </w:r>
    </w:p>
    <w:p w14:paraId="3B139D4A" w14:textId="77777777" w:rsidR="000E34BF" w:rsidRPr="000E34BF" w:rsidRDefault="000E34BF" w:rsidP="000E34BF">
      <w:pPr>
        <w:rPr>
          <w:rFonts w:ascii="Times New Roman" w:eastAsia="微软雅黑" w:hAnsi="Times New Roman" w:cs="Times New Roman"/>
          <w:sz w:val="22"/>
          <w:szCs w:val="22"/>
        </w:rPr>
      </w:pPr>
      <w:r w:rsidRPr="000E34BF">
        <w:rPr>
          <w:rFonts w:ascii="Times New Roman" w:eastAsia="微软雅黑" w:hAnsi="Times New Roman" w:cs="Times New Roman"/>
          <w:sz w:val="22"/>
          <w:szCs w:val="22"/>
        </w:rPr>
        <w:t>建议结合宏观市场因素、财报数据及行业动态，综合判断投资机会。</w:t>
      </w:r>
    </w:p>
    <w:p w14:paraId="350310CA" w14:textId="256B1B12" w:rsidR="00D02BDB" w:rsidRPr="004C33BC" w:rsidRDefault="00D02BDB" w:rsidP="00D02BDB">
      <w:pPr>
        <w:pStyle w:val="2"/>
        <w:rPr>
          <w:rFonts w:ascii="Times New Roman" w:eastAsia="微软雅黑" w:hAnsi="Times New Roman" w:cs="Times New Roman"/>
          <w:b/>
          <w:bCs/>
          <w:sz w:val="22"/>
          <w:szCs w:val="22"/>
        </w:rPr>
      </w:pPr>
      <w:bookmarkStart w:id="23" w:name="_Toc197077230"/>
      <w:bookmarkEnd w:id="0"/>
      <w:r>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w:t>
      </w:r>
      <w:r>
        <w:rPr>
          <w:rFonts w:ascii="Times New Roman" w:eastAsia="微软雅黑" w:hAnsi="Times New Roman" w:cs="Times New Roman" w:hint="eastAsia"/>
          <w:b/>
          <w:bCs/>
          <w:sz w:val="22"/>
          <w:szCs w:val="22"/>
        </w:rPr>
        <w:t>2</w:t>
      </w:r>
      <w:r w:rsidR="003476F5" w:rsidRPr="003476F5">
        <w:rPr>
          <w:rFonts w:ascii="Times New Roman" w:eastAsia="微软雅黑" w:hAnsi="Times New Roman" w:cs="Times New Roman" w:hint="eastAsia"/>
          <w:b/>
          <w:bCs/>
          <w:sz w:val="22"/>
          <w:szCs w:val="22"/>
        </w:rPr>
        <w:t>如何识别小米这样的成长股并在早期买入</w:t>
      </w:r>
      <w:bookmarkEnd w:id="23"/>
    </w:p>
    <w:p w14:paraId="4B97487E"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根据现有的投资研究方法、</w:t>
      </w:r>
      <w:r w:rsidRPr="003476F5">
        <w:rPr>
          <w:rFonts w:ascii="Times New Roman" w:eastAsia="微软雅黑" w:hAnsi="Times New Roman" w:cs="Times New Roman"/>
          <w:sz w:val="22"/>
          <w:szCs w:val="22"/>
        </w:rPr>
        <w:t xml:space="preserve">CFA </w:t>
      </w:r>
      <w:r w:rsidRPr="003476F5">
        <w:rPr>
          <w:rFonts w:ascii="Times New Roman" w:eastAsia="微软雅黑" w:hAnsi="Times New Roman" w:cs="Times New Roman"/>
          <w:sz w:val="22"/>
          <w:szCs w:val="22"/>
        </w:rPr>
        <w:t>估值框架，以及对小米（</w:t>
      </w:r>
      <w:r w:rsidRPr="003476F5">
        <w:rPr>
          <w:rFonts w:ascii="Times New Roman" w:eastAsia="微软雅黑" w:hAnsi="Times New Roman" w:cs="Times New Roman"/>
          <w:sz w:val="22"/>
          <w:szCs w:val="22"/>
        </w:rPr>
        <w:t>Xiaomi Corporation, HKSE: 01810 / OTCMKTS: XIACF</w:t>
      </w:r>
      <w:r w:rsidRPr="003476F5">
        <w:rPr>
          <w:rFonts w:ascii="Times New Roman" w:eastAsia="微软雅黑" w:hAnsi="Times New Roman" w:cs="Times New Roman"/>
          <w:sz w:val="22"/>
          <w:szCs w:val="22"/>
        </w:rPr>
        <w:t>）的深入分析，可以总结出以下识别早期投资机会的策略：</w:t>
      </w:r>
    </w:p>
    <w:p w14:paraId="6FE9695A"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1. </w:t>
      </w:r>
      <w:r w:rsidRPr="003476F5">
        <w:rPr>
          <w:rFonts w:ascii="Times New Roman" w:eastAsia="微软雅黑" w:hAnsi="Times New Roman" w:cs="Times New Roman"/>
          <w:b/>
          <w:bCs/>
          <w:sz w:val="22"/>
          <w:szCs w:val="22"/>
        </w:rPr>
        <w:t>识别成长型企业的关键特征</w:t>
      </w:r>
    </w:p>
    <w:p w14:paraId="687B899E"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成长股（</w:t>
      </w:r>
      <w:r w:rsidRPr="003476F5">
        <w:rPr>
          <w:rFonts w:ascii="Times New Roman" w:eastAsia="微软雅黑" w:hAnsi="Times New Roman" w:cs="Times New Roman"/>
          <w:sz w:val="22"/>
          <w:szCs w:val="22"/>
        </w:rPr>
        <w:t>Growth Stocks</w:t>
      </w:r>
      <w:r w:rsidRPr="003476F5">
        <w:rPr>
          <w:rFonts w:ascii="Times New Roman" w:eastAsia="微软雅黑" w:hAnsi="Times New Roman" w:cs="Times New Roman"/>
          <w:sz w:val="22"/>
          <w:szCs w:val="22"/>
        </w:rPr>
        <w:t>）通常具备以下特征：</w:t>
      </w:r>
    </w:p>
    <w:p w14:paraId="665B7033"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高速增长的营收和利润</w:t>
      </w:r>
      <w:r w:rsidRPr="003476F5">
        <w:rPr>
          <w:rFonts w:ascii="Times New Roman" w:eastAsia="微软雅黑" w:hAnsi="Times New Roman" w:cs="Times New Roman"/>
          <w:sz w:val="22"/>
          <w:szCs w:val="22"/>
        </w:rPr>
        <w:t>：营收和净利润增长率显著高于行业平均值。</w:t>
      </w:r>
    </w:p>
    <w:p w14:paraId="5CEC53C1"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创新能力</w:t>
      </w:r>
      <w:r w:rsidRPr="003476F5">
        <w:rPr>
          <w:rFonts w:ascii="Times New Roman" w:eastAsia="微软雅黑" w:hAnsi="Times New Roman" w:cs="Times New Roman"/>
          <w:sz w:val="22"/>
          <w:szCs w:val="22"/>
        </w:rPr>
        <w:t>：公司在新兴市场领域（如智能设备、</w:t>
      </w:r>
      <w:r w:rsidRPr="003476F5">
        <w:rPr>
          <w:rFonts w:ascii="Times New Roman" w:eastAsia="微软雅黑" w:hAnsi="Times New Roman" w:cs="Times New Roman"/>
          <w:sz w:val="22"/>
          <w:szCs w:val="22"/>
        </w:rPr>
        <w:t>AI</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EV</w:t>
      </w:r>
      <w:r w:rsidRPr="003476F5">
        <w:rPr>
          <w:rFonts w:ascii="Times New Roman" w:eastAsia="微软雅黑" w:hAnsi="Times New Roman" w:cs="Times New Roman"/>
          <w:sz w:val="22"/>
          <w:szCs w:val="22"/>
        </w:rPr>
        <w:t>）具有先发优势。</w:t>
      </w:r>
    </w:p>
    <w:p w14:paraId="7155FD49"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扩张性市场</w:t>
      </w:r>
      <w:r w:rsidRPr="003476F5">
        <w:rPr>
          <w:rFonts w:ascii="Times New Roman" w:eastAsia="微软雅黑" w:hAnsi="Times New Roman" w:cs="Times New Roman"/>
          <w:sz w:val="22"/>
          <w:szCs w:val="22"/>
        </w:rPr>
        <w:t>：公司所处市场规模大，且仍有较大增长空间。</w:t>
      </w:r>
    </w:p>
    <w:p w14:paraId="0AE2C21F"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竞争壁垒（</w:t>
      </w:r>
      <w:r w:rsidRPr="003476F5">
        <w:rPr>
          <w:rFonts w:ascii="Times New Roman" w:eastAsia="微软雅黑" w:hAnsi="Times New Roman" w:cs="Times New Roman"/>
          <w:b/>
          <w:bCs/>
          <w:sz w:val="22"/>
          <w:szCs w:val="22"/>
        </w:rPr>
        <w:t>Moat</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sz w:val="22"/>
          <w:szCs w:val="22"/>
        </w:rPr>
        <w:t>：强大的品牌、专利、生态系统（如小米的</w:t>
      </w:r>
      <w:r w:rsidRPr="003476F5">
        <w:rPr>
          <w:rFonts w:ascii="Times New Roman" w:eastAsia="微软雅黑" w:hAnsi="Times New Roman" w:cs="Times New Roman"/>
          <w:sz w:val="22"/>
          <w:szCs w:val="22"/>
        </w:rPr>
        <w:t xml:space="preserve"> IoT </w:t>
      </w:r>
      <w:r w:rsidRPr="003476F5">
        <w:rPr>
          <w:rFonts w:ascii="Times New Roman" w:eastAsia="微软雅黑" w:hAnsi="Times New Roman" w:cs="Times New Roman"/>
          <w:sz w:val="22"/>
          <w:szCs w:val="22"/>
        </w:rPr>
        <w:t>和生态链）。</w:t>
      </w:r>
    </w:p>
    <w:p w14:paraId="383DE89E" w14:textId="77777777" w:rsidR="003476F5" w:rsidRPr="003476F5" w:rsidRDefault="003476F5">
      <w:pPr>
        <w:numPr>
          <w:ilvl w:val="0"/>
          <w:numId w:val="151"/>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高投资回报（</w:t>
      </w:r>
      <w:r w:rsidRPr="003476F5">
        <w:rPr>
          <w:rFonts w:ascii="Times New Roman" w:eastAsia="微软雅黑" w:hAnsi="Times New Roman" w:cs="Times New Roman"/>
          <w:b/>
          <w:bCs/>
          <w:sz w:val="22"/>
          <w:szCs w:val="22"/>
        </w:rPr>
        <w:t>ROIC &gt; WACC</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sz w:val="22"/>
          <w:szCs w:val="22"/>
        </w:rPr>
        <w:t>：资本回报率大幅高于资本成本。</w:t>
      </w:r>
    </w:p>
    <w:p w14:paraId="3A11C892"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对于小米而言，其智能手机市场的全球扩展、电动车业务的布局，以及</w:t>
      </w:r>
      <w:r w:rsidRPr="003476F5">
        <w:rPr>
          <w:rFonts w:ascii="Times New Roman" w:eastAsia="微软雅黑" w:hAnsi="Times New Roman" w:cs="Times New Roman"/>
          <w:sz w:val="22"/>
          <w:szCs w:val="22"/>
        </w:rPr>
        <w:t>AI</w:t>
      </w:r>
      <w:r w:rsidRPr="003476F5">
        <w:rPr>
          <w:rFonts w:ascii="Times New Roman" w:eastAsia="微软雅黑" w:hAnsi="Times New Roman" w:cs="Times New Roman"/>
          <w:sz w:val="22"/>
          <w:szCs w:val="22"/>
        </w:rPr>
        <w:t>驱动的</w:t>
      </w:r>
      <w:r w:rsidRPr="003476F5">
        <w:rPr>
          <w:rFonts w:ascii="Times New Roman" w:eastAsia="微软雅黑" w:hAnsi="Times New Roman" w:cs="Times New Roman"/>
          <w:sz w:val="22"/>
          <w:szCs w:val="22"/>
        </w:rPr>
        <w:t xml:space="preserve"> IoT </w:t>
      </w:r>
      <w:r w:rsidRPr="003476F5">
        <w:rPr>
          <w:rFonts w:ascii="Times New Roman" w:eastAsia="微软雅黑" w:hAnsi="Times New Roman" w:cs="Times New Roman"/>
          <w:sz w:val="22"/>
          <w:szCs w:val="22"/>
        </w:rPr>
        <w:t>生态，都构成了成长股的重要特征。</w:t>
      </w:r>
    </w:p>
    <w:p w14:paraId="0CD87C81"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2. </w:t>
      </w:r>
      <w:r w:rsidRPr="003476F5">
        <w:rPr>
          <w:rFonts w:ascii="Times New Roman" w:eastAsia="微软雅黑" w:hAnsi="Times New Roman" w:cs="Times New Roman"/>
          <w:b/>
          <w:bCs/>
          <w:sz w:val="22"/>
          <w:szCs w:val="22"/>
        </w:rPr>
        <w:t>早期买入信号</w:t>
      </w:r>
    </w:p>
    <w:p w14:paraId="682D0DBE"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A. </w:t>
      </w:r>
      <w:r w:rsidRPr="003476F5">
        <w:rPr>
          <w:rFonts w:ascii="Times New Roman" w:eastAsia="微软雅黑" w:hAnsi="Times New Roman" w:cs="Times New Roman"/>
          <w:b/>
          <w:bCs/>
          <w:sz w:val="22"/>
          <w:szCs w:val="22"/>
        </w:rPr>
        <w:t>估值</w:t>
      </w:r>
      <w:r w:rsidRPr="003476F5">
        <w:rPr>
          <w:rFonts w:ascii="Times New Roman" w:eastAsia="微软雅黑" w:hAnsi="Times New Roman" w:cs="Times New Roman"/>
          <w:b/>
          <w:bCs/>
          <w:sz w:val="22"/>
          <w:szCs w:val="22"/>
        </w:rPr>
        <w:t xml:space="preserve"> vs. </w:t>
      </w:r>
      <w:r w:rsidRPr="003476F5">
        <w:rPr>
          <w:rFonts w:ascii="Times New Roman" w:eastAsia="微软雅黑" w:hAnsi="Times New Roman" w:cs="Times New Roman"/>
          <w:b/>
          <w:bCs/>
          <w:sz w:val="22"/>
          <w:szCs w:val="22"/>
        </w:rPr>
        <w:t>未来增长</w:t>
      </w:r>
    </w:p>
    <w:p w14:paraId="23752AA9" w14:textId="77777777" w:rsidR="003476F5" w:rsidRPr="003476F5" w:rsidRDefault="003476F5">
      <w:pPr>
        <w:numPr>
          <w:ilvl w:val="0"/>
          <w:numId w:val="152"/>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关注</w:t>
      </w:r>
      <w:r w:rsidRPr="003476F5">
        <w:rPr>
          <w:rFonts w:ascii="Times New Roman" w:eastAsia="微软雅黑" w:hAnsi="Times New Roman" w:cs="Times New Roman"/>
          <w:sz w:val="22"/>
          <w:szCs w:val="22"/>
        </w:rPr>
        <w:t xml:space="preserve"> </w:t>
      </w:r>
      <w:r w:rsidRPr="003476F5">
        <w:rPr>
          <w:rFonts w:ascii="Times New Roman" w:eastAsia="微软雅黑" w:hAnsi="Times New Roman" w:cs="Times New Roman"/>
          <w:b/>
          <w:bCs/>
          <w:sz w:val="22"/>
          <w:szCs w:val="22"/>
        </w:rPr>
        <w:t>PEG</w:t>
      </w:r>
      <w:r w:rsidRPr="003476F5">
        <w:rPr>
          <w:rFonts w:ascii="Times New Roman" w:eastAsia="微软雅黑" w:hAnsi="Times New Roman" w:cs="Times New Roman"/>
          <w:b/>
          <w:bCs/>
          <w:sz w:val="22"/>
          <w:szCs w:val="22"/>
        </w:rPr>
        <w:t>（市盈率相对盈利增长比率）</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 xml:space="preserve">PEG &lt; 1.0 </w:t>
      </w:r>
      <w:r w:rsidRPr="003476F5">
        <w:rPr>
          <w:rFonts w:ascii="Times New Roman" w:eastAsia="微软雅黑" w:hAnsi="Times New Roman" w:cs="Times New Roman"/>
          <w:sz w:val="22"/>
          <w:szCs w:val="22"/>
        </w:rPr>
        <w:t>代表成长性高但估值仍合理。</w:t>
      </w:r>
    </w:p>
    <w:p w14:paraId="60F259CD" w14:textId="77777777" w:rsidR="003476F5" w:rsidRPr="003476F5" w:rsidRDefault="003476F5">
      <w:pPr>
        <w:numPr>
          <w:ilvl w:val="0"/>
          <w:numId w:val="152"/>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EV/EBITDA</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b/>
          <w:bCs/>
          <w:sz w:val="22"/>
          <w:szCs w:val="22"/>
        </w:rPr>
        <w:t>P/S</w:t>
      </w:r>
      <w:r w:rsidRPr="003476F5">
        <w:rPr>
          <w:rFonts w:ascii="Times New Roman" w:eastAsia="微软雅黑" w:hAnsi="Times New Roman" w:cs="Times New Roman"/>
          <w:b/>
          <w:bCs/>
          <w:sz w:val="22"/>
          <w:szCs w:val="22"/>
        </w:rPr>
        <w:t>（市销率）低于行业平均，说明估值未被市场充分定价。</w:t>
      </w:r>
    </w:p>
    <w:p w14:paraId="4C6C0775" w14:textId="77777777" w:rsidR="003476F5" w:rsidRPr="003476F5" w:rsidRDefault="003476F5">
      <w:pPr>
        <w:numPr>
          <w:ilvl w:val="0"/>
          <w:numId w:val="152"/>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 xml:space="preserve">DCF </w:t>
      </w:r>
      <w:r w:rsidRPr="003476F5">
        <w:rPr>
          <w:rFonts w:ascii="Times New Roman" w:eastAsia="微软雅黑" w:hAnsi="Times New Roman" w:cs="Times New Roman"/>
          <w:b/>
          <w:bCs/>
          <w:sz w:val="22"/>
          <w:szCs w:val="22"/>
        </w:rPr>
        <w:t>现金流折现模型估值低于当前股价，表明市场可能低估其未来增长。</w:t>
      </w:r>
    </w:p>
    <w:p w14:paraId="6766E240"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小米目前的估值（</w:t>
      </w:r>
      <w:r w:rsidRPr="003476F5">
        <w:rPr>
          <w:rFonts w:ascii="Times New Roman" w:eastAsia="微软雅黑" w:hAnsi="Times New Roman" w:cs="Times New Roman"/>
          <w:sz w:val="22"/>
          <w:szCs w:val="22"/>
        </w:rPr>
        <w:t>P/E 65.29</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 xml:space="preserve">EV/EBITDA </w:t>
      </w:r>
      <w:r w:rsidRPr="003476F5">
        <w:rPr>
          <w:rFonts w:ascii="Times New Roman" w:eastAsia="微软雅黑" w:hAnsi="Times New Roman" w:cs="Times New Roman"/>
          <w:sz w:val="22"/>
          <w:szCs w:val="22"/>
        </w:rPr>
        <w:t>约为</w:t>
      </w:r>
      <w:r w:rsidRPr="003476F5">
        <w:rPr>
          <w:rFonts w:ascii="Times New Roman" w:eastAsia="微软雅黑" w:hAnsi="Times New Roman" w:cs="Times New Roman"/>
          <w:sz w:val="22"/>
          <w:szCs w:val="22"/>
        </w:rPr>
        <w:t xml:space="preserve"> 22.3</w:t>
      </w:r>
      <w:r w:rsidRPr="003476F5">
        <w:rPr>
          <w:rFonts w:ascii="Times New Roman" w:eastAsia="微软雅黑" w:hAnsi="Times New Roman" w:cs="Times New Roman"/>
          <w:sz w:val="22"/>
          <w:szCs w:val="22"/>
        </w:rPr>
        <w:t>）说明市场对其增长预期较高。</w:t>
      </w:r>
    </w:p>
    <w:p w14:paraId="7102ADC7"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lastRenderedPageBreak/>
        <w:t xml:space="preserve">B. </w:t>
      </w:r>
      <w:r w:rsidRPr="003476F5">
        <w:rPr>
          <w:rFonts w:ascii="Times New Roman" w:eastAsia="微软雅黑" w:hAnsi="Times New Roman" w:cs="Times New Roman"/>
          <w:b/>
          <w:bCs/>
          <w:sz w:val="22"/>
          <w:szCs w:val="22"/>
        </w:rPr>
        <w:t>机构资金流入</w:t>
      </w:r>
    </w:p>
    <w:p w14:paraId="0ED1A727" w14:textId="77777777" w:rsidR="003476F5" w:rsidRPr="003476F5" w:rsidRDefault="003476F5">
      <w:pPr>
        <w:numPr>
          <w:ilvl w:val="0"/>
          <w:numId w:val="153"/>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关注基金增持数据，机构在早期买入通常是强烈的看涨信号。</w:t>
      </w:r>
    </w:p>
    <w:p w14:paraId="1C064063" w14:textId="77777777" w:rsidR="003476F5" w:rsidRPr="003476F5" w:rsidRDefault="003476F5">
      <w:pPr>
        <w:numPr>
          <w:ilvl w:val="0"/>
          <w:numId w:val="153"/>
        </w:num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小米近一年机构持仓比例大幅上升，特别是电动车业务落地后资金流入加速。</w:t>
      </w:r>
    </w:p>
    <w:p w14:paraId="36E0D8CD"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C. </w:t>
      </w:r>
      <w:r w:rsidRPr="003476F5">
        <w:rPr>
          <w:rFonts w:ascii="Times New Roman" w:eastAsia="微软雅黑" w:hAnsi="Times New Roman" w:cs="Times New Roman"/>
          <w:b/>
          <w:bCs/>
          <w:sz w:val="22"/>
          <w:szCs w:val="22"/>
        </w:rPr>
        <w:t>行业催化剂</w:t>
      </w:r>
    </w:p>
    <w:p w14:paraId="6AEA0B35" w14:textId="77777777" w:rsidR="003476F5" w:rsidRPr="003476F5" w:rsidRDefault="003476F5">
      <w:pPr>
        <w:numPr>
          <w:ilvl w:val="0"/>
          <w:numId w:val="154"/>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政策支持</w:t>
      </w:r>
      <w:r w:rsidRPr="003476F5">
        <w:rPr>
          <w:rFonts w:ascii="Times New Roman" w:eastAsia="微软雅黑" w:hAnsi="Times New Roman" w:cs="Times New Roman"/>
          <w:sz w:val="22"/>
          <w:szCs w:val="22"/>
        </w:rPr>
        <w:t>：国家或地区政策鼓励相关产业发展，如中国支持新能源汽车、小米的</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业务政策扶持。</w:t>
      </w:r>
    </w:p>
    <w:p w14:paraId="2FBCEF2F" w14:textId="77777777" w:rsidR="003476F5" w:rsidRPr="003476F5" w:rsidRDefault="003476F5">
      <w:pPr>
        <w:numPr>
          <w:ilvl w:val="0"/>
          <w:numId w:val="154"/>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行业趋势</w:t>
      </w:r>
      <w:r w:rsidRPr="003476F5">
        <w:rPr>
          <w:rFonts w:ascii="Times New Roman" w:eastAsia="微软雅黑" w:hAnsi="Times New Roman" w:cs="Times New Roman"/>
          <w:sz w:val="22"/>
          <w:szCs w:val="22"/>
        </w:rPr>
        <w:t>：小米在</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领域的切入点选在智能化、高端化，符合市场未来需求。</w:t>
      </w:r>
    </w:p>
    <w:p w14:paraId="7E30AC85"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D. </w:t>
      </w:r>
      <w:r w:rsidRPr="003476F5">
        <w:rPr>
          <w:rFonts w:ascii="Times New Roman" w:eastAsia="微软雅黑" w:hAnsi="Times New Roman" w:cs="Times New Roman"/>
          <w:b/>
          <w:bCs/>
          <w:sz w:val="22"/>
          <w:szCs w:val="22"/>
        </w:rPr>
        <w:t>技术指标</w:t>
      </w:r>
    </w:p>
    <w:p w14:paraId="2C577157" w14:textId="77777777" w:rsidR="003476F5" w:rsidRPr="003476F5" w:rsidRDefault="003476F5">
      <w:pPr>
        <w:numPr>
          <w:ilvl w:val="0"/>
          <w:numId w:val="155"/>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50</w:t>
      </w:r>
      <w:r w:rsidRPr="003476F5">
        <w:rPr>
          <w:rFonts w:ascii="Times New Roman" w:eastAsia="微软雅黑" w:hAnsi="Times New Roman" w:cs="Times New Roman"/>
          <w:b/>
          <w:bCs/>
          <w:sz w:val="22"/>
          <w:szCs w:val="22"/>
        </w:rPr>
        <w:t>日均线上穿</w:t>
      </w:r>
      <w:r w:rsidRPr="003476F5">
        <w:rPr>
          <w:rFonts w:ascii="Times New Roman" w:eastAsia="微软雅黑" w:hAnsi="Times New Roman" w:cs="Times New Roman"/>
          <w:b/>
          <w:bCs/>
          <w:sz w:val="22"/>
          <w:szCs w:val="22"/>
        </w:rPr>
        <w:t>200</w:t>
      </w:r>
      <w:r w:rsidRPr="003476F5">
        <w:rPr>
          <w:rFonts w:ascii="Times New Roman" w:eastAsia="微软雅黑" w:hAnsi="Times New Roman" w:cs="Times New Roman"/>
          <w:b/>
          <w:bCs/>
          <w:sz w:val="22"/>
          <w:szCs w:val="22"/>
        </w:rPr>
        <w:t>日均线（黄金交叉）</w:t>
      </w:r>
      <w:r w:rsidRPr="003476F5">
        <w:rPr>
          <w:rFonts w:ascii="Times New Roman" w:eastAsia="微软雅黑" w:hAnsi="Times New Roman" w:cs="Times New Roman"/>
          <w:sz w:val="22"/>
          <w:szCs w:val="22"/>
        </w:rPr>
        <w:t>，代表趋势转强。</w:t>
      </w:r>
    </w:p>
    <w:p w14:paraId="31A3D65F" w14:textId="77777777" w:rsidR="003476F5" w:rsidRPr="003476F5" w:rsidRDefault="003476F5">
      <w:pPr>
        <w:numPr>
          <w:ilvl w:val="0"/>
          <w:numId w:val="155"/>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 xml:space="preserve">MACD </w:t>
      </w:r>
      <w:r w:rsidRPr="003476F5">
        <w:rPr>
          <w:rFonts w:ascii="Times New Roman" w:eastAsia="微软雅黑" w:hAnsi="Times New Roman" w:cs="Times New Roman"/>
          <w:b/>
          <w:bCs/>
          <w:sz w:val="22"/>
          <w:szCs w:val="22"/>
        </w:rPr>
        <w:t>由负转正，</w:t>
      </w:r>
      <w:r w:rsidRPr="003476F5">
        <w:rPr>
          <w:rFonts w:ascii="Times New Roman" w:eastAsia="微软雅黑" w:hAnsi="Times New Roman" w:cs="Times New Roman"/>
          <w:b/>
          <w:bCs/>
          <w:sz w:val="22"/>
          <w:szCs w:val="22"/>
        </w:rPr>
        <w:t xml:space="preserve">RSI </w:t>
      </w:r>
      <w:r w:rsidRPr="003476F5">
        <w:rPr>
          <w:rFonts w:ascii="Times New Roman" w:eastAsia="微软雅黑" w:hAnsi="Times New Roman" w:cs="Times New Roman"/>
          <w:b/>
          <w:bCs/>
          <w:sz w:val="22"/>
          <w:szCs w:val="22"/>
        </w:rPr>
        <w:t>进入</w:t>
      </w:r>
      <w:r w:rsidRPr="003476F5">
        <w:rPr>
          <w:rFonts w:ascii="Times New Roman" w:eastAsia="微软雅黑" w:hAnsi="Times New Roman" w:cs="Times New Roman"/>
          <w:b/>
          <w:bCs/>
          <w:sz w:val="22"/>
          <w:szCs w:val="22"/>
        </w:rPr>
        <w:t xml:space="preserve"> 50-70</w:t>
      </w:r>
      <w:r w:rsidRPr="003476F5">
        <w:rPr>
          <w:rFonts w:ascii="Times New Roman" w:eastAsia="微软雅黑" w:hAnsi="Times New Roman" w:cs="Times New Roman"/>
          <w:sz w:val="22"/>
          <w:szCs w:val="22"/>
        </w:rPr>
        <w:t xml:space="preserve"> </w:t>
      </w:r>
      <w:r w:rsidRPr="003476F5">
        <w:rPr>
          <w:rFonts w:ascii="Times New Roman" w:eastAsia="微软雅黑" w:hAnsi="Times New Roman" w:cs="Times New Roman"/>
          <w:sz w:val="22"/>
          <w:szCs w:val="22"/>
        </w:rPr>
        <w:t>区间，说明上涨动能增强。</w:t>
      </w:r>
    </w:p>
    <w:p w14:paraId="0F668E6F"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3. </w:t>
      </w:r>
      <w:r w:rsidRPr="003476F5">
        <w:rPr>
          <w:rFonts w:ascii="Times New Roman" w:eastAsia="微软雅黑" w:hAnsi="Times New Roman" w:cs="Times New Roman"/>
          <w:b/>
          <w:bCs/>
          <w:sz w:val="22"/>
          <w:szCs w:val="22"/>
        </w:rPr>
        <w:t>交易策略</w:t>
      </w:r>
    </w:p>
    <w:p w14:paraId="6C72F756"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A. </w:t>
      </w:r>
      <w:r w:rsidRPr="003476F5">
        <w:rPr>
          <w:rFonts w:ascii="Times New Roman" w:eastAsia="微软雅黑" w:hAnsi="Times New Roman" w:cs="Times New Roman"/>
          <w:b/>
          <w:bCs/>
          <w:sz w:val="22"/>
          <w:szCs w:val="22"/>
        </w:rPr>
        <w:t>通过港股通（</w:t>
      </w:r>
      <w:r w:rsidRPr="003476F5">
        <w:rPr>
          <w:rFonts w:ascii="Times New Roman" w:eastAsia="微软雅黑" w:hAnsi="Times New Roman" w:cs="Times New Roman"/>
          <w:b/>
          <w:bCs/>
          <w:sz w:val="22"/>
          <w:szCs w:val="22"/>
        </w:rPr>
        <w:t>HK01810</w:t>
      </w:r>
      <w:r w:rsidRPr="003476F5">
        <w:rPr>
          <w:rFonts w:ascii="Times New Roman" w:eastAsia="微软雅黑" w:hAnsi="Times New Roman" w:cs="Times New Roman"/>
          <w:b/>
          <w:bCs/>
          <w:sz w:val="22"/>
          <w:szCs w:val="22"/>
        </w:rPr>
        <w:t>）交易</w:t>
      </w:r>
    </w:p>
    <w:p w14:paraId="1187953B" w14:textId="77777777" w:rsidR="003476F5" w:rsidRPr="003476F5" w:rsidRDefault="003476F5">
      <w:pPr>
        <w:numPr>
          <w:ilvl w:val="0"/>
          <w:numId w:val="15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适用于资金规模较大的投资者，享受港股市场较低的交易成本。</w:t>
      </w:r>
    </w:p>
    <w:p w14:paraId="1974BCFF" w14:textId="77777777" w:rsidR="003476F5" w:rsidRPr="003476F5" w:rsidRDefault="003476F5">
      <w:pPr>
        <w:numPr>
          <w:ilvl w:val="0"/>
          <w:numId w:val="156"/>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交易时间与</w:t>
      </w:r>
      <w:r w:rsidRPr="003476F5">
        <w:rPr>
          <w:rFonts w:ascii="Times New Roman" w:eastAsia="微软雅黑" w:hAnsi="Times New Roman" w:cs="Times New Roman"/>
          <w:b/>
          <w:bCs/>
          <w:sz w:val="22"/>
          <w:szCs w:val="22"/>
        </w:rPr>
        <w:t>A</w:t>
      </w:r>
      <w:r w:rsidRPr="003476F5">
        <w:rPr>
          <w:rFonts w:ascii="Times New Roman" w:eastAsia="微软雅黑" w:hAnsi="Times New Roman" w:cs="Times New Roman"/>
          <w:b/>
          <w:bCs/>
          <w:sz w:val="22"/>
          <w:szCs w:val="22"/>
        </w:rPr>
        <w:t>股市场同步，流动性较高。</w:t>
      </w:r>
    </w:p>
    <w:p w14:paraId="2E833DD5"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B. </w:t>
      </w:r>
      <w:r w:rsidRPr="003476F5">
        <w:rPr>
          <w:rFonts w:ascii="Times New Roman" w:eastAsia="微软雅黑" w:hAnsi="Times New Roman" w:cs="Times New Roman"/>
          <w:b/>
          <w:bCs/>
          <w:sz w:val="22"/>
          <w:szCs w:val="22"/>
        </w:rPr>
        <w:t>通过美股</w:t>
      </w:r>
      <w:r w:rsidRPr="003476F5">
        <w:rPr>
          <w:rFonts w:ascii="Times New Roman" w:eastAsia="微软雅黑" w:hAnsi="Times New Roman" w:cs="Times New Roman"/>
          <w:b/>
          <w:bCs/>
          <w:sz w:val="22"/>
          <w:szCs w:val="22"/>
        </w:rPr>
        <w:t xml:space="preserve"> ADR</w:t>
      </w:r>
      <w:r w:rsidRPr="003476F5">
        <w:rPr>
          <w:rFonts w:ascii="Times New Roman" w:eastAsia="微软雅黑" w:hAnsi="Times New Roman" w:cs="Times New Roman"/>
          <w:b/>
          <w:bCs/>
          <w:sz w:val="22"/>
          <w:szCs w:val="22"/>
        </w:rPr>
        <w:t>（</w:t>
      </w:r>
      <w:r w:rsidRPr="003476F5">
        <w:rPr>
          <w:rFonts w:ascii="Times New Roman" w:eastAsia="微软雅黑" w:hAnsi="Times New Roman" w:cs="Times New Roman"/>
          <w:b/>
          <w:bCs/>
          <w:sz w:val="22"/>
          <w:szCs w:val="22"/>
        </w:rPr>
        <w:t>XIACF</w:t>
      </w:r>
      <w:r w:rsidRPr="003476F5">
        <w:rPr>
          <w:rFonts w:ascii="Times New Roman" w:eastAsia="微软雅黑" w:hAnsi="Times New Roman" w:cs="Times New Roman"/>
          <w:b/>
          <w:bCs/>
          <w:sz w:val="22"/>
          <w:szCs w:val="22"/>
        </w:rPr>
        <w:t>）交易</w:t>
      </w:r>
    </w:p>
    <w:p w14:paraId="7BE7DAE2" w14:textId="77777777" w:rsidR="003476F5" w:rsidRPr="003476F5" w:rsidRDefault="003476F5">
      <w:pPr>
        <w:numPr>
          <w:ilvl w:val="0"/>
          <w:numId w:val="157"/>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适用于美股投资者，交易时间与美股一致。</w:t>
      </w:r>
    </w:p>
    <w:p w14:paraId="08C50D63" w14:textId="77777777" w:rsidR="003476F5" w:rsidRPr="003476F5" w:rsidRDefault="003476F5">
      <w:pPr>
        <w:numPr>
          <w:ilvl w:val="0"/>
          <w:numId w:val="157"/>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流动性相对较低，但提供美元投资通道。</w:t>
      </w:r>
    </w:p>
    <w:p w14:paraId="0A9F370E"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t xml:space="preserve">C. </w:t>
      </w:r>
      <w:r w:rsidRPr="003476F5">
        <w:rPr>
          <w:rFonts w:ascii="Times New Roman" w:eastAsia="微软雅黑" w:hAnsi="Times New Roman" w:cs="Times New Roman"/>
          <w:b/>
          <w:bCs/>
          <w:sz w:val="22"/>
          <w:szCs w:val="22"/>
        </w:rPr>
        <w:t>目标价与止损</w:t>
      </w:r>
    </w:p>
    <w:p w14:paraId="190FCE62" w14:textId="77777777" w:rsidR="003476F5" w:rsidRPr="003476F5" w:rsidRDefault="003476F5">
      <w:pPr>
        <w:numPr>
          <w:ilvl w:val="0"/>
          <w:numId w:val="158"/>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短期目标价</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HK$75</w:t>
      </w:r>
      <w:r w:rsidRPr="003476F5">
        <w:rPr>
          <w:rFonts w:ascii="Times New Roman" w:eastAsia="微软雅黑" w:hAnsi="Times New Roman" w:cs="Times New Roman"/>
          <w:sz w:val="22"/>
          <w:szCs w:val="22"/>
        </w:rPr>
        <w:t>（基于</w:t>
      </w:r>
      <w:r w:rsidRPr="003476F5">
        <w:rPr>
          <w:rFonts w:ascii="Times New Roman" w:eastAsia="微软雅黑" w:hAnsi="Times New Roman" w:cs="Times New Roman"/>
          <w:sz w:val="22"/>
          <w:szCs w:val="22"/>
        </w:rPr>
        <w:t xml:space="preserve">EV/EBITDA </w:t>
      </w:r>
      <w:r w:rsidRPr="003476F5">
        <w:rPr>
          <w:rFonts w:ascii="Times New Roman" w:eastAsia="微软雅黑" w:hAnsi="Times New Roman" w:cs="Times New Roman"/>
          <w:sz w:val="22"/>
          <w:szCs w:val="22"/>
        </w:rPr>
        <w:t>估值模型）。</w:t>
      </w:r>
    </w:p>
    <w:p w14:paraId="0E6D4538" w14:textId="77777777" w:rsidR="003476F5" w:rsidRPr="003476F5" w:rsidRDefault="003476F5">
      <w:pPr>
        <w:numPr>
          <w:ilvl w:val="0"/>
          <w:numId w:val="158"/>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长期目标价</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HK$100</w:t>
      </w:r>
      <w:r w:rsidRPr="003476F5">
        <w:rPr>
          <w:rFonts w:ascii="Times New Roman" w:eastAsia="微软雅黑" w:hAnsi="Times New Roman" w:cs="Times New Roman"/>
          <w:sz w:val="22"/>
          <w:szCs w:val="22"/>
        </w:rPr>
        <w:t>（基于</w:t>
      </w:r>
      <w:r w:rsidRPr="003476F5">
        <w:rPr>
          <w:rFonts w:ascii="Times New Roman" w:eastAsia="微软雅黑" w:hAnsi="Times New Roman" w:cs="Times New Roman"/>
          <w:sz w:val="22"/>
          <w:szCs w:val="22"/>
        </w:rPr>
        <w:t xml:space="preserve">DCF </w:t>
      </w:r>
      <w:r w:rsidRPr="003476F5">
        <w:rPr>
          <w:rFonts w:ascii="Times New Roman" w:eastAsia="微软雅黑" w:hAnsi="Times New Roman" w:cs="Times New Roman"/>
          <w:sz w:val="22"/>
          <w:szCs w:val="22"/>
        </w:rPr>
        <w:t>现金流折现模型，假设</w:t>
      </w:r>
      <w:r w:rsidRPr="003476F5">
        <w:rPr>
          <w:rFonts w:ascii="Times New Roman" w:eastAsia="微软雅黑" w:hAnsi="Times New Roman" w:cs="Times New Roman"/>
          <w:sz w:val="22"/>
          <w:szCs w:val="22"/>
        </w:rPr>
        <w:t xml:space="preserve">EV </w:t>
      </w:r>
      <w:r w:rsidRPr="003476F5">
        <w:rPr>
          <w:rFonts w:ascii="Times New Roman" w:eastAsia="微软雅黑" w:hAnsi="Times New Roman" w:cs="Times New Roman"/>
          <w:sz w:val="22"/>
          <w:szCs w:val="22"/>
        </w:rPr>
        <w:t>业务逐步释放盈利）。</w:t>
      </w:r>
    </w:p>
    <w:p w14:paraId="110530FD" w14:textId="77777777" w:rsidR="003476F5" w:rsidRPr="003476F5" w:rsidRDefault="003476F5">
      <w:pPr>
        <w:numPr>
          <w:ilvl w:val="0"/>
          <w:numId w:val="158"/>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止损位</w:t>
      </w:r>
      <w:r w:rsidRPr="003476F5">
        <w:rPr>
          <w:rFonts w:ascii="Times New Roman" w:eastAsia="微软雅黑" w:hAnsi="Times New Roman" w:cs="Times New Roman"/>
          <w:sz w:val="22"/>
          <w:szCs w:val="22"/>
        </w:rPr>
        <w:t>：</w:t>
      </w:r>
      <w:r w:rsidRPr="003476F5">
        <w:rPr>
          <w:rFonts w:ascii="Times New Roman" w:eastAsia="微软雅黑" w:hAnsi="Times New Roman" w:cs="Times New Roman"/>
          <w:sz w:val="22"/>
          <w:szCs w:val="22"/>
        </w:rPr>
        <w:t>HK$48</w:t>
      </w:r>
      <w:r w:rsidRPr="003476F5">
        <w:rPr>
          <w:rFonts w:ascii="Times New Roman" w:eastAsia="微软雅黑" w:hAnsi="Times New Roman" w:cs="Times New Roman"/>
          <w:sz w:val="22"/>
          <w:szCs w:val="22"/>
        </w:rPr>
        <w:t>（跌破</w:t>
      </w:r>
      <w:r w:rsidRPr="003476F5">
        <w:rPr>
          <w:rFonts w:ascii="Times New Roman" w:eastAsia="微软雅黑" w:hAnsi="Times New Roman" w:cs="Times New Roman"/>
          <w:sz w:val="22"/>
          <w:szCs w:val="22"/>
        </w:rPr>
        <w:t>2024</w:t>
      </w:r>
      <w:r w:rsidRPr="003476F5">
        <w:rPr>
          <w:rFonts w:ascii="Times New Roman" w:eastAsia="微软雅黑" w:hAnsi="Times New Roman" w:cs="Times New Roman"/>
          <w:sz w:val="22"/>
          <w:szCs w:val="22"/>
        </w:rPr>
        <w:t>年关键支撑位）。</w:t>
      </w:r>
    </w:p>
    <w:p w14:paraId="0F3523DE" w14:textId="43064524" w:rsidR="003476F5" w:rsidRPr="003476F5" w:rsidRDefault="003476F5" w:rsidP="003476F5">
      <w:pPr>
        <w:rPr>
          <w:rFonts w:ascii="Times New Roman" w:eastAsia="微软雅黑" w:hAnsi="Times New Roman" w:cs="Times New Roman"/>
          <w:sz w:val="22"/>
          <w:szCs w:val="22"/>
        </w:rPr>
      </w:pPr>
    </w:p>
    <w:p w14:paraId="04ADB9D8" w14:textId="77777777" w:rsidR="003476F5" w:rsidRPr="003476F5" w:rsidRDefault="003476F5" w:rsidP="003476F5">
      <w:pPr>
        <w:rPr>
          <w:rFonts w:ascii="Times New Roman" w:eastAsia="微软雅黑" w:hAnsi="Times New Roman" w:cs="Times New Roman"/>
          <w:b/>
          <w:bCs/>
          <w:sz w:val="22"/>
          <w:szCs w:val="22"/>
        </w:rPr>
      </w:pPr>
      <w:r w:rsidRPr="003476F5">
        <w:rPr>
          <w:rFonts w:ascii="Times New Roman" w:eastAsia="微软雅黑" w:hAnsi="Times New Roman" w:cs="Times New Roman"/>
          <w:b/>
          <w:bCs/>
          <w:sz w:val="22"/>
          <w:szCs w:val="22"/>
        </w:rPr>
        <w:lastRenderedPageBreak/>
        <w:t xml:space="preserve">4. </w:t>
      </w:r>
      <w:r w:rsidRPr="003476F5">
        <w:rPr>
          <w:rFonts w:ascii="Times New Roman" w:eastAsia="微软雅黑" w:hAnsi="Times New Roman" w:cs="Times New Roman"/>
          <w:b/>
          <w:bCs/>
          <w:sz w:val="22"/>
          <w:szCs w:val="22"/>
        </w:rPr>
        <w:t>结论</w:t>
      </w:r>
    </w:p>
    <w:p w14:paraId="17BF3DCE" w14:textId="77777777" w:rsidR="003476F5" w:rsidRPr="003476F5" w:rsidRDefault="003476F5">
      <w:pPr>
        <w:numPr>
          <w:ilvl w:val="0"/>
          <w:numId w:val="159"/>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短期交易者</w:t>
      </w:r>
      <w:r w:rsidRPr="003476F5">
        <w:rPr>
          <w:rFonts w:ascii="Times New Roman" w:eastAsia="微软雅黑" w:hAnsi="Times New Roman" w:cs="Times New Roman"/>
          <w:sz w:val="22"/>
          <w:szCs w:val="22"/>
        </w:rPr>
        <w:t>：可以基于</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业务增长趋势进行波段操作，关注机构增持与政策催化剂。</w:t>
      </w:r>
    </w:p>
    <w:p w14:paraId="1EB2D35E" w14:textId="77777777" w:rsidR="003476F5" w:rsidRPr="003476F5" w:rsidRDefault="003476F5">
      <w:pPr>
        <w:numPr>
          <w:ilvl w:val="0"/>
          <w:numId w:val="159"/>
        </w:numPr>
        <w:rPr>
          <w:rFonts w:ascii="Times New Roman" w:eastAsia="微软雅黑" w:hAnsi="Times New Roman" w:cs="Times New Roman"/>
          <w:sz w:val="22"/>
          <w:szCs w:val="22"/>
        </w:rPr>
      </w:pPr>
      <w:r w:rsidRPr="003476F5">
        <w:rPr>
          <w:rFonts w:ascii="Times New Roman" w:eastAsia="微软雅黑" w:hAnsi="Times New Roman" w:cs="Times New Roman"/>
          <w:b/>
          <w:bCs/>
          <w:sz w:val="22"/>
          <w:szCs w:val="22"/>
        </w:rPr>
        <w:t>长期投资者</w:t>
      </w:r>
      <w:r w:rsidRPr="003476F5">
        <w:rPr>
          <w:rFonts w:ascii="Times New Roman" w:eastAsia="微软雅黑" w:hAnsi="Times New Roman" w:cs="Times New Roman"/>
          <w:sz w:val="22"/>
          <w:szCs w:val="22"/>
        </w:rPr>
        <w:t>：小米正处于业务转型期，若能成功打开</w:t>
      </w:r>
      <w:r w:rsidRPr="003476F5">
        <w:rPr>
          <w:rFonts w:ascii="Times New Roman" w:eastAsia="微软雅黑" w:hAnsi="Times New Roman" w:cs="Times New Roman"/>
          <w:sz w:val="22"/>
          <w:szCs w:val="22"/>
        </w:rPr>
        <w:t xml:space="preserve"> EV </w:t>
      </w:r>
      <w:r w:rsidRPr="003476F5">
        <w:rPr>
          <w:rFonts w:ascii="Times New Roman" w:eastAsia="微软雅黑" w:hAnsi="Times New Roman" w:cs="Times New Roman"/>
          <w:sz w:val="22"/>
          <w:szCs w:val="22"/>
        </w:rPr>
        <w:t>市场，未来有望成为全球科技巨头之一，适合长期持有。</w:t>
      </w:r>
    </w:p>
    <w:p w14:paraId="7B6E7596" w14:textId="77777777" w:rsidR="003476F5" w:rsidRPr="003476F5" w:rsidRDefault="003476F5" w:rsidP="003476F5">
      <w:pPr>
        <w:rPr>
          <w:rFonts w:ascii="Times New Roman" w:eastAsia="微软雅黑" w:hAnsi="Times New Roman" w:cs="Times New Roman"/>
          <w:sz w:val="22"/>
          <w:szCs w:val="22"/>
        </w:rPr>
      </w:pPr>
      <w:r w:rsidRPr="003476F5">
        <w:rPr>
          <w:rFonts w:ascii="Times New Roman" w:eastAsia="微软雅黑" w:hAnsi="Times New Roman" w:cs="Times New Roman"/>
          <w:sz w:val="22"/>
          <w:szCs w:val="22"/>
        </w:rPr>
        <w:t>综上所述，</w:t>
      </w:r>
      <w:r w:rsidRPr="003476F5">
        <w:rPr>
          <w:rFonts w:ascii="Times New Roman" w:eastAsia="微软雅黑" w:hAnsi="Times New Roman" w:cs="Times New Roman"/>
          <w:b/>
          <w:bCs/>
          <w:sz w:val="22"/>
          <w:szCs w:val="22"/>
        </w:rPr>
        <w:t>小米具备成为成长股的所有核心要素，早期投资者可以通过估值分析、资金流入、行业催化剂及技术指标提前布局，并选择适合的市场（港股通</w:t>
      </w:r>
      <w:r w:rsidRPr="003476F5">
        <w:rPr>
          <w:rFonts w:ascii="Times New Roman" w:eastAsia="微软雅黑" w:hAnsi="Times New Roman" w:cs="Times New Roman"/>
          <w:b/>
          <w:bCs/>
          <w:sz w:val="22"/>
          <w:szCs w:val="22"/>
        </w:rPr>
        <w:t xml:space="preserve"> vs. </w:t>
      </w:r>
      <w:r w:rsidRPr="003476F5">
        <w:rPr>
          <w:rFonts w:ascii="Times New Roman" w:eastAsia="微软雅黑" w:hAnsi="Times New Roman" w:cs="Times New Roman"/>
          <w:b/>
          <w:bCs/>
          <w:sz w:val="22"/>
          <w:szCs w:val="22"/>
        </w:rPr>
        <w:t>美股</w:t>
      </w:r>
      <w:r w:rsidRPr="003476F5">
        <w:rPr>
          <w:rFonts w:ascii="Times New Roman" w:eastAsia="微软雅黑" w:hAnsi="Times New Roman" w:cs="Times New Roman"/>
          <w:b/>
          <w:bCs/>
          <w:sz w:val="22"/>
          <w:szCs w:val="22"/>
        </w:rPr>
        <w:t xml:space="preserve"> ADR</w:t>
      </w:r>
      <w:r w:rsidRPr="003476F5">
        <w:rPr>
          <w:rFonts w:ascii="Times New Roman" w:eastAsia="微软雅黑" w:hAnsi="Times New Roman" w:cs="Times New Roman"/>
          <w:b/>
          <w:bCs/>
          <w:sz w:val="22"/>
          <w:szCs w:val="22"/>
        </w:rPr>
        <w:t>）进行交易</w:t>
      </w:r>
      <w:r w:rsidRPr="003476F5">
        <w:rPr>
          <w:rFonts w:ascii="Times New Roman" w:eastAsia="微软雅黑" w:hAnsi="Times New Roman" w:cs="Times New Roman"/>
          <w:sz w:val="22"/>
          <w:szCs w:val="22"/>
        </w:rPr>
        <w:t>。</w:t>
      </w:r>
    </w:p>
    <w:p w14:paraId="104BF6E3" w14:textId="77777777" w:rsidR="00C1019B" w:rsidRDefault="00C1019B" w:rsidP="00CB4AAC">
      <w:pPr>
        <w:rPr>
          <w:rFonts w:ascii="Times New Roman" w:eastAsia="微软雅黑" w:hAnsi="Times New Roman" w:cs="Times New Roman"/>
          <w:sz w:val="22"/>
          <w:szCs w:val="22"/>
        </w:rPr>
      </w:pPr>
    </w:p>
    <w:p w14:paraId="71F26C0D" w14:textId="214B8F23" w:rsidR="00D10BC5" w:rsidRDefault="00D10BC5" w:rsidP="00D10BC5">
      <w:pPr>
        <w:pStyle w:val="1"/>
        <w:rPr>
          <w:rFonts w:ascii="Times New Roman" w:eastAsia="微软雅黑" w:hAnsi="Times New Roman" w:cs="Times New Roman"/>
          <w:b/>
          <w:bCs/>
          <w:sz w:val="22"/>
          <w:szCs w:val="22"/>
        </w:rPr>
      </w:pPr>
      <w:bookmarkStart w:id="24" w:name="_Toc197077231"/>
      <w:r w:rsidRPr="00414082">
        <w:rPr>
          <w:rFonts w:ascii="Times New Roman" w:eastAsia="微软雅黑" w:hAnsi="Times New Roman" w:cs="Times New Roman"/>
          <w:b/>
          <w:bCs/>
          <w:sz w:val="22"/>
          <w:szCs w:val="22"/>
        </w:rPr>
        <w:t>第</w:t>
      </w:r>
      <w:r>
        <w:rPr>
          <w:rFonts w:ascii="Times New Roman" w:eastAsia="微软雅黑" w:hAnsi="Times New Roman" w:cs="Times New Roman" w:hint="eastAsia"/>
          <w:b/>
          <w:bCs/>
          <w:sz w:val="22"/>
          <w:szCs w:val="22"/>
        </w:rPr>
        <w:t>四</w:t>
      </w:r>
      <w:r w:rsidRPr="00414082">
        <w:rPr>
          <w:rFonts w:ascii="Times New Roman" w:eastAsia="微软雅黑" w:hAnsi="Times New Roman" w:cs="Times New Roman"/>
          <w:b/>
          <w:bCs/>
          <w:sz w:val="22"/>
          <w:szCs w:val="22"/>
        </w:rPr>
        <w:t>章：</w:t>
      </w:r>
      <w:r>
        <w:rPr>
          <w:rFonts w:ascii="Times New Roman" w:eastAsia="微软雅黑" w:hAnsi="Times New Roman" w:cs="Times New Roman" w:hint="eastAsia"/>
          <w:b/>
          <w:bCs/>
          <w:sz w:val="22"/>
          <w:szCs w:val="22"/>
        </w:rPr>
        <w:t>拼多多</w:t>
      </w:r>
      <w:r>
        <w:rPr>
          <w:rFonts w:ascii="Times New Roman" w:eastAsia="微软雅黑" w:hAnsi="Times New Roman" w:cs="Times New Roman" w:hint="eastAsia"/>
          <w:b/>
          <w:bCs/>
          <w:sz w:val="22"/>
          <w:szCs w:val="22"/>
        </w:rPr>
        <w:t>PDD</w:t>
      </w:r>
      <w:bookmarkEnd w:id="24"/>
    </w:p>
    <w:p w14:paraId="1AC6DADF" w14:textId="410B0FD9" w:rsidR="00355E18" w:rsidRPr="00355E18" w:rsidRDefault="00355E18" w:rsidP="00355E18">
      <w:pPr>
        <w:pStyle w:val="2"/>
        <w:rPr>
          <w:rFonts w:ascii="Times New Roman" w:eastAsia="微软雅黑" w:hAnsi="Times New Roman" w:cs="Times New Roman"/>
          <w:b/>
          <w:bCs/>
          <w:sz w:val="22"/>
          <w:szCs w:val="22"/>
        </w:rPr>
      </w:pPr>
      <w:bookmarkStart w:id="25" w:name="_Toc197077232"/>
      <w:r w:rsidRPr="00355E18">
        <w:rPr>
          <w:rFonts w:ascii="Times New Roman" w:eastAsia="微软雅黑" w:hAnsi="Times New Roman" w:cs="Times New Roman"/>
          <w:b/>
          <w:bCs/>
          <w:sz w:val="22"/>
          <w:szCs w:val="22"/>
        </w:rPr>
        <w:t xml:space="preserve">4.1 </w:t>
      </w:r>
      <w:r>
        <w:rPr>
          <w:rFonts w:ascii="Times New Roman" w:eastAsia="微软雅黑" w:hAnsi="Times New Roman" w:cs="Times New Roman" w:hint="eastAsia"/>
          <w:b/>
          <w:bCs/>
          <w:sz w:val="22"/>
          <w:szCs w:val="22"/>
        </w:rPr>
        <w:t>筛选方法</w:t>
      </w:r>
      <w:bookmarkEnd w:id="25"/>
    </w:p>
    <w:p w14:paraId="0DCA4BC2" w14:textId="77777777" w:rsidR="00355E18" w:rsidRPr="00355E18" w:rsidRDefault="00355E18" w:rsidP="00355E18">
      <w:pPr>
        <w:pStyle w:val="ae"/>
        <w:rPr>
          <w:rFonts w:eastAsia="微软雅黑"/>
          <w:sz w:val="22"/>
          <w:szCs w:val="22"/>
        </w:rPr>
      </w:pPr>
      <w:r w:rsidRPr="00355E18">
        <w:rPr>
          <w:rFonts w:eastAsia="微软雅黑"/>
          <w:sz w:val="22"/>
          <w:szCs w:val="22"/>
        </w:rPr>
        <w:t>识别</w:t>
      </w:r>
      <w:r w:rsidRPr="00355E18">
        <w:rPr>
          <w:rFonts w:eastAsia="微软雅黑"/>
          <w:sz w:val="22"/>
          <w:szCs w:val="22"/>
        </w:rPr>
        <w:t xml:space="preserve"> </w:t>
      </w:r>
      <w:r w:rsidRPr="00355E18">
        <w:rPr>
          <w:rStyle w:val="af"/>
          <w:rFonts w:eastAsia="微软雅黑"/>
          <w:sz w:val="22"/>
          <w:szCs w:val="22"/>
        </w:rPr>
        <w:t>半年内可能上涨数倍的高成长股</w:t>
      </w:r>
      <w:r w:rsidRPr="00355E18">
        <w:rPr>
          <w:rFonts w:eastAsia="微软雅黑"/>
          <w:sz w:val="22"/>
          <w:szCs w:val="22"/>
        </w:rPr>
        <w:t>（如金山云、老铺黄金）需要使用一套</w:t>
      </w:r>
      <w:r w:rsidRPr="00355E18">
        <w:rPr>
          <w:rFonts w:eastAsia="微软雅黑"/>
          <w:sz w:val="22"/>
          <w:szCs w:val="22"/>
        </w:rPr>
        <w:t xml:space="preserve"> </w:t>
      </w:r>
      <w:r w:rsidRPr="00355E18">
        <w:rPr>
          <w:rStyle w:val="af"/>
          <w:rFonts w:eastAsia="微软雅黑"/>
          <w:sz w:val="22"/>
          <w:szCs w:val="22"/>
        </w:rPr>
        <w:t>强趋势、高波动、资金推动</w:t>
      </w:r>
      <w:r w:rsidRPr="00355E18">
        <w:rPr>
          <w:rFonts w:eastAsia="微软雅黑"/>
          <w:sz w:val="22"/>
          <w:szCs w:val="22"/>
        </w:rPr>
        <w:t xml:space="preserve"> </w:t>
      </w:r>
      <w:r w:rsidRPr="00355E18">
        <w:rPr>
          <w:rFonts w:eastAsia="微软雅黑"/>
          <w:sz w:val="22"/>
          <w:szCs w:val="22"/>
        </w:rPr>
        <w:t>的筛选方法。这类股票的短期爆发往往由</w:t>
      </w:r>
      <w:r w:rsidRPr="00355E18">
        <w:rPr>
          <w:rStyle w:val="af"/>
          <w:rFonts w:eastAsia="微软雅黑"/>
          <w:sz w:val="22"/>
          <w:szCs w:val="22"/>
        </w:rPr>
        <w:t>行业风口、资金推动、技术突破或政策利好</w:t>
      </w:r>
      <w:r w:rsidRPr="00355E18">
        <w:rPr>
          <w:rFonts w:eastAsia="微软雅黑"/>
          <w:sz w:val="22"/>
          <w:szCs w:val="22"/>
        </w:rPr>
        <w:t>等因素驱动，下面是具体的识别方法和操作策略：</w:t>
      </w:r>
    </w:p>
    <w:p w14:paraId="50766ECD" w14:textId="77777777" w:rsidR="00355E18" w:rsidRPr="00355E18" w:rsidRDefault="00355E18" w:rsidP="00355E18">
      <w:pPr>
        <w:pStyle w:val="2"/>
        <w:rPr>
          <w:rFonts w:ascii="Times New Roman" w:eastAsia="微软雅黑" w:hAnsi="Times New Roman" w:cs="Times New Roman"/>
          <w:sz w:val="22"/>
          <w:szCs w:val="22"/>
        </w:rPr>
      </w:pPr>
      <w:bookmarkStart w:id="26" w:name="_Toc197077233"/>
      <w:r w:rsidRPr="00355E18">
        <w:rPr>
          <w:rStyle w:val="af"/>
          <w:rFonts w:ascii="Times New Roman" w:eastAsia="微软雅黑" w:hAnsi="Times New Roman" w:cs="Times New Roman"/>
          <w:b w:val="0"/>
          <w:bCs w:val="0"/>
          <w:sz w:val="22"/>
          <w:szCs w:val="22"/>
        </w:rPr>
        <w:t xml:space="preserve">1. </w:t>
      </w:r>
      <w:r w:rsidRPr="00355E18">
        <w:rPr>
          <w:rStyle w:val="af"/>
          <w:rFonts w:ascii="Times New Roman" w:eastAsia="微软雅黑" w:hAnsi="Times New Roman" w:cs="Times New Roman"/>
          <w:b w:val="0"/>
          <w:bCs w:val="0"/>
          <w:sz w:val="22"/>
          <w:szCs w:val="22"/>
        </w:rPr>
        <w:t>识别半年内可能大涨数倍的股票：核心筛选标准</w:t>
      </w:r>
      <w:bookmarkEnd w:id="26"/>
    </w:p>
    <w:p w14:paraId="6A859E87" w14:textId="77777777" w:rsidR="00355E18" w:rsidRPr="00355E18" w:rsidRDefault="00355E18" w:rsidP="00355E18">
      <w:pPr>
        <w:pStyle w:val="ae"/>
        <w:rPr>
          <w:rFonts w:eastAsia="微软雅黑"/>
          <w:sz w:val="22"/>
          <w:szCs w:val="22"/>
        </w:rPr>
      </w:pPr>
      <w:r w:rsidRPr="00355E18">
        <w:rPr>
          <w:rFonts w:eastAsia="微软雅黑"/>
          <w:sz w:val="22"/>
          <w:szCs w:val="22"/>
        </w:rPr>
        <w:t>从</w:t>
      </w:r>
      <w:r w:rsidRPr="00355E18">
        <w:rPr>
          <w:rStyle w:val="af"/>
          <w:rFonts w:eastAsia="微软雅黑"/>
          <w:sz w:val="22"/>
          <w:szCs w:val="22"/>
        </w:rPr>
        <w:t>基本面、资金流向、市场情绪和技术面</w:t>
      </w:r>
      <w:r w:rsidRPr="00355E18">
        <w:rPr>
          <w:rFonts w:eastAsia="微软雅黑"/>
          <w:sz w:val="22"/>
          <w:szCs w:val="22"/>
        </w:rPr>
        <w:t>四个角度筛选。</w:t>
      </w:r>
    </w:p>
    <w:p w14:paraId="231F805B"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1</w:t>
      </w:r>
      <w:r w:rsidRPr="00355E18">
        <w:rPr>
          <w:rStyle w:val="af"/>
          <w:rFonts w:ascii="Times New Roman" w:eastAsia="微软雅黑" w:hAnsi="Times New Roman" w:cs="Times New Roman"/>
          <w:b w:val="0"/>
          <w:bCs w:val="0"/>
          <w:sz w:val="22"/>
          <w:szCs w:val="22"/>
        </w:rPr>
        <w:t>）基本面：成长速度</w:t>
      </w: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行业趋势</w:t>
      </w:r>
    </w:p>
    <w:p w14:paraId="0A8BD856" w14:textId="77777777" w:rsidR="00355E18" w:rsidRPr="00355E18" w:rsidRDefault="00355E18" w:rsidP="00355E18">
      <w:pPr>
        <w:pStyle w:val="ae"/>
        <w:rPr>
          <w:rFonts w:eastAsia="微软雅黑"/>
          <w:sz w:val="22"/>
          <w:szCs w:val="22"/>
        </w:rPr>
      </w:pPr>
      <w:r w:rsidRPr="00355E18">
        <w:rPr>
          <w:rFonts w:eastAsia="微软雅黑"/>
          <w:sz w:val="22"/>
          <w:szCs w:val="22"/>
        </w:rPr>
        <w:t>这些股票通常具备：</w:t>
      </w:r>
    </w:p>
    <w:p w14:paraId="31F71457"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营收增长率</w:t>
      </w:r>
      <w:r w:rsidRPr="00355E18">
        <w:rPr>
          <w:rStyle w:val="af"/>
          <w:rFonts w:ascii="Times New Roman" w:eastAsia="微软雅黑" w:hAnsi="Times New Roman" w:cs="Times New Roman"/>
          <w:sz w:val="22"/>
          <w:szCs w:val="22"/>
        </w:rPr>
        <w:t xml:space="preserve"> &gt; 50%</w:t>
      </w:r>
      <w:r w:rsidRPr="00355E18">
        <w:rPr>
          <w:rFonts w:ascii="Times New Roman" w:eastAsia="微软雅黑" w:hAnsi="Times New Roman" w:cs="Times New Roman"/>
          <w:sz w:val="22"/>
          <w:szCs w:val="22"/>
        </w:rPr>
        <w:t>（季度环比增长强劲）</w:t>
      </w:r>
    </w:p>
    <w:p w14:paraId="6ED410D0"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净利润同比增长</w:t>
      </w:r>
      <w:r w:rsidRPr="00355E18">
        <w:rPr>
          <w:rStyle w:val="af"/>
          <w:rFonts w:ascii="Times New Roman" w:eastAsia="微软雅黑" w:hAnsi="Times New Roman" w:cs="Times New Roman"/>
          <w:sz w:val="22"/>
          <w:szCs w:val="22"/>
        </w:rPr>
        <w:t xml:space="preserve"> &gt; 100% </w:t>
      </w:r>
      <w:r w:rsidRPr="00355E18">
        <w:rPr>
          <w:rStyle w:val="af"/>
          <w:rFonts w:ascii="Times New Roman" w:eastAsia="微软雅黑" w:hAnsi="Times New Roman" w:cs="Times New Roman"/>
          <w:sz w:val="22"/>
          <w:szCs w:val="22"/>
        </w:rPr>
        <w:t>或者转亏为盈</w:t>
      </w:r>
    </w:p>
    <w:p w14:paraId="5895F924"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市销率（</w:t>
      </w:r>
      <w:r w:rsidRPr="00355E18">
        <w:rPr>
          <w:rStyle w:val="af"/>
          <w:rFonts w:ascii="Times New Roman" w:eastAsia="微软雅黑" w:hAnsi="Times New Roman" w:cs="Times New Roman"/>
          <w:sz w:val="22"/>
          <w:szCs w:val="22"/>
        </w:rPr>
        <w:t>P/S</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&lt; 5</w:t>
      </w:r>
      <w:r w:rsidRPr="00355E18">
        <w:rPr>
          <w:rFonts w:ascii="Times New Roman" w:eastAsia="微软雅黑" w:hAnsi="Times New Roman" w:cs="Times New Roman"/>
          <w:sz w:val="22"/>
          <w:szCs w:val="22"/>
        </w:rPr>
        <w:t>（较低估值但增长迅猛）</w:t>
      </w:r>
    </w:p>
    <w:p w14:paraId="0C83C468"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毛利率</w:t>
      </w:r>
      <w:r w:rsidRPr="00355E18">
        <w:rPr>
          <w:rStyle w:val="af"/>
          <w:rFonts w:ascii="Times New Roman" w:eastAsia="微软雅黑" w:hAnsi="Times New Roman" w:cs="Times New Roman"/>
          <w:sz w:val="22"/>
          <w:szCs w:val="22"/>
        </w:rPr>
        <w:t xml:space="preserve"> &gt; 40%</w:t>
      </w:r>
      <w:r w:rsidRPr="00355E18">
        <w:rPr>
          <w:rFonts w:ascii="Times New Roman" w:eastAsia="微软雅黑" w:hAnsi="Times New Roman" w:cs="Times New Roman"/>
          <w:sz w:val="22"/>
          <w:szCs w:val="22"/>
        </w:rPr>
        <w:t>（盈利能力强）</w:t>
      </w:r>
    </w:p>
    <w:p w14:paraId="36127398" w14:textId="77777777" w:rsidR="00355E18" w:rsidRPr="00355E18" w:rsidRDefault="00355E18">
      <w:pPr>
        <w:numPr>
          <w:ilvl w:val="0"/>
          <w:numId w:val="185"/>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行业催化剂</w:t>
      </w:r>
      <w:r w:rsidRPr="00355E18">
        <w:rPr>
          <w:rFonts w:ascii="Times New Roman" w:eastAsia="微软雅黑" w:hAnsi="Times New Roman" w:cs="Times New Roman"/>
          <w:sz w:val="22"/>
          <w:szCs w:val="22"/>
        </w:rPr>
        <w:t>（政策支持、技术突破、市场风口）</w:t>
      </w:r>
    </w:p>
    <w:p w14:paraId="7CE94F54"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D9543CD" w14:textId="77777777" w:rsidR="00355E18" w:rsidRPr="00355E18" w:rsidRDefault="00355E18">
      <w:pPr>
        <w:numPr>
          <w:ilvl w:val="0"/>
          <w:numId w:val="18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年因</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云计算需求暴涨，半年内股价飙升</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w:t>
      </w:r>
    </w:p>
    <w:p w14:paraId="0256D3BD" w14:textId="77777777" w:rsidR="00355E18" w:rsidRPr="00355E18" w:rsidRDefault="00355E18">
      <w:pPr>
        <w:numPr>
          <w:ilvl w:val="0"/>
          <w:numId w:val="186"/>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lastRenderedPageBreak/>
        <w:t>老铺黄金（</w:t>
      </w:r>
      <w:r w:rsidRPr="00355E18">
        <w:rPr>
          <w:rStyle w:val="af"/>
          <w:rFonts w:ascii="Times New Roman" w:eastAsia="微软雅黑" w:hAnsi="Times New Roman" w:cs="Times New Roman"/>
          <w:sz w:val="22"/>
          <w:szCs w:val="22"/>
        </w:rPr>
        <w:t>605589.SH</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年因黄金价格创新高，加上</w:t>
      </w:r>
      <w:r w:rsidRPr="00355E18">
        <w:rPr>
          <w:rFonts w:ascii="Times New Roman" w:eastAsia="微软雅黑" w:hAnsi="Times New Roman" w:cs="Times New Roman"/>
          <w:sz w:val="22"/>
          <w:szCs w:val="22"/>
        </w:rPr>
        <w:t>A</w:t>
      </w:r>
      <w:r w:rsidRPr="00355E18">
        <w:rPr>
          <w:rFonts w:ascii="Times New Roman" w:eastAsia="微软雅黑" w:hAnsi="Times New Roman" w:cs="Times New Roman"/>
          <w:sz w:val="22"/>
          <w:szCs w:val="22"/>
        </w:rPr>
        <w:t>股情绪高涨，股价大涨</w:t>
      </w:r>
      <w:r w:rsidRPr="00355E18">
        <w:rPr>
          <w:rFonts w:ascii="Times New Roman" w:eastAsia="微软雅黑" w:hAnsi="Times New Roman" w:cs="Times New Roman"/>
          <w:sz w:val="22"/>
          <w:szCs w:val="22"/>
        </w:rPr>
        <w:t>5</w:t>
      </w:r>
      <w:r w:rsidRPr="00355E18">
        <w:rPr>
          <w:rFonts w:ascii="Times New Roman" w:eastAsia="微软雅黑" w:hAnsi="Times New Roman" w:cs="Times New Roman"/>
          <w:sz w:val="22"/>
          <w:szCs w:val="22"/>
        </w:rPr>
        <w:t>倍。</w:t>
      </w:r>
    </w:p>
    <w:p w14:paraId="580598F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88DE4AF">
          <v:rect id="_x0000_i1119" style="width:0;height:1.5pt" o:hralign="center" o:hrstd="t" o:hr="t" fillcolor="#a0a0a0" stroked="f"/>
        </w:pict>
      </w:r>
    </w:p>
    <w:p w14:paraId="69CAAC2D"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2</w:t>
      </w:r>
      <w:r w:rsidRPr="00355E18">
        <w:rPr>
          <w:rStyle w:val="af"/>
          <w:rFonts w:ascii="Times New Roman" w:eastAsia="微软雅黑" w:hAnsi="Times New Roman" w:cs="Times New Roman"/>
          <w:b w:val="0"/>
          <w:bCs w:val="0"/>
          <w:sz w:val="22"/>
          <w:szCs w:val="22"/>
        </w:rPr>
        <w:t>）资金流向：识别主力资金建仓</w:t>
      </w:r>
    </w:p>
    <w:p w14:paraId="1F3C26C5"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机构持仓增加</w:t>
      </w:r>
      <w:r w:rsidRPr="00355E18">
        <w:rPr>
          <w:rStyle w:val="af"/>
          <w:rFonts w:ascii="Times New Roman" w:eastAsia="微软雅黑" w:hAnsi="Times New Roman" w:cs="Times New Roman"/>
          <w:sz w:val="22"/>
          <w:szCs w:val="22"/>
        </w:rPr>
        <w:t xml:space="preserve"> &gt; 30%</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WhaleWisdom / Fintel</w:t>
      </w:r>
      <w:r w:rsidRPr="00355E18">
        <w:rPr>
          <w:rStyle w:val="af"/>
          <w:rFonts w:ascii="Times New Roman" w:eastAsia="微软雅黑" w:hAnsi="Times New Roman" w:cs="Times New Roman"/>
          <w:sz w:val="22"/>
          <w:szCs w:val="22"/>
        </w:rPr>
        <w:t>）</w:t>
      </w:r>
    </w:p>
    <w:p w14:paraId="61A82709"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过去</w:t>
      </w:r>
      <w:r w:rsidRPr="00355E18">
        <w:rPr>
          <w:rStyle w:val="af"/>
          <w:rFonts w:ascii="Times New Roman" w:eastAsia="微软雅黑" w:hAnsi="Times New Roman" w:cs="Times New Roman"/>
          <w:sz w:val="22"/>
          <w:szCs w:val="22"/>
        </w:rPr>
        <w:t>3</w:t>
      </w:r>
      <w:r w:rsidRPr="00355E18">
        <w:rPr>
          <w:rStyle w:val="af"/>
          <w:rFonts w:ascii="Times New Roman" w:eastAsia="微软雅黑" w:hAnsi="Times New Roman" w:cs="Times New Roman"/>
          <w:sz w:val="22"/>
          <w:szCs w:val="22"/>
        </w:rPr>
        <w:t>个月至少</w:t>
      </w:r>
      <w:r w:rsidRPr="00355E18">
        <w:rPr>
          <w:rStyle w:val="af"/>
          <w:rFonts w:ascii="Times New Roman" w:eastAsia="微软雅黑" w:hAnsi="Times New Roman" w:cs="Times New Roman"/>
          <w:sz w:val="22"/>
          <w:szCs w:val="22"/>
        </w:rPr>
        <w:t>3</w:t>
      </w:r>
      <w:r w:rsidRPr="00355E18">
        <w:rPr>
          <w:rStyle w:val="af"/>
          <w:rFonts w:ascii="Times New Roman" w:eastAsia="微软雅黑" w:hAnsi="Times New Roman" w:cs="Times New Roman"/>
          <w:sz w:val="22"/>
          <w:szCs w:val="22"/>
        </w:rPr>
        <w:t>家投行上调目标价</w:t>
      </w:r>
    </w:p>
    <w:p w14:paraId="0AEE6B73"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高管、大股东增持（</w:t>
      </w:r>
      <w:r w:rsidRPr="00355E18">
        <w:rPr>
          <w:rStyle w:val="af"/>
          <w:rFonts w:ascii="Times New Roman" w:eastAsia="微软雅黑" w:hAnsi="Times New Roman" w:cs="Times New Roman"/>
          <w:sz w:val="22"/>
          <w:szCs w:val="22"/>
        </w:rPr>
        <w:t>Insider Screener</w:t>
      </w:r>
      <w:r w:rsidRPr="00355E18">
        <w:rPr>
          <w:rStyle w:val="af"/>
          <w:rFonts w:ascii="Times New Roman" w:eastAsia="微软雅黑" w:hAnsi="Times New Roman" w:cs="Times New Roman"/>
          <w:sz w:val="22"/>
          <w:szCs w:val="22"/>
        </w:rPr>
        <w:t>）</w:t>
      </w:r>
    </w:p>
    <w:p w14:paraId="779CD2D2"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北向资金（</w:t>
      </w:r>
      <w:r w:rsidRPr="00355E18">
        <w:rPr>
          <w:rStyle w:val="af"/>
          <w:rFonts w:ascii="Times New Roman" w:eastAsia="微软雅黑" w:hAnsi="Times New Roman" w:cs="Times New Roman"/>
          <w:sz w:val="22"/>
          <w:szCs w:val="22"/>
        </w:rPr>
        <w:t>A</w:t>
      </w:r>
      <w:r w:rsidRPr="00355E18">
        <w:rPr>
          <w:rStyle w:val="af"/>
          <w:rFonts w:ascii="Times New Roman" w:eastAsia="微软雅黑" w:hAnsi="Times New Roman" w:cs="Times New Roman"/>
          <w:sz w:val="22"/>
          <w:szCs w:val="22"/>
        </w:rPr>
        <w:t>股）或</w:t>
      </w:r>
      <w:r w:rsidRPr="00355E18">
        <w:rPr>
          <w:rStyle w:val="af"/>
          <w:rFonts w:ascii="Times New Roman" w:eastAsia="微软雅黑" w:hAnsi="Times New Roman" w:cs="Times New Roman"/>
          <w:sz w:val="22"/>
          <w:szCs w:val="22"/>
        </w:rPr>
        <w:t>ARK</w:t>
      </w:r>
      <w:r w:rsidRPr="00355E18">
        <w:rPr>
          <w:rStyle w:val="af"/>
          <w:rFonts w:ascii="Times New Roman" w:eastAsia="微软雅黑" w:hAnsi="Times New Roman" w:cs="Times New Roman"/>
          <w:sz w:val="22"/>
          <w:szCs w:val="22"/>
        </w:rPr>
        <w:t>等明星基金买入（</w:t>
      </w:r>
      <w:r w:rsidRPr="00355E18">
        <w:rPr>
          <w:rStyle w:val="af"/>
          <w:rFonts w:ascii="Times New Roman" w:eastAsia="微软雅黑" w:hAnsi="Times New Roman" w:cs="Times New Roman"/>
          <w:sz w:val="22"/>
          <w:szCs w:val="22"/>
        </w:rPr>
        <w:t>ETF Holdings</w:t>
      </w:r>
      <w:r w:rsidRPr="00355E18">
        <w:rPr>
          <w:rStyle w:val="af"/>
          <w:rFonts w:ascii="Times New Roman" w:eastAsia="微软雅黑" w:hAnsi="Times New Roman" w:cs="Times New Roman"/>
          <w:sz w:val="22"/>
          <w:szCs w:val="22"/>
        </w:rPr>
        <w:t>）</w:t>
      </w:r>
    </w:p>
    <w:p w14:paraId="5650BD65" w14:textId="77777777" w:rsidR="00355E18" w:rsidRPr="00355E18" w:rsidRDefault="00355E18">
      <w:pPr>
        <w:numPr>
          <w:ilvl w:val="0"/>
          <w:numId w:val="18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短线游资关注度</w:t>
      </w:r>
      <w:r w:rsidRPr="00355E18">
        <w:rPr>
          <w:rFonts w:ascii="Times New Roman" w:eastAsia="微软雅黑" w:hAnsi="Times New Roman" w:cs="Times New Roman"/>
          <w:sz w:val="22"/>
          <w:szCs w:val="22"/>
        </w:rPr>
        <w:t>（龙虎榜</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股吧</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论坛热度）</w:t>
      </w:r>
    </w:p>
    <w:p w14:paraId="727EB650"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0225071D" w14:textId="77777777" w:rsidR="00355E18" w:rsidRPr="00355E18" w:rsidRDefault="00355E18">
      <w:pPr>
        <w:numPr>
          <w:ilvl w:val="0"/>
          <w:numId w:val="18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：股价启动前</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个月，</w:t>
      </w:r>
      <w:r w:rsidRPr="00355E18">
        <w:rPr>
          <w:rFonts w:ascii="Times New Roman" w:eastAsia="微软雅黑" w:hAnsi="Times New Roman" w:cs="Times New Roman"/>
          <w:sz w:val="22"/>
          <w:szCs w:val="22"/>
        </w:rPr>
        <w:t>ARK</w:t>
      </w:r>
      <w:r w:rsidRPr="00355E18">
        <w:rPr>
          <w:rFonts w:ascii="Times New Roman" w:eastAsia="微软雅黑" w:hAnsi="Times New Roman" w:cs="Times New Roman"/>
          <w:sz w:val="22"/>
          <w:szCs w:val="22"/>
        </w:rPr>
        <w:t>基金连续增持，市场情绪推高。</w:t>
      </w:r>
    </w:p>
    <w:p w14:paraId="618E9450" w14:textId="77777777" w:rsidR="00355E18" w:rsidRPr="00355E18" w:rsidRDefault="00355E18">
      <w:pPr>
        <w:numPr>
          <w:ilvl w:val="0"/>
          <w:numId w:val="18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Q1</w:t>
      </w:r>
      <w:r w:rsidRPr="00355E18">
        <w:rPr>
          <w:rFonts w:ascii="Times New Roman" w:eastAsia="微软雅黑" w:hAnsi="Times New Roman" w:cs="Times New Roman"/>
          <w:sz w:val="22"/>
          <w:szCs w:val="22"/>
        </w:rPr>
        <w:t>开始，大资金持续流入，带动股价突破历史新高。</w:t>
      </w:r>
    </w:p>
    <w:p w14:paraId="35DCA46C"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68AE372">
          <v:rect id="_x0000_i1120" style="width:0;height:1.5pt" o:hralign="center" o:hrstd="t" o:hr="t" fillcolor="#a0a0a0" stroked="f"/>
        </w:pict>
      </w:r>
    </w:p>
    <w:p w14:paraId="6C9C882A"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3</w:t>
      </w:r>
      <w:r w:rsidRPr="00355E18">
        <w:rPr>
          <w:rStyle w:val="af"/>
          <w:rFonts w:ascii="Times New Roman" w:eastAsia="微软雅黑" w:hAnsi="Times New Roman" w:cs="Times New Roman"/>
          <w:b w:val="0"/>
          <w:bCs w:val="0"/>
          <w:sz w:val="22"/>
          <w:szCs w:val="22"/>
        </w:rPr>
        <w:t>）市场情绪：热点驱动</w:t>
      </w:r>
    </w:p>
    <w:p w14:paraId="4C20B7A8" w14:textId="77777777" w:rsidR="00355E18" w:rsidRPr="00355E18" w:rsidRDefault="00355E18">
      <w:pPr>
        <w:numPr>
          <w:ilvl w:val="0"/>
          <w:numId w:val="18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 xml:space="preserve">Google Trends / </w:t>
      </w:r>
      <w:r w:rsidRPr="00355E18">
        <w:rPr>
          <w:rStyle w:val="af"/>
          <w:rFonts w:ascii="Times New Roman" w:eastAsia="微软雅黑" w:hAnsi="Times New Roman" w:cs="Times New Roman"/>
          <w:sz w:val="22"/>
          <w:szCs w:val="22"/>
        </w:rPr>
        <w:t>百度指数</w:t>
      </w:r>
      <w:r w:rsidRPr="00355E18">
        <w:rPr>
          <w:rFonts w:ascii="Times New Roman" w:eastAsia="微软雅黑" w:hAnsi="Times New Roman" w:cs="Times New Roman"/>
          <w:sz w:val="22"/>
          <w:szCs w:val="22"/>
        </w:rPr>
        <w:t>：搜索量大幅上升（市场关注度提升）</w:t>
      </w:r>
    </w:p>
    <w:p w14:paraId="1E328060" w14:textId="77777777" w:rsidR="00355E18" w:rsidRPr="00355E18" w:rsidRDefault="00355E18">
      <w:pPr>
        <w:numPr>
          <w:ilvl w:val="0"/>
          <w:numId w:val="18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社交媒体舆情（</w:t>
      </w:r>
      <w:r w:rsidRPr="00355E18">
        <w:rPr>
          <w:rStyle w:val="af"/>
          <w:rFonts w:ascii="Times New Roman" w:eastAsia="微软雅黑" w:hAnsi="Times New Roman" w:cs="Times New Roman"/>
          <w:sz w:val="22"/>
          <w:szCs w:val="22"/>
        </w:rPr>
        <w:t xml:space="preserve">X / </w:t>
      </w:r>
      <w:r w:rsidRPr="00355E18">
        <w:rPr>
          <w:rStyle w:val="af"/>
          <w:rFonts w:ascii="Times New Roman" w:eastAsia="微软雅黑" w:hAnsi="Times New Roman" w:cs="Times New Roman"/>
          <w:sz w:val="22"/>
          <w:szCs w:val="22"/>
        </w:rPr>
        <w:t>微博</w:t>
      </w:r>
      <w:r w:rsidRPr="00355E18">
        <w:rPr>
          <w:rStyle w:val="af"/>
          <w:rFonts w:ascii="Times New Roman" w:eastAsia="微软雅黑" w:hAnsi="Times New Roman" w:cs="Times New Roman"/>
          <w:sz w:val="22"/>
          <w:szCs w:val="22"/>
        </w:rPr>
        <w:t xml:space="preserve"> / </w:t>
      </w:r>
      <w:r w:rsidRPr="00355E18">
        <w:rPr>
          <w:rStyle w:val="af"/>
          <w:rFonts w:ascii="Times New Roman" w:eastAsia="微软雅黑" w:hAnsi="Times New Roman" w:cs="Times New Roman"/>
          <w:sz w:val="22"/>
          <w:szCs w:val="22"/>
        </w:rPr>
        <w:t>贴吧）</w:t>
      </w:r>
      <w:r w:rsidRPr="00355E18">
        <w:rPr>
          <w:rFonts w:ascii="Times New Roman" w:eastAsia="微软雅黑" w:hAnsi="Times New Roman" w:cs="Times New Roman"/>
          <w:sz w:val="22"/>
          <w:szCs w:val="22"/>
        </w:rPr>
        <w:t>：短期热门话题（散户情绪推高）</w:t>
      </w:r>
    </w:p>
    <w:p w14:paraId="12739C46" w14:textId="77777777" w:rsidR="00355E18" w:rsidRPr="00355E18" w:rsidRDefault="00355E18">
      <w:pPr>
        <w:numPr>
          <w:ilvl w:val="0"/>
          <w:numId w:val="189"/>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期权市场异动（</w:t>
      </w:r>
      <w:r w:rsidRPr="00355E18">
        <w:rPr>
          <w:rStyle w:val="af"/>
          <w:rFonts w:ascii="Times New Roman" w:eastAsia="微软雅黑" w:hAnsi="Times New Roman" w:cs="Times New Roman"/>
          <w:sz w:val="22"/>
          <w:szCs w:val="22"/>
        </w:rPr>
        <w:t>Unusual Options Activity</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：看涨期权大幅增加（机构提前布局）</w:t>
      </w:r>
    </w:p>
    <w:p w14:paraId="783EE226"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F76B8E7" w14:textId="77777777" w:rsidR="00355E18" w:rsidRPr="00355E18" w:rsidRDefault="00355E18">
      <w:pPr>
        <w:numPr>
          <w:ilvl w:val="0"/>
          <w:numId w:val="19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概念大热，推高市场情绪。</w:t>
      </w:r>
    </w:p>
    <w:p w14:paraId="28A03B61" w14:textId="77777777" w:rsidR="00355E18" w:rsidRPr="00355E18" w:rsidRDefault="00355E18">
      <w:pPr>
        <w:numPr>
          <w:ilvl w:val="0"/>
          <w:numId w:val="190"/>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：黄金</w:t>
      </w:r>
      <w:r w:rsidRPr="00355E18">
        <w:rPr>
          <w:rFonts w:ascii="Times New Roman" w:eastAsia="微软雅黑" w:hAnsi="Times New Roman" w:cs="Times New Roman"/>
          <w:sz w:val="22"/>
          <w:szCs w:val="22"/>
        </w:rPr>
        <w:t>ETF</w:t>
      </w:r>
      <w:r w:rsidRPr="00355E18">
        <w:rPr>
          <w:rFonts w:ascii="Times New Roman" w:eastAsia="微软雅黑" w:hAnsi="Times New Roman" w:cs="Times New Roman"/>
          <w:sz w:val="22"/>
          <w:szCs w:val="22"/>
        </w:rPr>
        <w:t>持仓创新高，市场看多黄金价格。</w:t>
      </w:r>
    </w:p>
    <w:p w14:paraId="2612BA54"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9444609">
          <v:rect id="_x0000_i1121" style="width:0;height:1.5pt" o:hralign="center" o:hrstd="t" o:hr="t" fillcolor="#a0a0a0" stroked="f"/>
        </w:pict>
      </w:r>
    </w:p>
    <w:p w14:paraId="3782E3EF"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4</w:t>
      </w:r>
      <w:r w:rsidRPr="00355E18">
        <w:rPr>
          <w:rStyle w:val="af"/>
          <w:rFonts w:ascii="Times New Roman" w:eastAsia="微软雅黑" w:hAnsi="Times New Roman" w:cs="Times New Roman"/>
          <w:b w:val="0"/>
          <w:bCs w:val="0"/>
          <w:sz w:val="22"/>
          <w:szCs w:val="22"/>
        </w:rPr>
        <w:t>）技术面：寻找启动信号</w:t>
      </w:r>
    </w:p>
    <w:p w14:paraId="336F233D" w14:textId="77777777" w:rsidR="00355E18" w:rsidRPr="00355E18" w:rsidRDefault="00355E18" w:rsidP="00355E18">
      <w:pPr>
        <w:pStyle w:val="ae"/>
        <w:rPr>
          <w:rFonts w:eastAsia="微软雅黑"/>
          <w:sz w:val="22"/>
          <w:szCs w:val="22"/>
        </w:rPr>
      </w:pPr>
      <w:r w:rsidRPr="00355E18">
        <w:rPr>
          <w:rFonts w:eastAsia="微软雅黑"/>
          <w:sz w:val="22"/>
          <w:szCs w:val="22"/>
        </w:rPr>
        <w:t>这些股票通常在突破关键压力位后暴涨：</w:t>
      </w:r>
    </w:p>
    <w:p w14:paraId="49A7A5B7"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RSI</w:t>
      </w:r>
      <w:r w:rsidRPr="00355E18">
        <w:rPr>
          <w:rStyle w:val="af"/>
          <w:rFonts w:ascii="Times New Roman" w:eastAsia="微软雅黑" w:hAnsi="Times New Roman" w:cs="Times New Roman"/>
          <w:sz w:val="22"/>
          <w:szCs w:val="22"/>
        </w:rPr>
        <w:t>（相对强弱指数）</w:t>
      </w:r>
      <w:r w:rsidRPr="00355E18">
        <w:rPr>
          <w:rFonts w:ascii="Times New Roman" w:eastAsia="微软雅黑" w:hAnsi="Times New Roman" w:cs="Times New Roman"/>
          <w:sz w:val="22"/>
          <w:szCs w:val="22"/>
        </w:rPr>
        <w:t xml:space="preserve"> &gt; 60 </w:t>
      </w:r>
      <w:r w:rsidRPr="00355E18">
        <w:rPr>
          <w:rFonts w:ascii="Times New Roman" w:eastAsia="微软雅黑" w:hAnsi="Times New Roman" w:cs="Times New Roman"/>
          <w:sz w:val="22"/>
          <w:szCs w:val="22"/>
        </w:rPr>
        <w:t>且持续走高（强势股）</w:t>
      </w:r>
    </w:p>
    <w:p w14:paraId="3F8D2D0E"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MACD</w:t>
      </w:r>
      <w:r w:rsidRPr="00355E18">
        <w:rPr>
          <w:rStyle w:val="af"/>
          <w:rFonts w:ascii="Times New Roman" w:eastAsia="微软雅黑" w:hAnsi="Times New Roman" w:cs="Times New Roman"/>
          <w:sz w:val="22"/>
          <w:szCs w:val="22"/>
        </w:rPr>
        <w:t>形成金叉</w:t>
      </w:r>
      <w:r w:rsidRPr="00355E18">
        <w:rPr>
          <w:rFonts w:ascii="Times New Roman" w:eastAsia="微软雅黑" w:hAnsi="Times New Roman" w:cs="Times New Roman"/>
          <w:sz w:val="22"/>
          <w:szCs w:val="22"/>
        </w:rPr>
        <w:t>，并在</w:t>
      </w:r>
      <w:r w:rsidRPr="00355E18">
        <w:rPr>
          <w:rFonts w:ascii="Times New Roman" w:eastAsia="微软雅黑" w:hAnsi="Times New Roman" w:cs="Times New Roman"/>
          <w:sz w:val="22"/>
          <w:szCs w:val="22"/>
        </w:rPr>
        <w:t>0</w:t>
      </w:r>
      <w:r w:rsidRPr="00355E18">
        <w:rPr>
          <w:rFonts w:ascii="Times New Roman" w:eastAsia="微软雅黑" w:hAnsi="Times New Roman" w:cs="Times New Roman"/>
          <w:sz w:val="22"/>
          <w:szCs w:val="22"/>
        </w:rPr>
        <w:t>轴上方（趋势确认）</w:t>
      </w:r>
    </w:p>
    <w:p w14:paraId="2606482E"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lastRenderedPageBreak/>
        <w:t>放量突破</w:t>
      </w:r>
      <w:r w:rsidRPr="00355E18">
        <w:rPr>
          <w:rStyle w:val="af"/>
          <w:rFonts w:ascii="Times New Roman" w:eastAsia="微软雅黑" w:hAnsi="Times New Roman" w:cs="Times New Roman"/>
          <w:sz w:val="22"/>
          <w:szCs w:val="22"/>
        </w:rPr>
        <w:t xml:space="preserve"> 52 </w:t>
      </w:r>
      <w:r w:rsidRPr="00355E18">
        <w:rPr>
          <w:rStyle w:val="af"/>
          <w:rFonts w:ascii="Times New Roman" w:eastAsia="微软雅黑" w:hAnsi="Times New Roman" w:cs="Times New Roman"/>
          <w:sz w:val="22"/>
          <w:szCs w:val="22"/>
        </w:rPr>
        <w:t>周新高</w:t>
      </w:r>
      <w:r w:rsidRPr="00355E18">
        <w:rPr>
          <w:rFonts w:ascii="Times New Roman" w:eastAsia="微软雅黑" w:hAnsi="Times New Roman" w:cs="Times New Roman"/>
          <w:sz w:val="22"/>
          <w:szCs w:val="22"/>
        </w:rPr>
        <w:t>（主力资金进场）</w:t>
      </w:r>
    </w:p>
    <w:p w14:paraId="5A0BDB3C"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波动率急剧上升</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大幅增长，意味着市场情绪激活）</w:t>
      </w:r>
    </w:p>
    <w:p w14:paraId="13E6746D" w14:textId="77777777" w:rsidR="00355E18" w:rsidRPr="00355E18" w:rsidRDefault="00355E18">
      <w:pPr>
        <w:numPr>
          <w:ilvl w:val="0"/>
          <w:numId w:val="191"/>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低位启动（前期股价长期盘整）</w:t>
      </w:r>
      <w:r w:rsidRPr="00355E18">
        <w:rPr>
          <w:rFonts w:ascii="Times New Roman" w:eastAsia="微软雅黑" w:hAnsi="Times New Roman" w:cs="Times New Roman"/>
          <w:sz w:val="22"/>
          <w:szCs w:val="22"/>
        </w:rPr>
        <w:t>，突然爆发（短期</w:t>
      </w:r>
      <w:r w:rsidRPr="00355E18">
        <w:rPr>
          <w:rFonts w:ascii="Times New Roman" w:eastAsia="微软雅黑" w:hAnsi="Times New Roman" w:cs="Times New Roman"/>
          <w:sz w:val="22"/>
          <w:szCs w:val="22"/>
        </w:rPr>
        <w:t>+50%</w:t>
      </w:r>
      <w:r w:rsidRPr="00355E18">
        <w:rPr>
          <w:rFonts w:ascii="Times New Roman" w:eastAsia="微软雅黑" w:hAnsi="Times New Roman" w:cs="Times New Roman"/>
          <w:sz w:val="22"/>
          <w:szCs w:val="22"/>
        </w:rPr>
        <w:t>）</w:t>
      </w:r>
    </w:p>
    <w:p w14:paraId="0B0D3518"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案例分析</w:t>
      </w:r>
      <w:r w:rsidRPr="00355E18">
        <w:rPr>
          <w:rFonts w:eastAsia="微软雅黑"/>
          <w:sz w:val="22"/>
          <w:szCs w:val="22"/>
        </w:rPr>
        <w:t>：</w:t>
      </w:r>
    </w:p>
    <w:p w14:paraId="14BA95BD" w14:textId="77777777" w:rsidR="00355E18" w:rsidRPr="00355E18" w:rsidRDefault="00355E18">
      <w:pPr>
        <w:numPr>
          <w:ilvl w:val="0"/>
          <w:numId w:val="19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金山云（</w:t>
      </w:r>
      <w:r w:rsidRPr="00355E18">
        <w:rPr>
          <w:rStyle w:val="af"/>
          <w:rFonts w:ascii="Times New Roman" w:eastAsia="微软雅黑" w:hAnsi="Times New Roman" w:cs="Times New Roman"/>
          <w:sz w:val="22"/>
          <w:szCs w:val="22"/>
        </w:rPr>
        <w:t>KC</w:t>
      </w:r>
      <w:r w:rsidRPr="00355E18">
        <w:rPr>
          <w:rStyle w:val="af"/>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6</w:t>
      </w:r>
      <w:r w:rsidRPr="00355E18">
        <w:rPr>
          <w:rFonts w:ascii="Times New Roman" w:eastAsia="微软雅黑" w:hAnsi="Times New Roman" w:cs="Times New Roman"/>
          <w:sz w:val="22"/>
          <w:szCs w:val="22"/>
        </w:rPr>
        <w:t>月突破长期下降趋势，放量大涨。</w:t>
      </w:r>
    </w:p>
    <w:p w14:paraId="550F3A17" w14:textId="77777777" w:rsidR="00355E18" w:rsidRPr="00355E18" w:rsidRDefault="00355E18">
      <w:pPr>
        <w:numPr>
          <w:ilvl w:val="0"/>
          <w:numId w:val="192"/>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老铺黄金</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100</w:t>
      </w:r>
      <w:r w:rsidRPr="00355E18">
        <w:rPr>
          <w:rFonts w:ascii="Times New Roman" w:eastAsia="微软雅黑" w:hAnsi="Times New Roman" w:cs="Times New Roman"/>
          <w:sz w:val="22"/>
          <w:szCs w:val="22"/>
        </w:rPr>
        <w:t>日均线后一路上涨。</w:t>
      </w:r>
    </w:p>
    <w:p w14:paraId="44347AA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B3F94E5">
          <v:rect id="_x0000_i1122" style="width:0;height:1.5pt" o:hralign="center" o:hrstd="t" o:hr="t" fillcolor="#a0a0a0" stroked="f"/>
        </w:pict>
      </w:r>
    </w:p>
    <w:p w14:paraId="2C52C4B2" w14:textId="77777777" w:rsidR="00355E18" w:rsidRPr="00355E18" w:rsidRDefault="00355E18" w:rsidP="00355E18">
      <w:pPr>
        <w:pStyle w:val="2"/>
        <w:rPr>
          <w:rFonts w:ascii="Times New Roman" w:eastAsia="微软雅黑" w:hAnsi="Times New Roman" w:cs="Times New Roman"/>
          <w:sz w:val="22"/>
          <w:szCs w:val="22"/>
        </w:rPr>
      </w:pPr>
      <w:bookmarkStart w:id="27" w:name="_Toc197077234"/>
      <w:r w:rsidRPr="00355E18">
        <w:rPr>
          <w:rStyle w:val="af"/>
          <w:rFonts w:ascii="Times New Roman" w:eastAsia="微软雅黑" w:hAnsi="Times New Roman" w:cs="Times New Roman"/>
          <w:b w:val="0"/>
          <w:bCs w:val="0"/>
          <w:sz w:val="22"/>
          <w:szCs w:val="22"/>
        </w:rPr>
        <w:t xml:space="preserve">2. </w:t>
      </w:r>
      <w:r w:rsidRPr="00355E18">
        <w:rPr>
          <w:rStyle w:val="af"/>
          <w:rFonts w:ascii="Times New Roman" w:eastAsia="微软雅黑" w:hAnsi="Times New Roman" w:cs="Times New Roman"/>
          <w:b w:val="0"/>
          <w:bCs w:val="0"/>
          <w:sz w:val="22"/>
          <w:szCs w:val="22"/>
        </w:rPr>
        <w:t>操作策略：如何把握买入时机</w:t>
      </w:r>
      <w:bookmarkEnd w:id="27"/>
    </w:p>
    <w:p w14:paraId="7E509A95"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1</w:t>
      </w:r>
      <w:r w:rsidRPr="00355E18">
        <w:rPr>
          <w:rStyle w:val="af"/>
          <w:rFonts w:ascii="Times New Roman" w:eastAsia="微软雅黑" w:hAnsi="Times New Roman" w:cs="Times New Roman"/>
          <w:b w:val="0"/>
          <w:bCs w:val="0"/>
          <w:sz w:val="22"/>
          <w:szCs w:val="22"/>
        </w:rPr>
        <w:t>）筛选工具</w:t>
      </w:r>
    </w:p>
    <w:p w14:paraId="75472FA0"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基本面分析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46FB03BD"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Finviz</w:t>
      </w:r>
      <w:r w:rsidRPr="00355E18">
        <w:rPr>
          <w:rFonts w:ascii="Times New Roman" w:eastAsia="微软雅黑" w:hAnsi="Times New Roman" w:cs="Times New Roman"/>
          <w:sz w:val="22"/>
          <w:szCs w:val="22"/>
        </w:rPr>
        <w:t>（筛选高增长股）</w:t>
      </w:r>
    </w:p>
    <w:p w14:paraId="26CB31D1"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GuruFocus</w:t>
      </w:r>
      <w:r w:rsidRPr="00355E18">
        <w:rPr>
          <w:rFonts w:ascii="Times New Roman" w:eastAsia="微软雅黑" w:hAnsi="Times New Roman" w:cs="Times New Roman"/>
          <w:sz w:val="22"/>
          <w:szCs w:val="22"/>
        </w:rPr>
        <w:t>（估值分析）</w:t>
      </w:r>
    </w:p>
    <w:p w14:paraId="5C42F5B1"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Morningstar</w:t>
      </w:r>
      <w:r w:rsidRPr="00355E18">
        <w:rPr>
          <w:rFonts w:ascii="Times New Roman" w:eastAsia="微软雅黑" w:hAnsi="Times New Roman" w:cs="Times New Roman"/>
          <w:sz w:val="22"/>
          <w:szCs w:val="22"/>
        </w:rPr>
        <w:t>（盈利趋势）</w:t>
      </w:r>
    </w:p>
    <w:p w14:paraId="0FD86E2E"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资金流向</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7D079D3E"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WhaleWisdom</w:t>
      </w:r>
      <w:r w:rsidRPr="00355E18">
        <w:rPr>
          <w:rFonts w:ascii="Times New Roman" w:eastAsia="微软雅黑" w:hAnsi="Times New Roman" w:cs="Times New Roman"/>
          <w:sz w:val="22"/>
          <w:szCs w:val="22"/>
        </w:rPr>
        <w:t>（机构持仓变化）</w:t>
      </w:r>
    </w:p>
    <w:p w14:paraId="28285F1E"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Ark Tracker</w:t>
      </w:r>
      <w:r w:rsidRPr="00355E18">
        <w:rPr>
          <w:rFonts w:ascii="Times New Roman" w:eastAsia="微软雅黑" w:hAnsi="Times New Roman" w:cs="Times New Roman"/>
          <w:sz w:val="22"/>
          <w:szCs w:val="22"/>
        </w:rPr>
        <w:t>（关注明星基金买入）</w:t>
      </w:r>
    </w:p>
    <w:p w14:paraId="2FD5C4A9"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市场情绪</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36E65B2A"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Google Trends / </w:t>
      </w:r>
      <w:r w:rsidRPr="00355E18">
        <w:rPr>
          <w:rFonts w:ascii="Times New Roman" w:eastAsia="微软雅黑" w:hAnsi="Times New Roman" w:cs="Times New Roman"/>
          <w:sz w:val="22"/>
          <w:szCs w:val="22"/>
        </w:rPr>
        <w:t>百度指数（搜索热度）</w:t>
      </w:r>
    </w:p>
    <w:p w14:paraId="3E4436F2"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Unusual Whales</w:t>
      </w:r>
      <w:r w:rsidRPr="00355E18">
        <w:rPr>
          <w:rFonts w:ascii="Times New Roman" w:eastAsia="微软雅黑" w:hAnsi="Times New Roman" w:cs="Times New Roman"/>
          <w:sz w:val="22"/>
          <w:szCs w:val="22"/>
        </w:rPr>
        <w:t>（期权市场异动）</w:t>
      </w:r>
    </w:p>
    <w:p w14:paraId="59FCAFD7" w14:textId="77777777" w:rsidR="00355E18" w:rsidRPr="00355E18" w:rsidRDefault="00355E18">
      <w:pPr>
        <w:numPr>
          <w:ilvl w:val="0"/>
          <w:numId w:val="193"/>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技术分析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4DF2A159"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TradingView / StockCharts</w:t>
      </w:r>
      <w:r w:rsidRPr="00355E18">
        <w:rPr>
          <w:rFonts w:ascii="Times New Roman" w:eastAsia="微软雅黑" w:hAnsi="Times New Roman" w:cs="Times New Roman"/>
          <w:sz w:val="22"/>
          <w:szCs w:val="22"/>
        </w:rPr>
        <w:t>（趋势分析）</w:t>
      </w:r>
    </w:p>
    <w:p w14:paraId="7024AFCA" w14:textId="77777777" w:rsidR="00355E18" w:rsidRPr="00355E18" w:rsidRDefault="00355E18">
      <w:pPr>
        <w:numPr>
          <w:ilvl w:val="1"/>
          <w:numId w:val="193"/>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Wyckoff Accumulation</w:t>
      </w:r>
      <w:r w:rsidRPr="00355E18">
        <w:rPr>
          <w:rFonts w:ascii="Times New Roman" w:eastAsia="微软雅黑" w:hAnsi="Times New Roman" w:cs="Times New Roman"/>
          <w:sz w:val="22"/>
          <w:szCs w:val="22"/>
        </w:rPr>
        <w:t>（主力吸筹）</w:t>
      </w:r>
    </w:p>
    <w:p w14:paraId="4A78DE21" w14:textId="77777777" w:rsidR="00355E18" w:rsidRPr="00355E18" w:rsidRDefault="00355E18" w:rsidP="00355E18">
      <w:pPr>
        <w:pStyle w:val="3"/>
        <w:rPr>
          <w:rFonts w:ascii="Times New Roman" w:eastAsia="微软雅黑" w:hAnsi="Times New Roman" w:cs="Times New Roman"/>
          <w:sz w:val="22"/>
          <w:szCs w:val="22"/>
        </w:rPr>
      </w:pPr>
      <w:r w:rsidRPr="00355E18">
        <w:rPr>
          <w:rStyle w:val="af"/>
          <w:rFonts w:ascii="Times New Roman" w:eastAsia="微软雅黑" w:hAnsi="Times New Roman" w:cs="Times New Roman"/>
          <w:b w:val="0"/>
          <w:bCs w:val="0"/>
          <w:sz w:val="22"/>
          <w:szCs w:val="22"/>
        </w:rPr>
        <w:t>（</w:t>
      </w:r>
      <w:r w:rsidRPr="00355E18">
        <w:rPr>
          <w:rStyle w:val="af"/>
          <w:rFonts w:ascii="Times New Roman" w:eastAsia="微软雅黑" w:hAnsi="Times New Roman" w:cs="Times New Roman"/>
          <w:b w:val="0"/>
          <w:bCs w:val="0"/>
          <w:sz w:val="22"/>
          <w:szCs w:val="22"/>
        </w:rPr>
        <w:t>2</w:t>
      </w:r>
      <w:r w:rsidRPr="00355E18">
        <w:rPr>
          <w:rStyle w:val="af"/>
          <w:rFonts w:ascii="Times New Roman" w:eastAsia="微软雅黑" w:hAnsi="Times New Roman" w:cs="Times New Roman"/>
          <w:b w:val="0"/>
          <w:bCs w:val="0"/>
          <w:sz w:val="22"/>
          <w:szCs w:val="22"/>
        </w:rPr>
        <w:t>）买入策略</w:t>
      </w:r>
    </w:p>
    <w:p w14:paraId="19EE7AAC"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突破关键压力位后分批买入</w:t>
      </w:r>
    </w:p>
    <w:p w14:paraId="6CE4D46D"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成交量放大</w:t>
      </w:r>
      <w:r w:rsidRPr="00355E18">
        <w:rPr>
          <w:rStyle w:val="af"/>
          <w:rFonts w:ascii="Times New Roman" w:eastAsia="微软雅黑" w:hAnsi="Times New Roman" w:cs="Times New Roman"/>
          <w:sz w:val="22"/>
          <w:szCs w:val="22"/>
        </w:rPr>
        <w:t>2</w:t>
      </w:r>
      <w:r w:rsidRPr="00355E18">
        <w:rPr>
          <w:rStyle w:val="af"/>
          <w:rFonts w:ascii="Times New Roman" w:eastAsia="微软雅黑" w:hAnsi="Times New Roman" w:cs="Times New Roman"/>
          <w:sz w:val="22"/>
          <w:szCs w:val="22"/>
        </w:rPr>
        <w:t>倍以上，确认主力进场</w:t>
      </w:r>
    </w:p>
    <w:p w14:paraId="21B63F6D"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回调至关键支撑位加仓</w:t>
      </w:r>
    </w:p>
    <w:p w14:paraId="67AC0CBD" w14:textId="77777777" w:rsidR="00355E18" w:rsidRPr="00355E18" w:rsidRDefault="00355E18">
      <w:pPr>
        <w:numPr>
          <w:ilvl w:val="0"/>
          <w:numId w:val="194"/>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设定止损（一般为买入价</w:t>
      </w:r>
      <w:r w:rsidRPr="00355E18">
        <w:rPr>
          <w:rStyle w:val="af"/>
          <w:rFonts w:ascii="Times New Roman" w:eastAsia="微软雅黑" w:hAnsi="Times New Roman" w:cs="Times New Roman"/>
          <w:sz w:val="22"/>
          <w:szCs w:val="22"/>
        </w:rPr>
        <w:t>-15%</w:t>
      </w:r>
      <w:r w:rsidRPr="00355E18">
        <w:rPr>
          <w:rStyle w:val="af"/>
          <w:rFonts w:ascii="Times New Roman" w:eastAsia="微软雅黑" w:hAnsi="Times New Roman" w:cs="Times New Roman"/>
          <w:sz w:val="22"/>
          <w:szCs w:val="22"/>
        </w:rPr>
        <w:t>）</w:t>
      </w:r>
    </w:p>
    <w:p w14:paraId="4E71AE30"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示例：金山云（</w:t>
      </w:r>
      <w:r w:rsidRPr="00355E18">
        <w:rPr>
          <w:rStyle w:val="af"/>
          <w:rFonts w:eastAsia="微软雅黑"/>
          <w:sz w:val="22"/>
          <w:szCs w:val="22"/>
        </w:rPr>
        <w:t>KC</w:t>
      </w:r>
      <w:r w:rsidRPr="00355E18">
        <w:rPr>
          <w:rStyle w:val="af"/>
          <w:rFonts w:eastAsia="微软雅黑"/>
          <w:sz w:val="22"/>
          <w:szCs w:val="22"/>
        </w:rPr>
        <w:t>）</w:t>
      </w:r>
    </w:p>
    <w:p w14:paraId="7A34471E" w14:textId="77777777" w:rsidR="00355E18" w:rsidRPr="00355E18" w:rsidRDefault="00355E18">
      <w:pPr>
        <w:numPr>
          <w:ilvl w:val="0"/>
          <w:numId w:val="195"/>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lastRenderedPageBreak/>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6</w:t>
      </w:r>
      <w:r w:rsidRPr="00355E18">
        <w:rPr>
          <w:rFonts w:ascii="Times New Roman" w:eastAsia="微软雅黑" w:hAnsi="Times New Roman" w:cs="Times New Roman"/>
          <w:sz w:val="22"/>
          <w:szCs w:val="22"/>
        </w:rPr>
        <w:t>月：股价长期盘整在</w:t>
      </w:r>
      <w:r w:rsidRPr="00355E18">
        <w:rPr>
          <w:rFonts w:ascii="Times New Roman" w:eastAsia="微软雅黑" w:hAnsi="Times New Roman" w:cs="Times New Roman"/>
          <w:sz w:val="22"/>
          <w:szCs w:val="22"/>
        </w:rPr>
        <w:t>$3.5-$4.0</w:t>
      </w:r>
      <w:r w:rsidRPr="00355E18">
        <w:rPr>
          <w:rFonts w:ascii="Times New Roman" w:eastAsia="微软雅黑" w:hAnsi="Times New Roman" w:cs="Times New Roman"/>
          <w:sz w:val="22"/>
          <w:szCs w:val="22"/>
        </w:rPr>
        <w:t>区间。</w:t>
      </w:r>
    </w:p>
    <w:p w14:paraId="42994861" w14:textId="77777777" w:rsidR="00355E18" w:rsidRPr="00355E18" w:rsidRDefault="00355E18">
      <w:pPr>
        <w:numPr>
          <w:ilvl w:val="0"/>
          <w:numId w:val="195"/>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9</w:t>
      </w:r>
      <w:r w:rsidRPr="00355E18">
        <w:rPr>
          <w:rFonts w:ascii="Times New Roman" w:eastAsia="微软雅黑" w:hAnsi="Times New Roman" w:cs="Times New Roman"/>
          <w:sz w:val="22"/>
          <w:szCs w:val="22"/>
        </w:rPr>
        <w:t>月：突破</w:t>
      </w:r>
      <w:r w:rsidRPr="00355E18">
        <w:rPr>
          <w:rFonts w:ascii="Times New Roman" w:eastAsia="微软雅黑" w:hAnsi="Times New Roman" w:cs="Times New Roman"/>
          <w:sz w:val="22"/>
          <w:szCs w:val="22"/>
        </w:rPr>
        <w:t>$5.0</w:t>
      </w:r>
      <w:r w:rsidRPr="00355E18">
        <w:rPr>
          <w:rFonts w:ascii="Times New Roman" w:eastAsia="微软雅黑" w:hAnsi="Times New Roman" w:cs="Times New Roman"/>
          <w:sz w:val="22"/>
          <w:szCs w:val="22"/>
        </w:rPr>
        <w:t>，成交量激增</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倍，趋势确认。</w:t>
      </w:r>
    </w:p>
    <w:p w14:paraId="0D7A7C18" w14:textId="77777777" w:rsidR="00355E18" w:rsidRPr="00355E18" w:rsidRDefault="00355E18">
      <w:pPr>
        <w:numPr>
          <w:ilvl w:val="0"/>
          <w:numId w:val="195"/>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12</w:t>
      </w:r>
      <w:r w:rsidRPr="00355E18">
        <w:rPr>
          <w:rFonts w:ascii="Times New Roman" w:eastAsia="微软雅黑" w:hAnsi="Times New Roman" w:cs="Times New Roman"/>
          <w:sz w:val="22"/>
          <w:szCs w:val="22"/>
        </w:rPr>
        <w:t>月：股价涨至</w:t>
      </w:r>
      <w:r w:rsidRPr="00355E18">
        <w:rPr>
          <w:rFonts w:ascii="Times New Roman" w:eastAsia="微软雅黑" w:hAnsi="Times New Roman" w:cs="Times New Roman"/>
          <w:sz w:val="22"/>
          <w:szCs w:val="22"/>
        </w:rPr>
        <w:t>$12.5</w:t>
      </w:r>
      <w:r w:rsidRPr="00355E18">
        <w:rPr>
          <w:rFonts w:ascii="Times New Roman" w:eastAsia="微软雅黑" w:hAnsi="Times New Roman" w:cs="Times New Roman"/>
          <w:sz w:val="22"/>
          <w:szCs w:val="22"/>
        </w:rPr>
        <w:t>，半年内上涨</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倍。</w:t>
      </w:r>
    </w:p>
    <w:p w14:paraId="2EF769CE"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示例：老铺黄金（</w:t>
      </w:r>
      <w:r w:rsidRPr="00355E18">
        <w:rPr>
          <w:rStyle w:val="af"/>
          <w:rFonts w:eastAsia="微软雅黑"/>
          <w:sz w:val="22"/>
          <w:szCs w:val="22"/>
        </w:rPr>
        <w:t>605589.SH</w:t>
      </w:r>
      <w:r w:rsidRPr="00355E18">
        <w:rPr>
          <w:rStyle w:val="af"/>
          <w:rFonts w:eastAsia="微软雅黑"/>
          <w:sz w:val="22"/>
          <w:szCs w:val="22"/>
        </w:rPr>
        <w:t>）</w:t>
      </w:r>
    </w:p>
    <w:p w14:paraId="64A2C971" w14:textId="77777777" w:rsidR="00355E18" w:rsidRPr="00355E18" w:rsidRDefault="00355E18">
      <w:pPr>
        <w:numPr>
          <w:ilvl w:val="0"/>
          <w:numId w:val="196"/>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2023</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11</w:t>
      </w:r>
      <w:r w:rsidRPr="00355E18">
        <w:rPr>
          <w:rFonts w:ascii="Times New Roman" w:eastAsia="微软雅黑" w:hAnsi="Times New Roman" w:cs="Times New Roman"/>
          <w:sz w:val="22"/>
          <w:szCs w:val="22"/>
        </w:rPr>
        <w:t>月：黄金板块启动，股价突破前高，短期飙升。</w:t>
      </w:r>
    </w:p>
    <w:p w14:paraId="5416EA70" w14:textId="77777777" w:rsidR="00355E18" w:rsidRPr="00355E18" w:rsidRDefault="00355E18">
      <w:pPr>
        <w:numPr>
          <w:ilvl w:val="0"/>
          <w:numId w:val="196"/>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月：股价已翻</w:t>
      </w:r>
      <w:r w:rsidRPr="00355E18">
        <w:rPr>
          <w:rFonts w:ascii="Times New Roman" w:eastAsia="微软雅黑" w:hAnsi="Times New Roman" w:cs="Times New Roman"/>
          <w:sz w:val="22"/>
          <w:szCs w:val="22"/>
        </w:rPr>
        <w:t>5</w:t>
      </w:r>
      <w:r w:rsidRPr="00355E18">
        <w:rPr>
          <w:rFonts w:ascii="Times New Roman" w:eastAsia="微软雅黑" w:hAnsi="Times New Roman" w:cs="Times New Roman"/>
          <w:sz w:val="22"/>
          <w:szCs w:val="22"/>
        </w:rPr>
        <w:t>倍，成交量持续放大。</w:t>
      </w:r>
    </w:p>
    <w:p w14:paraId="0E2CA43B" w14:textId="77777777" w:rsidR="00355E18" w:rsidRPr="00355E18" w:rsidRDefault="00000000" w:rsidP="00355E18">
      <w:pPr>
        <w:spacing w:after="0"/>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13FF5EE">
          <v:rect id="_x0000_i1123" style="width:0;height:1.5pt" o:hralign="center" o:hrstd="t" o:hr="t" fillcolor="#a0a0a0" stroked="f"/>
        </w:pict>
      </w:r>
    </w:p>
    <w:p w14:paraId="61A5213B" w14:textId="77777777" w:rsidR="00355E18" w:rsidRPr="00355E18" w:rsidRDefault="00355E18" w:rsidP="00355E18">
      <w:pPr>
        <w:pStyle w:val="2"/>
        <w:rPr>
          <w:rFonts w:ascii="Times New Roman" w:eastAsia="微软雅黑" w:hAnsi="Times New Roman" w:cs="Times New Roman"/>
          <w:sz w:val="22"/>
          <w:szCs w:val="22"/>
        </w:rPr>
      </w:pPr>
      <w:bookmarkStart w:id="28" w:name="_Toc197077235"/>
      <w:r w:rsidRPr="00355E18">
        <w:rPr>
          <w:rStyle w:val="af"/>
          <w:rFonts w:ascii="Times New Roman" w:eastAsia="微软雅黑" w:hAnsi="Times New Roman" w:cs="Times New Roman"/>
          <w:b w:val="0"/>
          <w:bCs w:val="0"/>
          <w:sz w:val="22"/>
          <w:szCs w:val="22"/>
        </w:rPr>
        <w:t xml:space="preserve">3. </w:t>
      </w:r>
      <w:r w:rsidRPr="00355E18">
        <w:rPr>
          <w:rStyle w:val="af"/>
          <w:rFonts w:ascii="Times New Roman" w:eastAsia="微软雅黑" w:hAnsi="Times New Roman" w:cs="Times New Roman"/>
          <w:b w:val="0"/>
          <w:bCs w:val="0"/>
          <w:sz w:val="22"/>
          <w:szCs w:val="22"/>
        </w:rPr>
        <w:t>结论</w:t>
      </w:r>
      <w:bookmarkEnd w:id="28"/>
    </w:p>
    <w:p w14:paraId="16F8BE4F"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成功识别半年内涨幅数倍的股票，关键在于：</w:t>
      </w:r>
    </w:p>
    <w:p w14:paraId="5FA9A96D"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行业趋势（风口行业）</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AI</w:t>
      </w:r>
      <w:r w:rsidRPr="00355E18">
        <w:rPr>
          <w:rFonts w:ascii="Times New Roman" w:eastAsia="微软雅黑" w:hAnsi="Times New Roman" w:cs="Times New Roman"/>
          <w:sz w:val="22"/>
          <w:szCs w:val="22"/>
        </w:rPr>
        <w:t>、黄金、云计算、军工、芯片等板块最具潜力。</w:t>
      </w:r>
    </w:p>
    <w:p w14:paraId="0AD59471"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资金流入（机构、大户进场）</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ARK</w:t>
      </w:r>
      <w:r w:rsidRPr="00355E18">
        <w:rPr>
          <w:rFonts w:ascii="Times New Roman" w:eastAsia="微软雅黑" w:hAnsi="Times New Roman" w:cs="Times New Roman"/>
          <w:sz w:val="22"/>
          <w:szCs w:val="22"/>
        </w:rPr>
        <w:t>、北向资金、</w:t>
      </w:r>
      <w:r w:rsidRPr="00355E18">
        <w:rPr>
          <w:rFonts w:ascii="Times New Roman" w:eastAsia="微软雅黑" w:hAnsi="Times New Roman" w:cs="Times New Roman"/>
          <w:sz w:val="22"/>
          <w:szCs w:val="22"/>
        </w:rPr>
        <w:t>ETF</w:t>
      </w:r>
      <w:r w:rsidRPr="00355E18">
        <w:rPr>
          <w:rFonts w:ascii="Times New Roman" w:eastAsia="微软雅黑" w:hAnsi="Times New Roman" w:cs="Times New Roman"/>
          <w:sz w:val="22"/>
          <w:szCs w:val="22"/>
        </w:rPr>
        <w:t>等大资金建仓。</w:t>
      </w:r>
    </w:p>
    <w:p w14:paraId="3EAC5E5C"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市场情绪（新闻、论坛热度）</w:t>
      </w:r>
      <w:r w:rsidRPr="00355E18">
        <w:rPr>
          <w:rFonts w:ascii="Times New Roman" w:eastAsia="微软雅黑" w:hAnsi="Times New Roman" w:cs="Times New Roman"/>
          <w:sz w:val="22"/>
          <w:szCs w:val="22"/>
        </w:rPr>
        <w:t>：搜索量暴增，资金情绪强烈。</w:t>
      </w:r>
    </w:p>
    <w:p w14:paraId="75ACC8CF" w14:textId="77777777" w:rsidR="00355E18" w:rsidRPr="00355E18" w:rsidRDefault="00355E18">
      <w:pPr>
        <w:numPr>
          <w:ilvl w:val="0"/>
          <w:numId w:val="197"/>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技术形态（突破</w:t>
      </w:r>
      <w:r w:rsidRPr="00355E18">
        <w:rPr>
          <w:rStyle w:val="af"/>
          <w:rFonts w:ascii="Times New Roman" w:eastAsia="微软雅黑" w:hAnsi="Times New Roman" w:cs="Times New Roman"/>
          <w:sz w:val="22"/>
          <w:szCs w:val="22"/>
        </w:rPr>
        <w:t>+</w:t>
      </w:r>
      <w:r w:rsidRPr="00355E18">
        <w:rPr>
          <w:rStyle w:val="af"/>
          <w:rFonts w:ascii="Times New Roman" w:eastAsia="微软雅黑" w:hAnsi="Times New Roman" w:cs="Times New Roman"/>
          <w:sz w:val="22"/>
          <w:szCs w:val="22"/>
        </w:rPr>
        <w:t>成交量）</w:t>
      </w:r>
      <w:r w:rsidRPr="00355E18">
        <w:rPr>
          <w:rFonts w:ascii="Times New Roman" w:eastAsia="微软雅黑" w:hAnsi="Times New Roman" w:cs="Times New Roman"/>
          <w:sz w:val="22"/>
          <w:szCs w:val="22"/>
        </w:rPr>
        <w:t>：突破新高，放量确认趋势。</w:t>
      </w:r>
    </w:p>
    <w:p w14:paraId="00A0A1CB" w14:textId="77777777" w:rsidR="00355E18" w:rsidRPr="00355E18" w:rsidRDefault="00355E18" w:rsidP="00355E18">
      <w:pPr>
        <w:pStyle w:val="ae"/>
        <w:rPr>
          <w:rFonts w:eastAsia="微软雅黑"/>
          <w:sz w:val="22"/>
          <w:szCs w:val="22"/>
        </w:rPr>
      </w:pPr>
      <w:r w:rsidRPr="00355E18">
        <w:rPr>
          <w:rFonts w:ascii="Segoe UI Emoji" w:eastAsia="微软雅黑" w:hAnsi="Segoe UI Emoji" w:cs="Segoe UI Emoji"/>
          <w:sz w:val="22"/>
          <w:szCs w:val="22"/>
        </w:rPr>
        <w:t>✅</w:t>
      </w:r>
      <w:r w:rsidRPr="00355E18">
        <w:rPr>
          <w:rFonts w:eastAsia="微软雅黑"/>
          <w:sz w:val="22"/>
          <w:szCs w:val="22"/>
        </w:rPr>
        <w:t xml:space="preserve"> </w:t>
      </w:r>
      <w:r w:rsidRPr="00355E18">
        <w:rPr>
          <w:rStyle w:val="af"/>
          <w:rFonts w:eastAsia="微软雅黑"/>
          <w:sz w:val="22"/>
          <w:szCs w:val="22"/>
        </w:rPr>
        <w:t>推荐策略</w:t>
      </w:r>
    </w:p>
    <w:p w14:paraId="2D6B8E23" w14:textId="77777777" w:rsidR="00355E18" w:rsidRPr="00355E18" w:rsidRDefault="00355E18">
      <w:pPr>
        <w:numPr>
          <w:ilvl w:val="0"/>
          <w:numId w:val="19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关注</w:t>
      </w:r>
      <w:r w:rsidRPr="00355E18">
        <w:rPr>
          <w:rFonts w:ascii="Times New Roman" w:eastAsia="微软雅黑" w:hAnsi="Times New Roman" w:cs="Times New Roman"/>
          <w:sz w:val="22"/>
          <w:szCs w:val="22"/>
        </w:rPr>
        <w:t xml:space="preserve"> </w:t>
      </w:r>
      <w:r w:rsidRPr="00355E18">
        <w:rPr>
          <w:rStyle w:val="af"/>
          <w:rFonts w:ascii="Times New Roman" w:eastAsia="微软雅黑" w:hAnsi="Times New Roman" w:cs="Times New Roman"/>
          <w:sz w:val="22"/>
          <w:szCs w:val="22"/>
        </w:rPr>
        <w:t>Finviz + GuruFocus + WhaleWisdom</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综合筛选高成长股。</w:t>
      </w:r>
    </w:p>
    <w:p w14:paraId="1238A0B2" w14:textId="77777777" w:rsidR="00355E18" w:rsidRPr="00355E18" w:rsidRDefault="00355E18">
      <w:pPr>
        <w:numPr>
          <w:ilvl w:val="0"/>
          <w:numId w:val="198"/>
        </w:numPr>
        <w:spacing w:before="100" w:beforeAutospacing="1" w:after="100" w:afterAutospacing="1" w:line="240" w:lineRule="auto"/>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Style w:val="af"/>
          <w:rFonts w:ascii="Times New Roman" w:eastAsia="微软雅黑" w:hAnsi="Times New Roman" w:cs="Times New Roman"/>
          <w:sz w:val="22"/>
          <w:szCs w:val="22"/>
        </w:rPr>
        <w:t>技术分析</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RSI</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MACD</w:t>
      </w:r>
      <w:r w:rsidRPr="00355E18">
        <w:rPr>
          <w:rFonts w:ascii="Times New Roman" w:eastAsia="微软雅黑" w:hAnsi="Times New Roman" w:cs="Times New Roman"/>
          <w:sz w:val="22"/>
          <w:szCs w:val="22"/>
        </w:rPr>
        <w:t>、放量突破）确认买点。</w:t>
      </w:r>
    </w:p>
    <w:p w14:paraId="217992B0" w14:textId="77777777" w:rsidR="00355E18" w:rsidRPr="00355E18" w:rsidRDefault="00355E18">
      <w:pPr>
        <w:numPr>
          <w:ilvl w:val="0"/>
          <w:numId w:val="198"/>
        </w:numPr>
        <w:spacing w:before="100" w:beforeAutospacing="1" w:after="100" w:afterAutospacing="1" w:line="240" w:lineRule="auto"/>
        <w:rPr>
          <w:rFonts w:ascii="Times New Roman" w:eastAsia="微软雅黑" w:hAnsi="Times New Roman" w:cs="Times New Roman"/>
          <w:sz w:val="22"/>
          <w:szCs w:val="22"/>
        </w:rPr>
      </w:pPr>
      <w:r w:rsidRPr="00355E18">
        <w:rPr>
          <w:rStyle w:val="af"/>
          <w:rFonts w:ascii="Times New Roman" w:eastAsia="微软雅黑" w:hAnsi="Times New Roman" w:cs="Times New Roman"/>
          <w:sz w:val="22"/>
          <w:szCs w:val="22"/>
        </w:rPr>
        <w:t>分批买入，设置止损，严格风控</w:t>
      </w:r>
      <w:r w:rsidRPr="00355E18">
        <w:rPr>
          <w:rFonts w:ascii="Times New Roman" w:eastAsia="微软雅黑" w:hAnsi="Times New Roman" w:cs="Times New Roman"/>
          <w:sz w:val="22"/>
          <w:szCs w:val="22"/>
        </w:rPr>
        <w:t>。</w:t>
      </w:r>
    </w:p>
    <w:p w14:paraId="4FFD26BE" w14:textId="77777777" w:rsidR="00355E18" w:rsidRPr="00355E18" w:rsidRDefault="00355E18" w:rsidP="00355E18">
      <w:pPr>
        <w:pStyle w:val="ae"/>
        <w:rPr>
          <w:rFonts w:eastAsia="微软雅黑"/>
          <w:sz w:val="22"/>
          <w:szCs w:val="22"/>
        </w:rPr>
      </w:pPr>
      <w:r w:rsidRPr="00355E18">
        <w:rPr>
          <w:rStyle w:val="af"/>
          <w:rFonts w:eastAsia="微软雅黑"/>
          <w:sz w:val="22"/>
          <w:szCs w:val="22"/>
        </w:rPr>
        <w:t>最终目标：在行情启动前</w:t>
      </w:r>
      <w:r w:rsidRPr="00355E18">
        <w:rPr>
          <w:rStyle w:val="af"/>
          <w:rFonts w:eastAsia="微软雅黑"/>
          <w:sz w:val="22"/>
          <w:szCs w:val="22"/>
        </w:rPr>
        <w:t>3-6</w:t>
      </w:r>
      <w:r w:rsidRPr="00355E18">
        <w:rPr>
          <w:rStyle w:val="af"/>
          <w:rFonts w:eastAsia="微软雅黑"/>
          <w:sz w:val="22"/>
          <w:szCs w:val="22"/>
        </w:rPr>
        <w:t>个月埋伏，抓住大牛股！</w:t>
      </w:r>
      <w:r w:rsidRPr="00355E18">
        <w:rPr>
          <w:rFonts w:eastAsia="微软雅黑"/>
          <w:sz w:val="22"/>
          <w:szCs w:val="22"/>
        </w:rPr>
        <w:t xml:space="preserve"> </w:t>
      </w:r>
      <w:r w:rsidRPr="00355E18">
        <w:rPr>
          <w:rFonts w:ascii="Segoe UI Emoji" w:eastAsia="微软雅黑" w:hAnsi="Segoe UI Emoji" w:cs="Segoe UI Emoji"/>
          <w:sz w:val="22"/>
          <w:szCs w:val="22"/>
        </w:rPr>
        <w:t>🚀</w:t>
      </w:r>
    </w:p>
    <w:p w14:paraId="7AC60C6C" w14:textId="77777777" w:rsidR="00355E18" w:rsidRPr="00355E18" w:rsidRDefault="00355E18" w:rsidP="00355E18">
      <w:pPr>
        <w:rPr>
          <w:rFonts w:ascii="Times New Roman" w:eastAsia="微软雅黑" w:hAnsi="Times New Roman" w:cs="Times New Roman"/>
          <w:b/>
          <w:bCs/>
          <w:sz w:val="22"/>
          <w:szCs w:val="22"/>
        </w:rPr>
      </w:pPr>
    </w:p>
    <w:p w14:paraId="5832CED9" w14:textId="77777777" w:rsidR="00355E18" w:rsidRPr="00355E18" w:rsidRDefault="00355E18" w:rsidP="00355E18">
      <w:pPr>
        <w:rPr>
          <w:rFonts w:ascii="Times New Roman" w:eastAsia="微软雅黑" w:hAnsi="Times New Roman" w:cs="Times New Roman"/>
          <w:b/>
          <w:bCs/>
          <w:sz w:val="22"/>
          <w:szCs w:val="22"/>
        </w:rPr>
      </w:pPr>
    </w:p>
    <w:p w14:paraId="2A5505A9" w14:textId="2A588680" w:rsidR="00355E18" w:rsidRPr="00355E18" w:rsidRDefault="00355E18" w:rsidP="00355E18">
      <w:pPr>
        <w:pStyle w:val="2"/>
        <w:rPr>
          <w:rFonts w:ascii="Times New Roman" w:eastAsia="微软雅黑" w:hAnsi="Times New Roman" w:cs="Times New Roman"/>
          <w:b/>
          <w:bCs/>
          <w:sz w:val="22"/>
          <w:szCs w:val="22"/>
        </w:rPr>
      </w:pPr>
      <w:bookmarkStart w:id="29" w:name="_Toc197077236"/>
      <w:r w:rsidRPr="00355E18">
        <w:rPr>
          <w:rFonts w:ascii="Times New Roman" w:eastAsia="微软雅黑" w:hAnsi="Times New Roman" w:cs="Times New Roman"/>
          <w:b/>
          <w:bCs/>
          <w:sz w:val="22"/>
          <w:szCs w:val="22"/>
        </w:rPr>
        <w:t>4.</w:t>
      </w:r>
      <w:r>
        <w:rPr>
          <w:rFonts w:ascii="Times New Roman" w:eastAsia="微软雅黑" w:hAnsi="Times New Roman" w:cs="Times New Roman" w:hint="eastAsia"/>
          <w:b/>
          <w:bCs/>
          <w:sz w:val="22"/>
          <w:szCs w:val="22"/>
        </w:rPr>
        <w:t>2</w:t>
      </w:r>
      <w:r w:rsidRPr="00355E18">
        <w:rPr>
          <w:rFonts w:ascii="Times New Roman" w:eastAsia="微软雅黑" w:hAnsi="Times New Roman" w:cs="Times New Roman"/>
          <w:b/>
          <w:bCs/>
          <w:sz w:val="22"/>
          <w:szCs w:val="22"/>
        </w:rPr>
        <w:t xml:space="preserve"> </w:t>
      </w:r>
      <w:r w:rsidRPr="00355E18">
        <w:rPr>
          <w:rFonts w:ascii="Times New Roman" w:eastAsia="微软雅黑" w:hAnsi="Times New Roman" w:cs="Times New Roman"/>
          <w:b/>
          <w:bCs/>
          <w:sz w:val="22"/>
          <w:szCs w:val="22"/>
        </w:rPr>
        <w:t>波动率</w:t>
      </w:r>
      <w:r>
        <w:rPr>
          <w:rFonts w:ascii="Times New Roman" w:eastAsia="微软雅黑" w:hAnsi="Times New Roman" w:cs="Times New Roman" w:hint="eastAsia"/>
          <w:b/>
          <w:bCs/>
          <w:sz w:val="22"/>
          <w:szCs w:val="22"/>
        </w:rPr>
        <w:t>ATR</w:t>
      </w:r>
      <w:bookmarkEnd w:id="29"/>
    </w:p>
    <w:p w14:paraId="6CA458C0" w14:textId="30363798"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波动率急剧上升（</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大幅增长）意味着市场情绪被激活，可以通过以下方式进行设置和筛选：</w:t>
      </w:r>
    </w:p>
    <w:p w14:paraId="77EDAD04"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DCC1A31">
          <v:rect id="_x0000_i1124" style="width:0;height:1.5pt" o:hralign="center" o:hrstd="t" o:hr="t" fillcolor="#a0a0a0" stroked="f"/>
        </w:pict>
      </w:r>
    </w:p>
    <w:p w14:paraId="7413689D"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1. ATR</w:t>
      </w:r>
      <w:r w:rsidRPr="00355E18">
        <w:rPr>
          <w:rFonts w:ascii="Times New Roman" w:eastAsia="微软雅黑" w:hAnsi="Times New Roman" w:cs="Times New Roman"/>
          <w:b/>
          <w:bCs/>
          <w:sz w:val="22"/>
          <w:szCs w:val="22"/>
        </w:rPr>
        <w:t>（平均真实波幅）筛选标准</w:t>
      </w:r>
    </w:p>
    <w:p w14:paraId="27A13A1C"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Average True Range</w:t>
      </w:r>
      <w:r w:rsidRPr="00355E18">
        <w:rPr>
          <w:rFonts w:ascii="Times New Roman" w:eastAsia="微软雅黑" w:hAnsi="Times New Roman" w:cs="Times New Roman"/>
          <w:sz w:val="22"/>
          <w:szCs w:val="22"/>
        </w:rPr>
        <w:t>）衡量市场的波动性，适用于捕捉短期启动信号。</w:t>
      </w:r>
    </w:p>
    <w:p w14:paraId="6F3F0D60"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lastRenderedPageBreak/>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筛选条件</w:t>
      </w:r>
    </w:p>
    <w:p w14:paraId="60F10778" w14:textId="77777777" w:rsidR="00355E18" w:rsidRPr="00355E18" w:rsidRDefault="00355E18">
      <w:pPr>
        <w:numPr>
          <w:ilvl w:val="0"/>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短期突破信号</w:t>
      </w:r>
      <w:r w:rsidRPr="00355E18">
        <w:rPr>
          <w:rFonts w:ascii="Times New Roman" w:eastAsia="微软雅黑" w:hAnsi="Times New Roman" w:cs="Times New Roman"/>
          <w:sz w:val="22"/>
          <w:szCs w:val="22"/>
        </w:rPr>
        <w:t>：</w:t>
      </w:r>
    </w:p>
    <w:p w14:paraId="19B88081"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）较过去</w:t>
      </w:r>
      <w:r w:rsidRPr="00355E18">
        <w:rPr>
          <w:rFonts w:ascii="Times New Roman" w:eastAsia="微软雅黑" w:hAnsi="Times New Roman" w:cs="Times New Roman"/>
          <w:sz w:val="22"/>
          <w:szCs w:val="22"/>
        </w:rPr>
        <w:t>30</w:t>
      </w:r>
      <w:r w:rsidRPr="00355E18">
        <w:rPr>
          <w:rFonts w:ascii="Times New Roman" w:eastAsia="微软雅黑" w:hAnsi="Times New Roman" w:cs="Times New Roman"/>
          <w:sz w:val="22"/>
          <w:szCs w:val="22"/>
        </w:rPr>
        <w:t>日平均值增长</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50%</w:t>
      </w:r>
    </w:p>
    <w:p w14:paraId="56269CA5"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）较过去</w:t>
      </w:r>
      <w:r w:rsidRPr="00355E18">
        <w:rPr>
          <w:rFonts w:ascii="Times New Roman" w:eastAsia="微软雅黑" w:hAnsi="Times New Roman" w:cs="Times New Roman"/>
          <w:sz w:val="22"/>
          <w:szCs w:val="22"/>
        </w:rPr>
        <w:t>60</w:t>
      </w:r>
      <w:r w:rsidRPr="00355E18">
        <w:rPr>
          <w:rFonts w:ascii="Times New Roman" w:eastAsia="微软雅黑" w:hAnsi="Times New Roman" w:cs="Times New Roman"/>
          <w:sz w:val="22"/>
          <w:szCs w:val="22"/>
        </w:rPr>
        <w:t>日平均值增长</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30%</w:t>
      </w:r>
    </w:p>
    <w:p w14:paraId="2254403B"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过去</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日最高点</w:t>
      </w:r>
      <w:r w:rsidRPr="00355E18">
        <w:rPr>
          <w:rFonts w:ascii="Times New Roman" w:eastAsia="微软雅黑" w:hAnsi="Times New Roman" w:cs="Times New Roman"/>
          <w:sz w:val="22"/>
          <w:szCs w:val="22"/>
        </w:rPr>
        <w:t>（确认趋势启动）</w:t>
      </w:r>
    </w:p>
    <w:p w14:paraId="1530EC8E" w14:textId="77777777" w:rsidR="00355E18" w:rsidRPr="00355E18" w:rsidRDefault="00355E18">
      <w:pPr>
        <w:numPr>
          <w:ilvl w:val="0"/>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高波动启动信号</w:t>
      </w:r>
      <w:r w:rsidRPr="00355E18">
        <w:rPr>
          <w:rFonts w:ascii="Times New Roman" w:eastAsia="微软雅黑" w:hAnsi="Times New Roman" w:cs="Times New Roman"/>
          <w:sz w:val="22"/>
          <w:szCs w:val="22"/>
        </w:rPr>
        <w:t>：</w:t>
      </w:r>
    </w:p>
    <w:p w14:paraId="10EFC441"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处于</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过去</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年</w:t>
      </w:r>
      <w:r w:rsidRPr="00355E18">
        <w:rPr>
          <w:rFonts w:ascii="Times New Roman" w:eastAsia="微软雅黑" w:hAnsi="Times New Roman" w:cs="Times New Roman"/>
          <w:b/>
          <w:bCs/>
          <w:sz w:val="22"/>
          <w:szCs w:val="22"/>
        </w:rPr>
        <w:t>90%</w:t>
      </w:r>
      <w:r w:rsidRPr="00355E18">
        <w:rPr>
          <w:rFonts w:ascii="Times New Roman" w:eastAsia="微软雅黑" w:hAnsi="Times New Roman" w:cs="Times New Roman"/>
          <w:b/>
          <w:bCs/>
          <w:sz w:val="22"/>
          <w:szCs w:val="22"/>
        </w:rPr>
        <w:t>分位数以上</w:t>
      </w:r>
      <w:r w:rsidRPr="00355E18">
        <w:rPr>
          <w:rFonts w:ascii="Times New Roman" w:eastAsia="微软雅黑" w:hAnsi="Times New Roman" w:cs="Times New Roman"/>
          <w:sz w:val="22"/>
          <w:szCs w:val="22"/>
        </w:rPr>
        <w:t>（异常波动，趋势可能爆发）</w:t>
      </w:r>
    </w:p>
    <w:p w14:paraId="59489BB9"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价格</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成交量</w:t>
      </w: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同时创新高</w:t>
      </w:r>
      <w:r w:rsidRPr="00355E18">
        <w:rPr>
          <w:rFonts w:ascii="Times New Roman" w:eastAsia="微软雅黑" w:hAnsi="Times New Roman" w:cs="Times New Roman"/>
          <w:sz w:val="22"/>
          <w:szCs w:val="22"/>
        </w:rPr>
        <w:t>（主力资金入场）</w:t>
      </w:r>
    </w:p>
    <w:p w14:paraId="518AE531" w14:textId="77777777" w:rsidR="00355E18" w:rsidRPr="00355E18" w:rsidRDefault="00355E18">
      <w:pPr>
        <w:numPr>
          <w:ilvl w:val="1"/>
          <w:numId w:val="17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股价突破布林带上轨</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增长</w:t>
      </w:r>
      <w:r w:rsidRPr="00355E18">
        <w:rPr>
          <w:rFonts w:ascii="Times New Roman" w:eastAsia="微软雅黑" w:hAnsi="Times New Roman" w:cs="Times New Roman"/>
          <w:sz w:val="22"/>
          <w:szCs w:val="22"/>
        </w:rPr>
        <w:t>（市场进入趋势行情）</w:t>
      </w:r>
    </w:p>
    <w:p w14:paraId="58877299"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案例分析：金山云（</w:t>
      </w:r>
      <w:r w:rsidRPr="00355E18">
        <w:rPr>
          <w:rFonts w:ascii="Times New Roman" w:eastAsia="微软雅黑" w:hAnsi="Times New Roman" w:cs="Times New Roman"/>
          <w:b/>
          <w:bCs/>
          <w:sz w:val="22"/>
          <w:szCs w:val="22"/>
        </w:rPr>
        <w:t>KC</w:t>
      </w:r>
      <w:r w:rsidRPr="00355E18">
        <w:rPr>
          <w:rFonts w:ascii="Times New Roman" w:eastAsia="微软雅黑" w:hAnsi="Times New Roman" w:cs="Times New Roman"/>
          <w:b/>
          <w:bCs/>
          <w:sz w:val="22"/>
          <w:szCs w:val="22"/>
        </w:rPr>
        <w:t>）</w:t>
      </w:r>
    </w:p>
    <w:p w14:paraId="5F4443B4" w14:textId="77777777" w:rsidR="00355E18" w:rsidRPr="00355E18" w:rsidRDefault="00355E18">
      <w:pPr>
        <w:numPr>
          <w:ilvl w:val="0"/>
          <w:numId w:val="17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）突然从</w:t>
      </w:r>
      <w:r w:rsidRPr="00355E18">
        <w:rPr>
          <w:rFonts w:ascii="Times New Roman" w:eastAsia="微软雅黑" w:hAnsi="Times New Roman" w:cs="Times New Roman"/>
          <w:b/>
          <w:bCs/>
          <w:sz w:val="22"/>
          <w:szCs w:val="22"/>
        </w:rPr>
        <w:t xml:space="preserve"> 0.3 → 0.6</w:t>
      </w:r>
      <w:r w:rsidRPr="00355E18">
        <w:rPr>
          <w:rFonts w:ascii="Times New Roman" w:eastAsia="微软雅黑" w:hAnsi="Times New Roman" w:cs="Times New Roman"/>
          <w:sz w:val="22"/>
          <w:szCs w:val="22"/>
        </w:rPr>
        <w:t>，涨幅</w:t>
      </w:r>
      <w:r w:rsidRPr="00355E18">
        <w:rPr>
          <w:rFonts w:ascii="Times New Roman" w:eastAsia="微软雅黑" w:hAnsi="Times New Roman" w:cs="Times New Roman"/>
          <w:sz w:val="22"/>
          <w:szCs w:val="22"/>
        </w:rPr>
        <w:t xml:space="preserve"> 100%</w:t>
      </w:r>
      <w:r w:rsidRPr="00355E18">
        <w:rPr>
          <w:rFonts w:ascii="Times New Roman" w:eastAsia="微软雅黑" w:hAnsi="Times New Roman" w:cs="Times New Roman"/>
          <w:sz w:val="22"/>
          <w:szCs w:val="22"/>
        </w:rPr>
        <w:t>。</w:t>
      </w:r>
    </w:p>
    <w:p w14:paraId="58E62E59" w14:textId="77777777" w:rsidR="00355E18" w:rsidRPr="00355E18" w:rsidRDefault="00355E18">
      <w:pPr>
        <w:numPr>
          <w:ilvl w:val="0"/>
          <w:numId w:val="17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股价突破前期高点，成交量放大</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倍</w:t>
      </w:r>
      <w:r w:rsidRPr="00355E18">
        <w:rPr>
          <w:rFonts w:ascii="Times New Roman" w:eastAsia="微软雅黑" w:hAnsi="Times New Roman" w:cs="Times New Roman"/>
          <w:sz w:val="22"/>
          <w:szCs w:val="22"/>
        </w:rPr>
        <w:t>，趋势确认。</w:t>
      </w:r>
    </w:p>
    <w:p w14:paraId="118D03FF" w14:textId="77777777" w:rsidR="00355E18" w:rsidRPr="00355E18" w:rsidRDefault="00355E18">
      <w:pPr>
        <w:numPr>
          <w:ilvl w:val="0"/>
          <w:numId w:val="172"/>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结果：股价从</w:t>
      </w:r>
      <w:r w:rsidRPr="00355E18">
        <w:rPr>
          <w:rFonts w:ascii="Times New Roman" w:eastAsia="微软雅黑" w:hAnsi="Times New Roman" w:cs="Times New Roman"/>
          <w:b/>
          <w:bCs/>
          <w:sz w:val="22"/>
          <w:szCs w:val="22"/>
        </w:rPr>
        <w:t xml:space="preserve"> $3.5 → $12.5</w:t>
      </w:r>
      <w:r w:rsidRPr="00355E18">
        <w:rPr>
          <w:rFonts w:ascii="Times New Roman" w:eastAsia="微软雅黑" w:hAnsi="Times New Roman" w:cs="Times New Roman"/>
          <w:b/>
          <w:bCs/>
          <w:sz w:val="22"/>
          <w:szCs w:val="22"/>
        </w:rPr>
        <w:t>，半年内暴涨</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倍！</w:t>
      </w:r>
    </w:p>
    <w:p w14:paraId="69DF042F"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A1596AE">
          <v:rect id="_x0000_i1125" style="width:0;height:1.5pt" o:hralign="center" o:hrstd="t" o:hr="t" fillcolor="#a0a0a0" stroked="f"/>
        </w:pict>
      </w:r>
    </w:p>
    <w:p w14:paraId="2BB061E8"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2. ATR </w:t>
      </w:r>
      <w:r w:rsidRPr="00355E18">
        <w:rPr>
          <w:rFonts w:ascii="Times New Roman" w:eastAsia="微软雅黑" w:hAnsi="Times New Roman" w:cs="Times New Roman"/>
          <w:b/>
          <w:bCs/>
          <w:sz w:val="22"/>
          <w:szCs w:val="22"/>
        </w:rPr>
        <w:t>结合其他指标</w:t>
      </w:r>
    </w:p>
    <w:p w14:paraId="28A8CB2A"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RSI </w:t>
      </w:r>
      <w:r w:rsidRPr="00355E18">
        <w:rPr>
          <w:rFonts w:ascii="Times New Roman" w:eastAsia="微软雅黑" w:hAnsi="Times New Roman" w:cs="Times New Roman"/>
          <w:b/>
          <w:bCs/>
          <w:sz w:val="22"/>
          <w:szCs w:val="22"/>
        </w:rPr>
        <w:t>组合</w:t>
      </w:r>
    </w:p>
    <w:p w14:paraId="6E86C17A" w14:textId="77777777" w:rsidR="00355E18" w:rsidRPr="00355E18" w:rsidRDefault="00355E18">
      <w:pPr>
        <w:numPr>
          <w:ilvl w:val="0"/>
          <w:numId w:val="173"/>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）大幅增长</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RSI &gt; 60</w:t>
      </w:r>
      <w:r w:rsidRPr="00355E18">
        <w:rPr>
          <w:rFonts w:ascii="Times New Roman" w:eastAsia="微软雅黑" w:hAnsi="Times New Roman" w:cs="Times New Roman"/>
          <w:sz w:val="22"/>
          <w:szCs w:val="22"/>
        </w:rPr>
        <w:t>（趋势启动）</w:t>
      </w:r>
    </w:p>
    <w:p w14:paraId="42B96081" w14:textId="77777777" w:rsidR="00355E18" w:rsidRPr="00355E18" w:rsidRDefault="00355E18">
      <w:pPr>
        <w:numPr>
          <w:ilvl w:val="0"/>
          <w:numId w:val="17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RSI </w:t>
      </w: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70</w:t>
      </w:r>
      <w:r w:rsidRPr="00355E18">
        <w:rPr>
          <w:rFonts w:ascii="Times New Roman" w:eastAsia="微软雅黑" w:hAnsi="Times New Roman" w:cs="Times New Roman"/>
          <w:sz w:val="22"/>
          <w:szCs w:val="22"/>
        </w:rPr>
        <w:t>（市场超买，但仍可能继续上涨）</w:t>
      </w:r>
    </w:p>
    <w:p w14:paraId="5CB80004"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2</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MACD </w:t>
      </w:r>
      <w:r w:rsidRPr="00355E18">
        <w:rPr>
          <w:rFonts w:ascii="Times New Roman" w:eastAsia="微软雅黑" w:hAnsi="Times New Roman" w:cs="Times New Roman"/>
          <w:b/>
          <w:bCs/>
          <w:sz w:val="22"/>
          <w:szCs w:val="22"/>
        </w:rPr>
        <w:t>组合</w:t>
      </w:r>
    </w:p>
    <w:p w14:paraId="19E57A6A" w14:textId="77777777" w:rsidR="00355E18" w:rsidRPr="00355E18" w:rsidRDefault="00355E18">
      <w:pPr>
        <w:numPr>
          <w:ilvl w:val="0"/>
          <w:numId w:val="17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）上升</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 xml:space="preserve">MACD </w:t>
      </w:r>
      <w:r w:rsidRPr="00355E18">
        <w:rPr>
          <w:rFonts w:ascii="Times New Roman" w:eastAsia="微软雅黑" w:hAnsi="Times New Roman" w:cs="Times New Roman"/>
          <w:b/>
          <w:bCs/>
          <w:sz w:val="22"/>
          <w:szCs w:val="22"/>
        </w:rPr>
        <w:t>金叉</w:t>
      </w:r>
    </w:p>
    <w:p w14:paraId="1395E9A3" w14:textId="77777777" w:rsidR="00355E18" w:rsidRPr="00355E18" w:rsidRDefault="00355E18">
      <w:pPr>
        <w:numPr>
          <w:ilvl w:val="0"/>
          <w:numId w:val="17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MACD </w:t>
      </w:r>
      <w:r w:rsidRPr="00355E18">
        <w:rPr>
          <w:rFonts w:ascii="Times New Roman" w:eastAsia="微软雅黑" w:hAnsi="Times New Roman" w:cs="Times New Roman"/>
          <w:sz w:val="22"/>
          <w:szCs w:val="22"/>
        </w:rPr>
        <w:t>上穿</w:t>
      </w:r>
      <w:r w:rsidRPr="00355E18">
        <w:rPr>
          <w:rFonts w:ascii="Times New Roman" w:eastAsia="微软雅黑" w:hAnsi="Times New Roman" w:cs="Times New Roman"/>
          <w:sz w:val="22"/>
          <w:szCs w:val="22"/>
        </w:rPr>
        <w:t xml:space="preserve"> 0 </w:t>
      </w:r>
      <w:r w:rsidRPr="00355E18">
        <w:rPr>
          <w:rFonts w:ascii="Times New Roman" w:eastAsia="微软雅黑" w:hAnsi="Times New Roman" w:cs="Times New Roman"/>
          <w:sz w:val="22"/>
          <w:szCs w:val="22"/>
        </w:rPr>
        <w:t>轴（趋势正式反转）</w:t>
      </w:r>
    </w:p>
    <w:p w14:paraId="7930BD5F"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xml:space="preserve">ATR + VWAP </w:t>
      </w:r>
      <w:r w:rsidRPr="00355E18">
        <w:rPr>
          <w:rFonts w:ascii="Times New Roman" w:eastAsia="微软雅黑" w:hAnsi="Times New Roman" w:cs="Times New Roman"/>
          <w:b/>
          <w:bCs/>
          <w:sz w:val="22"/>
          <w:szCs w:val="22"/>
        </w:rPr>
        <w:t>机构交易确认</w:t>
      </w:r>
    </w:p>
    <w:p w14:paraId="5DDDD754" w14:textId="77777777" w:rsidR="00355E18" w:rsidRPr="00355E18" w:rsidRDefault="00355E18">
      <w:pPr>
        <w:numPr>
          <w:ilvl w:val="0"/>
          <w:numId w:val="175"/>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lastRenderedPageBreak/>
        <w:t xml:space="preserve">ATR </w:t>
      </w:r>
      <w:r w:rsidRPr="00355E18">
        <w:rPr>
          <w:rFonts w:ascii="Times New Roman" w:eastAsia="微软雅黑" w:hAnsi="Times New Roman" w:cs="Times New Roman"/>
          <w:sz w:val="22"/>
          <w:szCs w:val="22"/>
        </w:rPr>
        <w:t>增长</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股价突破</w:t>
      </w:r>
      <w:r w:rsidRPr="00355E18">
        <w:rPr>
          <w:rFonts w:ascii="Times New Roman" w:eastAsia="微软雅黑" w:hAnsi="Times New Roman" w:cs="Times New Roman"/>
          <w:b/>
          <w:bCs/>
          <w:sz w:val="22"/>
          <w:szCs w:val="22"/>
        </w:rPr>
        <w:t xml:space="preserve"> VWAP</w:t>
      </w:r>
    </w:p>
    <w:p w14:paraId="229A880F" w14:textId="77777777" w:rsidR="00355E18" w:rsidRPr="00355E18" w:rsidRDefault="00355E18">
      <w:pPr>
        <w:numPr>
          <w:ilvl w:val="0"/>
          <w:numId w:val="175"/>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超过过去</w:t>
      </w:r>
      <w:r w:rsidRPr="00355E18">
        <w:rPr>
          <w:rFonts w:ascii="Times New Roman" w:eastAsia="微软雅黑" w:hAnsi="Times New Roman" w:cs="Times New Roman"/>
          <w:sz w:val="22"/>
          <w:szCs w:val="22"/>
        </w:rPr>
        <w:t xml:space="preserve"> 1 </w:t>
      </w:r>
      <w:r w:rsidRPr="00355E18">
        <w:rPr>
          <w:rFonts w:ascii="Times New Roman" w:eastAsia="微软雅黑" w:hAnsi="Times New Roman" w:cs="Times New Roman"/>
          <w:sz w:val="22"/>
          <w:szCs w:val="22"/>
        </w:rPr>
        <w:t>个月平均值的</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倍（大资金入场）</w:t>
      </w:r>
    </w:p>
    <w:p w14:paraId="1D62796C"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942529F">
          <v:rect id="_x0000_i1126" style="width:0;height:1.5pt" o:hralign="center" o:hrstd="t" o:hr="t" fillcolor="#a0a0a0" stroked="f"/>
        </w:pict>
      </w:r>
    </w:p>
    <w:p w14:paraId="65D8F322"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3. ATR </w:t>
      </w:r>
      <w:r w:rsidRPr="00355E18">
        <w:rPr>
          <w:rFonts w:ascii="Times New Roman" w:eastAsia="微软雅黑" w:hAnsi="Times New Roman" w:cs="Times New Roman"/>
          <w:b/>
          <w:bCs/>
          <w:sz w:val="22"/>
          <w:szCs w:val="22"/>
        </w:rPr>
        <w:t>在实战交易中的应用</w:t>
      </w:r>
    </w:p>
    <w:p w14:paraId="4EF44375"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w:t>
      </w:r>
      <w:r w:rsidRPr="00355E18">
        <w:rPr>
          <w:rFonts w:ascii="Times New Roman" w:eastAsia="微软雅黑" w:hAnsi="Times New Roman" w:cs="Times New Roman"/>
          <w:b/>
          <w:bCs/>
          <w:sz w:val="22"/>
          <w:szCs w:val="22"/>
        </w:rPr>
        <w:t>）低位突破筛选</w:t>
      </w:r>
    </w:p>
    <w:p w14:paraId="0BCCACC2"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）大幅增加</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50%</w:t>
      </w:r>
    </w:p>
    <w:p w14:paraId="460C4C5E"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 xml:space="preserve">RSI </w:t>
      </w: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60</w:t>
      </w:r>
    </w:p>
    <w:p w14:paraId="60DA8D56"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日新高</w:t>
      </w:r>
    </w:p>
    <w:p w14:paraId="3B6CF841" w14:textId="77777777" w:rsidR="00355E18" w:rsidRPr="00355E18" w:rsidRDefault="00355E18">
      <w:pPr>
        <w:numPr>
          <w:ilvl w:val="0"/>
          <w:numId w:val="176"/>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成交量放大</w:t>
      </w:r>
      <w:r w:rsidRPr="00355E18">
        <w:rPr>
          <w:rFonts w:ascii="Times New Roman" w:eastAsia="微软雅黑" w:hAnsi="Times New Roman" w:cs="Times New Roman"/>
          <w:b/>
          <w:bCs/>
          <w:sz w:val="22"/>
          <w:szCs w:val="22"/>
        </w:rPr>
        <w:t xml:space="preserve"> 2 </w:t>
      </w:r>
      <w:r w:rsidRPr="00355E18">
        <w:rPr>
          <w:rFonts w:ascii="Times New Roman" w:eastAsia="微软雅黑" w:hAnsi="Times New Roman" w:cs="Times New Roman"/>
          <w:b/>
          <w:bCs/>
          <w:sz w:val="22"/>
          <w:szCs w:val="22"/>
        </w:rPr>
        <w:t>倍</w:t>
      </w:r>
    </w:p>
    <w:p w14:paraId="5E7CB18C"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买入策略</w:t>
      </w:r>
      <w:r w:rsidRPr="00355E18">
        <w:rPr>
          <w:rFonts w:ascii="Times New Roman" w:eastAsia="微软雅黑" w:hAnsi="Times New Roman" w:cs="Times New Roman"/>
          <w:sz w:val="22"/>
          <w:szCs w:val="22"/>
        </w:rPr>
        <w:t>：</w:t>
      </w:r>
    </w:p>
    <w:p w14:paraId="70B44330" w14:textId="77777777" w:rsidR="00355E18" w:rsidRPr="00355E18" w:rsidRDefault="00355E18">
      <w:pPr>
        <w:numPr>
          <w:ilvl w:val="0"/>
          <w:numId w:val="17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日高点</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上升</w:t>
      </w:r>
      <w:r w:rsidRPr="00355E18">
        <w:rPr>
          <w:rFonts w:ascii="Times New Roman" w:eastAsia="微软雅黑" w:hAnsi="Times New Roman" w:cs="Times New Roman"/>
          <w:sz w:val="22"/>
          <w:szCs w:val="22"/>
        </w:rPr>
        <w:t>，首次建仓</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30%</w:t>
      </w:r>
      <w:r w:rsidRPr="00355E18">
        <w:rPr>
          <w:rFonts w:ascii="Times New Roman" w:eastAsia="微软雅黑" w:hAnsi="Times New Roman" w:cs="Times New Roman"/>
          <w:sz w:val="22"/>
          <w:szCs w:val="22"/>
        </w:rPr>
        <w:t>。</w:t>
      </w:r>
    </w:p>
    <w:p w14:paraId="4E8287E4" w14:textId="77777777" w:rsidR="00355E18" w:rsidRPr="00355E18" w:rsidRDefault="00355E18">
      <w:pPr>
        <w:numPr>
          <w:ilvl w:val="0"/>
          <w:numId w:val="17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60</w:t>
      </w:r>
      <w:r w:rsidRPr="00355E18">
        <w:rPr>
          <w:rFonts w:ascii="Times New Roman" w:eastAsia="微软雅黑" w:hAnsi="Times New Roman" w:cs="Times New Roman"/>
          <w:b/>
          <w:bCs/>
          <w:sz w:val="22"/>
          <w:szCs w:val="22"/>
        </w:rPr>
        <w:t>日高点</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继续上升</w:t>
      </w:r>
      <w:r w:rsidRPr="00355E18">
        <w:rPr>
          <w:rFonts w:ascii="Times New Roman" w:eastAsia="微软雅黑" w:hAnsi="Times New Roman" w:cs="Times New Roman"/>
          <w:sz w:val="22"/>
          <w:szCs w:val="22"/>
        </w:rPr>
        <w:t>，加仓</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50%</w:t>
      </w:r>
      <w:r w:rsidRPr="00355E18">
        <w:rPr>
          <w:rFonts w:ascii="Times New Roman" w:eastAsia="微软雅黑" w:hAnsi="Times New Roman" w:cs="Times New Roman"/>
          <w:sz w:val="22"/>
          <w:szCs w:val="22"/>
        </w:rPr>
        <w:t>。</w:t>
      </w:r>
    </w:p>
    <w:p w14:paraId="00A40E9F" w14:textId="77777777" w:rsidR="00355E18" w:rsidRPr="00355E18" w:rsidRDefault="00355E18">
      <w:pPr>
        <w:numPr>
          <w:ilvl w:val="0"/>
          <w:numId w:val="177"/>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趋势稳固，</w:t>
      </w: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继续上涨</w:t>
      </w:r>
      <w:r w:rsidRPr="00355E18">
        <w:rPr>
          <w:rFonts w:ascii="Times New Roman" w:eastAsia="微软雅黑" w:hAnsi="Times New Roman" w:cs="Times New Roman"/>
          <w:sz w:val="22"/>
          <w:szCs w:val="22"/>
        </w:rPr>
        <w:t>，加仓剩余</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sz w:val="22"/>
          <w:szCs w:val="22"/>
        </w:rPr>
        <w:t>。</w:t>
      </w:r>
    </w:p>
    <w:p w14:paraId="30D1A69B"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2</w:t>
      </w:r>
      <w:r w:rsidRPr="00355E18">
        <w:rPr>
          <w:rFonts w:ascii="Times New Roman" w:eastAsia="微软雅黑" w:hAnsi="Times New Roman" w:cs="Times New Roman"/>
          <w:b/>
          <w:bCs/>
          <w:sz w:val="22"/>
          <w:szCs w:val="22"/>
        </w:rPr>
        <w:t>）回调确认</w:t>
      </w:r>
    </w:p>
    <w:p w14:paraId="75F14EAA" w14:textId="77777777" w:rsidR="00355E18" w:rsidRPr="00355E18" w:rsidRDefault="00355E18">
      <w:pPr>
        <w:numPr>
          <w:ilvl w:val="0"/>
          <w:numId w:val="178"/>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ATR </w:t>
      </w:r>
      <w:r w:rsidRPr="00355E18">
        <w:rPr>
          <w:rFonts w:ascii="Times New Roman" w:eastAsia="微软雅黑" w:hAnsi="Times New Roman" w:cs="Times New Roman"/>
          <w:sz w:val="22"/>
          <w:szCs w:val="22"/>
        </w:rPr>
        <w:t>持续上涨，但</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股价回踩</w:t>
      </w:r>
      <w:r w:rsidRPr="00355E18">
        <w:rPr>
          <w:rFonts w:ascii="Times New Roman" w:eastAsia="微软雅黑" w:hAnsi="Times New Roman" w:cs="Times New Roman"/>
          <w:b/>
          <w:bCs/>
          <w:sz w:val="22"/>
          <w:szCs w:val="22"/>
        </w:rPr>
        <w:t xml:space="preserve"> 10</w:t>
      </w:r>
      <w:r w:rsidRPr="00355E18">
        <w:rPr>
          <w:rFonts w:ascii="Times New Roman" w:eastAsia="微软雅黑" w:hAnsi="Times New Roman" w:cs="Times New Roman"/>
          <w:b/>
          <w:bCs/>
          <w:sz w:val="22"/>
          <w:szCs w:val="22"/>
        </w:rPr>
        <w:t>日均线</w:t>
      </w:r>
    </w:p>
    <w:p w14:paraId="4563CA9A" w14:textId="77777777" w:rsidR="00355E18" w:rsidRPr="00355E18" w:rsidRDefault="00355E18">
      <w:pPr>
        <w:numPr>
          <w:ilvl w:val="0"/>
          <w:numId w:val="178"/>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RSI </w:t>
      </w:r>
      <w:r w:rsidRPr="00355E18">
        <w:rPr>
          <w:rFonts w:ascii="Times New Roman" w:eastAsia="微软雅黑" w:hAnsi="Times New Roman" w:cs="Times New Roman"/>
          <w:b/>
          <w:bCs/>
          <w:sz w:val="22"/>
          <w:szCs w:val="22"/>
        </w:rPr>
        <w:t>未跌破</w:t>
      </w:r>
      <w:r w:rsidRPr="00355E18">
        <w:rPr>
          <w:rFonts w:ascii="Times New Roman" w:eastAsia="微软雅黑" w:hAnsi="Times New Roman" w:cs="Times New Roman"/>
          <w:b/>
          <w:bCs/>
          <w:sz w:val="22"/>
          <w:szCs w:val="22"/>
        </w:rPr>
        <w:t xml:space="preserve"> 50</w:t>
      </w:r>
      <w:r w:rsidRPr="00355E18">
        <w:rPr>
          <w:rFonts w:ascii="Times New Roman" w:eastAsia="微软雅黑" w:hAnsi="Times New Roman" w:cs="Times New Roman"/>
          <w:sz w:val="22"/>
          <w:szCs w:val="22"/>
        </w:rPr>
        <w:t>（趋势仍强）</w:t>
      </w:r>
    </w:p>
    <w:p w14:paraId="20605B53" w14:textId="77777777" w:rsidR="00355E18" w:rsidRPr="00355E18" w:rsidRDefault="00355E18">
      <w:pPr>
        <w:numPr>
          <w:ilvl w:val="0"/>
          <w:numId w:val="178"/>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MACD </w:t>
      </w:r>
      <w:r w:rsidRPr="00355E18">
        <w:rPr>
          <w:rFonts w:ascii="Times New Roman" w:eastAsia="微软雅黑" w:hAnsi="Times New Roman" w:cs="Times New Roman"/>
          <w:b/>
          <w:bCs/>
          <w:sz w:val="22"/>
          <w:szCs w:val="22"/>
        </w:rPr>
        <w:t>仍在</w:t>
      </w:r>
      <w:r w:rsidRPr="00355E18">
        <w:rPr>
          <w:rFonts w:ascii="Times New Roman" w:eastAsia="微软雅黑" w:hAnsi="Times New Roman" w:cs="Times New Roman"/>
          <w:b/>
          <w:bCs/>
          <w:sz w:val="22"/>
          <w:szCs w:val="22"/>
        </w:rPr>
        <w:t xml:space="preserve"> 0 </w:t>
      </w:r>
      <w:r w:rsidRPr="00355E18">
        <w:rPr>
          <w:rFonts w:ascii="Times New Roman" w:eastAsia="微软雅黑" w:hAnsi="Times New Roman" w:cs="Times New Roman"/>
          <w:b/>
          <w:bCs/>
          <w:sz w:val="22"/>
          <w:szCs w:val="22"/>
        </w:rPr>
        <w:t>轴上方</w:t>
      </w:r>
    </w:p>
    <w:p w14:paraId="2B9C4FC7"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加仓策略</w:t>
      </w:r>
      <w:r w:rsidRPr="00355E18">
        <w:rPr>
          <w:rFonts w:ascii="Times New Roman" w:eastAsia="微软雅黑" w:hAnsi="Times New Roman" w:cs="Times New Roman"/>
          <w:sz w:val="22"/>
          <w:szCs w:val="22"/>
        </w:rPr>
        <w:t>：</w:t>
      </w:r>
    </w:p>
    <w:p w14:paraId="26AD49DB" w14:textId="77777777" w:rsidR="00355E18" w:rsidRPr="00355E18" w:rsidRDefault="00355E18">
      <w:pPr>
        <w:numPr>
          <w:ilvl w:val="0"/>
          <w:numId w:val="179"/>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股价在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10</w:t>
      </w:r>
      <w:r w:rsidRPr="00355E18">
        <w:rPr>
          <w:rFonts w:ascii="Times New Roman" w:eastAsia="微软雅黑" w:hAnsi="Times New Roman" w:cs="Times New Roman"/>
          <w:b/>
          <w:bCs/>
          <w:sz w:val="22"/>
          <w:szCs w:val="22"/>
        </w:rPr>
        <w:t>日均线企稳</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维持高位，适合加仓。</w:t>
      </w:r>
    </w:p>
    <w:p w14:paraId="60F711C0"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3</w:t>
      </w:r>
      <w:r w:rsidRPr="00355E18">
        <w:rPr>
          <w:rFonts w:ascii="Times New Roman" w:eastAsia="微软雅黑" w:hAnsi="Times New Roman" w:cs="Times New Roman"/>
          <w:b/>
          <w:bCs/>
          <w:sz w:val="22"/>
          <w:szCs w:val="22"/>
        </w:rPr>
        <w:t>）止损和止盈</w:t>
      </w:r>
    </w:p>
    <w:p w14:paraId="0170DFA0" w14:textId="77777777" w:rsidR="00355E18" w:rsidRPr="00355E18" w:rsidRDefault="00355E18">
      <w:pPr>
        <w:numPr>
          <w:ilvl w:val="0"/>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止损</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）下降</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&gt; 30%</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股价跌破</w:t>
      </w:r>
      <w:r w:rsidRPr="00355E18">
        <w:rPr>
          <w:rFonts w:ascii="Times New Roman" w:eastAsia="微软雅黑" w:hAnsi="Times New Roman" w:cs="Times New Roman"/>
          <w:b/>
          <w:bCs/>
          <w:sz w:val="22"/>
          <w:szCs w:val="22"/>
        </w:rPr>
        <w:t>20</w:t>
      </w:r>
      <w:r w:rsidRPr="00355E18">
        <w:rPr>
          <w:rFonts w:ascii="Times New Roman" w:eastAsia="微软雅黑" w:hAnsi="Times New Roman" w:cs="Times New Roman"/>
          <w:b/>
          <w:bCs/>
          <w:sz w:val="22"/>
          <w:szCs w:val="22"/>
        </w:rPr>
        <w:t>日均线</w:t>
      </w:r>
    </w:p>
    <w:p w14:paraId="623FADAD" w14:textId="77777777" w:rsidR="00355E18" w:rsidRPr="00355E18" w:rsidRDefault="00355E18">
      <w:pPr>
        <w:numPr>
          <w:ilvl w:val="0"/>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止盈</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3FF6BAAA" w14:textId="77777777" w:rsidR="00355E18" w:rsidRPr="00355E18" w:rsidRDefault="00355E18">
      <w:pPr>
        <w:numPr>
          <w:ilvl w:val="1"/>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lastRenderedPageBreak/>
        <w:t xml:space="preserve">ATR </w:t>
      </w:r>
      <w:r w:rsidRPr="00355E18">
        <w:rPr>
          <w:rFonts w:ascii="Times New Roman" w:eastAsia="微软雅黑" w:hAnsi="Times New Roman" w:cs="Times New Roman"/>
          <w:b/>
          <w:bCs/>
          <w:sz w:val="22"/>
          <w:szCs w:val="22"/>
        </w:rPr>
        <w:t>持续上升</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持有</w:t>
      </w:r>
    </w:p>
    <w:p w14:paraId="7763D183" w14:textId="77777777" w:rsidR="00355E18" w:rsidRPr="00355E18" w:rsidRDefault="00355E18">
      <w:pPr>
        <w:numPr>
          <w:ilvl w:val="1"/>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sz w:val="22"/>
          <w:szCs w:val="22"/>
        </w:rPr>
        <w:t>部分止盈</w:t>
      </w:r>
    </w:p>
    <w:p w14:paraId="4B6992EA" w14:textId="77777777" w:rsidR="00355E18" w:rsidRPr="00355E18" w:rsidRDefault="00355E18">
      <w:pPr>
        <w:numPr>
          <w:ilvl w:val="1"/>
          <w:numId w:val="180"/>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b/>
          <w:bCs/>
          <w:sz w:val="22"/>
          <w:szCs w:val="22"/>
        </w:rPr>
        <w:t xml:space="preserve"> &gt; 50% + MACD </w:t>
      </w:r>
      <w:r w:rsidRPr="00355E18">
        <w:rPr>
          <w:rFonts w:ascii="Times New Roman" w:eastAsia="微软雅黑" w:hAnsi="Times New Roman" w:cs="Times New Roman"/>
          <w:b/>
          <w:bCs/>
          <w:sz w:val="22"/>
          <w:szCs w:val="22"/>
        </w:rPr>
        <w:t>死叉</w:t>
      </w:r>
      <w:r w:rsidRPr="00355E18">
        <w:rPr>
          <w:rFonts w:ascii="Times New Roman" w:eastAsia="微软雅黑" w:hAnsi="Times New Roman" w:cs="Times New Roman"/>
          <w:sz w:val="22"/>
          <w:szCs w:val="22"/>
        </w:rPr>
        <w:t xml:space="preserve"> → </w:t>
      </w:r>
      <w:r w:rsidRPr="00355E18">
        <w:rPr>
          <w:rFonts w:ascii="Times New Roman" w:eastAsia="微软雅黑" w:hAnsi="Times New Roman" w:cs="Times New Roman"/>
          <w:b/>
          <w:bCs/>
          <w:sz w:val="22"/>
          <w:szCs w:val="22"/>
        </w:rPr>
        <w:t>清仓</w:t>
      </w:r>
    </w:p>
    <w:p w14:paraId="2C35EC75"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0688D8E">
          <v:rect id="_x0000_i1127" style="width:0;height:1.5pt" o:hralign="center" o:hrstd="t" o:hr="t" fillcolor="#a0a0a0" stroked="f"/>
        </w:pict>
      </w:r>
    </w:p>
    <w:p w14:paraId="2BBD08FD"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4. ATR </w:t>
      </w:r>
      <w:r w:rsidRPr="00355E18">
        <w:rPr>
          <w:rFonts w:ascii="Times New Roman" w:eastAsia="微软雅黑" w:hAnsi="Times New Roman" w:cs="Times New Roman"/>
          <w:b/>
          <w:bCs/>
          <w:sz w:val="22"/>
          <w:szCs w:val="22"/>
        </w:rPr>
        <w:t>设置方式</w:t>
      </w:r>
    </w:p>
    <w:p w14:paraId="0E0EAC80"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在</w:t>
      </w:r>
      <w:r w:rsidRPr="00355E18">
        <w:rPr>
          <w:rFonts w:ascii="Times New Roman" w:eastAsia="微软雅黑" w:hAnsi="Times New Roman" w:cs="Times New Roman"/>
          <w:sz w:val="22"/>
          <w:szCs w:val="22"/>
        </w:rPr>
        <w:t xml:space="preserve"> TradingView / ThinkorSwim / </w:t>
      </w:r>
      <w:r w:rsidRPr="00355E18">
        <w:rPr>
          <w:rFonts w:ascii="Times New Roman" w:eastAsia="微软雅黑" w:hAnsi="Times New Roman" w:cs="Times New Roman"/>
          <w:sz w:val="22"/>
          <w:szCs w:val="22"/>
        </w:rPr>
        <w:t>股票软件中：</w:t>
      </w:r>
    </w:p>
    <w:p w14:paraId="63FC7520" w14:textId="77777777" w:rsidR="00355E18" w:rsidRPr="00355E18" w:rsidRDefault="00355E18">
      <w:pPr>
        <w:numPr>
          <w:ilvl w:val="0"/>
          <w:numId w:val="18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默认</w:t>
      </w:r>
      <w:r w:rsidRPr="00355E18">
        <w:rPr>
          <w:rFonts w:ascii="Times New Roman" w:eastAsia="微软雅黑" w:hAnsi="Times New Roman" w:cs="Times New Roman"/>
          <w:b/>
          <w:bCs/>
          <w:sz w:val="22"/>
          <w:szCs w:val="22"/>
        </w:rPr>
        <w:t xml:space="preserve"> 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天周期适用于短期交易）</w:t>
      </w:r>
    </w:p>
    <w:p w14:paraId="67264987" w14:textId="77777777" w:rsidR="00355E18" w:rsidRPr="00355E18" w:rsidRDefault="00355E18">
      <w:pPr>
        <w:numPr>
          <w:ilvl w:val="0"/>
          <w:numId w:val="18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5</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 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）组合</w:t>
      </w:r>
      <w:r w:rsidRPr="00355E18">
        <w:rPr>
          <w:rFonts w:ascii="Times New Roman" w:eastAsia="微软雅黑" w:hAnsi="Times New Roman" w:cs="Times New Roman"/>
          <w:sz w:val="22"/>
          <w:szCs w:val="22"/>
        </w:rPr>
        <w:t>（短期</w:t>
      </w:r>
      <w:r w:rsidRPr="00355E18">
        <w:rPr>
          <w:rFonts w:ascii="Times New Roman" w:eastAsia="微软雅黑" w:hAnsi="Times New Roman" w:cs="Times New Roman"/>
          <w:sz w:val="22"/>
          <w:szCs w:val="22"/>
        </w:rPr>
        <w:t xml:space="preserve"> vs </w:t>
      </w:r>
      <w:r w:rsidRPr="00355E18">
        <w:rPr>
          <w:rFonts w:ascii="Times New Roman" w:eastAsia="微软雅黑" w:hAnsi="Times New Roman" w:cs="Times New Roman"/>
          <w:sz w:val="22"/>
          <w:szCs w:val="22"/>
        </w:rPr>
        <w:t>长期对比）</w:t>
      </w:r>
    </w:p>
    <w:p w14:paraId="42DFB861" w14:textId="77777777" w:rsidR="00355E18" w:rsidRPr="00355E18" w:rsidRDefault="00355E18">
      <w:pPr>
        <w:numPr>
          <w:ilvl w:val="0"/>
          <w:numId w:val="181"/>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放量突破筛选</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 </w:t>
      </w:r>
    </w:p>
    <w:p w14:paraId="1BB13024"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1</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&gt; </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 xml:space="preserve"> 30 </w:t>
      </w:r>
      <w:r w:rsidRPr="00355E18">
        <w:rPr>
          <w:rFonts w:ascii="Times New Roman" w:eastAsia="微软雅黑" w:hAnsi="Times New Roman" w:cs="Times New Roman"/>
          <w:sz w:val="22"/>
          <w:szCs w:val="22"/>
        </w:rPr>
        <w:t>日平均值的</w:t>
      </w:r>
      <w:r w:rsidRPr="00355E18">
        <w:rPr>
          <w:rFonts w:ascii="Times New Roman" w:eastAsia="微软雅黑" w:hAnsi="Times New Roman" w:cs="Times New Roman"/>
          <w:sz w:val="22"/>
          <w:szCs w:val="22"/>
        </w:rPr>
        <w:t xml:space="preserve"> 1.5 </w:t>
      </w:r>
      <w:r w:rsidRPr="00355E18">
        <w:rPr>
          <w:rFonts w:ascii="Times New Roman" w:eastAsia="微软雅黑" w:hAnsi="Times New Roman" w:cs="Times New Roman"/>
          <w:sz w:val="22"/>
          <w:szCs w:val="22"/>
        </w:rPr>
        <w:t>倍</w:t>
      </w:r>
    </w:p>
    <w:p w14:paraId="779092D1"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：成交量</w:t>
      </w:r>
      <w:r w:rsidRPr="00355E18">
        <w:rPr>
          <w:rFonts w:ascii="Times New Roman" w:eastAsia="微软雅黑" w:hAnsi="Times New Roman" w:cs="Times New Roman"/>
          <w:sz w:val="22"/>
          <w:szCs w:val="22"/>
        </w:rPr>
        <w:t xml:space="preserve"> &gt; </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 xml:space="preserve"> 20 </w:t>
      </w:r>
      <w:r w:rsidRPr="00355E18">
        <w:rPr>
          <w:rFonts w:ascii="Times New Roman" w:eastAsia="微软雅黑" w:hAnsi="Times New Roman" w:cs="Times New Roman"/>
          <w:sz w:val="22"/>
          <w:szCs w:val="22"/>
        </w:rPr>
        <w:t>日平均值的</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倍</w:t>
      </w:r>
    </w:p>
    <w:p w14:paraId="005D4F8B"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：价格突破</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60</w:t>
      </w:r>
      <w:r w:rsidRPr="00355E18">
        <w:rPr>
          <w:rFonts w:ascii="Times New Roman" w:eastAsia="微软雅黑" w:hAnsi="Times New Roman" w:cs="Times New Roman"/>
          <w:b/>
          <w:bCs/>
          <w:sz w:val="22"/>
          <w:szCs w:val="22"/>
        </w:rPr>
        <w:t>日高点</w:t>
      </w:r>
    </w:p>
    <w:p w14:paraId="16C14577" w14:textId="77777777" w:rsidR="00355E18" w:rsidRPr="00355E18" w:rsidRDefault="00355E18">
      <w:pPr>
        <w:numPr>
          <w:ilvl w:val="1"/>
          <w:numId w:val="181"/>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条件</w:t>
      </w:r>
      <w:r w:rsidRPr="00355E18">
        <w:rPr>
          <w:rFonts w:ascii="Times New Roman" w:eastAsia="微软雅黑" w:hAnsi="Times New Roman" w:cs="Times New Roman"/>
          <w:sz w:val="22"/>
          <w:szCs w:val="22"/>
        </w:rPr>
        <w:t>4</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 xml:space="preserve">MACD </w:t>
      </w:r>
      <w:r w:rsidRPr="00355E18">
        <w:rPr>
          <w:rFonts w:ascii="Times New Roman" w:eastAsia="微软雅黑" w:hAnsi="Times New Roman" w:cs="Times New Roman"/>
          <w:sz w:val="22"/>
          <w:szCs w:val="22"/>
        </w:rPr>
        <w:t>进入</w:t>
      </w:r>
      <w:r w:rsidRPr="00355E18">
        <w:rPr>
          <w:rFonts w:ascii="Times New Roman" w:eastAsia="微软雅黑" w:hAnsi="Times New Roman" w:cs="Times New Roman"/>
          <w:sz w:val="22"/>
          <w:szCs w:val="22"/>
        </w:rPr>
        <w:t xml:space="preserve"> 0 </w:t>
      </w:r>
      <w:r w:rsidRPr="00355E18">
        <w:rPr>
          <w:rFonts w:ascii="Times New Roman" w:eastAsia="微软雅黑" w:hAnsi="Times New Roman" w:cs="Times New Roman"/>
          <w:sz w:val="22"/>
          <w:szCs w:val="22"/>
        </w:rPr>
        <w:t>轴上方</w:t>
      </w:r>
    </w:p>
    <w:p w14:paraId="0F92A207"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示例：老铺黄金（</w:t>
      </w:r>
      <w:r w:rsidRPr="00355E18">
        <w:rPr>
          <w:rFonts w:ascii="Times New Roman" w:eastAsia="微软雅黑" w:hAnsi="Times New Roman" w:cs="Times New Roman"/>
          <w:b/>
          <w:bCs/>
          <w:sz w:val="22"/>
          <w:szCs w:val="22"/>
        </w:rPr>
        <w:t>605589.SH</w:t>
      </w:r>
      <w:r w:rsidRPr="00355E18">
        <w:rPr>
          <w:rFonts w:ascii="Times New Roman" w:eastAsia="微软雅黑" w:hAnsi="Times New Roman" w:cs="Times New Roman"/>
          <w:b/>
          <w:bCs/>
          <w:sz w:val="22"/>
          <w:szCs w:val="22"/>
        </w:rPr>
        <w:t>）</w:t>
      </w:r>
    </w:p>
    <w:p w14:paraId="075EA671" w14:textId="77777777" w:rsidR="00355E18" w:rsidRPr="00355E18" w:rsidRDefault="00355E18">
      <w:pPr>
        <w:numPr>
          <w:ilvl w:val="0"/>
          <w:numId w:val="182"/>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2024</w:t>
      </w:r>
      <w:r w:rsidRPr="00355E18">
        <w:rPr>
          <w:rFonts w:ascii="Times New Roman" w:eastAsia="微软雅黑" w:hAnsi="Times New Roman" w:cs="Times New Roman"/>
          <w:sz w:val="22"/>
          <w:szCs w:val="22"/>
        </w:rPr>
        <w:t>年</w:t>
      </w:r>
      <w:r w:rsidRPr="00355E18">
        <w:rPr>
          <w:rFonts w:ascii="Times New Roman" w:eastAsia="微软雅黑" w:hAnsi="Times New Roman" w:cs="Times New Roman"/>
          <w:sz w:val="22"/>
          <w:szCs w:val="22"/>
        </w:rPr>
        <w:t>2</w:t>
      </w:r>
      <w:r w:rsidRPr="00355E18">
        <w:rPr>
          <w:rFonts w:ascii="Times New Roman" w:eastAsia="微软雅黑" w:hAnsi="Times New Roman" w:cs="Times New Roman"/>
          <w:sz w:val="22"/>
          <w:szCs w:val="22"/>
        </w:rPr>
        <w:t>月，</w:t>
      </w:r>
      <w:r w:rsidRPr="00355E18">
        <w:rPr>
          <w:rFonts w:ascii="Times New Roman" w:eastAsia="微软雅黑" w:hAnsi="Times New Roman" w:cs="Times New Roman"/>
          <w:sz w:val="22"/>
          <w:szCs w:val="22"/>
        </w:rPr>
        <w:t>ATR</w:t>
      </w:r>
      <w:r w:rsidRPr="00355E18">
        <w:rPr>
          <w:rFonts w:ascii="Times New Roman" w:eastAsia="微软雅黑" w:hAnsi="Times New Roman" w:cs="Times New Roman"/>
          <w:sz w:val="22"/>
          <w:szCs w:val="22"/>
        </w:rPr>
        <w:t>（</w:t>
      </w:r>
      <w:r w:rsidRPr="00355E18">
        <w:rPr>
          <w:rFonts w:ascii="Times New Roman" w:eastAsia="微软雅黑" w:hAnsi="Times New Roman" w:cs="Times New Roman"/>
          <w:sz w:val="22"/>
          <w:szCs w:val="22"/>
        </w:rPr>
        <w:t>14</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 xml:space="preserve"> 1.2</w:t>
      </w:r>
      <w:r w:rsidRPr="00355E18">
        <w:rPr>
          <w:rFonts w:ascii="Times New Roman" w:eastAsia="微软雅黑" w:hAnsi="Times New Roman" w:cs="Times New Roman"/>
          <w:sz w:val="22"/>
          <w:szCs w:val="22"/>
        </w:rPr>
        <w:t>（过去</w:t>
      </w:r>
      <w:r w:rsidRPr="00355E18">
        <w:rPr>
          <w:rFonts w:ascii="Times New Roman" w:eastAsia="微软雅黑" w:hAnsi="Times New Roman" w:cs="Times New Roman"/>
          <w:sz w:val="22"/>
          <w:szCs w:val="22"/>
        </w:rPr>
        <w:t>3</w:t>
      </w:r>
      <w:r w:rsidRPr="00355E18">
        <w:rPr>
          <w:rFonts w:ascii="Times New Roman" w:eastAsia="微软雅黑" w:hAnsi="Times New Roman" w:cs="Times New Roman"/>
          <w:sz w:val="22"/>
          <w:szCs w:val="22"/>
        </w:rPr>
        <w:t>个月最高）</w:t>
      </w:r>
    </w:p>
    <w:p w14:paraId="5523F60D" w14:textId="77777777" w:rsidR="00355E18" w:rsidRPr="00355E18" w:rsidRDefault="00355E18">
      <w:pPr>
        <w:numPr>
          <w:ilvl w:val="0"/>
          <w:numId w:val="182"/>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 xml:space="preserve">RSI </w:t>
      </w:r>
      <w:r w:rsidRPr="00355E18">
        <w:rPr>
          <w:rFonts w:ascii="Times New Roman" w:eastAsia="微软雅黑" w:hAnsi="Times New Roman" w:cs="Times New Roman"/>
          <w:sz w:val="22"/>
          <w:szCs w:val="22"/>
        </w:rPr>
        <w:t>突破</w:t>
      </w:r>
      <w:r w:rsidRPr="00355E18">
        <w:rPr>
          <w:rFonts w:ascii="Times New Roman" w:eastAsia="微软雅黑" w:hAnsi="Times New Roman" w:cs="Times New Roman"/>
          <w:sz w:val="22"/>
          <w:szCs w:val="22"/>
        </w:rPr>
        <w:t xml:space="preserve"> 65</w:t>
      </w:r>
      <w:r w:rsidRPr="00355E18">
        <w:rPr>
          <w:rFonts w:ascii="Times New Roman" w:eastAsia="微软雅黑" w:hAnsi="Times New Roman" w:cs="Times New Roman"/>
          <w:sz w:val="22"/>
          <w:szCs w:val="22"/>
        </w:rPr>
        <w:t>，市场情绪激活</w:t>
      </w:r>
    </w:p>
    <w:p w14:paraId="5FA33B2D" w14:textId="77777777" w:rsidR="00355E18" w:rsidRPr="00355E18" w:rsidRDefault="00355E18">
      <w:pPr>
        <w:numPr>
          <w:ilvl w:val="0"/>
          <w:numId w:val="182"/>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结果：股价</w:t>
      </w:r>
      <w:r w:rsidRPr="00355E18">
        <w:rPr>
          <w:rFonts w:ascii="Times New Roman" w:eastAsia="微软雅黑" w:hAnsi="Times New Roman" w:cs="Times New Roman"/>
          <w:sz w:val="22"/>
          <w:szCs w:val="22"/>
        </w:rPr>
        <w:t xml:space="preserve"> 2 </w:t>
      </w:r>
      <w:r w:rsidRPr="00355E18">
        <w:rPr>
          <w:rFonts w:ascii="Times New Roman" w:eastAsia="微软雅黑" w:hAnsi="Times New Roman" w:cs="Times New Roman"/>
          <w:sz w:val="22"/>
          <w:szCs w:val="22"/>
        </w:rPr>
        <w:t>个月内暴涨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+300%</w:t>
      </w:r>
      <w:r w:rsidRPr="00355E18">
        <w:rPr>
          <w:rFonts w:ascii="Times New Roman" w:eastAsia="微软雅黑" w:hAnsi="Times New Roman" w:cs="Times New Roman"/>
          <w:sz w:val="22"/>
          <w:szCs w:val="22"/>
        </w:rPr>
        <w:t xml:space="preserve"> </w:t>
      </w:r>
      <w:r w:rsidRPr="00355E18">
        <w:rPr>
          <w:rFonts w:ascii="Segoe UI Emoji" w:eastAsia="微软雅黑" w:hAnsi="Segoe UI Emoji" w:cs="Segoe UI Emoji"/>
          <w:sz w:val="22"/>
          <w:szCs w:val="22"/>
        </w:rPr>
        <w:t>🚀</w:t>
      </w:r>
    </w:p>
    <w:p w14:paraId="14221354" w14:textId="77777777" w:rsidR="00355E18" w:rsidRPr="00355E18" w:rsidRDefault="00000000" w:rsidP="00355E18">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60B5ABA">
          <v:rect id="_x0000_i1128" style="width:0;height:1.5pt" o:hralign="center" o:hrstd="t" o:hr="t" fillcolor="#a0a0a0" stroked="f"/>
        </w:pict>
      </w:r>
    </w:p>
    <w:p w14:paraId="7A4C3928" w14:textId="77777777" w:rsidR="00355E18" w:rsidRPr="00355E18" w:rsidRDefault="00355E18" w:rsidP="00355E18">
      <w:pPr>
        <w:rPr>
          <w:rFonts w:ascii="Times New Roman" w:eastAsia="微软雅黑" w:hAnsi="Times New Roman" w:cs="Times New Roman"/>
          <w:b/>
          <w:bCs/>
          <w:sz w:val="22"/>
          <w:szCs w:val="22"/>
        </w:rPr>
      </w:pPr>
      <w:r w:rsidRPr="00355E18">
        <w:rPr>
          <w:rFonts w:ascii="Times New Roman" w:eastAsia="微软雅黑" w:hAnsi="Times New Roman" w:cs="Times New Roman"/>
          <w:b/>
          <w:bCs/>
          <w:sz w:val="22"/>
          <w:szCs w:val="22"/>
        </w:rPr>
        <w:t xml:space="preserve">5. </w:t>
      </w:r>
      <w:r w:rsidRPr="00355E18">
        <w:rPr>
          <w:rFonts w:ascii="Times New Roman" w:eastAsia="微软雅黑" w:hAnsi="Times New Roman" w:cs="Times New Roman"/>
          <w:b/>
          <w:bCs/>
          <w:sz w:val="22"/>
          <w:szCs w:val="22"/>
        </w:rPr>
        <w:t>结论</w:t>
      </w:r>
    </w:p>
    <w:p w14:paraId="5939A3D9"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如何利用</w:t>
      </w:r>
      <w:r w:rsidRPr="00355E18">
        <w:rPr>
          <w:rFonts w:ascii="Times New Roman" w:eastAsia="微软雅黑" w:hAnsi="Times New Roman" w:cs="Times New Roman"/>
          <w:b/>
          <w:bCs/>
          <w:sz w:val="22"/>
          <w:szCs w:val="22"/>
        </w:rPr>
        <w:t xml:space="preserve"> ATR </w:t>
      </w:r>
      <w:r w:rsidRPr="00355E18">
        <w:rPr>
          <w:rFonts w:ascii="Times New Roman" w:eastAsia="微软雅黑" w:hAnsi="Times New Roman" w:cs="Times New Roman"/>
          <w:b/>
          <w:bCs/>
          <w:sz w:val="22"/>
          <w:szCs w:val="22"/>
        </w:rPr>
        <w:t>筛选短期暴涨股？</w:t>
      </w:r>
    </w:p>
    <w:p w14:paraId="134FA077"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ATR</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14</w:t>
      </w:r>
      <w:r w:rsidRPr="00355E18">
        <w:rPr>
          <w:rFonts w:ascii="Times New Roman" w:eastAsia="微软雅黑" w:hAnsi="Times New Roman" w:cs="Times New Roman"/>
          <w:b/>
          <w:bCs/>
          <w:sz w:val="22"/>
          <w:szCs w:val="22"/>
        </w:rPr>
        <w:t>）增长</w:t>
      </w:r>
      <w:r w:rsidRPr="00355E18">
        <w:rPr>
          <w:rFonts w:ascii="Times New Roman" w:eastAsia="微软雅黑" w:hAnsi="Times New Roman" w:cs="Times New Roman"/>
          <w:b/>
          <w:bCs/>
          <w:sz w:val="22"/>
          <w:szCs w:val="22"/>
        </w:rPr>
        <w:t xml:space="preserve"> 50%+</w:t>
      </w:r>
      <w:r w:rsidRPr="00355E18">
        <w:rPr>
          <w:rFonts w:ascii="Times New Roman" w:eastAsia="微软雅黑" w:hAnsi="Times New Roman" w:cs="Times New Roman"/>
          <w:b/>
          <w:bCs/>
          <w:sz w:val="22"/>
          <w:szCs w:val="22"/>
        </w:rPr>
        <w:t>，表明市场活跃</w:t>
      </w:r>
    </w:p>
    <w:p w14:paraId="70CBA688"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 RSI + MACD </w:t>
      </w:r>
      <w:r w:rsidRPr="00355E18">
        <w:rPr>
          <w:rFonts w:ascii="Times New Roman" w:eastAsia="微软雅黑" w:hAnsi="Times New Roman" w:cs="Times New Roman"/>
          <w:b/>
          <w:bCs/>
          <w:sz w:val="22"/>
          <w:szCs w:val="22"/>
        </w:rPr>
        <w:t>联合确认趋势</w:t>
      </w:r>
    </w:p>
    <w:p w14:paraId="4FC09D2D"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lastRenderedPageBreak/>
        <w:t xml:space="preserve">ATR </w:t>
      </w:r>
      <w:r w:rsidRPr="00355E18">
        <w:rPr>
          <w:rFonts w:ascii="Times New Roman" w:eastAsia="微软雅黑" w:hAnsi="Times New Roman" w:cs="Times New Roman"/>
          <w:b/>
          <w:bCs/>
          <w:sz w:val="22"/>
          <w:szCs w:val="22"/>
        </w:rPr>
        <w:t>持续上升</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成交量激增</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主力资金介入</w:t>
      </w:r>
    </w:p>
    <w:p w14:paraId="2B5AA53C" w14:textId="77777777" w:rsidR="00355E18" w:rsidRPr="00355E18" w:rsidRDefault="00355E18">
      <w:pPr>
        <w:numPr>
          <w:ilvl w:val="0"/>
          <w:numId w:val="183"/>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 xml:space="preserve">ATR </w:t>
      </w:r>
      <w:r w:rsidRPr="00355E18">
        <w:rPr>
          <w:rFonts w:ascii="Times New Roman" w:eastAsia="微软雅黑" w:hAnsi="Times New Roman" w:cs="Times New Roman"/>
          <w:b/>
          <w:bCs/>
          <w:sz w:val="22"/>
          <w:szCs w:val="22"/>
        </w:rPr>
        <w:t>下降</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股价跌破均线</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可能回调</w:t>
      </w:r>
    </w:p>
    <w:p w14:paraId="4F81B920" w14:textId="77777777" w:rsidR="00355E18" w:rsidRPr="00355E18" w:rsidRDefault="00355E18" w:rsidP="00355E18">
      <w:pPr>
        <w:rPr>
          <w:rFonts w:ascii="Times New Roman" w:eastAsia="微软雅黑" w:hAnsi="Times New Roman" w:cs="Times New Roman"/>
          <w:sz w:val="22"/>
          <w:szCs w:val="22"/>
        </w:rPr>
      </w:pPr>
      <w:r w:rsidRPr="00355E18">
        <w:rPr>
          <w:rFonts w:ascii="Segoe UI Emoji" w:eastAsia="微软雅黑" w:hAnsi="Segoe UI Emoji" w:cs="Segoe UI Emoji"/>
          <w:sz w:val="22"/>
          <w:szCs w:val="22"/>
        </w:rPr>
        <w:t>✅</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最终策略</w:t>
      </w:r>
    </w:p>
    <w:p w14:paraId="3EA7E1A8" w14:textId="77777777" w:rsidR="00355E18" w:rsidRPr="00355E18" w:rsidRDefault="00355E18">
      <w:pPr>
        <w:numPr>
          <w:ilvl w:val="0"/>
          <w:numId w:val="18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用</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Finviz + TradingView</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筛选</w:t>
      </w:r>
      <w:r w:rsidRPr="00355E18">
        <w:rPr>
          <w:rFonts w:ascii="Times New Roman" w:eastAsia="微软雅黑" w:hAnsi="Times New Roman" w:cs="Times New Roman"/>
          <w:sz w:val="22"/>
          <w:szCs w:val="22"/>
        </w:rPr>
        <w:t xml:space="preserve"> ATR </w:t>
      </w:r>
      <w:r w:rsidRPr="00355E18">
        <w:rPr>
          <w:rFonts w:ascii="Times New Roman" w:eastAsia="微软雅黑" w:hAnsi="Times New Roman" w:cs="Times New Roman"/>
          <w:sz w:val="22"/>
          <w:szCs w:val="22"/>
        </w:rPr>
        <w:t>上升股</w:t>
      </w:r>
    </w:p>
    <w:p w14:paraId="4988CC7D" w14:textId="77777777" w:rsidR="00355E18" w:rsidRPr="00355E18" w:rsidRDefault="00355E18">
      <w:pPr>
        <w:numPr>
          <w:ilvl w:val="0"/>
          <w:numId w:val="184"/>
        </w:num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结合</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b/>
          <w:bCs/>
          <w:sz w:val="22"/>
          <w:szCs w:val="22"/>
        </w:rPr>
        <w:t>RSI</w:t>
      </w:r>
      <w:r w:rsidRPr="00355E18">
        <w:rPr>
          <w:rFonts w:ascii="Times New Roman" w:eastAsia="微软雅黑" w:hAnsi="Times New Roman" w:cs="Times New Roman"/>
          <w:b/>
          <w:bCs/>
          <w:sz w:val="22"/>
          <w:szCs w:val="22"/>
        </w:rPr>
        <w:t>、</w:t>
      </w:r>
      <w:r w:rsidRPr="00355E18">
        <w:rPr>
          <w:rFonts w:ascii="Times New Roman" w:eastAsia="微软雅黑" w:hAnsi="Times New Roman" w:cs="Times New Roman"/>
          <w:b/>
          <w:bCs/>
          <w:sz w:val="22"/>
          <w:szCs w:val="22"/>
        </w:rPr>
        <w:t>MACD</w:t>
      </w:r>
      <w:r w:rsidRPr="00355E18">
        <w:rPr>
          <w:rFonts w:ascii="Times New Roman" w:eastAsia="微软雅黑" w:hAnsi="Times New Roman" w:cs="Times New Roman"/>
          <w:b/>
          <w:bCs/>
          <w:sz w:val="22"/>
          <w:szCs w:val="22"/>
        </w:rPr>
        <w:t>、成交量</w:t>
      </w:r>
      <w:r w:rsidRPr="00355E18">
        <w:rPr>
          <w:rFonts w:ascii="Times New Roman" w:eastAsia="微软雅黑" w:hAnsi="Times New Roman" w:cs="Times New Roman"/>
          <w:sz w:val="22"/>
          <w:szCs w:val="22"/>
        </w:rPr>
        <w:t xml:space="preserve"> </w:t>
      </w:r>
      <w:r w:rsidRPr="00355E18">
        <w:rPr>
          <w:rFonts w:ascii="Times New Roman" w:eastAsia="微软雅黑" w:hAnsi="Times New Roman" w:cs="Times New Roman"/>
          <w:sz w:val="22"/>
          <w:szCs w:val="22"/>
        </w:rPr>
        <w:t>确认信号</w:t>
      </w:r>
    </w:p>
    <w:p w14:paraId="2019A4D0" w14:textId="77777777" w:rsidR="00355E18" w:rsidRPr="00355E18" w:rsidRDefault="00355E18">
      <w:pPr>
        <w:numPr>
          <w:ilvl w:val="0"/>
          <w:numId w:val="184"/>
        </w:numPr>
        <w:rPr>
          <w:rFonts w:ascii="Times New Roman" w:eastAsia="微软雅黑" w:hAnsi="Times New Roman" w:cs="Times New Roman"/>
          <w:sz w:val="22"/>
          <w:szCs w:val="22"/>
        </w:rPr>
      </w:pPr>
      <w:r w:rsidRPr="00355E18">
        <w:rPr>
          <w:rFonts w:ascii="Times New Roman" w:eastAsia="微软雅黑" w:hAnsi="Times New Roman" w:cs="Times New Roman"/>
          <w:b/>
          <w:bCs/>
          <w:sz w:val="22"/>
          <w:szCs w:val="22"/>
        </w:rPr>
        <w:t>突破</w:t>
      </w:r>
      <w:r w:rsidRPr="00355E18">
        <w:rPr>
          <w:rFonts w:ascii="Times New Roman" w:eastAsia="微软雅黑" w:hAnsi="Times New Roman" w:cs="Times New Roman"/>
          <w:b/>
          <w:bCs/>
          <w:sz w:val="22"/>
          <w:szCs w:val="22"/>
        </w:rPr>
        <w:t xml:space="preserve"> 20 </w:t>
      </w:r>
      <w:r w:rsidRPr="00355E18">
        <w:rPr>
          <w:rFonts w:ascii="Times New Roman" w:eastAsia="微软雅黑" w:hAnsi="Times New Roman" w:cs="Times New Roman"/>
          <w:b/>
          <w:bCs/>
          <w:sz w:val="22"/>
          <w:szCs w:val="22"/>
        </w:rPr>
        <w:t>日新高时买入，止损设在</w:t>
      </w:r>
      <w:r w:rsidRPr="00355E18">
        <w:rPr>
          <w:rFonts w:ascii="Times New Roman" w:eastAsia="微软雅黑" w:hAnsi="Times New Roman" w:cs="Times New Roman"/>
          <w:b/>
          <w:bCs/>
          <w:sz w:val="22"/>
          <w:szCs w:val="22"/>
        </w:rPr>
        <w:t xml:space="preserve"> ATR </w:t>
      </w:r>
      <w:r w:rsidRPr="00355E18">
        <w:rPr>
          <w:rFonts w:ascii="Times New Roman" w:eastAsia="微软雅黑" w:hAnsi="Times New Roman" w:cs="Times New Roman"/>
          <w:b/>
          <w:bCs/>
          <w:sz w:val="22"/>
          <w:szCs w:val="22"/>
        </w:rPr>
        <w:t>回落</w:t>
      </w:r>
      <w:r w:rsidRPr="00355E18">
        <w:rPr>
          <w:rFonts w:ascii="Times New Roman" w:eastAsia="微软雅黑" w:hAnsi="Times New Roman" w:cs="Times New Roman"/>
          <w:b/>
          <w:bCs/>
          <w:sz w:val="22"/>
          <w:szCs w:val="22"/>
        </w:rPr>
        <w:t>50%</w:t>
      </w:r>
      <w:r w:rsidRPr="00355E18">
        <w:rPr>
          <w:rFonts w:ascii="Times New Roman" w:eastAsia="微软雅黑" w:hAnsi="Times New Roman" w:cs="Times New Roman"/>
          <w:b/>
          <w:bCs/>
          <w:sz w:val="22"/>
          <w:szCs w:val="22"/>
        </w:rPr>
        <w:t>处</w:t>
      </w:r>
    </w:p>
    <w:p w14:paraId="12D48B65" w14:textId="77777777" w:rsidR="00355E18" w:rsidRPr="00355E18" w:rsidRDefault="00355E18" w:rsidP="00355E18">
      <w:pPr>
        <w:rPr>
          <w:rFonts w:ascii="Times New Roman" w:eastAsia="微软雅黑" w:hAnsi="Times New Roman" w:cs="Times New Roman"/>
          <w:sz w:val="22"/>
          <w:szCs w:val="22"/>
        </w:rPr>
      </w:pPr>
      <w:r w:rsidRPr="00355E18">
        <w:rPr>
          <w:rFonts w:ascii="Times New Roman" w:eastAsia="微软雅黑" w:hAnsi="Times New Roman" w:cs="Times New Roman"/>
          <w:sz w:val="22"/>
          <w:szCs w:val="22"/>
        </w:rPr>
        <w:t>这样可以更早发现短期暴涨股，并抓住最佳买点！</w:t>
      </w:r>
      <w:r w:rsidRPr="00355E18">
        <w:rPr>
          <w:rFonts w:ascii="Segoe UI Emoji" w:eastAsia="微软雅黑" w:hAnsi="Segoe UI Emoji" w:cs="Segoe UI Emoji"/>
          <w:sz w:val="22"/>
          <w:szCs w:val="22"/>
        </w:rPr>
        <w:t>🚀</w:t>
      </w:r>
    </w:p>
    <w:p w14:paraId="6EBFCB6F" w14:textId="77777777" w:rsidR="00355E18" w:rsidRPr="00355E18" w:rsidRDefault="00355E18" w:rsidP="00355E18"/>
    <w:p w14:paraId="7FCE37D4" w14:textId="7C1E304E" w:rsidR="00355E18" w:rsidRPr="00355E18" w:rsidRDefault="00355E18" w:rsidP="00355E18">
      <w:r w:rsidRPr="00355E18">
        <w:rPr>
          <w:noProof/>
        </w:rPr>
        <w:drawing>
          <wp:inline distT="0" distB="0" distL="0" distR="0" wp14:anchorId="2D301FB7" wp14:editId="45C41406">
            <wp:extent cx="5943600" cy="3995420"/>
            <wp:effectExtent l="0" t="0" r="0" b="5080"/>
            <wp:docPr id="1314979617" name="图片 1" descr="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79617" name="图片 1" descr="图形用户界面&#10;&#10;AI 生成的内容可能不正确。"/>
                    <pic:cNvPicPr/>
                  </pic:nvPicPr>
                  <pic:blipFill>
                    <a:blip r:embed="rId507"/>
                    <a:stretch>
                      <a:fillRect/>
                    </a:stretch>
                  </pic:blipFill>
                  <pic:spPr>
                    <a:xfrm>
                      <a:off x="0" y="0"/>
                      <a:ext cx="5943600" cy="3995420"/>
                    </a:xfrm>
                    <a:prstGeom prst="rect">
                      <a:avLst/>
                    </a:prstGeom>
                  </pic:spPr>
                </pic:pic>
              </a:graphicData>
            </a:graphic>
          </wp:inline>
        </w:drawing>
      </w:r>
    </w:p>
    <w:p w14:paraId="7C2818F8" w14:textId="4867FB4A" w:rsidR="00D10BC5" w:rsidRPr="004C33BC" w:rsidRDefault="00D10BC5" w:rsidP="00D10BC5">
      <w:pPr>
        <w:pStyle w:val="2"/>
        <w:rPr>
          <w:rFonts w:ascii="Times New Roman" w:eastAsia="微软雅黑" w:hAnsi="Times New Roman" w:cs="Times New Roman"/>
          <w:b/>
          <w:bCs/>
          <w:sz w:val="22"/>
          <w:szCs w:val="22"/>
        </w:rPr>
      </w:pPr>
      <w:bookmarkStart w:id="30" w:name="_Toc197077237"/>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sidR="00355E18">
        <w:rPr>
          <w:rFonts w:ascii="Times New Roman" w:eastAsia="微软雅黑" w:hAnsi="Times New Roman" w:cs="Times New Roman" w:hint="eastAsia"/>
          <w:b/>
          <w:bCs/>
          <w:sz w:val="22"/>
          <w:szCs w:val="22"/>
        </w:rPr>
        <w:t>3</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 xml:space="preserve">PDD </w:t>
      </w:r>
      <w:r w:rsidRPr="004C33BC">
        <w:rPr>
          <w:rFonts w:ascii="Times New Roman" w:eastAsia="微软雅黑" w:hAnsi="Times New Roman" w:cs="Times New Roman"/>
          <w:b/>
          <w:bCs/>
          <w:sz w:val="22"/>
          <w:szCs w:val="22"/>
        </w:rPr>
        <w:t>Stock Analysis</w:t>
      </w:r>
      <w:bookmarkEnd w:id="30"/>
    </w:p>
    <w:p w14:paraId="4F495686" w14:textId="29D3D0E5"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基于上传的文件以及外部研究，提供一份详细的</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（拼多多）投资分析报告。报告包括：</w:t>
      </w:r>
    </w:p>
    <w:p w14:paraId="4B893117"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lastRenderedPageBreak/>
        <w:t>公司概览</w:t>
      </w:r>
      <w:r w:rsidRPr="00D10BC5">
        <w:rPr>
          <w:rFonts w:ascii="Times New Roman" w:eastAsia="微软雅黑" w:hAnsi="Times New Roman" w:cs="Times New Roman"/>
          <w:sz w:val="22"/>
          <w:szCs w:val="22"/>
        </w:rPr>
        <w:t>：业务模式、增长驱动因素、市场地位。</w:t>
      </w:r>
    </w:p>
    <w:p w14:paraId="692D1419"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财务分析</w:t>
      </w:r>
      <w:r w:rsidRPr="00D10BC5">
        <w:rPr>
          <w:rFonts w:ascii="Times New Roman" w:eastAsia="微软雅黑" w:hAnsi="Times New Roman" w:cs="Times New Roman"/>
          <w:sz w:val="22"/>
          <w:szCs w:val="22"/>
        </w:rPr>
        <w:t>：收入、盈利能力、现金流及资产负债表。</w:t>
      </w:r>
    </w:p>
    <w:p w14:paraId="0168EDA2"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估值分析</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（现金流折现）、</w:t>
      </w:r>
      <w:r w:rsidRPr="00D10BC5">
        <w:rPr>
          <w:rFonts w:ascii="Times New Roman" w:eastAsia="微软雅黑" w:hAnsi="Times New Roman" w:cs="Times New Roman"/>
          <w:sz w:val="22"/>
          <w:szCs w:val="22"/>
        </w:rPr>
        <w:t>EV/EBITDA</w:t>
      </w:r>
      <w:r w:rsidRPr="00D10BC5">
        <w:rPr>
          <w:rFonts w:ascii="Times New Roman" w:eastAsia="微软雅黑" w:hAnsi="Times New Roman" w:cs="Times New Roman"/>
          <w:sz w:val="22"/>
          <w:szCs w:val="22"/>
        </w:rPr>
        <w:t>、市盈率等。</w:t>
      </w:r>
    </w:p>
    <w:p w14:paraId="31711E91"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风险分析</w:t>
      </w:r>
      <w:r w:rsidRPr="00D10BC5">
        <w:rPr>
          <w:rFonts w:ascii="Times New Roman" w:eastAsia="微软雅黑" w:hAnsi="Times New Roman" w:cs="Times New Roman"/>
          <w:sz w:val="22"/>
          <w:szCs w:val="22"/>
        </w:rPr>
        <w:t>：地缘政治、监管环境及行业竞争。</w:t>
      </w:r>
    </w:p>
    <w:p w14:paraId="5BAE7BCA"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对标分析</w:t>
      </w:r>
      <w:r w:rsidRPr="00D10BC5">
        <w:rPr>
          <w:rFonts w:ascii="Times New Roman" w:eastAsia="微软雅黑" w:hAnsi="Times New Roman" w:cs="Times New Roman"/>
          <w:sz w:val="22"/>
          <w:szCs w:val="22"/>
        </w:rPr>
        <w:t>：与阿里巴巴、京东等主要电商竞争对手的对比。</w:t>
      </w:r>
    </w:p>
    <w:p w14:paraId="4FCFD4ED" w14:textId="77777777" w:rsidR="00D10BC5" w:rsidRPr="00D10BC5" w:rsidRDefault="00D10BC5">
      <w:pPr>
        <w:numPr>
          <w:ilvl w:val="0"/>
          <w:numId w:val="160"/>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投资策略</w:t>
      </w:r>
      <w:r w:rsidRPr="00D10BC5">
        <w:rPr>
          <w:rFonts w:ascii="Times New Roman" w:eastAsia="微软雅黑" w:hAnsi="Times New Roman" w:cs="Times New Roman"/>
          <w:sz w:val="22"/>
          <w:szCs w:val="22"/>
        </w:rPr>
        <w:t>：技术分析、买卖点、市场时机及长期持有策略。</w:t>
      </w:r>
    </w:p>
    <w:p w14:paraId="726401C6"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PDD Holdings</w:t>
      </w:r>
      <w:r w:rsidRPr="00D10BC5">
        <w:rPr>
          <w:rFonts w:ascii="Times New Roman" w:eastAsia="微软雅黑" w:hAnsi="Times New Roman" w:cs="Times New Roman"/>
          <w:b/>
          <w:bCs/>
          <w:sz w:val="22"/>
          <w:szCs w:val="22"/>
        </w:rPr>
        <w:t>（拼多多）投资分析报告</w:t>
      </w:r>
    </w:p>
    <w:p w14:paraId="01A509E3"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公司概览</w:t>
      </w:r>
    </w:p>
    <w:p w14:paraId="3378EDC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拼多多（</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）作为中国领先的社交电商平台，以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拼团</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模式著称。用户通过分享商品链接与社交网络（依托腾讯微信等渠道）发起拼团，以更低价格购买商品</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。这种社交分享模式显著降低了获客成本，使拼多多在创立后的短短几年内迅速累积了庞大的用户基础。截止</w:t>
      </w:r>
      <w:r w:rsidRPr="00D10BC5">
        <w:rPr>
          <w:rFonts w:ascii="Times New Roman" w:eastAsia="微软雅黑" w:hAnsi="Times New Roman" w:cs="Times New Roman"/>
          <w:b/>
          <w:bCs/>
          <w:sz w:val="22"/>
          <w:szCs w:val="22"/>
        </w:rPr>
        <w:t>2022</w:t>
      </w:r>
      <w:r w:rsidRPr="00D10BC5">
        <w:rPr>
          <w:rFonts w:ascii="Times New Roman" w:eastAsia="微软雅黑" w:hAnsi="Times New Roman" w:cs="Times New Roman"/>
          <w:b/>
          <w:bCs/>
          <w:sz w:val="22"/>
          <w:szCs w:val="22"/>
        </w:rPr>
        <w:t>年一季度，拼多多活跃买家数已达</w:t>
      </w:r>
      <w:r w:rsidRPr="00D10BC5">
        <w:rPr>
          <w:rFonts w:ascii="Times New Roman" w:eastAsia="微软雅黑" w:hAnsi="Times New Roman" w:cs="Times New Roman"/>
          <w:b/>
          <w:bCs/>
          <w:sz w:val="22"/>
          <w:szCs w:val="22"/>
        </w:rPr>
        <w:t xml:space="preserve"> 8.82</w:t>
      </w:r>
      <w:r w:rsidRPr="00D10BC5">
        <w:rPr>
          <w:rFonts w:ascii="Times New Roman" w:eastAsia="微软雅黑" w:hAnsi="Times New Roman" w:cs="Times New Roman"/>
          <w:b/>
          <w:bCs/>
          <w:sz w:val="22"/>
          <w:szCs w:val="22"/>
        </w:rPr>
        <w:t>亿，超过阿里巴巴同期的活跃消费者数量</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。然而，拼多多的人均年消费额仅为阿里约</w:t>
      </w:r>
      <w:r w:rsidRPr="00D10BC5">
        <w:rPr>
          <w:rFonts w:ascii="Times New Roman" w:eastAsia="微软雅黑" w:hAnsi="Times New Roman" w:cs="Times New Roman"/>
          <w:b/>
          <w:bCs/>
          <w:sz w:val="22"/>
          <w:szCs w:val="22"/>
        </w:rPr>
        <w:t>37%</w:t>
      </w:r>
      <w:r w:rsidRPr="00D10BC5">
        <w:rPr>
          <w:rFonts w:ascii="Times New Roman" w:eastAsia="微软雅黑" w:hAnsi="Times New Roman" w:cs="Times New Roman"/>
          <w:b/>
          <w:bCs/>
          <w:sz w:val="22"/>
          <w:szCs w:val="22"/>
        </w:rPr>
        <w:t>，显示出其用户仍以低客单价为主</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。公司早期专注下沉市场和</w:t>
      </w:r>
      <w:r w:rsidRPr="00D10BC5">
        <w:rPr>
          <w:rFonts w:ascii="Times New Roman" w:eastAsia="微软雅黑" w:hAnsi="Times New Roman" w:cs="Times New Roman"/>
          <w:sz w:val="22"/>
          <w:szCs w:val="22"/>
        </w:rPr>
        <w:t>白牌商品</w:t>
      </w:r>
      <w:r w:rsidRPr="00D10BC5">
        <w:rPr>
          <w:rFonts w:ascii="Times New Roman" w:eastAsia="微软雅黑" w:hAnsi="Times New Roman" w:cs="Times New Roman"/>
          <w:b/>
          <w:bCs/>
          <w:sz w:val="22"/>
          <w:szCs w:val="22"/>
        </w:rPr>
        <w:t>供应，通过超低价格和趣味性的互动购物体验获取用户。</w:t>
      </w:r>
      <w:r w:rsidRPr="00D10BC5">
        <w:rPr>
          <w:rFonts w:ascii="Times New Roman" w:eastAsia="微软雅黑" w:hAnsi="Times New Roman" w:cs="Times New Roman"/>
          <w:b/>
          <w:bCs/>
          <w:sz w:val="22"/>
          <w:szCs w:val="22"/>
        </w:rPr>
        <w:t>2019</w:t>
      </w:r>
      <w:r w:rsidRPr="00D10BC5">
        <w:rPr>
          <w:rFonts w:ascii="Times New Roman" w:eastAsia="微软雅黑" w:hAnsi="Times New Roman" w:cs="Times New Roman"/>
          <w:b/>
          <w:bCs/>
          <w:sz w:val="22"/>
          <w:szCs w:val="22"/>
        </w:rPr>
        <w:t>年起拼多多推出百亿补贴计划，补贴茅台、</w:t>
      </w:r>
      <w:r w:rsidRPr="00D10BC5">
        <w:rPr>
          <w:rFonts w:ascii="Times New Roman" w:eastAsia="微软雅黑" w:hAnsi="Times New Roman" w:cs="Times New Roman"/>
          <w:b/>
          <w:bCs/>
          <w:sz w:val="22"/>
          <w:szCs w:val="22"/>
        </w:rPr>
        <w:t>iPhone</w:t>
      </w:r>
      <w:r w:rsidRPr="00D10BC5">
        <w:rPr>
          <w:rFonts w:ascii="Times New Roman" w:eastAsia="微软雅黑" w:hAnsi="Times New Roman" w:cs="Times New Roman"/>
          <w:b/>
          <w:bCs/>
          <w:sz w:val="22"/>
          <w:szCs w:val="22"/>
        </w:rPr>
        <w:t>等知名产品，意图进入更高客单价品类并提升</w:t>
      </w:r>
      <w:r w:rsidRPr="00D10BC5">
        <w:rPr>
          <w:rFonts w:ascii="Times New Roman" w:eastAsia="微软雅黑" w:hAnsi="Times New Roman" w:cs="Times New Roman"/>
          <w:b/>
          <w:bCs/>
          <w:sz w:val="22"/>
          <w:szCs w:val="22"/>
        </w:rPr>
        <w:t>ARPU</w:t>
      </w:r>
      <w:r w:rsidRPr="00D10BC5">
        <w:rPr>
          <w:rFonts w:ascii="Times New Roman" w:eastAsia="微软雅黑" w:hAnsi="Times New Roman" w:cs="Times New Roman"/>
          <w:b/>
          <w:bCs/>
          <w:sz w:val="22"/>
          <w:szCs w:val="22"/>
        </w:rPr>
        <w:t>（每用户平均收入）</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。拼多多的愿景是为中国数亿消费者提供</w:t>
      </w:r>
      <w:r w:rsidRPr="00D10BC5">
        <w:rPr>
          <w:rFonts w:ascii="Times New Roman" w:eastAsia="微软雅黑" w:hAnsi="Times New Roman" w:cs="Times New Roman"/>
          <w:sz w:val="22"/>
          <w:szCs w:val="22"/>
        </w:rPr>
        <w:t>物有所值</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的商品，并通过持续补贴和品类扩张，成为服务</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10</w:t>
      </w:r>
      <w:r w:rsidRPr="00D10BC5">
        <w:rPr>
          <w:rFonts w:ascii="Times New Roman" w:eastAsia="微软雅黑" w:hAnsi="Times New Roman" w:cs="Times New Roman"/>
          <w:b/>
          <w:bCs/>
          <w:sz w:val="22"/>
          <w:szCs w:val="22"/>
        </w:rPr>
        <w:t>亿消费者</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首选购物平台</w:t>
      </w:r>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p>
    <w:p w14:paraId="4147D559"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在运营模式上，拼多多采取轻资产的</w:t>
      </w:r>
      <w:r w:rsidRPr="00D10BC5">
        <w:rPr>
          <w:rFonts w:ascii="Times New Roman" w:eastAsia="微软雅黑" w:hAnsi="Times New Roman" w:cs="Times New Roman"/>
          <w:b/>
          <w:bCs/>
          <w:sz w:val="22"/>
          <w:szCs w:val="22"/>
        </w:rPr>
        <w:t>商城式平台</w:t>
      </w:r>
      <w:r w:rsidRPr="00D10BC5">
        <w:rPr>
          <w:rFonts w:ascii="Times New Roman" w:eastAsia="微软雅黑" w:hAnsi="Times New Roman" w:cs="Times New Roman"/>
          <w:sz w:val="22"/>
          <w:szCs w:val="22"/>
        </w:rPr>
        <w:t>策略，通过规模庞大的第三方商家网络满足用户需求。目前平台上有超过</w:t>
      </w:r>
      <w:r w:rsidRPr="00D10BC5">
        <w:rPr>
          <w:rFonts w:ascii="Times New Roman" w:eastAsia="微软雅黑" w:hAnsi="Times New Roman" w:cs="Times New Roman"/>
          <w:b/>
          <w:bCs/>
          <w:sz w:val="22"/>
          <w:szCs w:val="22"/>
        </w:rPr>
        <w:t>1300</w:t>
      </w:r>
      <w:r w:rsidRPr="00D10BC5">
        <w:rPr>
          <w:rFonts w:ascii="Times New Roman" w:eastAsia="微软雅黑" w:hAnsi="Times New Roman" w:cs="Times New Roman"/>
          <w:b/>
          <w:bCs/>
          <w:sz w:val="22"/>
          <w:szCs w:val="22"/>
        </w:rPr>
        <w:t>万</w:t>
      </w:r>
      <w:r w:rsidRPr="00D10BC5">
        <w:rPr>
          <w:rFonts w:ascii="Times New Roman" w:eastAsia="微软雅黑" w:hAnsi="Times New Roman" w:cs="Times New Roman"/>
          <w:sz w:val="22"/>
          <w:szCs w:val="22"/>
        </w:rPr>
        <w:t>活跃商家（</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年），较上一年增加</w:t>
      </w:r>
      <w:r w:rsidRPr="00D10BC5">
        <w:rPr>
          <w:rFonts w:ascii="Times New Roman" w:eastAsia="微软雅黑" w:hAnsi="Times New Roman" w:cs="Times New Roman"/>
          <w:sz w:val="22"/>
          <w:szCs w:val="22"/>
        </w:rPr>
        <w:t>15%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。拼多多通过</w:t>
      </w:r>
      <w:r w:rsidRPr="00D10BC5">
        <w:rPr>
          <w:rFonts w:ascii="Times New Roman" w:eastAsia="微软雅黑" w:hAnsi="Times New Roman" w:cs="Times New Roman"/>
          <w:b/>
          <w:bCs/>
          <w:sz w:val="22"/>
          <w:szCs w:val="22"/>
        </w:rPr>
        <w:t>农产品</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日用百货</w:t>
      </w:r>
      <w:r w:rsidRPr="00D10BC5">
        <w:rPr>
          <w:rFonts w:ascii="Times New Roman" w:eastAsia="微软雅黑" w:hAnsi="Times New Roman" w:cs="Times New Roman"/>
          <w:sz w:val="22"/>
          <w:szCs w:val="22"/>
        </w:rPr>
        <w:t>等高频刚需品类切入市场，例如多多买菜等业务板块专注生鲜农产品直连销售</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。公司还承诺投入利润支持农业现代化（</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百亿农研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计划），帮助改善中国农业供应链和提高农户数字化经营能力</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。凭借这些举措，拼多多在下沉市场建立了差异化竞争优势：高频消费品类黏住用户，社交裂变带来低成本流量。</w:t>
      </w:r>
      <w:r w:rsidRPr="00D10BC5">
        <w:rPr>
          <w:rFonts w:ascii="Times New Roman" w:eastAsia="微软雅黑" w:hAnsi="Times New Roman" w:cs="Times New Roman"/>
          <w:b/>
          <w:bCs/>
          <w:sz w:val="22"/>
          <w:szCs w:val="22"/>
        </w:rPr>
        <w:t>Temu</w:t>
      </w:r>
      <w:r w:rsidRPr="00D10BC5">
        <w:rPr>
          <w:rFonts w:ascii="Times New Roman" w:eastAsia="微软雅黑" w:hAnsi="Times New Roman" w:cs="Times New Roman"/>
          <w:sz w:val="22"/>
          <w:szCs w:val="22"/>
        </w:rPr>
        <w:t>是拼多多近年拓展海外</w:t>
      </w:r>
      <w:r w:rsidRPr="00D10BC5">
        <w:rPr>
          <w:rFonts w:ascii="Times New Roman" w:eastAsia="微软雅黑" w:hAnsi="Times New Roman" w:cs="Times New Roman"/>
          <w:sz w:val="22"/>
          <w:szCs w:val="22"/>
        </w:rPr>
        <w:lastRenderedPageBreak/>
        <w:t>市场的电商平台，主打欧美市场的超低价直邮模式，成为公司新的增长点。然而</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的大规模投入也带来了盈利压力和监管风险（详见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风险因素</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部分）。</w:t>
      </w:r>
    </w:p>
    <w:p w14:paraId="7BD090A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整体而言，拼多多目前在中国电商市场稳居前三，与阿里巴巴、京东形成三足鼎立之势。在流量获取和低价策略方面具备独特竞争力，并积极向</w:t>
      </w:r>
      <w:r w:rsidRPr="00D10BC5">
        <w:rPr>
          <w:rFonts w:ascii="Times New Roman" w:eastAsia="微软雅黑" w:hAnsi="Times New Roman" w:cs="Times New Roman"/>
          <w:b/>
          <w:bCs/>
          <w:sz w:val="22"/>
          <w:szCs w:val="22"/>
        </w:rPr>
        <w:t>中高端品类</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海外市场</w:t>
      </w:r>
      <w:r w:rsidRPr="00D10BC5">
        <w:rPr>
          <w:rFonts w:ascii="Times New Roman" w:eastAsia="微软雅黑" w:hAnsi="Times New Roman" w:cs="Times New Roman"/>
          <w:sz w:val="22"/>
          <w:szCs w:val="22"/>
        </w:rPr>
        <w:t>延伸，以寻求新的增长驱动。</w:t>
      </w:r>
    </w:p>
    <w:p w14:paraId="0B4B678A"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财务分析</w:t>
      </w:r>
    </w:p>
    <w:p w14:paraId="66CFC43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w:t>
      </w:r>
      <w:hyperlink r:id="rId508" w:history="1">
        <w:r w:rsidRPr="00D10BC5">
          <w:rPr>
            <w:rStyle w:val="af0"/>
            <w:rFonts w:ascii="Times New Roman" w:eastAsia="微软雅黑" w:hAnsi="Times New Roman" w:cs="Times New Roman"/>
            <w:sz w:val="22"/>
            <w:szCs w:val="22"/>
          </w:rPr>
          <w:t>image</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i/>
          <w:iCs/>
          <w:sz w:val="22"/>
          <w:szCs w:val="22"/>
        </w:rPr>
        <w:t>PDD Holdings</w:t>
      </w:r>
      <w:r w:rsidRPr="00D10BC5">
        <w:rPr>
          <w:rFonts w:ascii="Times New Roman" w:eastAsia="微软雅黑" w:hAnsi="Times New Roman" w:cs="Times New Roman"/>
          <w:i/>
          <w:iCs/>
          <w:sz w:val="22"/>
          <w:szCs w:val="22"/>
        </w:rPr>
        <w:t>历年营收（蓝柱）及净利润（橙线）。自</w:t>
      </w:r>
      <w:r w:rsidRPr="00D10BC5">
        <w:rPr>
          <w:rFonts w:ascii="Times New Roman" w:eastAsia="微软雅黑" w:hAnsi="Times New Roman" w:cs="Times New Roman"/>
          <w:i/>
          <w:iCs/>
          <w:sz w:val="22"/>
          <w:szCs w:val="22"/>
        </w:rPr>
        <w:t>2018</w:t>
      </w:r>
      <w:r w:rsidRPr="00D10BC5">
        <w:rPr>
          <w:rFonts w:ascii="Times New Roman" w:eastAsia="微软雅黑" w:hAnsi="Times New Roman" w:cs="Times New Roman"/>
          <w:i/>
          <w:iCs/>
          <w:sz w:val="22"/>
          <w:szCs w:val="22"/>
        </w:rPr>
        <w:t>年以来，公司营收规模呈指数级增长，</w:t>
      </w:r>
      <w:r w:rsidRPr="00D10BC5">
        <w:rPr>
          <w:rFonts w:ascii="Times New Roman" w:eastAsia="微软雅黑" w:hAnsi="Times New Roman" w:cs="Times New Roman"/>
          <w:i/>
          <w:iCs/>
          <w:sz w:val="22"/>
          <w:szCs w:val="22"/>
        </w:rPr>
        <w:t>2021</w:t>
      </w:r>
      <w:r w:rsidRPr="00D10BC5">
        <w:rPr>
          <w:rFonts w:ascii="Times New Roman" w:eastAsia="微软雅黑" w:hAnsi="Times New Roman" w:cs="Times New Roman"/>
          <w:i/>
          <w:iCs/>
          <w:sz w:val="22"/>
          <w:szCs w:val="22"/>
        </w:rPr>
        <w:t>年起净利润转正并大幅提升。</w:t>
      </w:r>
    </w:p>
    <w:p w14:paraId="4BA75CD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拼多多的财务表现近年实现了高速增长和盈利能力的显著改善。</w:t>
      </w:r>
      <w:r w:rsidRPr="00D10BC5">
        <w:rPr>
          <w:rFonts w:ascii="Times New Roman" w:eastAsia="微软雅黑" w:hAnsi="Times New Roman" w:cs="Times New Roman"/>
          <w:b/>
          <w:bCs/>
          <w:sz w:val="22"/>
          <w:szCs w:val="22"/>
        </w:rPr>
        <w:t>营收方面</w:t>
      </w:r>
      <w:r w:rsidRPr="00D10BC5">
        <w:rPr>
          <w:rFonts w:ascii="Times New Roman" w:eastAsia="微软雅黑" w:hAnsi="Times New Roman" w:cs="Times New Roman"/>
          <w:sz w:val="22"/>
          <w:szCs w:val="22"/>
        </w:rPr>
        <w:t>，公司年营收已从</w:t>
      </w:r>
      <w:r w:rsidRPr="00D10BC5">
        <w:rPr>
          <w:rFonts w:ascii="Times New Roman" w:eastAsia="微软雅黑" w:hAnsi="Times New Roman" w:cs="Times New Roman"/>
          <w:sz w:val="22"/>
          <w:szCs w:val="22"/>
        </w:rPr>
        <w:t>2018</w:t>
      </w:r>
      <w:r w:rsidRPr="00D10BC5">
        <w:rPr>
          <w:rFonts w:ascii="Times New Roman" w:eastAsia="微软雅黑" w:hAnsi="Times New Roman" w:cs="Times New Roman"/>
          <w:sz w:val="22"/>
          <w:szCs w:val="22"/>
        </w:rPr>
        <w:t>年的不足</w:t>
      </w:r>
      <w:r w:rsidRPr="00D10BC5">
        <w:rPr>
          <w:rFonts w:ascii="Times New Roman" w:eastAsia="微软雅黑" w:hAnsi="Times New Roman" w:cs="Times New Roman"/>
          <w:sz w:val="22"/>
          <w:szCs w:val="22"/>
        </w:rPr>
        <w:t>20</w:t>
      </w:r>
      <w:r w:rsidRPr="00D10BC5">
        <w:rPr>
          <w:rFonts w:ascii="Times New Roman" w:eastAsia="微软雅黑" w:hAnsi="Times New Roman" w:cs="Times New Roman"/>
          <w:sz w:val="22"/>
          <w:szCs w:val="22"/>
        </w:rPr>
        <w:t>亿美元猛增至</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年的近</w:t>
      </w:r>
      <w:r w:rsidRPr="00D10BC5">
        <w:rPr>
          <w:rFonts w:ascii="Times New Roman" w:eastAsia="微软雅黑" w:hAnsi="Times New Roman" w:cs="Times New Roman"/>
          <w:sz w:val="22"/>
          <w:szCs w:val="22"/>
        </w:rPr>
        <w:t>350</w:t>
      </w:r>
      <w:r w:rsidRPr="00D10BC5">
        <w:rPr>
          <w:rFonts w:ascii="Times New Roman" w:eastAsia="微软雅黑" w:hAnsi="Times New Roman" w:cs="Times New Roman"/>
          <w:sz w:val="22"/>
          <w:szCs w:val="22"/>
        </w:rPr>
        <w:t>亿美元</w:t>
      </w:r>
      <w:r w:rsidRPr="00D10BC5">
        <w:rPr>
          <w:rFonts w:ascii="Times New Roman" w:eastAsia="微软雅黑" w:hAnsi="Times New Roman" w:cs="Times New Roman"/>
          <w:sz w:val="22"/>
          <w:szCs w:val="22"/>
        </w:rPr>
        <w:t xml:space="preserve"> (</w:t>
      </w:r>
      <w:hyperlink r:id="rId509" w:anchor=":~:text=PDD%20Holdings%20Annual%20Revenue%20,4%2C330%202018%20%241%2C908%202017%20%24278" w:history="1">
        <w:r w:rsidRPr="00D10BC5">
          <w:rPr>
            <w:rStyle w:val="af0"/>
            <w:rFonts w:ascii="Times New Roman" w:eastAsia="微软雅黑" w:hAnsi="Times New Roman" w:cs="Times New Roman"/>
            <w:sz w:val="22"/>
            <w:szCs w:val="22"/>
          </w:rPr>
          <w:t>PDD Holdings Revenue 2018-2024 | PDD | MacroTrends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。仅</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年一年营收就同比激增</w:t>
      </w:r>
      <w:r w:rsidRPr="00D10BC5">
        <w:rPr>
          <w:rFonts w:ascii="Times New Roman" w:eastAsia="微软雅黑" w:hAnsi="Times New Roman" w:cs="Times New Roman"/>
          <w:b/>
          <w:bCs/>
          <w:sz w:val="22"/>
          <w:szCs w:val="22"/>
        </w:rPr>
        <w:t>84%</w:t>
      </w:r>
      <w:r w:rsidRPr="00D10BC5">
        <w:rPr>
          <w:rFonts w:ascii="Times New Roman" w:eastAsia="微软雅黑" w:hAnsi="Times New Roman" w:cs="Times New Roman"/>
          <w:sz w:val="22"/>
          <w:szCs w:val="22"/>
        </w:rPr>
        <w:t>，达到</w:t>
      </w:r>
      <w:r w:rsidRPr="00D10BC5">
        <w:rPr>
          <w:rFonts w:ascii="Times New Roman" w:eastAsia="微软雅黑" w:hAnsi="Times New Roman" w:cs="Times New Roman"/>
          <w:b/>
          <w:bCs/>
          <w:sz w:val="22"/>
          <w:szCs w:val="22"/>
        </w:rPr>
        <w:t>348.8</w:t>
      </w:r>
      <w:r w:rsidRPr="00D10BC5">
        <w:rPr>
          <w:rFonts w:ascii="Times New Roman" w:eastAsia="微软雅黑" w:hAnsi="Times New Roman" w:cs="Times New Roman"/>
          <w:b/>
          <w:bCs/>
          <w:sz w:val="22"/>
          <w:szCs w:val="22"/>
        </w:rPr>
        <w:t>亿美元</w:t>
      </w:r>
      <w:r w:rsidRPr="00D10BC5">
        <w:rPr>
          <w:rFonts w:ascii="Times New Roman" w:eastAsia="微软雅黑" w:hAnsi="Times New Roman" w:cs="Times New Roman"/>
          <w:sz w:val="22"/>
          <w:szCs w:val="22"/>
        </w:rPr>
        <w:t>，远高于</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28%</w:t>
      </w:r>
      <w:r w:rsidRPr="00D10BC5">
        <w:rPr>
          <w:rFonts w:ascii="Times New Roman" w:eastAsia="微软雅黑" w:hAnsi="Times New Roman" w:cs="Times New Roman"/>
          <w:sz w:val="22"/>
          <w:szCs w:val="22"/>
        </w:rPr>
        <w:t>的增速</w:t>
      </w:r>
      <w:r w:rsidRPr="00D10BC5">
        <w:rPr>
          <w:rFonts w:ascii="Times New Roman" w:eastAsia="微软雅黑" w:hAnsi="Times New Roman" w:cs="Times New Roman"/>
          <w:sz w:val="22"/>
          <w:szCs w:val="22"/>
        </w:rPr>
        <w:t xml:space="preserve"> (</w:t>
      </w:r>
      <w:hyperlink r:id="rId510" w:anchor=":~:text=,increase%20from%202020" w:history="1">
        <w:r w:rsidRPr="00D10BC5">
          <w:rPr>
            <w:rStyle w:val="af0"/>
            <w:rFonts w:ascii="Times New Roman" w:eastAsia="微软雅黑" w:hAnsi="Times New Roman" w:cs="Times New Roman"/>
            <w:sz w:val="22"/>
            <w:szCs w:val="22"/>
          </w:rPr>
          <w:t>PDD Holdings Revenue 2018-2024 | PDD | MacroTrends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。这一增长主要受益于用户消费频次和客单价的提升，以及</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等新业务的贡献。</w:t>
      </w:r>
      <w:r w:rsidRPr="00D10BC5">
        <w:rPr>
          <w:rFonts w:ascii="Times New Roman" w:eastAsia="微软雅黑" w:hAnsi="Times New Roman" w:cs="Times New Roman"/>
          <w:b/>
          <w:bCs/>
          <w:sz w:val="22"/>
          <w:szCs w:val="22"/>
        </w:rPr>
        <w:t>利润方面</w:t>
      </w:r>
      <w:r w:rsidRPr="00D10BC5">
        <w:rPr>
          <w:rFonts w:ascii="Times New Roman" w:eastAsia="微软雅黑" w:hAnsi="Times New Roman" w:cs="Times New Roman"/>
          <w:sz w:val="22"/>
          <w:szCs w:val="22"/>
        </w:rPr>
        <w:t>，拼多多在经历多年亏损后于</w:t>
      </w:r>
      <w:r w:rsidRPr="00D10BC5">
        <w:rPr>
          <w:rFonts w:ascii="Times New Roman" w:eastAsia="微软雅黑" w:hAnsi="Times New Roman" w:cs="Times New Roman"/>
          <w:sz w:val="22"/>
          <w:szCs w:val="22"/>
        </w:rPr>
        <w:t>2021</w:t>
      </w:r>
      <w:r w:rsidRPr="00D10BC5">
        <w:rPr>
          <w:rFonts w:ascii="Times New Roman" w:eastAsia="微软雅黑" w:hAnsi="Times New Roman" w:cs="Times New Roman"/>
          <w:sz w:val="22"/>
          <w:szCs w:val="22"/>
        </w:rPr>
        <w:t>年首次实现全年盈利；此后盈利能力迅速攀升，</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年净利润达到</w:t>
      </w:r>
      <w:r w:rsidRPr="00D10BC5">
        <w:rPr>
          <w:rFonts w:ascii="Times New Roman" w:eastAsia="微软雅黑" w:hAnsi="Times New Roman" w:cs="Times New Roman"/>
          <w:b/>
          <w:bCs/>
          <w:sz w:val="22"/>
          <w:szCs w:val="22"/>
        </w:rPr>
        <w:t>84.7</w:t>
      </w:r>
      <w:r w:rsidRPr="00D10BC5">
        <w:rPr>
          <w:rFonts w:ascii="Times New Roman" w:eastAsia="微软雅黑" w:hAnsi="Times New Roman" w:cs="Times New Roman"/>
          <w:b/>
          <w:bCs/>
          <w:sz w:val="22"/>
          <w:szCs w:val="22"/>
        </w:rPr>
        <w:t>亿美元</w:t>
      </w:r>
      <w:r w:rsidRPr="00D10BC5">
        <w:rPr>
          <w:rFonts w:ascii="Times New Roman" w:eastAsia="微软雅黑" w:hAnsi="Times New Roman" w:cs="Times New Roman"/>
          <w:sz w:val="22"/>
          <w:szCs w:val="22"/>
        </w:rPr>
        <w:t xml:space="preserve"> (</w:t>
      </w:r>
      <w:hyperlink r:id="rId511" w:anchor=":~:text=1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较上一年几乎翻倍（</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年净利约</w:t>
      </w:r>
      <w:r w:rsidRPr="00D10BC5">
        <w:rPr>
          <w:rFonts w:ascii="Times New Roman" w:eastAsia="微软雅黑" w:hAnsi="Times New Roman" w:cs="Times New Roman"/>
          <w:sz w:val="22"/>
          <w:szCs w:val="22"/>
        </w:rPr>
        <w:t>45</w:t>
      </w:r>
      <w:r w:rsidRPr="00D10BC5">
        <w:rPr>
          <w:rFonts w:ascii="Times New Roman" w:eastAsia="微软雅黑" w:hAnsi="Times New Roman" w:cs="Times New Roman"/>
          <w:sz w:val="22"/>
          <w:szCs w:val="22"/>
        </w:rPr>
        <w:t>亿美元）。</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年净利率约为</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，而</w:t>
      </w:r>
      <w:r w:rsidRPr="00D10BC5">
        <w:rPr>
          <w:rFonts w:ascii="Times New Roman" w:eastAsia="微软雅黑" w:hAnsi="Times New Roman" w:cs="Times New Roman"/>
          <w:sz w:val="22"/>
          <w:szCs w:val="22"/>
        </w:rPr>
        <w:t>2024</w:t>
      </w:r>
      <w:r w:rsidRPr="00D10BC5">
        <w:rPr>
          <w:rFonts w:ascii="Times New Roman" w:eastAsia="微软雅黑" w:hAnsi="Times New Roman" w:cs="Times New Roman"/>
          <w:sz w:val="22"/>
          <w:szCs w:val="22"/>
        </w:rPr>
        <w:t>年初的最近</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个月净利率已升至约</w:t>
      </w:r>
      <w:r w:rsidRPr="00D10BC5">
        <w:rPr>
          <w:rFonts w:ascii="Times New Roman" w:eastAsia="微软雅黑" w:hAnsi="Times New Roman" w:cs="Times New Roman"/>
          <w:b/>
          <w:bCs/>
          <w:sz w:val="22"/>
          <w:szCs w:val="22"/>
        </w:rPr>
        <w:t>29%</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。毛利率亦维持在</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的高水平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。这反映出拼多多作为平台型公司的高经营杠杆：随着规模扩大，营销等费用占比下降，利润率呈改善趋势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p>
    <w:p w14:paraId="6EA10B9A"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值得关注的是，拼多多的</w:t>
      </w:r>
      <w:r w:rsidRPr="00D10BC5">
        <w:rPr>
          <w:rFonts w:ascii="Times New Roman" w:eastAsia="微软雅黑" w:hAnsi="Times New Roman" w:cs="Times New Roman"/>
          <w:b/>
          <w:bCs/>
          <w:sz w:val="22"/>
          <w:szCs w:val="22"/>
        </w:rPr>
        <w:t>自由现金流</w:t>
      </w:r>
      <w:r w:rsidRPr="00D10BC5">
        <w:rPr>
          <w:rFonts w:ascii="Times New Roman" w:eastAsia="微软雅黑" w:hAnsi="Times New Roman" w:cs="Times New Roman"/>
          <w:sz w:val="22"/>
          <w:szCs w:val="22"/>
        </w:rPr>
        <w:t>转化率非常出色。过去一年公司自由现金流占营收比重约</w:t>
      </w:r>
      <w:r w:rsidRPr="00D10BC5">
        <w:rPr>
          <w:rFonts w:ascii="Times New Roman" w:eastAsia="微软雅黑" w:hAnsi="Times New Roman" w:cs="Times New Roman"/>
          <w:b/>
          <w:bCs/>
          <w:sz w:val="22"/>
          <w:szCs w:val="22"/>
        </w:rPr>
        <w:t>35%</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，高于净利率水平，表明其营运资金周转效率高（例如预收款和应付款带来的现金流入）。经营现金流稳健增长的同时，资本开支极小，使得公司累积了可观的现金储备。截止</w:t>
      </w:r>
      <w:r w:rsidRPr="00D10BC5">
        <w:rPr>
          <w:rFonts w:ascii="Times New Roman" w:eastAsia="微软雅黑" w:hAnsi="Times New Roman" w:cs="Times New Roman"/>
          <w:sz w:val="22"/>
          <w:szCs w:val="22"/>
        </w:rPr>
        <w:t>2024</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9</w:t>
      </w:r>
      <w:r w:rsidRPr="00D10BC5">
        <w:rPr>
          <w:rFonts w:ascii="Times New Roman" w:eastAsia="微软雅黑" w:hAnsi="Times New Roman" w:cs="Times New Roman"/>
          <w:sz w:val="22"/>
          <w:szCs w:val="22"/>
        </w:rPr>
        <w:t>月，拼多多账上持有</w:t>
      </w:r>
      <w:r w:rsidRPr="00D10BC5">
        <w:rPr>
          <w:rFonts w:ascii="Times New Roman" w:eastAsia="微软雅黑" w:hAnsi="Times New Roman" w:cs="Times New Roman"/>
          <w:b/>
          <w:bCs/>
          <w:sz w:val="22"/>
          <w:szCs w:val="22"/>
        </w:rPr>
        <w:t>652.95</w:t>
      </w:r>
      <w:r w:rsidRPr="00D10BC5">
        <w:rPr>
          <w:rFonts w:ascii="Times New Roman" w:eastAsia="微软雅黑" w:hAnsi="Times New Roman" w:cs="Times New Roman"/>
          <w:b/>
          <w:bCs/>
          <w:sz w:val="22"/>
          <w:szCs w:val="22"/>
        </w:rPr>
        <w:t>亿元</w:t>
      </w:r>
      <w:r w:rsidRPr="00D10BC5">
        <w:rPr>
          <w:rFonts w:ascii="Times New Roman" w:eastAsia="微软雅黑" w:hAnsi="Times New Roman" w:cs="Times New Roman"/>
          <w:sz w:val="22"/>
          <w:szCs w:val="22"/>
        </w:rPr>
        <w:t>人民币的现金和等价物（约合</w:t>
      </w:r>
      <w:r w:rsidRPr="00D10BC5">
        <w:rPr>
          <w:rFonts w:ascii="Times New Roman" w:eastAsia="微软雅黑" w:hAnsi="Times New Roman" w:cs="Times New Roman"/>
          <w:sz w:val="22"/>
          <w:szCs w:val="22"/>
        </w:rPr>
        <w:t>90</w:t>
      </w:r>
      <w:r w:rsidRPr="00D10BC5">
        <w:rPr>
          <w:rFonts w:ascii="Times New Roman" w:eastAsia="微软雅黑" w:hAnsi="Times New Roman" w:cs="Times New Roman"/>
          <w:sz w:val="22"/>
          <w:szCs w:val="22"/>
        </w:rPr>
        <w:t>亿美元），而总有息债务不到</w:t>
      </w:r>
      <w:r w:rsidRPr="00D10BC5">
        <w:rPr>
          <w:rFonts w:ascii="Times New Roman" w:eastAsia="微软雅黑" w:hAnsi="Times New Roman" w:cs="Times New Roman"/>
          <w:b/>
          <w:bCs/>
          <w:sz w:val="22"/>
          <w:szCs w:val="22"/>
        </w:rPr>
        <w:t>52</w:t>
      </w:r>
      <w:r w:rsidRPr="00D10BC5">
        <w:rPr>
          <w:rFonts w:ascii="Times New Roman" w:eastAsia="微软雅黑" w:hAnsi="Times New Roman" w:cs="Times New Roman"/>
          <w:b/>
          <w:bCs/>
          <w:sz w:val="22"/>
          <w:szCs w:val="22"/>
        </w:rPr>
        <w:t>亿元</w:t>
      </w:r>
      <w:r w:rsidRPr="00D10BC5">
        <w:rPr>
          <w:rFonts w:ascii="Times New Roman" w:eastAsia="微软雅黑" w:hAnsi="Times New Roman" w:cs="Times New Roman"/>
          <w:sz w:val="22"/>
          <w:szCs w:val="22"/>
        </w:rPr>
        <w:t>人民币</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。换言之，公司净现金头寸约为</w:t>
      </w:r>
      <w:r w:rsidRPr="00D10BC5">
        <w:rPr>
          <w:rFonts w:ascii="Times New Roman" w:eastAsia="微软雅黑" w:hAnsi="Times New Roman" w:cs="Times New Roman"/>
          <w:sz w:val="22"/>
          <w:szCs w:val="22"/>
        </w:rPr>
        <w:t>80</w:t>
      </w:r>
      <w:r w:rsidRPr="00D10BC5">
        <w:rPr>
          <w:rFonts w:ascii="Times New Roman" w:eastAsia="微软雅黑" w:hAnsi="Times New Roman" w:cs="Times New Roman"/>
          <w:sz w:val="22"/>
          <w:szCs w:val="22"/>
        </w:rPr>
        <w:t>亿美元，财务杠杆极低。这赋予拼多多在市场波动和投入新业务时的较强财务弹性。</w:t>
      </w:r>
    </w:p>
    <w:p w14:paraId="334703F0"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lastRenderedPageBreak/>
        <w:t>从</w:t>
      </w:r>
      <w:r w:rsidRPr="00D10BC5">
        <w:rPr>
          <w:rFonts w:ascii="Times New Roman" w:eastAsia="微软雅黑" w:hAnsi="Times New Roman" w:cs="Times New Roman"/>
          <w:b/>
          <w:bCs/>
          <w:sz w:val="22"/>
          <w:szCs w:val="22"/>
        </w:rPr>
        <w:t>盈利能力比率</w:t>
      </w:r>
      <w:r w:rsidRPr="00D10BC5">
        <w:rPr>
          <w:rFonts w:ascii="Times New Roman" w:eastAsia="微软雅黑" w:hAnsi="Times New Roman" w:cs="Times New Roman"/>
          <w:sz w:val="22"/>
          <w:szCs w:val="22"/>
        </w:rPr>
        <w:t>看，拼多多近年的</w:t>
      </w:r>
      <w:r w:rsidRPr="00D10BC5">
        <w:rPr>
          <w:rFonts w:ascii="Times New Roman" w:eastAsia="微软雅黑" w:hAnsi="Times New Roman" w:cs="Times New Roman"/>
          <w:sz w:val="22"/>
          <w:szCs w:val="22"/>
        </w:rPr>
        <w:t>ROE</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ROA</w:t>
      </w:r>
      <w:r w:rsidRPr="00D10BC5">
        <w:rPr>
          <w:rFonts w:ascii="Times New Roman" w:eastAsia="微软雅黑" w:hAnsi="Times New Roman" w:cs="Times New Roman"/>
          <w:sz w:val="22"/>
          <w:szCs w:val="22"/>
        </w:rPr>
        <w:t>水平已大幅跃升。当前</w:t>
      </w:r>
      <w:r w:rsidRPr="00D10BC5">
        <w:rPr>
          <w:rFonts w:ascii="Times New Roman" w:eastAsia="微软雅黑" w:hAnsi="Times New Roman" w:cs="Times New Roman"/>
          <w:sz w:val="22"/>
          <w:szCs w:val="22"/>
        </w:rPr>
        <w:t>ROE</w:t>
      </w:r>
      <w:r w:rsidRPr="00D10BC5">
        <w:rPr>
          <w:rFonts w:ascii="Times New Roman" w:eastAsia="微软雅黑" w:hAnsi="Times New Roman" w:cs="Times New Roman"/>
          <w:sz w:val="22"/>
          <w:szCs w:val="22"/>
        </w:rPr>
        <w:t>约为</w:t>
      </w:r>
      <w:r w:rsidRPr="00D10BC5">
        <w:rPr>
          <w:rFonts w:ascii="Times New Roman" w:eastAsia="微软雅黑" w:hAnsi="Times New Roman" w:cs="Times New Roman"/>
          <w:b/>
          <w:bCs/>
          <w:sz w:val="22"/>
          <w:szCs w:val="22"/>
        </w:rPr>
        <w:t>49%</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ROA</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b/>
          <w:bCs/>
          <w:sz w:val="22"/>
          <w:szCs w:val="22"/>
        </w:rPr>
        <w:t>28%</w:t>
      </w:r>
      <w:r w:rsidRPr="00D10BC5">
        <w:rPr>
          <w:rFonts w:ascii="Times New Roman" w:eastAsia="微软雅黑" w:hAnsi="Times New Roman" w:cs="Times New Roman"/>
          <w:sz w:val="22"/>
          <w:szCs w:val="22"/>
        </w:rPr>
        <w:t>，在互联网零售行业中处于领先</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。这主要由于净利率提高及资产周转率较高（平台模式下固定资产和库存极少）。同时，拼多多的运营效率在行业中名列前茅：每员工营收约</w:t>
      </w:r>
      <w:r w:rsidRPr="00D10BC5">
        <w:rPr>
          <w:rFonts w:ascii="Times New Roman" w:eastAsia="微软雅黑" w:hAnsi="Times New Roman" w:cs="Times New Roman"/>
          <w:sz w:val="22"/>
          <w:szCs w:val="22"/>
        </w:rPr>
        <w:t>2138</w:t>
      </w:r>
      <w:r w:rsidRPr="00D10BC5">
        <w:rPr>
          <w:rFonts w:ascii="Times New Roman" w:eastAsia="微软雅黑" w:hAnsi="Times New Roman" w:cs="Times New Roman"/>
          <w:sz w:val="22"/>
          <w:szCs w:val="22"/>
        </w:rPr>
        <w:t>万人民币，远高于行业平均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。总体而言，财务数据体现出拼多多已从高速扩张阶段平稳过渡到高盈利阶段，</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高增长</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高利润</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的财务特征为其估值提供了有力支撑。</w:t>
      </w:r>
    </w:p>
    <w:p w14:paraId="466EE4B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估值分析</w:t>
      </w:r>
    </w:p>
    <w:p w14:paraId="2749ABE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拼多多当前股价下的估值指标相对其增长前景而言显得偏低。以</w:t>
      </w:r>
      <w:r w:rsidRPr="00D10BC5">
        <w:rPr>
          <w:rFonts w:ascii="Times New Roman" w:eastAsia="微软雅黑" w:hAnsi="Times New Roman" w:cs="Times New Roman"/>
          <w:b/>
          <w:bCs/>
          <w:sz w:val="22"/>
          <w:szCs w:val="22"/>
        </w:rPr>
        <w:t>市盈率</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）来看，按过去</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个月摊薄</w:t>
      </w:r>
      <w:r w:rsidRPr="00D10BC5">
        <w:rPr>
          <w:rFonts w:ascii="Times New Roman" w:eastAsia="微软雅黑" w:hAnsi="Times New Roman" w:cs="Times New Roman"/>
          <w:sz w:val="22"/>
          <w:szCs w:val="22"/>
        </w:rPr>
        <w:t>EPS</w:t>
      </w:r>
      <w:r w:rsidRPr="00D10BC5">
        <w:rPr>
          <w:rFonts w:ascii="Times New Roman" w:eastAsia="微软雅黑" w:hAnsi="Times New Roman" w:cs="Times New Roman"/>
          <w:sz w:val="22"/>
          <w:szCs w:val="22"/>
        </w:rPr>
        <w:t>计算，</w:t>
      </w:r>
      <w:r w:rsidRPr="00D10BC5">
        <w:rPr>
          <w:rFonts w:ascii="Times New Roman" w:eastAsia="微软雅黑" w:hAnsi="Times New Roman" w:cs="Times New Roman"/>
          <w:sz w:val="22"/>
          <w:szCs w:val="22"/>
        </w:rPr>
        <w:t>PDD</w:t>
      </w:r>
      <w:r w:rsidRPr="00D10BC5">
        <w:rPr>
          <w:rFonts w:ascii="Times New Roman" w:eastAsia="微软雅黑" w:hAnsi="Times New Roman" w:cs="Times New Roman"/>
          <w:sz w:val="22"/>
          <w:szCs w:val="22"/>
        </w:rPr>
        <w:t>目前市盈率约为</w:t>
      </w:r>
      <w:r w:rsidRPr="00D10BC5">
        <w:rPr>
          <w:rFonts w:ascii="Times New Roman" w:eastAsia="微软雅黑" w:hAnsi="Times New Roman" w:cs="Times New Roman"/>
          <w:b/>
          <w:bCs/>
          <w:sz w:val="22"/>
          <w:szCs w:val="22"/>
        </w:rPr>
        <w:t>12.5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512" w:anchor=":~:text=Price%20to%20earnings%20Ratio%2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（股价</w:t>
      </w:r>
      <w:r w:rsidRPr="00D10BC5">
        <w:rPr>
          <w:rFonts w:ascii="Times New Roman" w:eastAsia="微软雅黑" w:hAnsi="Times New Roman" w:cs="Times New Roman"/>
          <w:sz w:val="22"/>
          <w:szCs w:val="22"/>
        </w:rPr>
        <w:t>$126</w:t>
      </w:r>
      <w:r w:rsidRPr="00D10BC5">
        <w:rPr>
          <w:rFonts w:ascii="Times New Roman" w:eastAsia="微软雅黑" w:hAnsi="Times New Roman" w:cs="Times New Roman"/>
          <w:sz w:val="22"/>
          <w:szCs w:val="22"/>
        </w:rPr>
        <w:t>左右，</w:t>
      </w:r>
      <w:r w:rsidRPr="00D10BC5">
        <w:rPr>
          <w:rFonts w:ascii="Times New Roman" w:eastAsia="微软雅黑" w:hAnsi="Times New Roman" w:cs="Times New Roman"/>
          <w:sz w:val="22"/>
          <w:szCs w:val="22"/>
        </w:rPr>
        <w:t>TTM</w:t>
      </w:r>
      <w:r w:rsidRPr="00D10BC5">
        <w:rPr>
          <w:rFonts w:ascii="Times New Roman" w:eastAsia="微软雅黑" w:hAnsi="Times New Roman" w:cs="Times New Roman"/>
          <w:sz w:val="22"/>
          <w:szCs w:val="22"/>
        </w:rPr>
        <w:t>每股盈余约</w:t>
      </w:r>
      <w:r w:rsidRPr="00D10BC5">
        <w:rPr>
          <w:rFonts w:ascii="Times New Roman" w:eastAsia="微软雅黑" w:hAnsi="Times New Roman" w:cs="Times New Roman"/>
          <w:sz w:val="22"/>
          <w:szCs w:val="22"/>
        </w:rPr>
        <w:t>$10.9 (</w:t>
      </w:r>
      <w:hyperlink r:id="rId513" w:anchor=":~:text=Price%20to%20earnings%20Ratio%20"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）。这一估值显著低于美国大型科技股，甚至也低于多数中国同业：阿里巴巴当前</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20</w:t>
      </w:r>
      <w:r w:rsidRPr="00D10BC5">
        <w:rPr>
          <w:rFonts w:ascii="Times New Roman" w:eastAsia="微软雅黑" w:hAnsi="Times New Roman" w:cs="Times New Roman"/>
          <w:sz w:val="22"/>
          <w:szCs w:val="22"/>
        </w:rPr>
        <w:t>倍，京东约</w:t>
      </w:r>
      <w:r w:rsidRPr="00D10BC5">
        <w:rPr>
          <w:rFonts w:ascii="Times New Roman" w:eastAsia="微软雅黑" w:hAnsi="Times New Roman" w:cs="Times New Roman"/>
          <w:sz w:val="22"/>
          <w:szCs w:val="22"/>
        </w:rPr>
        <w:t>12</w:t>
      </w:r>
      <w:r w:rsidRPr="00D10BC5">
        <w:rPr>
          <w:rFonts w:ascii="Times New Roman" w:eastAsia="微软雅黑" w:hAnsi="Times New Roman" w:cs="Times New Roman"/>
          <w:sz w:val="22"/>
          <w:szCs w:val="22"/>
        </w:rPr>
        <w:t>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PDD_2025-03-19.pdf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。考虑到拼多多未来几年盈利仍有两位数增速（预测</w:t>
      </w:r>
      <w:r w:rsidRPr="00D10BC5">
        <w:rPr>
          <w:rFonts w:ascii="Times New Roman" w:eastAsia="微软雅黑" w:hAnsi="Times New Roman" w:cs="Times New Roman"/>
          <w:sz w:val="22"/>
          <w:szCs w:val="22"/>
        </w:rPr>
        <w:t>5</w:t>
      </w:r>
      <w:r w:rsidRPr="00D10BC5">
        <w:rPr>
          <w:rFonts w:ascii="Times New Roman" w:eastAsia="微软雅黑" w:hAnsi="Times New Roman" w:cs="Times New Roman"/>
          <w:sz w:val="22"/>
          <w:szCs w:val="22"/>
        </w:rPr>
        <w:t>年净利复合增速约</w:t>
      </w:r>
      <w:r w:rsidRPr="00D10BC5">
        <w:rPr>
          <w:rFonts w:ascii="Times New Roman" w:eastAsia="微软雅黑" w:hAnsi="Times New Roman" w:cs="Times New Roman"/>
          <w:sz w:val="22"/>
          <w:szCs w:val="22"/>
        </w:rPr>
        <w:t>20%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），其</w:t>
      </w:r>
      <w:r w:rsidRPr="00D10BC5">
        <w:rPr>
          <w:rFonts w:ascii="Times New Roman" w:eastAsia="微软雅黑" w:hAnsi="Times New Roman" w:cs="Times New Roman"/>
          <w:sz w:val="22"/>
          <w:szCs w:val="22"/>
        </w:rPr>
        <w:t>PEG</w:t>
      </w:r>
      <w:r w:rsidRPr="00D10BC5">
        <w:rPr>
          <w:rFonts w:ascii="Times New Roman" w:eastAsia="微软雅黑" w:hAnsi="Times New Roman" w:cs="Times New Roman"/>
          <w:sz w:val="22"/>
          <w:szCs w:val="22"/>
        </w:rPr>
        <w:t>（市盈增长比）在</w:t>
      </w:r>
      <w:r w:rsidRPr="00D10BC5">
        <w:rPr>
          <w:rFonts w:ascii="Times New Roman" w:eastAsia="微软雅黑" w:hAnsi="Times New Roman" w:cs="Times New Roman"/>
          <w:sz w:val="22"/>
          <w:szCs w:val="22"/>
        </w:rPr>
        <w:t>0.6</w:t>
      </w:r>
      <w:r w:rsidRPr="00D10BC5">
        <w:rPr>
          <w:rFonts w:ascii="Times New Roman" w:eastAsia="微软雅黑" w:hAnsi="Times New Roman" w:cs="Times New Roman"/>
          <w:sz w:val="22"/>
          <w:szCs w:val="22"/>
        </w:rPr>
        <w:t>左右，暗示估值具有吸引力。按照</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年一致预期盈利测算，前瞻</w:t>
      </w:r>
      <w:r w:rsidRPr="00D10BC5">
        <w:rPr>
          <w:rFonts w:ascii="Times New Roman" w:eastAsia="微软雅黑" w:hAnsi="Times New Roman" w:cs="Times New Roman"/>
          <w:sz w:val="22"/>
          <w:szCs w:val="22"/>
        </w:rPr>
        <w:t>P/E</w:t>
      </w:r>
      <w:r w:rsidRPr="00D10BC5">
        <w:rPr>
          <w:rFonts w:ascii="Times New Roman" w:eastAsia="微软雅黑" w:hAnsi="Times New Roman" w:cs="Times New Roman"/>
          <w:sz w:val="22"/>
          <w:szCs w:val="22"/>
        </w:rPr>
        <w:t>仅约</w:t>
      </w:r>
      <w:r w:rsidRPr="00D10BC5">
        <w:rPr>
          <w:rFonts w:ascii="Times New Roman" w:eastAsia="微软雅黑" w:hAnsi="Times New Roman" w:cs="Times New Roman"/>
          <w:b/>
          <w:bCs/>
          <w:sz w:val="22"/>
          <w:szCs w:val="22"/>
        </w:rPr>
        <w:t>10</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，显著低于分析师给出的目标估值水平。市场一致目标价约为</w:t>
      </w:r>
      <w:r w:rsidRPr="00D10BC5">
        <w:rPr>
          <w:rFonts w:ascii="Times New Roman" w:eastAsia="微软雅黑" w:hAnsi="Times New Roman" w:cs="Times New Roman"/>
          <w:sz w:val="22"/>
          <w:szCs w:val="22"/>
        </w:rPr>
        <w:t>$171.5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，对应</w:t>
      </w:r>
      <w:r w:rsidRPr="00D10BC5">
        <w:rPr>
          <w:rFonts w:ascii="Times New Roman" w:eastAsia="微软雅黑" w:hAnsi="Times New Roman" w:cs="Times New Roman"/>
          <w:b/>
          <w:bCs/>
          <w:sz w:val="22"/>
          <w:szCs w:val="22"/>
        </w:rPr>
        <w:t>约</w:t>
      </w:r>
      <w:r w:rsidRPr="00D10BC5">
        <w:rPr>
          <w:rFonts w:ascii="Times New Roman" w:eastAsia="微软雅黑" w:hAnsi="Times New Roman" w:cs="Times New Roman"/>
          <w:b/>
          <w:bCs/>
          <w:sz w:val="22"/>
          <w:szCs w:val="22"/>
        </w:rPr>
        <w:t>14-15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年预期市盈率，仍属于保守区间。</w:t>
      </w:r>
    </w:p>
    <w:p w14:paraId="5054B22E"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采用</w:t>
      </w:r>
      <w:r w:rsidRPr="00D10BC5">
        <w:rPr>
          <w:rFonts w:ascii="Times New Roman" w:eastAsia="微软雅黑" w:hAnsi="Times New Roman" w:cs="Times New Roman"/>
          <w:b/>
          <w:bCs/>
          <w:sz w:val="22"/>
          <w:szCs w:val="22"/>
        </w:rPr>
        <w:t>DCF</w:t>
      </w:r>
      <w:r w:rsidRPr="00D10BC5">
        <w:rPr>
          <w:rFonts w:ascii="Times New Roman" w:eastAsia="微软雅黑" w:hAnsi="Times New Roman" w:cs="Times New Roman"/>
          <w:b/>
          <w:bCs/>
          <w:sz w:val="22"/>
          <w:szCs w:val="22"/>
        </w:rPr>
        <w:t>模型</w:t>
      </w:r>
      <w:r w:rsidRPr="00D10BC5">
        <w:rPr>
          <w:rFonts w:ascii="Times New Roman" w:eastAsia="微软雅黑" w:hAnsi="Times New Roman" w:cs="Times New Roman"/>
          <w:sz w:val="22"/>
          <w:szCs w:val="22"/>
        </w:rPr>
        <w:t>估值，拼多多的内在价值也高于当前股价水平。根据晨星的股权研究，假设未来十年中国</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年均增速</w:t>
      </w:r>
      <w:r w:rsidRPr="00D10BC5">
        <w:rPr>
          <w:rFonts w:ascii="Times New Roman" w:eastAsia="微软雅黑" w:hAnsi="Times New Roman" w:cs="Times New Roman"/>
          <w:sz w:val="22"/>
          <w:szCs w:val="22"/>
        </w:rPr>
        <w:t>7%</w:t>
      </w:r>
      <w:r w:rsidRPr="00D10BC5">
        <w:rPr>
          <w:rFonts w:ascii="Times New Roman" w:eastAsia="微软雅黑" w:hAnsi="Times New Roman" w:cs="Times New Roman"/>
          <w:sz w:val="22"/>
          <w:szCs w:val="22"/>
        </w:rPr>
        <w:t>、总营收年均增速</w:t>
      </w:r>
      <w:r w:rsidRPr="00D10BC5">
        <w:rPr>
          <w:rFonts w:ascii="Times New Roman" w:eastAsia="微软雅黑" w:hAnsi="Times New Roman" w:cs="Times New Roman"/>
          <w:sz w:val="22"/>
          <w:szCs w:val="22"/>
        </w:rPr>
        <w:t>13%</w:t>
      </w:r>
      <w:r w:rsidRPr="00D10BC5">
        <w:rPr>
          <w:rFonts w:ascii="Times New Roman" w:eastAsia="微软雅黑" w:hAnsi="Times New Roman" w:cs="Times New Roman"/>
          <w:sz w:val="22"/>
          <w:szCs w:val="22"/>
        </w:rPr>
        <w:t>、经营利润率受</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投入影响在</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高点回落后逐步稳定</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，得出的</w:t>
      </w:r>
      <w:r w:rsidRPr="00D10BC5">
        <w:rPr>
          <w:rFonts w:ascii="Times New Roman" w:eastAsia="微软雅黑" w:hAnsi="Times New Roman" w:cs="Times New Roman"/>
          <w:b/>
          <w:bCs/>
          <w:sz w:val="22"/>
          <w:szCs w:val="22"/>
        </w:rPr>
        <w:t>DCF</w:t>
      </w:r>
      <w:r w:rsidRPr="00D10BC5">
        <w:rPr>
          <w:rFonts w:ascii="Times New Roman" w:eastAsia="微软雅黑" w:hAnsi="Times New Roman" w:cs="Times New Roman"/>
          <w:b/>
          <w:bCs/>
          <w:sz w:val="22"/>
          <w:szCs w:val="22"/>
        </w:rPr>
        <w:t>公允价值约为每股</w:t>
      </w:r>
      <w:r w:rsidRPr="00D10BC5">
        <w:rPr>
          <w:rFonts w:ascii="Times New Roman" w:eastAsia="微软雅黑" w:hAnsi="Times New Roman" w:cs="Times New Roman"/>
          <w:b/>
          <w:bCs/>
          <w:sz w:val="22"/>
          <w:szCs w:val="22"/>
        </w:rPr>
        <w:t>$134</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。这一估值比当前市价高出约</w:t>
      </w:r>
      <w:r w:rsidRPr="00D10BC5">
        <w:rPr>
          <w:rFonts w:ascii="Times New Roman" w:eastAsia="微软雅黑" w:hAnsi="Times New Roman" w:cs="Times New Roman"/>
          <w:sz w:val="22"/>
          <w:szCs w:val="22"/>
        </w:rPr>
        <w:t>5%</w:t>
      </w:r>
      <w:r w:rsidRPr="00D10BC5">
        <w:rPr>
          <w:rFonts w:ascii="Times New Roman" w:eastAsia="微软雅黑" w:hAnsi="Times New Roman" w:cs="Times New Roman"/>
          <w:sz w:val="22"/>
          <w:szCs w:val="22"/>
        </w:rPr>
        <w:t>。晨星在</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月曾因考虑美国取消免税额度、新关税等因素下调拼多多估值，但调整后公允价值仍有</w:t>
      </w:r>
      <w:r w:rsidRPr="00D10BC5">
        <w:rPr>
          <w:rFonts w:ascii="Times New Roman" w:eastAsia="微软雅黑" w:hAnsi="Times New Roman" w:cs="Times New Roman"/>
          <w:sz w:val="22"/>
          <w:szCs w:val="22"/>
        </w:rPr>
        <w:t>$134/ADS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。可见即使在较严谨假设下，</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结果也支持拼多多目前被低估的观点。</w:t>
      </w:r>
    </w:p>
    <w:p w14:paraId="5C4472D0"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在相对估值方面，拼多多</w:t>
      </w:r>
      <w:r w:rsidRPr="00D10BC5">
        <w:rPr>
          <w:rFonts w:ascii="Times New Roman" w:eastAsia="微软雅黑" w:hAnsi="Times New Roman" w:cs="Times New Roman"/>
          <w:b/>
          <w:bCs/>
          <w:sz w:val="22"/>
          <w:szCs w:val="22"/>
        </w:rPr>
        <w:t>EV/EBITDA</w:t>
      </w:r>
      <w:r w:rsidRPr="00D10BC5">
        <w:rPr>
          <w:rFonts w:ascii="Times New Roman" w:eastAsia="微软雅黑" w:hAnsi="Times New Roman" w:cs="Times New Roman"/>
          <w:sz w:val="22"/>
          <w:szCs w:val="22"/>
        </w:rPr>
        <w:t>约为</w:t>
      </w:r>
      <w:r w:rsidRPr="00D10BC5">
        <w:rPr>
          <w:rFonts w:ascii="Times New Roman" w:eastAsia="微软雅黑" w:hAnsi="Times New Roman" w:cs="Times New Roman"/>
          <w:b/>
          <w:bCs/>
          <w:sz w:val="22"/>
          <w:szCs w:val="22"/>
        </w:rPr>
        <w:t>8-9</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水平</w:t>
      </w:r>
      <w:r w:rsidRPr="00D10BC5">
        <w:rPr>
          <w:rFonts w:ascii="Times New Roman" w:eastAsia="微软雅黑" w:hAnsi="Times New Roman" w:cs="Times New Roman"/>
          <w:sz w:val="22"/>
          <w:szCs w:val="22"/>
        </w:rPr>
        <w:t xml:space="preserve"> (</w:t>
      </w:r>
      <w:hyperlink r:id="rId514" w:anchor=":~:text=PDD%20Holdings%20Inc%20DRC%27s%20latest,98.6" w:history="1">
        <w:r w:rsidRPr="00D10BC5">
          <w:rPr>
            <w:rStyle w:val="af0"/>
            <w:rFonts w:ascii="Times New Roman" w:eastAsia="微软雅黑" w:hAnsi="Times New Roman" w:cs="Times New Roman"/>
            <w:sz w:val="22"/>
            <w:szCs w:val="22"/>
          </w:rPr>
          <w:t>EV / EBITDA For PDD Holdings Inc DRC (PDD) - Finbox</w:t>
        </w:r>
      </w:hyperlink>
      <w:r w:rsidRPr="00D10BC5">
        <w:rPr>
          <w:rFonts w:ascii="Times New Roman" w:eastAsia="微软雅黑" w:hAnsi="Times New Roman" w:cs="Times New Roman"/>
          <w:sz w:val="22"/>
          <w:szCs w:val="22"/>
        </w:rPr>
        <w:t>) (</w:t>
      </w:r>
      <w:hyperlink r:id="rId515"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（由于拥有净现金，</w:t>
      </w:r>
      <w:r w:rsidRPr="00D10BC5">
        <w:rPr>
          <w:rFonts w:ascii="Times New Roman" w:eastAsia="微软雅黑" w:hAnsi="Times New Roman" w:cs="Times New Roman"/>
          <w:sz w:val="22"/>
          <w:szCs w:val="22"/>
        </w:rPr>
        <w:t>EV</w:t>
      </w:r>
      <w:r w:rsidRPr="00D10BC5">
        <w:rPr>
          <w:rFonts w:ascii="Times New Roman" w:eastAsia="微软雅黑" w:hAnsi="Times New Roman" w:cs="Times New Roman"/>
          <w:sz w:val="22"/>
          <w:szCs w:val="22"/>
        </w:rPr>
        <w:t>略低于市值）。这一倍数与京东接近（</w:t>
      </w:r>
      <w:r w:rsidRPr="00D10BC5">
        <w:rPr>
          <w:rFonts w:ascii="Times New Roman" w:eastAsia="微软雅黑" w:hAnsi="Times New Roman" w:cs="Times New Roman"/>
          <w:sz w:val="22"/>
          <w:szCs w:val="22"/>
        </w:rPr>
        <w:t>~7</w:t>
      </w:r>
      <w:r w:rsidRPr="00D10BC5">
        <w:rPr>
          <w:rFonts w:ascii="Times New Roman" w:eastAsia="微软雅黑" w:hAnsi="Times New Roman" w:cs="Times New Roman"/>
          <w:sz w:val="22"/>
          <w:szCs w:val="22"/>
        </w:rPr>
        <w:t>倍）而明显低于阿里巴巴（</w:t>
      </w:r>
      <w:r w:rsidRPr="00D10BC5">
        <w:rPr>
          <w:rFonts w:ascii="Times New Roman" w:eastAsia="微软雅黑" w:hAnsi="Times New Roman" w:cs="Times New Roman"/>
          <w:sz w:val="22"/>
          <w:szCs w:val="22"/>
        </w:rPr>
        <w:t>~11-12</w:t>
      </w:r>
      <w:r w:rsidRPr="00D10BC5">
        <w:rPr>
          <w:rFonts w:ascii="Times New Roman" w:eastAsia="微软雅黑" w:hAnsi="Times New Roman" w:cs="Times New Roman"/>
          <w:sz w:val="22"/>
          <w:szCs w:val="22"/>
        </w:rPr>
        <w:t>倍）以及全球电商巨头亚马逊、</w:t>
      </w:r>
      <w:r w:rsidRPr="00D10BC5">
        <w:rPr>
          <w:rFonts w:ascii="Times New Roman" w:eastAsia="微软雅黑" w:hAnsi="Times New Roman" w:cs="Times New Roman"/>
          <w:sz w:val="22"/>
          <w:szCs w:val="22"/>
        </w:rPr>
        <w:t>MercadoLibre</w:t>
      </w:r>
      <w:r w:rsidRPr="00D10BC5">
        <w:rPr>
          <w:rFonts w:ascii="Times New Roman" w:eastAsia="微软雅黑" w:hAnsi="Times New Roman" w:cs="Times New Roman"/>
          <w:sz w:val="22"/>
          <w:szCs w:val="22"/>
        </w:rPr>
        <w:t>等动辄</w:t>
      </w:r>
      <w:r w:rsidRPr="00D10BC5">
        <w:rPr>
          <w:rFonts w:ascii="Times New Roman" w:eastAsia="微软雅黑" w:hAnsi="Times New Roman" w:cs="Times New Roman"/>
          <w:sz w:val="22"/>
          <w:szCs w:val="22"/>
        </w:rPr>
        <w:t>20-30</w:t>
      </w:r>
      <w:r w:rsidRPr="00D10BC5">
        <w:rPr>
          <w:rFonts w:ascii="Times New Roman" w:eastAsia="微软雅黑" w:hAnsi="Times New Roman" w:cs="Times New Roman"/>
          <w:sz w:val="22"/>
          <w:szCs w:val="22"/>
        </w:rPr>
        <w:t>倍的水平。</w:t>
      </w:r>
      <w:r w:rsidRPr="00D10BC5">
        <w:rPr>
          <w:rFonts w:ascii="Times New Roman" w:eastAsia="微软雅黑" w:hAnsi="Times New Roman" w:cs="Times New Roman"/>
          <w:b/>
          <w:bCs/>
          <w:sz w:val="22"/>
          <w:szCs w:val="22"/>
        </w:rPr>
        <w:t>EV/</w:t>
      </w:r>
      <w:r w:rsidRPr="00D10BC5">
        <w:rPr>
          <w:rFonts w:ascii="Times New Roman" w:eastAsia="微软雅黑" w:hAnsi="Times New Roman" w:cs="Times New Roman"/>
          <w:b/>
          <w:bCs/>
          <w:sz w:val="22"/>
          <w:szCs w:val="22"/>
        </w:rPr>
        <w:t>销售</w:t>
      </w:r>
      <w:r w:rsidRPr="00D10BC5">
        <w:rPr>
          <w:rFonts w:ascii="Times New Roman" w:eastAsia="微软雅黑" w:hAnsi="Times New Roman" w:cs="Times New Roman"/>
          <w:sz w:val="22"/>
          <w:szCs w:val="22"/>
        </w:rPr>
        <w:t>方面，拼多多约为</w:t>
      </w:r>
      <w:r w:rsidRPr="00D10BC5">
        <w:rPr>
          <w:rFonts w:ascii="Times New Roman" w:eastAsia="微软雅黑" w:hAnsi="Times New Roman" w:cs="Times New Roman"/>
          <w:b/>
          <w:bCs/>
          <w:sz w:val="22"/>
          <w:szCs w:val="22"/>
        </w:rPr>
        <w:t>2.5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516"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，考虑到其近</w:t>
      </w:r>
      <w:r w:rsidRPr="00D10BC5">
        <w:rPr>
          <w:rFonts w:ascii="Times New Roman" w:eastAsia="微软雅黑" w:hAnsi="Times New Roman" w:cs="Times New Roman"/>
          <w:sz w:val="22"/>
          <w:szCs w:val="22"/>
        </w:rPr>
        <w:t>30%</w:t>
      </w:r>
      <w:r w:rsidRPr="00D10BC5">
        <w:rPr>
          <w:rFonts w:ascii="Times New Roman" w:eastAsia="微软雅黑" w:hAnsi="Times New Roman" w:cs="Times New Roman"/>
          <w:sz w:val="22"/>
          <w:szCs w:val="22"/>
        </w:rPr>
        <w:t>的净利率，这一销售倍数</w:t>
      </w:r>
      <w:r w:rsidRPr="00D10BC5">
        <w:rPr>
          <w:rFonts w:ascii="Times New Roman" w:eastAsia="微软雅黑" w:hAnsi="Times New Roman" w:cs="Times New Roman"/>
          <w:sz w:val="22"/>
          <w:szCs w:val="22"/>
        </w:rPr>
        <w:lastRenderedPageBreak/>
        <w:t>反映出投资者尚未完全给予其利润率溢价。再看</w:t>
      </w:r>
      <w:r w:rsidRPr="00D10BC5">
        <w:rPr>
          <w:rFonts w:ascii="Times New Roman" w:eastAsia="微软雅黑" w:hAnsi="Times New Roman" w:cs="Times New Roman"/>
          <w:b/>
          <w:bCs/>
          <w:sz w:val="22"/>
          <w:szCs w:val="22"/>
        </w:rPr>
        <w:t>EV/</w:t>
      </w:r>
      <w:r w:rsidRPr="00D10BC5">
        <w:rPr>
          <w:rFonts w:ascii="Times New Roman" w:eastAsia="微软雅黑" w:hAnsi="Times New Roman" w:cs="Times New Roman"/>
          <w:b/>
          <w:bCs/>
          <w:sz w:val="22"/>
          <w:szCs w:val="22"/>
        </w:rPr>
        <w:t>自由现金流</w:t>
      </w:r>
      <w:r w:rsidRPr="00D10BC5">
        <w:rPr>
          <w:rFonts w:ascii="Times New Roman" w:eastAsia="微软雅黑" w:hAnsi="Times New Roman" w:cs="Times New Roman"/>
          <w:sz w:val="22"/>
          <w:szCs w:val="22"/>
        </w:rPr>
        <w:t>，公司仅约</w:t>
      </w:r>
      <w:r w:rsidRPr="00D10BC5">
        <w:rPr>
          <w:rFonts w:ascii="Times New Roman" w:eastAsia="微软雅黑" w:hAnsi="Times New Roman" w:cs="Times New Roman"/>
          <w:b/>
          <w:bCs/>
          <w:sz w:val="22"/>
          <w:szCs w:val="22"/>
        </w:rPr>
        <w:t>7.5</w:t>
      </w:r>
      <w:r w:rsidRPr="00D10BC5">
        <w:rPr>
          <w:rFonts w:ascii="Times New Roman" w:eastAsia="微软雅黑" w:hAnsi="Times New Roman" w:cs="Times New Roman"/>
          <w:b/>
          <w:bCs/>
          <w:sz w:val="22"/>
          <w:szCs w:val="22"/>
        </w:rPr>
        <w:t>倍</w:t>
      </w:r>
      <w:r w:rsidRPr="00D10BC5">
        <w:rPr>
          <w:rFonts w:ascii="Times New Roman" w:eastAsia="微软雅黑" w:hAnsi="Times New Roman" w:cs="Times New Roman"/>
          <w:sz w:val="22"/>
          <w:szCs w:val="22"/>
        </w:rPr>
        <w:t xml:space="preserve"> (</w:t>
      </w:r>
      <w:hyperlink r:id="rId517" w:anchor=":~:text=PDD%20Holdings%20,EV%20%2F%20EBIT" w:history="1">
        <w:r w:rsidRPr="00D10BC5">
          <w:rPr>
            <w:rStyle w:val="af0"/>
            <w:rFonts w:ascii="Times New Roman" w:eastAsia="微软雅黑" w:hAnsi="Times New Roman" w:cs="Times New Roman"/>
            <w:sz w:val="22"/>
            <w:szCs w:val="22"/>
          </w:rPr>
          <w:t>PDD Holdings (PDD) Statistics &amp; Valuation - Stock Analysis</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，显示出强劲的现金创造能力使其实际估值更显低廉。整体而言，无论绝对估值（</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）还是相对估值（市盈率、企业倍数），拼多多当前股价都偏向低估区域。</w:t>
      </w:r>
    </w:p>
    <w:p w14:paraId="48F5892D"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需要指出，由于拼多多盈利波动性和政策风险较高，其股票风险溢价亦相应较高。因此市场给予较低的估值倍数在一定程度上反映了不确定性。不过，若从长期投资视角出发，在假设企业基本面持续向好的情况下，当前估值提供了较大的安全边际和向上弹性。综合</w:t>
      </w:r>
      <w:r w:rsidRPr="00D10BC5">
        <w:rPr>
          <w:rFonts w:ascii="Times New Roman" w:eastAsia="微软雅黑" w:hAnsi="Times New Roman" w:cs="Times New Roman"/>
          <w:sz w:val="22"/>
          <w:szCs w:val="22"/>
        </w:rPr>
        <w:t>DCF</w:t>
      </w:r>
      <w:r w:rsidRPr="00D10BC5">
        <w:rPr>
          <w:rFonts w:ascii="Times New Roman" w:eastAsia="微软雅黑" w:hAnsi="Times New Roman" w:cs="Times New Roman"/>
          <w:sz w:val="22"/>
          <w:szCs w:val="22"/>
        </w:rPr>
        <w:t>和相对估值结果，我们认为拼多多</w:t>
      </w:r>
      <w:r w:rsidRPr="00D10BC5">
        <w:rPr>
          <w:rFonts w:ascii="Times New Roman" w:eastAsia="微软雅黑" w:hAnsi="Times New Roman" w:cs="Times New Roman"/>
          <w:b/>
          <w:bCs/>
          <w:sz w:val="22"/>
          <w:szCs w:val="22"/>
        </w:rPr>
        <w:t>合理价值区间</w:t>
      </w:r>
      <w:r w:rsidRPr="00D10BC5">
        <w:rPr>
          <w:rFonts w:ascii="Times New Roman" w:eastAsia="微软雅黑" w:hAnsi="Times New Roman" w:cs="Times New Roman"/>
          <w:sz w:val="22"/>
          <w:szCs w:val="22"/>
        </w:rPr>
        <w:t>在每股</w:t>
      </w:r>
      <w:r w:rsidRPr="00D10BC5">
        <w:rPr>
          <w:rFonts w:ascii="Times New Roman" w:eastAsia="微软雅黑" w:hAnsi="Times New Roman" w:cs="Times New Roman"/>
          <w:sz w:val="22"/>
          <w:szCs w:val="22"/>
        </w:rPr>
        <w:t xml:space="preserve"> $150~170 </w:t>
      </w:r>
      <w:r w:rsidRPr="00D10BC5">
        <w:rPr>
          <w:rFonts w:ascii="Times New Roman" w:eastAsia="微软雅黑" w:hAnsi="Times New Roman" w:cs="Times New Roman"/>
          <w:sz w:val="22"/>
          <w:szCs w:val="22"/>
        </w:rPr>
        <w:t>美元附近，长期来看有较可观的</w:t>
      </w:r>
      <w:r w:rsidRPr="00D10BC5">
        <w:rPr>
          <w:rFonts w:ascii="Times New Roman" w:eastAsia="微软雅黑" w:hAnsi="Times New Roman" w:cs="Times New Roman"/>
          <w:b/>
          <w:bCs/>
          <w:sz w:val="22"/>
          <w:szCs w:val="22"/>
        </w:rPr>
        <w:t>估值修复</w:t>
      </w:r>
      <w:r w:rsidRPr="00D10BC5">
        <w:rPr>
          <w:rFonts w:ascii="Times New Roman" w:eastAsia="微软雅黑" w:hAnsi="Times New Roman" w:cs="Times New Roman"/>
          <w:sz w:val="22"/>
          <w:szCs w:val="22"/>
        </w:rPr>
        <w:t>空间。此判断也得到卖方分析师</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强烈买入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一致评级的支持。随着风险因素明朗化，估值有望向行业平均水平回归。</w:t>
      </w:r>
    </w:p>
    <w:p w14:paraId="0E9C679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风险因素</w:t>
      </w:r>
    </w:p>
    <w:p w14:paraId="213F5A23"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尽管拼多多增长强劲，但仍面临多重风险考验，投资者需充分权衡：</w:t>
      </w:r>
    </w:p>
    <w:p w14:paraId="1671A65E"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地缘政治与监管风险</w:t>
      </w:r>
      <w:r w:rsidRPr="00D10BC5">
        <w:rPr>
          <w:rFonts w:ascii="Times New Roman" w:eastAsia="微软雅黑" w:hAnsi="Times New Roman" w:cs="Times New Roman"/>
          <w:sz w:val="22"/>
          <w:szCs w:val="22"/>
        </w:rPr>
        <w:t>：作为中概股，拼多多高度暴露于国际贸易政策和中美关系变化。近期美国对中国商品新增关税</w:t>
      </w:r>
      <w:r w:rsidRPr="00D10BC5">
        <w:rPr>
          <w:rFonts w:ascii="Times New Roman" w:eastAsia="微软雅黑" w:hAnsi="Times New Roman" w:cs="Times New Roman"/>
          <w:sz w:val="22"/>
          <w:szCs w:val="22"/>
        </w:rPr>
        <w:t>10%</w:t>
      </w:r>
      <w:r w:rsidRPr="00D10BC5">
        <w:rPr>
          <w:rFonts w:ascii="Times New Roman" w:eastAsia="微软雅黑" w:hAnsi="Times New Roman" w:cs="Times New Roman"/>
          <w:sz w:val="22"/>
          <w:szCs w:val="22"/>
        </w:rPr>
        <w:t>，并计划取消</w:t>
      </w:r>
      <w:r w:rsidRPr="00D10BC5">
        <w:rPr>
          <w:rFonts w:ascii="Times New Roman" w:eastAsia="微软雅黑" w:hAnsi="Times New Roman" w:cs="Times New Roman"/>
          <w:sz w:val="22"/>
          <w:szCs w:val="22"/>
        </w:rPr>
        <w:t>$800</w:t>
      </w:r>
      <w:r w:rsidRPr="00D10BC5">
        <w:rPr>
          <w:rFonts w:ascii="Times New Roman" w:eastAsia="微软雅黑" w:hAnsi="Times New Roman" w:cs="Times New Roman"/>
          <w:sz w:val="22"/>
          <w:szCs w:val="22"/>
        </w:rPr>
        <w:t>以下电商包裹免税待遇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。欧盟也提议对跨境电商商品更严格监管和征税</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。这些措施可能抬高</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等跨境业务成本</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25%</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以上，削弱其价格优势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。晨星估算若相关关税全面落实，</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在美欧的销售将下降，产品成本上升将</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抹平</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其相对优势</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。更极端地，美国若以国家安全为由</w:t>
      </w:r>
      <w:r w:rsidRPr="00D10BC5">
        <w:rPr>
          <w:rFonts w:ascii="Times New Roman" w:eastAsia="微软雅黑" w:hAnsi="Times New Roman" w:cs="Times New Roman"/>
          <w:b/>
          <w:bCs/>
          <w:sz w:val="22"/>
          <w:szCs w:val="22"/>
        </w:rPr>
        <w:t>禁止</w:t>
      </w:r>
      <w:r w:rsidRPr="00D10BC5">
        <w:rPr>
          <w:rFonts w:ascii="Times New Roman" w:eastAsia="微软雅黑" w:hAnsi="Times New Roman" w:cs="Times New Roman"/>
          <w:b/>
          <w:bCs/>
          <w:sz w:val="22"/>
          <w:szCs w:val="22"/>
        </w:rPr>
        <w:t>Temu</w:t>
      </w:r>
      <w:r w:rsidRPr="00D10BC5">
        <w:rPr>
          <w:rFonts w:ascii="Times New Roman" w:eastAsia="微软雅黑" w:hAnsi="Times New Roman" w:cs="Times New Roman"/>
          <w:b/>
          <w:bCs/>
          <w:sz w:val="22"/>
          <w:szCs w:val="22"/>
        </w:rPr>
        <w:t>应用</w:t>
      </w:r>
      <w:r w:rsidRPr="00D10BC5">
        <w:rPr>
          <w:rFonts w:ascii="Times New Roman" w:eastAsia="微软雅黑" w:hAnsi="Times New Roman" w:cs="Times New Roman"/>
          <w:sz w:val="22"/>
          <w:szCs w:val="22"/>
        </w:rPr>
        <w:t>，将使拼多多失去一大海外市场，</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的估值几乎归零</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。除贸易摩擦外，中概股审计监管的不确定性也曾使拼多多面临美股</w:t>
      </w:r>
      <w:r w:rsidRPr="00D10BC5">
        <w:rPr>
          <w:rFonts w:ascii="Times New Roman" w:eastAsia="微软雅黑" w:hAnsi="Times New Roman" w:cs="Times New Roman"/>
          <w:b/>
          <w:bCs/>
          <w:sz w:val="22"/>
          <w:szCs w:val="22"/>
        </w:rPr>
        <w:t>潜在退市</w:t>
      </w:r>
      <w:r w:rsidRPr="00D10BC5">
        <w:rPr>
          <w:rFonts w:ascii="Times New Roman" w:eastAsia="微软雅黑" w:hAnsi="Times New Roman" w:cs="Times New Roman"/>
          <w:sz w:val="22"/>
          <w:szCs w:val="22"/>
        </w:rPr>
        <w:t>风险（虽然</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年底中美就审计底稿监管达成合作，一定程度上缓解了此风险）。总体来说，地缘政治是拼多多最大的外部风险来源。政策变化可能迅速影响市场情绪和公司业务运营，</w:t>
      </w:r>
      <w:r w:rsidRPr="00D10BC5">
        <w:rPr>
          <w:rFonts w:ascii="Times New Roman" w:eastAsia="微软雅黑" w:hAnsi="Times New Roman" w:cs="Times New Roman"/>
          <w:b/>
          <w:bCs/>
          <w:sz w:val="22"/>
          <w:szCs w:val="22"/>
        </w:rPr>
        <w:t>需要持续关注</w:t>
      </w:r>
      <w:r w:rsidRPr="00D10BC5">
        <w:rPr>
          <w:rFonts w:ascii="Times New Roman" w:eastAsia="微软雅黑" w:hAnsi="Times New Roman" w:cs="Times New Roman"/>
          <w:sz w:val="22"/>
          <w:szCs w:val="22"/>
        </w:rPr>
        <w:t>。</w:t>
      </w:r>
    </w:p>
    <w:p w14:paraId="210819B9"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中国监管环境</w:t>
      </w:r>
      <w:r w:rsidRPr="00D10BC5">
        <w:rPr>
          <w:rFonts w:ascii="Times New Roman" w:eastAsia="微软雅黑" w:hAnsi="Times New Roman" w:cs="Times New Roman"/>
          <w:sz w:val="22"/>
          <w:szCs w:val="22"/>
        </w:rPr>
        <w:t>：国内监管既可能利好也可能掣肘拼多多的发展。正面来看，反垄断监管结束了阿里</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二选一</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商家独家协议，利于拼多多招募更多品牌商家</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。但另一方面，加强的数据和隐私监管可能增加合规成本，约束拼多多对</w:t>
      </w:r>
      <w:r w:rsidRPr="00D10BC5">
        <w:rPr>
          <w:rFonts w:ascii="Times New Roman" w:eastAsia="微软雅黑" w:hAnsi="Times New Roman" w:cs="Times New Roman"/>
          <w:sz w:val="22"/>
          <w:szCs w:val="22"/>
        </w:rPr>
        <w:lastRenderedPageBreak/>
        <w:t>用户数据的获取和营销策略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。此外，拼多多曾因平台上存在</w:t>
      </w:r>
      <w:r w:rsidRPr="00D10BC5">
        <w:rPr>
          <w:rFonts w:ascii="Times New Roman" w:eastAsia="微软雅黑" w:hAnsi="Times New Roman" w:cs="Times New Roman"/>
          <w:b/>
          <w:bCs/>
          <w:sz w:val="22"/>
          <w:szCs w:val="22"/>
        </w:rPr>
        <w:t>假冒伪劣商品</w:t>
      </w:r>
      <w:r w:rsidRPr="00D10BC5">
        <w:rPr>
          <w:rFonts w:ascii="Times New Roman" w:eastAsia="微软雅黑" w:hAnsi="Times New Roman" w:cs="Times New Roman"/>
          <w:sz w:val="22"/>
          <w:szCs w:val="22"/>
        </w:rPr>
        <w:t>和夸大营销宣传受到舆论和监管批评。若打假不力，可能遭遇罚款或下架整顿，对品牌声誉造成损害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。社区团购业务也经历了政府出于反垄断和民生考虑的约谈监管。未来政策若对电商补贴大战、平台佣金定价等做出更严格规范，拼多多需要适应调整相应策略。</w:t>
      </w:r>
    </w:p>
    <w:p w14:paraId="4ECFA32D"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市场竞争加剧</w:t>
      </w:r>
      <w:r w:rsidRPr="00D10BC5">
        <w:rPr>
          <w:rFonts w:ascii="Times New Roman" w:eastAsia="微软雅黑" w:hAnsi="Times New Roman" w:cs="Times New Roman"/>
          <w:sz w:val="22"/>
          <w:szCs w:val="22"/>
        </w:rPr>
        <w:t>：电商行业竞争空前激烈，拼多多面临传统巨头和新兴玩家的双重压力。一方面，</w:t>
      </w:r>
      <w:r w:rsidRPr="00D10BC5">
        <w:rPr>
          <w:rFonts w:ascii="Times New Roman" w:eastAsia="微软雅黑" w:hAnsi="Times New Roman" w:cs="Times New Roman"/>
          <w:b/>
          <w:bCs/>
          <w:sz w:val="22"/>
          <w:szCs w:val="22"/>
        </w:rPr>
        <w:t>阿里巴巴</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b/>
          <w:bCs/>
          <w:sz w:val="22"/>
          <w:szCs w:val="22"/>
        </w:rPr>
        <w:t>京东</w:t>
      </w:r>
      <w:r w:rsidRPr="00D10BC5">
        <w:rPr>
          <w:rFonts w:ascii="Times New Roman" w:eastAsia="微软雅黑" w:hAnsi="Times New Roman" w:cs="Times New Roman"/>
          <w:sz w:val="22"/>
          <w:szCs w:val="22"/>
        </w:rPr>
        <w:t>均在下沉市场展开反击，投入补贴争夺价格敏感用户，并提升物流服务与购物体验来提高用户黏性。如果竞争对手成功留住大部分低价商品商家，拼多多可能失去差异化货源，市场份额下滑</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。另一方面，短视频平台</w:t>
      </w:r>
      <w:r w:rsidRPr="00D10BC5">
        <w:rPr>
          <w:rFonts w:ascii="Times New Roman" w:eastAsia="微软雅黑" w:hAnsi="Times New Roman" w:cs="Times New Roman"/>
          <w:b/>
          <w:bCs/>
          <w:sz w:val="22"/>
          <w:szCs w:val="22"/>
        </w:rPr>
        <w:t>抖音（</w:t>
      </w:r>
      <w:r w:rsidRPr="00D10BC5">
        <w:rPr>
          <w:rFonts w:ascii="Times New Roman" w:eastAsia="微软雅黑" w:hAnsi="Times New Roman" w:cs="Times New Roman"/>
          <w:b/>
          <w:bCs/>
          <w:sz w:val="22"/>
          <w:szCs w:val="22"/>
        </w:rPr>
        <w:t>TikTok</w:t>
      </w:r>
      <w:r w:rsidRPr="00D10BC5">
        <w:rPr>
          <w:rFonts w:ascii="Times New Roman" w:eastAsia="微软雅黑" w:hAnsi="Times New Roman" w:cs="Times New Roman"/>
          <w:b/>
          <w:bCs/>
          <w:sz w:val="22"/>
          <w:szCs w:val="22"/>
        </w:rPr>
        <w:t>）和快手</w:t>
      </w:r>
      <w:r w:rsidRPr="00D10BC5">
        <w:rPr>
          <w:rFonts w:ascii="Times New Roman" w:eastAsia="微软雅黑" w:hAnsi="Times New Roman" w:cs="Times New Roman"/>
          <w:sz w:val="22"/>
          <w:szCs w:val="22"/>
        </w:rPr>
        <w:t>崛起为电商新势力。大量网红</w:t>
      </w:r>
      <w:r w:rsidRPr="00D10BC5">
        <w:rPr>
          <w:rFonts w:ascii="Times New Roman" w:eastAsia="微软雅黑" w:hAnsi="Times New Roman" w:cs="Times New Roman"/>
          <w:sz w:val="22"/>
          <w:szCs w:val="22"/>
        </w:rPr>
        <w:t>KOL</w:t>
      </w:r>
      <w:r w:rsidRPr="00D10BC5">
        <w:rPr>
          <w:rFonts w:ascii="Times New Roman" w:eastAsia="微软雅黑" w:hAnsi="Times New Roman" w:cs="Times New Roman"/>
          <w:sz w:val="22"/>
          <w:szCs w:val="22"/>
        </w:rPr>
        <w:t>在短视频平台精选商品推荐，形成内容带货新模式</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。消费者对主播推荐的信任度使得抖音电商</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高速增长，分流了用户时间和购买力。这对主打社交和性价比的拼多多构成</w:t>
      </w:r>
      <w:r w:rsidRPr="00D10BC5">
        <w:rPr>
          <w:rFonts w:ascii="Times New Roman" w:eastAsia="微软雅黑" w:hAnsi="Times New Roman" w:cs="Times New Roman"/>
          <w:b/>
          <w:bCs/>
          <w:sz w:val="22"/>
          <w:szCs w:val="22"/>
        </w:rPr>
        <w:t>间接竞争</w:t>
      </w:r>
      <w:r w:rsidRPr="00D10BC5">
        <w:rPr>
          <w:rFonts w:ascii="Times New Roman" w:eastAsia="微软雅黑" w:hAnsi="Times New Roman" w:cs="Times New Roman"/>
          <w:sz w:val="22"/>
          <w:szCs w:val="22"/>
        </w:rPr>
        <w:t>。同时，随着中国消费升级，中产人群对品质和配送时效要求提高，</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次日达</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甚至</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当日达</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正成为电商重要竞争点</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。京东凭借自营物流在这方面优势明显，而拼多多以第三方物流为主，配送时效略逊。如果未来主流消费趋向追求</w:t>
      </w:r>
      <w:r w:rsidRPr="00D10BC5">
        <w:rPr>
          <w:rFonts w:ascii="Times New Roman" w:eastAsia="微软雅黑" w:hAnsi="Times New Roman" w:cs="Times New Roman"/>
          <w:b/>
          <w:bCs/>
          <w:sz w:val="22"/>
          <w:szCs w:val="22"/>
        </w:rPr>
        <w:t>快速配送和品牌保障</w:t>
      </w:r>
      <w:r w:rsidRPr="00D10BC5">
        <w:rPr>
          <w:rFonts w:ascii="Times New Roman" w:eastAsia="微软雅黑" w:hAnsi="Times New Roman" w:cs="Times New Roman"/>
          <w:sz w:val="22"/>
          <w:szCs w:val="22"/>
        </w:rPr>
        <w:t>，拼多多恐在高端市场失利。</w:t>
      </w:r>
    </w:p>
    <w:p w14:paraId="0EB3CE71"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盈利可持续性与业务多元化风险</w:t>
      </w:r>
      <w:r w:rsidRPr="00D10BC5">
        <w:rPr>
          <w:rFonts w:ascii="Times New Roman" w:eastAsia="微软雅黑" w:hAnsi="Times New Roman" w:cs="Times New Roman"/>
          <w:sz w:val="22"/>
          <w:szCs w:val="22"/>
        </w:rPr>
        <w:t>：拼多多当前的高利润率能否持续存在不确定性。为保持用户增长，公司过去两年逐步降低营销费率，占营收比从</w:t>
      </w:r>
      <w:r w:rsidRPr="00D10BC5">
        <w:rPr>
          <w:rFonts w:ascii="Times New Roman" w:eastAsia="微软雅黑" w:hAnsi="Times New Roman" w:cs="Times New Roman"/>
          <w:sz w:val="22"/>
          <w:szCs w:val="22"/>
        </w:rPr>
        <w:t>2020</w:t>
      </w:r>
      <w:r w:rsidRPr="00D10BC5">
        <w:rPr>
          <w:rFonts w:ascii="Times New Roman" w:eastAsia="微软雅黑" w:hAnsi="Times New Roman" w:cs="Times New Roman"/>
          <w:sz w:val="22"/>
          <w:szCs w:val="22"/>
        </w:rPr>
        <w:t>年的近</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降至</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年的约</w:t>
      </w:r>
      <w:r w:rsidRPr="00D10BC5">
        <w:rPr>
          <w:rFonts w:ascii="Times New Roman" w:eastAsia="微软雅黑" w:hAnsi="Times New Roman" w:cs="Times New Roman"/>
          <w:sz w:val="22"/>
          <w:szCs w:val="22"/>
        </w:rPr>
        <w:t>42%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。但在竞争加剧和开拓海外市场的背景下，拼多多可能被迫重新加大补贴和营销投入，从而</w:t>
      </w:r>
      <w:r w:rsidRPr="00D10BC5">
        <w:rPr>
          <w:rFonts w:ascii="Times New Roman" w:eastAsia="微软雅黑" w:hAnsi="Times New Roman" w:cs="Times New Roman"/>
          <w:b/>
          <w:bCs/>
          <w:sz w:val="22"/>
          <w:szCs w:val="22"/>
        </w:rPr>
        <w:t>牺牲部分利润率</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。尤其</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处于烧钱扩张期，其巨额补贴和物流成本导致海外业务短期内严重亏损，何时盈利尚不可知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。如果</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增速放缓或亏损长期持续，会拖累拼多多整体利润增速</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。另外，多多买菜等新业务的盈利拐点也不明朗，如果社区团购业务发展不及预期，可能出现减值或退出的情况</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。业务多元化虽拓宽成长空间，但也带来了</w:t>
      </w:r>
      <w:r w:rsidRPr="00D10BC5">
        <w:rPr>
          <w:rFonts w:ascii="Times New Roman" w:eastAsia="微软雅黑" w:hAnsi="Times New Roman" w:cs="Times New Roman"/>
          <w:b/>
          <w:bCs/>
          <w:sz w:val="22"/>
          <w:szCs w:val="22"/>
        </w:rPr>
        <w:t>管理和执行风险</w:t>
      </w:r>
      <w:r w:rsidRPr="00D10BC5">
        <w:rPr>
          <w:rFonts w:ascii="Times New Roman" w:eastAsia="微软雅黑" w:hAnsi="Times New Roman" w:cs="Times New Roman"/>
          <w:sz w:val="22"/>
          <w:szCs w:val="22"/>
        </w:rPr>
        <w:t>。</w:t>
      </w:r>
    </w:p>
    <w:p w14:paraId="23037768" w14:textId="77777777" w:rsidR="00D10BC5" w:rsidRPr="00D10BC5" w:rsidRDefault="00D10BC5">
      <w:pPr>
        <w:numPr>
          <w:ilvl w:val="0"/>
          <w:numId w:val="161"/>
        </w:num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宏观经济与消费周期</w:t>
      </w:r>
      <w:r w:rsidRPr="00D10BC5">
        <w:rPr>
          <w:rFonts w:ascii="Times New Roman" w:eastAsia="微软雅黑" w:hAnsi="Times New Roman" w:cs="Times New Roman"/>
          <w:sz w:val="22"/>
          <w:szCs w:val="22"/>
        </w:rPr>
        <w:t>：作为可选消费品电商平台，拼多多业绩与宏观环境和消费信心密切相关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。当前中国经济增速放缓，房地产市场低迷导致居民</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财富效</w:t>
      </w:r>
      <w:r w:rsidRPr="00D10BC5">
        <w:rPr>
          <w:rFonts w:ascii="Times New Roman" w:eastAsia="微软雅黑" w:hAnsi="Times New Roman" w:cs="Times New Roman"/>
          <w:sz w:val="22"/>
          <w:szCs w:val="22"/>
        </w:rPr>
        <w:lastRenderedPageBreak/>
        <w:t>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减弱，消费者变得更加谨慎储蓄，非必需品支出意愿下降</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。今年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月中国出现</w:t>
      </w:r>
      <w:r w:rsidRPr="00D10BC5">
        <w:rPr>
          <w:rFonts w:ascii="Times New Roman" w:eastAsia="微软雅黑" w:hAnsi="Times New Roman" w:cs="Times New Roman"/>
          <w:sz w:val="22"/>
          <w:szCs w:val="22"/>
        </w:rPr>
        <w:t>13</w:t>
      </w:r>
      <w:r w:rsidRPr="00D10BC5">
        <w:rPr>
          <w:rFonts w:ascii="Times New Roman" w:eastAsia="微软雅黑" w:hAnsi="Times New Roman" w:cs="Times New Roman"/>
          <w:sz w:val="22"/>
          <w:szCs w:val="22"/>
        </w:rPr>
        <w:t>个月来首次通货紧缩（</w:t>
      </w:r>
      <w:r w:rsidRPr="00D10BC5">
        <w:rPr>
          <w:rFonts w:ascii="Times New Roman" w:eastAsia="微软雅黑" w:hAnsi="Times New Roman" w:cs="Times New Roman"/>
          <w:sz w:val="22"/>
          <w:szCs w:val="22"/>
        </w:rPr>
        <w:t>CPI</w:t>
      </w:r>
      <w:r w:rsidRPr="00D10BC5">
        <w:rPr>
          <w:rFonts w:ascii="Times New Roman" w:eastAsia="微软雅黑" w:hAnsi="Times New Roman" w:cs="Times New Roman"/>
          <w:sz w:val="22"/>
          <w:szCs w:val="22"/>
        </w:rPr>
        <w:t>同比下降），表明内需疲软</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。消费信心脆弱可能拖累拼多多</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增长，特别是中高价商品的销售</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。若未来国内经济刺激政策力度不足，消费复苏放缓，拼多多面临</w:t>
      </w:r>
      <w:r w:rsidRPr="00D10BC5">
        <w:rPr>
          <w:rFonts w:ascii="Times New Roman" w:eastAsia="微软雅黑" w:hAnsi="Times New Roman" w:cs="Times New Roman"/>
          <w:b/>
          <w:bCs/>
          <w:sz w:val="22"/>
          <w:szCs w:val="22"/>
        </w:rPr>
        <w:t>增速下滑</w:t>
      </w:r>
      <w:r w:rsidRPr="00D10BC5">
        <w:rPr>
          <w:rFonts w:ascii="Times New Roman" w:eastAsia="微软雅黑" w:hAnsi="Times New Roman" w:cs="Times New Roman"/>
          <w:sz w:val="22"/>
          <w:szCs w:val="22"/>
        </w:rPr>
        <w:t>的风险。此外，全球范围内通胀和高利率环境可能压制资本市场对高增长科技股的估值偏好，一旦市场风险偏好下降，中概股股价可能遭遇情绪面冲击。投资者需对宏观波动保持警惕，关注国内消费刺激政策和国际宏观环境的变化。</w:t>
      </w:r>
    </w:p>
    <w:p w14:paraId="570886A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综上所述，拼多多的风险主要集中在外部政策环境和行业竞争格局变化上。地缘政治和国内监管的不确定性属于</w:t>
      </w:r>
      <w:r w:rsidRPr="00D10BC5">
        <w:rPr>
          <w:rFonts w:ascii="Times New Roman" w:eastAsia="微软雅黑" w:hAnsi="Times New Roman" w:cs="Times New Roman"/>
          <w:b/>
          <w:bCs/>
          <w:sz w:val="22"/>
          <w:szCs w:val="22"/>
        </w:rPr>
        <w:t>系统性风险</w:t>
      </w:r>
      <w:r w:rsidRPr="00D10BC5">
        <w:rPr>
          <w:rFonts w:ascii="Times New Roman" w:eastAsia="微软雅黑" w:hAnsi="Times New Roman" w:cs="Times New Roman"/>
          <w:sz w:val="22"/>
          <w:szCs w:val="22"/>
        </w:rPr>
        <w:t>，短期难以消除；行业竞争和自身业务执行则是</w:t>
      </w:r>
      <w:r w:rsidRPr="00D10BC5">
        <w:rPr>
          <w:rFonts w:ascii="Times New Roman" w:eastAsia="微软雅黑" w:hAnsi="Times New Roman" w:cs="Times New Roman"/>
          <w:b/>
          <w:bCs/>
          <w:sz w:val="22"/>
          <w:szCs w:val="22"/>
        </w:rPr>
        <w:t>公司特定风险</w:t>
      </w:r>
      <w:r w:rsidRPr="00D10BC5">
        <w:rPr>
          <w:rFonts w:ascii="Times New Roman" w:eastAsia="微软雅黑" w:hAnsi="Times New Roman" w:cs="Times New Roman"/>
          <w:sz w:val="22"/>
          <w:szCs w:val="22"/>
        </w:rPr>
        <w:t>，需要管理层审慎应对。在投资拼多多时，应有充分的风险缓冲预案，并密切跟踪上述风险因素的发展。</w:t>
      </w:r>
    </w:p>
    <w:p w14:paraId="7D22A582"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竞争对比</w:t>
      </w:r>
    </w:p>
    <w:p w14:paraId="35345B32"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行业格局</w:t>
      </w:r>
      <w:r w:rsidRPr="00D10BC5">
        <w:rPr>
          <w:rFonts w:ascii="Times New Roman" w:eastAsia="微软雅黑" w:hAnsi="Times New Roman" w:cs="Times New Roman"/>
          <w:sz w:val="22"/>
          <w:szCs w:val="22"/>
        </w:rPr>
        <w:t>：拼多多与阿里巴巴、京东构成中国电商市场的三巨头，各自拥有不同的定位和优势。拼多多以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低价</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社交</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著称，在下沉市场和价格敏感用户中渗透率极高；阿里巴巴则经营淘宝</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天猫等平台，品类最丰富且拥有最多的高消费客群；京东侧重自营与正品行货，物流配送快速可靠，在一二线城市和高品质消费领域领先。除此之外，美团、抖音等也在细分领域分羹电商流量。在这个竞争格局中，拼多多近年来异军突起，凭借创新模式获取了</w:t>
      </w:r>
      <w:r w:rsidRPr="00D10BC5">
        <w:rPr>
          <w:rFonts w:ascii="Times New Roman" w:eastAsia="微软雅黑" w:hAnsi="Times New Roman" w:cs="Times New Roman"/>
          <w:sz w:val="22"/>
          <w:szCs w:val="22"/>
        </w:rPr>
        <w:t>最大规模的用户群</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，但在用户粘性和高端市场上仍面对强劲对手。</w:t>
      </w:r>
    </w:p>
    <w:p w14:paraId="349B677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拼多多</w:t>
      </w:r>
      <w:r w:rsidRPr="00D10BC5">
        <w:rPr>
          <w:rFonts w:ascii="Times New Roman" w:eastAsia="微软雅黑" w:hAnsi="Times New Roman" w:cs="Times New Roman"/>
          <w:b/>
          <w:bCs/>
          <w:sz w:val="22"/>
          <w:szCs w:val="22"/>
        </w:rPr>
        <w:t xml:space="preserve"> vs </w:t>
      </w:r>
      <w:r w:rsidRPr="00D10BC5">
        <w:rPr>
          <w:rFonts w:ascii="Times New Roman" w:eastAsia="微软雅黑" w:hAnsi="Times New Roman" w:cs="Times New Roman"/>
          <w:b/>
          <w:bCs/>
          <w:sz w:val="22"/>
          <w:szCs w:val="22"/>
        </w:rPr>
        <w:t>阿里巴巴</w:t>
      </w:r>
      <w:r w:rsidRPr="00D10BC5">
        <w:rPr>
          <w:rFonts w:ascii="Times New Roman" w:eastAsia="微软雅黑" w:hAnsi="Times New Roman" w:cs="Times New Roman"/>
          <w:sz w:val="22"/>
          <w:szCs w:val="22"/>
        </w:rPr>
        <w:t>：阿里巴巴拥有公认的</w:t>
      </w:r>
      <w:r w:rsidRPr="00D10BC5">
        <w:rPr>
          <w:rFonts w:ascii="Times New Roman" w:eastAsia="微软雅黑" w:hAnsi="Times New Roman" w:cs="Times New Roman"/>
          <w:b/>
          <w:bCs/>
          <w:sz w:val="22"/>
          <w:szCs w:val="22"/>
        </w:rPr>
        <w:t>宽护城河</w:t>
      </w:r>
      <w:r w:rsidRPr="00D10BC5">
        <w:rPr>
          <w:rFonts w:ascii="Times New Roman" w:eastAsia="微软雅黑" w:hAnsi="Times New Roman" w:cs="Times New Roman"/>
          <w:sz w:val="22"/>
          <w:szCs w:val="22"/>
        </w:rPr>
        <w:t>，其生态体系涵盖购物、支付、云计算等，用户黏性强且商业化能力极高。阿里的变现率（营收</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）显著高于拼多多，</w:t>
      </w:r>
      <w:r w:rsidRPr="00D10BC5">
        <w:rPr>
          <w:rFonts w:ascii="Times New Roman" w:eastAsia="微软雅黑" w:hAnsi="Times New Roman" w:cs="Times New Roman"/>
          <w:sz w:val="22"/>
          <w:szCs w:val="22"/>
        </w:rPr>
        <w:t>2022</w:t>
      </w:r>
      <w:r w:rsidRPr="00D10BC5">
        <w:rPr>
          <w:rFonts w:ascii="Times New Roman" w:eastAsia="微软雅黑" w:hAnsi="Times New Roman" w:cs="Times New Roman"/>
          <w:sz w:val="22"/>
          <w:szCs w:val="22"/>
        </w:rPr>
        <w:t>年阿里非</w:t>
      </w:r>
      <w:r w:rsidRPr="00D10BC5">
        <w:rPr>
          <w:rFonts w:ascii="Times New Roman" w:eastAsia="微软雅黑" w:hAnsi="Times New Roman" w:cs="Times New Roman"/>
          <w:sz w:val="22"/>
          <w:szCs w:val="22"/>
        </w:rPr>
        <w:t>GAAP EBITDA/GMV</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，而拼多多约</w:t>
      </w:r>
      <w:r w:rsidRPr="00D10BC5">
        <w:rPr>
          <w:rFonts w:ascii="Times New Roman" w:eastAsia="微软雅黑" w:hAnsi="Times New Roman" w:cs="Times New Roman"/>
          <w:sz w:val="22"/>
          <w:szCs w:val="22"/>
        </w:rPr>
        <w:t>1.2%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。晨星预计即使到</w:t>
      </w:r>
      <w:r w:rsidRPr="00D10BC5">
        <w:rPr>
          <w:rFonts w:ascii="Times New Roman" w:eastAsia="微软雅黑" w:hAnsi="Times New Roman" w:cs="Times New Roman"/>
          <w:sz w:val="22"/>
          <w:szCs w:val="22"/>
        </w:rPr>
        <w:t>2030</w:t>
      </w:r>
      <w:r w:rsidRPr="00D10BC5">
        <w:rPr>
          <w:rFonts w:ascii="Times New Roman" w:eastAsia="微软雅黑" w:hAnsi="Times New Roman" w:cs="Times New Roman"/>
          <w:sz w:val="22"/>
          <w:szCs w:val="22"/>
        </w:rPr>
        <w:t>年，拼多多该指标提升至</w:t>
      </w:r>
      <w:r w:rsidRPr="00D10BC5">
        <w:rPr>
          <w:rFonts w:ascii="Times New Roman" w:eastAsia="微软雅黑" w:hAnsi="Times New Roman" w:cs="Times New Roman"/>
          <w:sz w:val="22"/>
          <w:szCs w:val="22"/>
        </w:rPr>
        <w:t>1.6%</w:t>
      </w:r>
      <w:r w:rsidRPr="00D10BC5">
        <w:rPr>
          <w:rFonts w:ascii="Times New Roman" w:eastAsia="微软雅黑" w:hAnsi="Times New Roman" w:cs="Times New Roman"/>
          <w:sz w:val="22"/>
          <w:szCs w:val="22"/>
        </w:rPr>
        <w:t>仍低于阿里</w:t>
      </w:r>
      <w:r w:rsidRPr="00D10BC5">
        <w:rPr>
          <w:rFonts w:ascii="Times New Roman" w:eastAsia="微软雅黑" w:hAnsi="Times New Roman" w:cs="Times New Roman"/>
          <w:sz w:val="22"/>
          <w:szCs w:val="22"/>
        </w:rPr>
        <w:t>2.4%</w:t>
      </w:r>
      <w:r w:rsidRPr="00D10BC5">
        <w:rPr>
          <w:rFonts w:ascii="Times New Roman" w:eastAsia="微软雅黑" w:hAnsi="Times New Roman" w:cs="Times New Roman"/>
          <w:sz w:val="22"/>
          <w:szCs w:val="22"/>
        </w:rPr>
        <w:t>的水平</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。这反映出阿里在高端品牌和大额消费上更具掌控力，</w:t>
      </w:r>
      <w:r w:rsidRPr="00D10BC5">
        <w:rPr>
          <w:rFonts w:ascii="Times New Roman" w:eastAsia="微软雅黑" w:hAnsi="Times New Roman" w:cs="Times New Roman"/>
          <w:b/>
          <w:bCs/>
          <w:sz w:val="22"/>
          <w:szCs w:val="22"/>
        </w:rPr>
        <w:t>用户客单价</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商家收费</w:t>
      </w:r>
      <w:r w:rsidRPr="00D10BC5">
        <w:rPr>
          <w:rFonts w:ascii="Times New Roman" w:eastAsia="微软雅黑" w:hAnsi="Times New Roman" w:cs="Times New Roman"/>
          <w:sz w:val="22"/>
          <w:szCs w:val="22"/>
        </w:rPr>
        <w:t>均高于拼多多。此外，阿里在技术、物流和金融服务上的布局，使其平台黏性难以撼动。不过，拼多多也在迎头赶上：其活跃买家数已超阿里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，订单量增长更是迅猛（</w:t>
      </w:r>
      <w:r w:rsidRPr="00D10BC5">
        <w:rPr>
          <w:rFonts w:ascii="Times New Roman" w:eastAsia="微软雅黑" w:hAnsi="Times New Roman" w:cs="Times New Roman"/>
          <w:sz w:val="22"/>
          <w:szCs w:val="22"/>
        </w:rPr>
        <w:t>2019-2021</w:t>
      </w:r>
      <w:r w:rsidRPr="00D10BC5">
        <w:rPr>
          <w:rFonts w:ascii="Times New Roman" w:eastAsia="微软雅黑" w:hAnsi="Times New Roman" w:cs="Times New Roman"/>
          <w:sz w:val="22"/>
          <w:szCs w:val="22"/>
        </w:rPr>
        <w:t>年订单量年复合增速</w:t>
      </w:r>
      <w:r w:rsidRPr="00D10BC5">
        <w:rPr>
          <w:rFonts w:ascii="Times New Roman" w:eastAsia="微软雅黑" w:hAnsi="Times New Roman" w:cs="Times New Roman"/>
          <w:sz w:val="22"/>
          <w:szCs w:val="22"/>
        </w:rPr>
        <w:t>76%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）。拼多多通过</w:t>
      </w:r>
      <w:r w:rsidRPr="00D10BC5">
        <w:rPr>
          <w:rFonts w:ascii="Times New Roman" w:eastAsia="微软雅黑" w:hAnsi="Times New Roman" w:cs="Times New Roman"/>
          <w:b/>
          <w:bCs/>
          <w:sz w:val="22"/>
          <w:szCs w:val="22"/>
        </w:rPr>
        <w:t>社交网络效应</w:t>
      </w:r>
      <w:r w:rsidRPr="00D10BC5">
        <w:rPr>
          <w:rFonts w:ascii="Times New Roman" w:eastAsia="微软雅黑" w:hAnsi="Times New Roman" w:cs="Times New Roman"/>
          <w:sz w:val="22"/>
          <w:szCs w:val="22"/>
        </w:rPr>
        <w:t>形成了自己的窄护城河：海</w:t>
      </w:r>
      <w:r w:rsidRPr="00D10BC5">
        <w:rPr>
          <w:rFonts w:ascii="Times New Roman" w:eastAsia="微软雅黑" w:hAnsi="Times New Roman" w:cs="Times New Roman"/>
          <w:sz w:val="22"/>
          <w:szCs w:val="22"/>
        </w:rPr>
        <w:lastRenderedPageBreak/>
        <w:t>量买家吸引更多商家入驻竞争，使商品品类更丰富、价格更低，又反过来吸引更多买家，周而复始</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。阿里近年增速放缓，在下沉市场也受到拼多多挑战。综上，阿里优势在于</w:t>
      </w:r>
      <w:r w:rsidRPr="00D10BC5">
        <w:rPr>
          <w:rFonts w:ascii="Times New Roman" w:eastAsia="微软雅黑" w:hAnsi="Times New Roman" w:cs="Times New Roman"/>
          <w:b/>
          <w:bCs/>
          <w:sz w:val="22"/>
          <w:szCs w:val="22"/>
        </w:rPr>
        <w:t>高消费市场</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盈利能力</w:t>
      </w:r>
      <w:r w:rsidRPr="00D10BC5">
        <w:rPr>
          <w:rFonts w:ascii="Times New Roman" w:eastAsia="微软雅黑" w:hAnsi="Times New Roman" w:cs="Times New Roman"/>
          <w:sz w:val="22"/>
          <w:szCs w:val="22"/>
        </w:rPr>
        <w:t>，拼多多优势在于</w:t>
      </w:r>
      <w:r w:rsidRPr="00D10BC5">
        <w:rPr>
          <w:rFonts w:ascii="Times New Roman" w:eastAsia="微软雅黑" w:hAnsi="Times New Roman" w:cs="Times New Roman"/>
          <w:b/>
          <w:bCs/>
          <w:sz w:val="22"/>
          <w:szCs w:val="22"/>
        </w:rPr>
        <w:t>用户规模</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社交流量</w:t>
      </w:r>
      <w:r w:rsidRPr="00D10BC5">
        <w:rPr>
          <w:rFonts w:ascii="Times New Roman" w:eastAsia="微软雅黑" w:hAnsi="Times New Roman" w:cs="Times New Roman"/>
          <w:sz w:val="22"/>
          <w:szCs w:val="22"/>
        </w:rPr>
        <w:t>，二者正各自补足短板。当前资本市场亦更青睐增长更快的拼多多，给予阿里的估值溢价已大幅收窄。</w:t>
      </w:r>
    </w:p>
    <w:p w14:paraId="48DCA242"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拼多多</w:t>
      </w:r>
      <w:r w:rsidRPr="00D10BC5">
        <w:rPr>
          <w:rFonts w:ascii="Times New Roman" w:eastAsia="微软雅黑" w:hAnsi="Times New Roman" w:cs="Times New Roman"/>
          <w:b/>
          <w:bCs/>
          <w:sz w:val="22"/>
          <w:szCs w:val="22"/>
        </w:rPr>
        <w:t xml:space="preserve"> vs </w:t>
      </w:r>
      <w:r w:rsidRPr="00D10BC5">
        <w:rPr>
          <w:rFonts w:ascii="Times New Roman" w:eastAsia="微软雅黑" w:hAnsi="Times New Roman" w:cs="Times New Roman"/>
          <w:b/>
          <w:bCs/>
          <w:sz w:val="22"/>
          <w:szCs w:val="22"/>
        </w:rPr>
        <w:t>京东</w:t>
      </w:r>
      <w:r w:rsidRPr="00D10BC5">
        <w:rPr>
          <w:rFonts w:ascii="Times New Roman" w:eastAsia="微软雅黑" w:hAnsi="Times New Roman" w:cs="Times New Roman"/>
          <w:sz w:val="22"/>
          <w:szCs w:val="22"/>
        </w:rPr>
        <w:t>：京东在消费者心目中的定位是</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正品行货、配送迅速</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。其自建物流体系和供应链是核心护城河，保证了高品质服务和高履约效率，这是拼多多所不具备的无形资产</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。随着中国中产阶级壮大、消费升级，京东在</w:t>
      </w:r>
      <w:r w:rsidRPr="00D10BC5">
        <w:rPr>
          <w:rFonts w:ascii="Times New Roman" w:eastAsia="微软雅黑" w:hAnsi="Times New Roman" w:cs="Times New Roman"/>
          <w:b/>
          <w:bCs/>
          <w:sz w:val="22"/>
          <w:szCs w:val="22"/>
        </w:rPr>
        <w:t>3C</w:t>
      </w:r>
      <w:r w:rsidRPr="00D10BC5">
        <w:rPr>
          <w:rFonts w:ascii="Times New Roman" w:eastAsia="微软雅黑" w:hAnsi="Times New Roman" w:cs="Times New Roman"/>
          <w:b/>
          <w:bCs/>
          <w:sz w:val="22"/>
          <w:szCs w:val="22"/>
        </w:rPr>
        <w:t>数码、电器等中高价品类拥有明显优势，而这些品类正是拼多多努力渗透的方向</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。近年来京东也开始下沉，用</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京喜</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等业务对抗拼多多的低价策略。但在总体用户规模上，京东活跃买家数（约</w:t>
      </w:r>
      <w:r w:rsidRPr="00D10BC5">
        <w:rPr>
          <w:rFonts w:ascii="Times New Roman" w:eastAsia="微软雅黑" w:hAnsi="Times New Roman" w:cs="Times New Roman"/>
          <w:b/>
          <w:bCs/>
          <w:sz w:val="22"/>
          <w:szCs w:val="22"/>
        </w:rPr>
        <w:t>5</w:t>
      </w:r>
      <w:r w:rsidRPr="00D10BC5">
        <w:rPr>
          <w:rFonts w:ascii="Times New Roman" w:eastAsia="微软雅黑" w:hAnsi="Times New Roman" w:cs="Times New Roman"/>
          <w:b/>
          <w:bCs/>
          <w:sz w:val="22"/>
          <w:szCs w:val="22"/>
        </w:rPr>
        <w:t>亿）仍远少于拼多多的</w:t>
      </w:r>
      <w:r w:rsidRPr="00D10BC5">
        <w:rPr>
          <w:rFonts w:ascii="Times New Roman" w:eastAsia="微软雅黑" w:hAnsi="Times New Roman" w:cs="Times New Roman"/>
          <w:b/>
          <w:bCs/>
          <w:sz w:val="22"/>
          <w:szCs w:val="22"/>
        </w:rPr>
        <w:t>8</w:t>
      </w:r>
      <w:r w:rsidRPr="00D10BC5">
        <w:rPr>
          <w:rFonts w:ascii="Times New Roman" w:eastAsia="微软雅黑" w:hAnsi="Times New Roman" w:cs="Times New Roman"/>
          <w:b/>
          <w:bCs/>
          <w:sz w:val="22"/>
          <w:szCs w:val="22"/>
        </w:rPr>
        <w:t>亿</w:t>
      </w:r>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。京东的年交易额</w:t>
      </w:r>
      <w:r w:rsidRPr="00D10BC5">
        <w:rPr>
          <w:rFonts w:ascii="Times New Roman" w:eastAsia="微软雅黑" w:hAnsi="Times New Roman" w:cs="Times New Roman"/>
          <w:b/>
          <w:bCs/>
          <w:sz w:val="22"/>
          <w:szCs w:val="22"/>
        </w:rPr>
        <w:t>GMV</w:t>
      </w:r>
      <w:r w:rsidRPr="00D10BC5">
        <w:rPr>
          <w:rFonts w:ascii="Times New Roman" w:eastAsia="微软雅黑" w:hAnsi="Times New Roman" w:cs="Times New Roman"/>
          <w:b/>
          <w:bCs/>
          <w:sz w:val="22"/>
          <w:szCs w:val="22"/>
        </w:rPr>
        <w:t>略高于拼多多，但增长已趋缓：据估算近期京东</w:t>
      </w:r>
      <w:r w:rsidRPr="00D10BC5">
        <w:rPr>
          <w:rFonts w:ascii="Times New Roman" w:eastAsia="微软雅黑" w:hAnsi="Times New Roman" w:cs="Times New Roman"/>
          <w:b/>
          <w:bCs/>
          <w:sz w:val="22"/>
          <w:szCs w:val="22"/>
        </w:rPr>
        <w:t>GMV</w:t>
      </w:r>
      <w:r w:rsidRPr="00D10BC5">
        <w:rPr>
          <w:rFonts w:ascii="Times New Roman" w:eastAsia="微软雅黑" w:hAnsi="Times New Roman" w:cs="Times New Roman"/>
          <w:b/>
          <w:bCs/>
          <w:sz w:val="22"/>
          <w:szCs w:val="22"/>
        </w:rPr>
        <w:t>同比增幅仅为</w:t>
      </w:r>
      <w:r w:rsidRPr="00D10BC5">
        <w:rPr>
          <w:rFonts w:ascii="Times New Roman" w:eastAsia="微软雅黑" w:hAnsi="Times New Roman" w:cs="Times New Roman"/>
          <w:sz w:val="22"/>
          <w:szCs w:val="22"/>
        </w:rPr>
        <w:t>个位数</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，而拼多多仍有</w:t>
      </w:r>
      <w:r w:rsidRPr="00D10BC5">
        <w:rPr>
          <w:rFonts w:ascii="Times New Roman" w:eastAsia="微软雅黑" w:hAnsi="Times New Roman" w:cs="Times New Roman"/>
          <w:b/>
          <w:bCs/>
          <w:sz w:val="22"/>
          <w:szCs w:val="22"/>
        </w:rPr>
        <w:t>20%+</w:t>
      </w:r>
      <w:r w:rsidRPr="00D10BC5">
        <w:rPr>
          <w:rFonts w:ascii="Times New Roman" w:eastAsia="微软雅黑" w:hAnsi="Times New Roman" w:cs="Times New Roman"/>
          <w:b/>
          <w:bCs/>
          <w:sz w:val="22"/>
          <w:szCs w:val="22"/>
        </w:rPr>
        <w:t>的增速</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Equity Report_PDD.pdf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。在盈利上，京东净利率仅</w:t>
      </w:r>
      <w:r w:rsidRPr="00D10BC5">
        <w:rPr>
          <w:rFonts w:ascii="Times New Roman" w:eastAsia="微软雅黑" w:hAnsi="Times New Roman" w:cs="Times New Roman"/>
          <w:b/>
          <w:bCs/>
          <w:sz w:val="22"/>
          <w:szCs w:val="22"/>
        </w:rPr>
        <w:t>3-4%</w:t>
      </w:r>
      <w:r w:rsidRPr="00D10BC5">
        <w:rPr>
          <w:rFonts w:ascii="Times New Roman" w:eastAsia="微软雅黑" w:hAnsi="Times New Roman" w:cs="Times New Roman"/>
          <w:b/>
          <w:bCs/>
          <w:sz w:val="22"/>
          <w:szCs w:val="22"/>
        </w:rPr>
        <w:t>，远低于拼多多近</w:t>
      </w:r>
      <w:r w:rsidRPr="00D10BC5">
        <w:rPr>
          <w:rFonts w:ascii="Times New Roman" w:eastAsia="微软雅黑" w:hAnsi="Times New Roman" w:cs="Times New Roman"/>
          <w:b/>
          <w:bCs/>
          <w:sz w:val="22"/>
          <w:szCs w:val="22"/>
        </w:rPr>
        <w:t>30%</w:t>
      </w:r>
      <w:r w:rsidRPr="00D10BC5">
        <w:rPr>
          <w:rFonts w:ascii="Times New Roman" w:eastAsia="微软雅黑" w:hAnsi="Times New Roman" w:cs="Times New Roman"/>
          <w:b/>
          <w:bCs/>
          <w:sz w:val="22"/>
          <w:szCs w:val="22"/>
        </w:rPr>
        <w:t>的水平。这是因为京东重资产模式下成本结构较重（履约费用占比高）。市场也给予京东较低的估值倍数，目前</w:t>
      </w:r>
      <w:r w:rsidRPr="00D10BC5">
        <w:rPr>
          <w:rFonts w:ascii="Times New Roman" w:eastAsia="微软雅黑" w:hAnsi="Times New Roman" w:cs="Times New Roman"/>
          <w:b/>
          <w:bCs/>
          <w:sz w:val="22"/>
          <w:szCs w:val="22"/>
        </w:rPr>
        <w:t>P/E</w:t>
      </w:r>
      <w:r w:rsidRPr="00D10BC5">
        <w:rPr>
          <w:rFonts w:ascii="Times New Roman" w:eastAsia="微软雅黑" w:hAnsi="Times New Roman" w:cs="Times New Roman"/>
          <w:b/>
          <w:bCs/>
          <w:sz w:val="22"/>
          <w:szCs w:val="22"/>
        </w:rPr>
        <w:t>约</w:t>
      </w:r>
      <w:r w:rsidRPr="00D10BC5">
        <w:rPr>
          <w:rFonts w:ascii="Times New Roman" w:eastAsia="微软雅黑" w:hAnsi="Times New Roman" w:cs="Times New Roman"/>
          <w:b/>
          <w:bCs/>
          <w:sz w:val="22"/>
          <w:szCs w:val="22"/>
        </w:rPr>
        <w:t>12</w:t>
      </w:r>
      <w:r w:rsidRPr="00D10BC5">
        <w:rPr>
          <w:rFonts w:ascii="Times New Roman" w:eastAsia="微软雅黑" w:hAnsi="Times New Roman" w:cs="Times New Roman"/>
          <w:b/>
          <w:bCs/>
          <w:sz w:val="22"/>
          <w:szCs w:val="22"/>
        </w:rPr>
        <w:t>倍，与拼多多相当</w:t>
      </w:r>
      <w:r w:rsidRPr="00D10BC5">
        <w:rPr>
          <w:rFonts w:ascii="Times New Roman" w:eastAsia="微软雅黑" w:hAnsi="Times New Roman" w:cs="Times New Roman"/>
          <w:b/>
          <w:bCs/>
          <w:sz w:val="22"/>
          <w:szCs w:val="22"/>
        </w:rPr>
        <w:t xml:space="preserve"> (</w:t>
      </w:r>
      <w:hyperlink w:history="1">
        <w:r w:rsidRPr="00D10BC5">
          <w:rPr>
            <w:rStyle w:val="af0"/>
            <w:rFonts w:ascii="Times New Roman" w:eastAsia="微软雅黑" w:hAnsi="Times New Roman" w:cs="Times New Roman"/>
            <w:b/>
            <w:bCs/>
            <w:sz w:val="22"/>
            <w:szCs w:val="22"/>
          </w:rPr>
          <w:t>PDD_2025-03-19.pdf</w:t>
        </w:r>
      </w:hyperlink>
      <w:r w:rsidRPr="00D10BC5">
        <w:rPr>
          <w:rFonts w:ascii="Times New Roman" w:eastAsia="微软雅黑" w:hAnsi="Times New Roman" w:cs="Times New Roman"/>
          <w:b/>
          <w:bCs/>
          <w:sz w:val="22"/>
          <w:szCs w:val="22"/>
        </w:rPr>
        <w:t>)</w:t>
      </w:r>
      <w:r w:rsidRPr="00D10BC5">
        <w:rPr>
          <w:rFonts w:ascii="Times New Roman" w:eastAsia="微软雅黑" w:hAnsi="Times New Roman" w:cs="Times New Roman"/>
          <w:b/>
          <w:bCs/>
          <w:sz w:val="22"/>
          <w:szCs w:val="22"/>
        </w:rPr>
        <w:t>。综合来看，京东强在品质与服务，适合追求可靠和效率的客户群；拼多多强在价格和社交，锁定注重性价比的群体。两者在不同细分市场各擅胜场，未来的竞争焦点将是对彼此腹地的渗透</w:t>
      </w:r>
      <w:r w:rsidRPr="00D10BC5">
        <w:rPr>
          <w:rFonts w:ascii="Times New Roman" w:eastAsia="微软雅黑" w:hAnsi="Times New Roman" w:cs="Times New Roman"/>
          <w:sz w:val="22"/>
          <w:szCs w:val="22"/>
        </w:rPr>
        <w:t>（拼多多提升物流和品牌合作，京东扩展低价商品池）。</w:t>
      </w:r>
    </w:p>
    <w:p w14:paraId="5349A501"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其他竞争者</w:t>
      </w:r>
      <w:r w:rsidRPr="00D10BC5">
        <w:rPr>
          <w:rFonts w:ascii="Times New Roman" w:eastAsia="微软雅黑" w:hAnsi="Times New Roman" w:cs="Times New Roman"/>
          <w:sz w:val="22"/>
          <w:szCs w:val="22"/>
        </w:rPr>
        <w:t>：除阿里和京东外，抖音电商和快手电商增长迅猛，它们利用内容社区和直播带货切入电商，本质上瓜分了消费者的</w:t>
      </w:r>
      <w:r w:rsidRPr="00D10BC5">
        <w:rPr>
          <w:rFonts w:ascii="Times New Roman" w:eastAsia="微软雅黑" w:hAnsi="Times New Roman" w:cs="Times New Roman"/>
          <w:b/>
          <w:bCs/>
          <w:sz w:val="22"/>
          <w:szCs w:val="22"/>
        </w:rPr>
        <w:t>时间和注意力</w:t>
      </w:r>
      <w:r w:rsidRPr="00D10BC5">
        <w:rPr>
          <w:rFonts w:ascii="Times New Roman" w:eastAsia="微软雅黑" w:hAnsi="Times New Roman" w:cs="Times New Roman"/>
          <w:sz w:val="22"/>
          <w:szCs w:val="22"/>
        </w:rPr>
        <w:t>。虽然目前抖快电商</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体量尚低于拼多多，但增长率极高，这对传统平台形成潜在威胁</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。另外，</w:t>
      </w:r>
      <w:r w:rsidRPr="00D10BC5">
        <w:rPr>
          <w:rFonts w:ascii="Times New Roman" w:eastAsia="微软雅黑" w:hAnsi="Times New Roman" w:cs="Times New Roman"/>
          <w:b/>
          <w:bCs/>
          <w:sz w:val="22"/>
          <w:szCs w:val="22"/>
        </w:rPr>
        <w:t>美团</w:t>
      </w:r>
      <w:r w:rsidRPr="00D10BC5">
        <w:rPr>
          <w:rFonts w:ascii="Times New Roman" w:eastAsia="微软雅黑" w:hAnsi="Times New Roman" w:cs="Times New Roman"/>
          <w:sz w:val="22"/>
          <w:szCs w:val="22"/>
        </w:rPr>
        <w:t>也涉足零售电商（美团优选、美团买菜），并在本地生活服务拥有流量优势。</w:t>
      </w:r>
      <w:r w:rsidRPr="00D10BC5">
        <w:rPr>
          <w:rFonts w:ascii="Times New Roman" w:eastAsia="微软雅黑" w:hAnsi="Times New Roman" w:cs="Times New Roman"/>
          <w:b/>
          <w:bCs/>
          <w:sz w:val="22"/>
          <w:szCs w:val="22"/>
        </w:rPr>
        <w:t>跨境电商</w:t>
      </w:r>
      <w:r w:rsidRPr="00D10BC5">
        <w:rPr>
          <w:rFonts w:ascii="Times New Roman" w:eastAsia="微软雅黑" w:hAnsi="Times New Roman" w:cs="Times New Roman"/>
          <w:sz w:val="22"/>
          <w:szCs w:val="22"/>
        </w:rPr>
        <w:t>领域，阿里巴巴的</w:t>
      </w:r>
      <w:r w:rsidRPr="00D10BC5">
        <w:rPr>
          <w:rFonts w:ascii="Times New Roman" w:eastAsia="微软雅黑" w:hAnsi="Times New Roman" w:cs="Times New Roman"/>
          <w:sz w:val="22"/>
          <w:szCs w:val="22"/>
        </w:rPr>
        <w:t>AliExpress</w:t>
      </w:r>
      <w:r w:rsidRPr="00D10BC5">
        <w:rPr>
          <w:rFonts w:ascii="Times New Roman" w:eastAsia="微软雅黑" w:hAnsi="Times New Roman" w:cs="Times New Roman"/>
          <w:sz w:val="22"/>
          <w:szCs w:val="22"/>
        </w:rPr>
        <w:t>和东南亚</w:t>
      </w:r>
      <w:r w:rsidRPr="00D10BC5">
        <w:rPr>
          <w:rFonts w:ascii="Times New Roman" w:eastAsia="微软雅黑" w:hAnsi="Times New Roman" w:cs="Times New Roman"/>
          <w:sz w:val="22"/>
          <w:szCs w:val="22"/>
        </w:rPr>
        <w:t>Lazada</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SEA</w:t>
      </w:r>
      <w:r w:rsidRPr="00D10BC5">
        <w:rPr>
          <w:rFonts w:ascii="Times New Roman" w:eastAsia="微软雅黑" w:hAnsi="Times New Roman" w:cs="Times New Roman"/>
          <w:sz w:val="22"/>
          <w:szCs w:val="22"/>
        </w:rPr>
        <w:t>的</w:t>
      </w:r>
      <w:r w:rsidRPr="00D10BC5">
        <w:rPr>
          <w:rFonts w:ascii="Times New Roman" w:eastAsia="微软雅黑" w:hAnsi="Times New Roman" w:cs="Times New Roman"/>
          <w:sz w:val="22"/>
          <w:szCs w:val="22"/>
        </w:rPr>
        <w:t>Shopee</w:t>
      </w:r>
      <w:r w:rsidRPr="00D10BC5">
        <w:rPr>
          <w:rFonts w:ascii="Times New Roman" w:eastAsia="微软雅黑" w:hAnsi="Times New Roman" w:cs="Times New Roman"/>
          <w:sz w:val="22"/>
          <w:szCs w:val="22"/>
        </w:rPr>
        <w:t>等也在与</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竞争海外用户。拼多多通过</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出海美国、欧洲市场，是其区别于国内竞品的一大不同战略。然而，</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也将直面亚马逊、</w:t>
      </w:r>
      <w:r w:rsidRPr="00D10BC5">
        <w:rPr>
          <w:rFonts w:ascii="Times New Roman" w:eastAsia="微软雅黑" w:hAnsi="Times New Roman" w:cs="Times New Roman"/>
          <w:sz w:val="22"/>
          <w:szCs w:val="22"/>
        </w:rPr>
        <w:t>eBay</w:t>
      </w:r>
      <w:r w:rsidRPr="00D10BC5">
        <w:rPr>
          <w:rFonts w:ascii="Times New Roman" w:eastAsia="微软雅黑" w:hAnsi="Times New Roman" w:cs="Times New Roman"/>
          <w:sz w:val="22"/>
          <w:szCs w:val="22"/>
        </w:rPr>
        <w:t>等国际巨头的竞争和当地监管挑战。</w:t>
      </w:r>
    </w:p>
    <w:p w14:paraId="4B4BE7D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竞争优势与挑战总结</w:t>
      </w:r>
      <w:r w:rsidRPr="00D10BC5">
        <w:rPr>
          <w:rFonts w:ascii="Times New Roman" w:eastAsia="微软雅黑" w:hAnsi="Times New Roman" w:cs="Times New Roman"/>
          <w:sz w:val="22"/>
          <w:szCs w:val="22"/>
        </w:rPr>
        <w:t>：拼多多的主要竞争优势在于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庞大的用户网络</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极致的性价比定位</w:t>
      </w:r>
      <w:r w:rsidRPr="00D10BC5">
        <w:rPr>
          <w:rFonts w:ascii="Times New Roman" w:eastAsia="微软雅黑" w:hAnsi="Times New Roman" w:cs="Times New Roman"/>
          <w:sz w:val="22"/>
          <w:szCs w:val="22"/>
        </w:rPr>
        <w:t>。凭借社交拼团模式带来的网络效应，拼多多在中国电商取得了令人瞩目的用户增量</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。同时，与腾讯合作使其获得独特的微信社交流量入口，这一点是竞争对手难以复制的（阿里、京东在微信生态中受限）。然而，拼多多的挑战在于如</w:t>
      </w:r>
      <w:r w:rsidRPr="00D10BC5">
        <w:rPr>
          <w:rFonts w:ascii="Times New Roman" w:eastAsia="微软雅黑" w:hAnsi="Times New Roman" w:cs="Times New Roman"/>
          <w:sz w:val="22"/>
          <w:szCs w:val="22"/>
        </w:rPr>
        <w:lastRenderedPageBreak/>
        <w:t>何提升</w:t>
      </w:r>
      <w:r w:rsidRPr="00D10BC5">
        <w:rPr>
          <w:rFonts w:ascii="Times New Roman" w:eastAsia="微软雅黑" w:hAnsi="Times New Roman" w:cs="Times New Roman"/>
          <w:b/>
          <w:bCs/>
          <w:sz w:val="22"/>
          <w:szCs w:val="22"/>
        </w:rPr>
        <w:t>用户客单价</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商家生态质量</w:t>
      </w:r>
      <w:r w:rsidRPr="00D10BC5">
        <w:rPr>
          <w:rFonts w:ascii="Times New Roman" w:eastAsia="微软雅黑" w:hAnsi="Times New Roman" w:cs="Times New Roman"/>
          <w:sz w:val="22"/>
          <w:szCs w:val="22"/>
        </w:rPr>
        <w:t>。相较阿里拥有大量品牌旗舰店，拼多多的平台上假货和山寨品问题一度突出，需持续投入打假以赢得用户信任。随着公司尝试进入高端市场（如百亿补贴引入苹果、戴森等产品），如何平衡</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低价</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正品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补贴</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与</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盈利</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sz w:val="22"/>
          <w:szCs w:val="22"/>
        </w:rPr>
        <w:t>是长期课题。此外，拼多多在物流基础设施和供应链整合方面相对薄弱，未来可能需要投入资源提升履约能力，以缩小与京东在用户体验方面的差距。总体而言，拼多多依托创新模式崛起，已站稳市场一席之地，但要在强敌环伺的电商江湖中保持领先，仍需不断</w:t>
      </w:r>
      <w:r w:rsidRPr="00D10BC5">
        <w:rPr>
          <w:rFonts w:ascii="Times New Roman" w:eastAsia="微软雅黑" w:hAnsi="Times New Roman" w:cs="Times New Roman"/>
          <w:b/>
          <w:bCs/>
          <w:sz w:val="22"/>
          <w:szCs w:val="22"/>
        </w:rPr>
        <w:t>修炼内功</w:t>
      </w:r>
      <w:r w:rsidRPr="00D10BC5">
        <w:rPr>
          <w:rFonts w:ascii="Times New Roman" w:eastAsia="微软雅黑" w:hAnsi="Times New Roman" w:cs="Times New Roman"/>
          <w:sz w:val="22"/>
          <w:szCs w:val="22"/>
        </w:rPr>
        <w:t>（品质和服务）并谨慎应对外部竞争变化。</w:t>
      </w:r>
    </w:p>
    <w:p w14:paraId="3A09D9BB"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投资策略</w:t>
      </w:r>
    </w:p>
    <w:p w14:paraId="26F29E5F"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趋势研判</w:t>
      </w:r>
      <w:r w:rsidRPr="00D10BC5">
        <w:rPr>
          <w:rFonts w:ascii="Times New Roman" w:eastAsia="微软雅黑" w:hAnsi="Times New Roman" w:cs="Times New Roman"/>
          <w:sz w:val="22"/>
          <w:szCs w:val="22"/>
        </w:rPr>
        <w:t>：从技术面看，</w:t>
      </w:r>
      <w:r w:rsidRPr="00D10BC5">
        <w:rPr>
          <w:rFonts w:ascii="Times New Roman" w:eastAsia="微软雅黑" w:hAnsi="Times New Roman" w:cs="Times New Roman"/>
          <w:sz w:val="22"/>
          <w:szCs w:val="22"/>
        </w:rPr>
        <w:t>PDD</w:t>
      </w:r>
      <w:r w:rsidRPr="00D10BC5">
        <w:rPr>
          <w:rFonts w:ascii="Times New Roman" w:eastAsia="微软雅黑" w:hAnsi="Times New Roman" w:cs="Times New Roman"/>
          <w:sz w:val="22"/>
          <w:szCs w:val="22"/>
        </w:rPr>
        <w:t>股价今年表现强劲，</w:t>
      </w:r>
      <w:r w:rsidRPr="00D10BC5">
        <w:rPr>
          <w:rFonts w:ascii="Times New Roman" w:eastAsia="微软雅黑" w:hAnsi="Times New Roman" w:cs="Times New Roman"/>
          <w:b/>
          <w:bCs/>
          <w:sz w:val="22"/>
          <w:szCs w:val="22"/>
        </w:rPr>
        <w:t>年初至今上涨约</w:t>
      </w:r>
      <w:r w:rsidRPr="00D10BC5">
        <w:rPr>
          <w:rFonts w:ascii="Times New Roman" w:eastAsia="微软雅黑" w:hAnsi="Times New Roman" w:cs="Times New Roman"/>
          <w:b/>
          <w:bCs/>
          <w:sz w:val="22"/>
          <w:szCs w:val="22"/>
        </w:rPr>
        <w:t>32%</w:t>
      </w:r>
      <w:r w:rsidRPr="00D10BC5">
        <w:rPr>
          <w:rFonts w:ascii="Times New Roman" w:eastAsia="微软雅黑" w:hAnsi="Times New Roman" w:cs="Times New Roman"/>
          <w:sz w:val="22"/>
          <w:szCs w:val="22"/>
        </w:rPr>
        <w:t>，显著跑赢大盘</w:t>
      </w:r>
      <w:r w:rsidRPr="00D10BC5">
        <w:rPr>
          <w:rFonts w:ascii="Times New Roman" w:eastAsia="微软雅黑" w:hAnsi="Times New Roman" w:cs="Times New Roman"/>
          <w:sz w:val="22"/>
          <w:szCs w:val="22"/>
        </w:rPr>
        <w:t xml:space="preserve"> (</w:t>
      </w:r>
      <w:hyperlink r:id="rId518" w:anchor=":~:text=Full%20chart" w:history="1">
        <w:r w:rsidRPr="00D10BC5">
          <w:rPr>
            <w:rStyle w:val="af0"/>
            <w:rFonts w:ascii="Times New Roman" w:eastAsia="微软雅黑" w:hAnsi="Times New Roman" w:cs="Times New Roman"/>
            <w:sz w:val="22"/>
            <w:szCs w:val="22"/>
          </w:rPr>
          <w:t>PDD Stock Price and Chart — NASDAQ:PDD — TradingView</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。近期股价沿上升通道攀升，维持在</w:t>
      </w:r>
      <w:r w:rsidRPr="00D10BC5">
        <w:rPr>
          <w:rFonts w:ascii="Times New Roman" w:eastAsia="微软雅黑" w:hAnsi="Times New Roman" w:cs="Times New Roman"/>
          <w:sz w:val="22"/>
          <w:szCs w:val="22"/>
        </w:rPr>
        <w:t>50</w:t>
      </w:r>
      <w:r w:rsidRPr="00D10BC5">
        <w:rPr>
          <w:rFonts w:ascii="Times New Roman" w:eastAsia="微软雅黑" w:hAnsi="Times New Roman" w:cs="Times New Roman"/>
          <w:sz w:val="22"/>
          <w:szCs w:val="22"/>
        </w:rPr>
        <w:t>日均线上方运行</w:t>
      </w:r>
      <w:r w:rsidRPr="00D10BC5">
        <w:rPr>
          <w:rFonts w:ascii="Times New Roman" w:eastAsia="微软雅黑" w:hAnsi="Times New Roman" w:cs="Times New Roman"/>
          <w:sz w:val="22"/>
          <w:szCs w:val="22"/>
        </w:rPr>
        <w:t xml:space="preserve"> (</w:t>
      </w:r>
      <w:hyperlink r:id="rId519"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。相对强度指标</w:t>
      </w:r>
      <w:r w:rsidRPr="00D10BC5">
        <w:rPr>
          <w:rFonts w:ascii="Times New Roman" w:eastAsia="微软雅黑" w:hAnsi="Times New Roman" w:cs="Times New Roman"/>
          <w:sz w:val="22"/>
          <w:szCs w:val="22"/>
        </w:rPr>
        <w:t>RSI</w:t>
      </w:r>
      <w:r w:rsidRPr="00D10BC5">
        <w:rPr>
          <w:rFonts w:ascii="Times New Roman" w:eastAsia="微软雅黑" w:hAnsi="Times New Roman" w:cs="Times New Roman"/>
          <w:sz w:val="22"/>
          <w:szCs w:val="22"/>
        </w:rPr>
        <w:t>在</w:t>
      </w:r>
      <w:r w:rsidRPr="00D10BC5">
        <w:rPr>
          <w:rFonts w:ascii="Times New Roman" w:eastAsia="微软雅黑" w:hAnsi="Times New Roman" w:cs="Times New Roman"/>
          <w:sz w:val="22"/>
          <w:szCs w:val="22"/>
        </w:rPr>
        <w:t>60</w:t>
      </w:r>
      <w:r w:rsidRPr="00D10BC5">
        <w:rPr>
          <w:rFonts w:ascii="Times New Roman" w:eastAsia="微软雅黑" w:hAnsi="Times New Roman" w:cs="Times New Roman"/>
          <w:sz w:val="22"/>
          <w:szCs w:val="22"/>
        </w:rPr>
        <w:t>附近，显示上涨动能仍在但短期接近超买区域</w:t>
      </w:r>
      <w:r w:rsidRPr="00D10BC5">
        <w:rPr>
          <w:rFonts w:ascii="Times New Roman" w:eastAsia="微软雅黑" w:hAnsi="Times New Roman" w:cs="Times New Roman"/>
          <w:sz w:val="22"/>
          <w:szCs w:val="22"/>
        </w:rPr>
        <w:t xml:space="preserve"> (</w:t>
      </w:r>
      <w:hyperlink r:id="rId520"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。投资者商业日报（</w:t>
      </w:r>
      <w:r w:rsidRPr="00D10BC5">
        <w:rPr>
          <w:rFonts w:ascii="Times New Roman" w:eastAsia="微软雅黑" w:hAnsi="Times New Roman" w:cs="Times New Roman"/>
          <w:sz w:val="22"/>
          <w:szCs w:val="22"/>
        </w:rPr>
        <w:t>IBD</w:t>
      </w:r>
      <w:r w:rsidRPr="00D10BC5">
        <w:rPr>
          <w:rFonts w:ascii="Times New Roman" w:eastAsia="微软雅黑" w:hAnsi="Times New Roman" w:cs="Times New Roman"/>
          <w:sz w:val="22"/>
          <w:szCs w:val="22"/>
        </w:rPr>
        <w:t>）的综合评级为</w:t>
      </w:r>
      <w:r w:rsidRPr="00D10BC5">
        <w:rPr>
          <w:rFonts w:ascii="Times New Roman" w:eastAsia="微软雅黑" w:hAnsi="Times New Roman" w:cs="Times New Roman"/>
          <w:b/>
          <w:bCs/>
          <w:sz w:val="22"/>
          <w:szCs w:val="22"/>
        </w:rPr>
        <w:t>98</w:t>
      </w:r>
      <w:r w:rsidRPr="00D10BC5">
        <w:rPr>
          <w:rFonts w:ascii="Times New Roman" w:eastAsia="微软雅黑" w:hAnsi="Times New Roman" w:cs="Times New Roman"/>
          <w:b/>
          <w:bCs/>
          <w:sz w:val="22"/>
          <w:szCs w:val="22"/>
        </w:rPr>
        <w:t>分</w:t>
      </w:r>
      <w:r w:rsidRPr="00D10BC5">
        <w:rPr>
          <w:rFonts w:ascii="Times New Roman" w:eastAsia="微软雅黑" w:hAnsi="Times New Roman" w:cs="Times New Roman"/>
          <w:sz w:val="22"/>
          <w:szCs w:val="22"/>
        </w:rPr>
        <w:t>（满分</w:t>
      </w:r>
      <w:r w:rsidRPr="00D10BC5">
        <w:rPr>
          <w:rFonts w:ascii="Times New Roman" w:eastAsia="微软雅黑" w:hAnsi="Times New Roman" w:cs="Times New Roman"/>
          <w:sz w:val="22"/>
          <w:szCs w:val="22"/>
        </w:rPr>
        <w:t>99</w:t>
      </w:r>
      <w:r w:rsidRPr="00D10BC5">
        <w:rPr>
          <w:rFonts w:ascii="Times New Roman" w:eastAsia="微软雅黑" w:hAnsi="Times New Roman" w:cs="Times New Roman"/>
          <w:sz w:val="22"/>
          <w:szCs w:val="22"/>
        </w:rPr>
        <w:t>），盈利能力评级</w:t>
      </w:r>
      <w:r w:rsidRPr="00D10BC5">
        <w:rPr>
          <w:rFonts w:ascii="Times New Roman" w:eastAsia="微软雅黑" w:hAnsi="Times New Roman" w:cs="Times New Roman"/>
          <w:sz w:val="22"/>
          <w:szCs w:val="22"/>
        </w:rPr>
        <w:t>99</w:t>
      </w:r>
      <w:r w:rsidRPr="00D10BC5">
        <w:rPr>
          <w:rFonts w:ascii="Times New Roman" w:eastAsia="微软雅黑" w:hAnsi="Times New Roman" w:cs="Times New Roman"/>
          <w:sz w:val="22"/>
          <w:szCs w:val="22"/>
        </w:rPr>
        <w:t>，表明拼多多兼具卓越基本面和强劲股价表现</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。同时，其机构参与度良好（筹码分布</w:t>
      </w:r>
      <w:r w:rsidRPr="00D10BC5">
        <w:rPr>
          <w:rFonts w:ascii="Times New Roman" w:eastAsia="微软雅黑" w:hAnsi="Times New Roman" w:cs="Times New Roman"/>
          <w:sz w:val="22"/>
          <w:szCs w:val="22"/>
        </w:rPr>
        <w:t>Accumulation/Distribution</w:t>
      </w:r>
      <w:r w:rsidRPr="00D10BC5">
        <w:rPr>
          <w:rFonts w:ascii="Times New Roman" w:eastAsia="微软雅黑" w:hAnsi="Times New Roman" w:cs="Times New Roman"/>
          <w:sz w:val="22"/>
          <w:szCs w:val="22"/>
        </w:rPr>
        <w:t>评级</w:t>
      </w:r>
      <w:r w:rsidRPr="00D10BC5">
        <w:rPr>
          <w:rFonts w:ascii="Times New Roman" w:eastAsia="微软雅黑" w:hAnsi="Times New Roman" w:cs="Times New Roman"/>
          <w:sz w:val="22"/>
          <w:szCs w:val="22"/>
        </w:rPr>
        <w:t>B</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。这些技术指标反映出市场对拼多多基本面预期乐观，资金有持续流入迹象。</w:t>
      </w:r>
    </w:p>
    <w:p w14:paraId="44B2684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关键价位</w:t>
      </w:r>
      <w:r w:rsidRPr="00D10BC5">
        <w:rPr>
          <w:rFonts w:ascii="Times New Roman" w:eastAsia="微软雅黑" w:hAnsi="Times New Roman" w:cs="Times New Roman"/>
          <w:sz w:val="22"/>
          <w:szCs w:val="22"/>
        </w:rPr>
        <w:t>：目前股价在</w:t>
      </w:r>
      <w:r w:rsidRPr="00D10BC5">
        <w:rPr>
          <w:rFonts w:ascii="Times New Roman" w:eastAsia="微软雅黑" w:hAnsi="Times New Roman" w:cs="Times New Roman"/>
          <w:sz w:val="22"/>
          <w:szCs w:val="22"/>
        </w:rPr>
        <w:t>$125-$130</w:t>
      </w:r>
      <w:r w:rsidRPr="00D10BC5">
        <w:rPr>
          <w:rFonts w:ascii="Times New Roman" w:eastAsia="微软雅黑" w:hAnsi="Times New Roman" w:cs="Times New Roman"/>
          <w:sz w:val="22"/>
          <w:szCs w:val="22"/>
        </w:rPr>
        <w:t>区域震荡，短期</w:t>
      </w:r>
      <w:r w:rsidRPr="00D10BC5">
        <w:rPr>
          <w:rFonts w:ascii="Times New Roman" w:eastAsia="微软雅黑" w:hAnsi="Times New Roman" w:cs="Times New Roman"/>
          <w:b/>
          <w:bCs/>
          <w:sz w:val="22"/>
          <w:szCs w:val="22"/>
        </w:rPr>
        <w:t>阻力位</w:t>
      </w:r>
      <w:r w:rsidRPr="00D10BC5">
        <w:rPr>
          <w:rFonts w:ascii="Times New Roman" w:eastAsia="微软雅黑" w:hAnsi="Times New Roman" w:cs="Times New Roman"/>
          <w:sz w:val="22"/>
          <w:szCs w:val="22"/>
        </w:rPr>
        <w:t>在</w:t>
      </w:r>
      <w:r w:rsidRPr="00D10BC5">
        <w:rPr>
          <w:rFonts w:ascii="Times New Roman" w:eastAsia="微软雅黑" w:hAnsi="Times New Roman" w:cs="Times New Roman"/>
          <w:sz w:val="22"/>
          <w:szCs w:val="22"/>
        </w:rPr>
        <w:t xml:space="preserve"> ~$133 </w:t>
      </w:r>
      <w:r w:rsidRPr="00D10BC5">
        <w:rPr>
          <w:rFonts w:ascii="Times New Roman" w:eastAsia="微软雅黑" w:hAnsi="Times New Roman" w:cs="Times New Roman"/>
          <w:sz w:val="22"/>
          <w:szCs w:val="22"/>
        </w:rPr>
        <w:t>左右</w:t>
      </w:r>
      <w:r w:rsidRPr="00D10BC5">
        <w:rPr>
          <w:rFonts w:ascii="Times New Roman" w:eastAsia="微软雅黑" w:hAnsi="Times New Roman" w:cs="Times New Roman"/>
          <w:sz w:val="22"/>
          <w:szCs w:val="22"/>
        </w:rPr>
        <w:t xml:space="preserve"> (</w:t>
      </w:r>
      <w:hyperlink r:id="rId521" w:anchor=":~:text=Pinduoduo%E2%80%99s%20stock%20price%20,RSI%20despite%20reaching%20overbought%20levels" w:history="1">
        <w:r w:rsidRPr="00D10BC5">
          <w:rPr>
            <w:rStyle w:val="af0"/>
            <w:rFonts w:ascii="Times New Roman" w:eastAsia="微软雅黑" w:hAnsi="Times New Roman" w:cs="Times New Roman"/>
            <w:sz w:val="22"/>
            <w:szCs w:val="22"/>
          </w:rPr>
          <w:t>Pinduoduo price collects profits - Forecast today - 19-03-2025</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。这是近期高点区域，也是上一波反弹高位，突破该价位有望打开进一步上行空间。若放量突破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，下一目标将指向去年高点附近，即</w:t>
      </w:r>
      <w:r w:rsidRPr="00D10BC5">
        <w:rPr>
          <w:rFonts w:ascii="Times New Roman" w:eastAsia="微软雅黑" w:hAnsi="Times New Roman" w:cs="Times New Roman"/>
          <w:sz w:val="22"/>
          <w:szCs w:val="22"/>
        </w:rPr>
        <w:t xml:space="preserve"> </w:t>
      </w:r>
      <w:r w:rsidRPr="00D10BC5">
        <w:rPr>
          <w:rFonts w:ascii="Times New Roman" w:eastAsia="微软雅黑" w:hAnsi="Times New Roman" w:cs="Times New Roman"/>
          <w:b/>
          <w:bCs/>
          <w:sz w:val="22"/>
          <w:szCs w:val="22"/>
        </w:rPr>
        <w:t>52</w:t>
      </w:r>
      <w:r w:rsidRPr="00D10BC5">
        <w:rPr>
          <w:rFonts w:ascii="Times New Roman" w:eastAsia="微软雅黑" w:hAnsi="Times New Roman" w:cs="Times New Roman"/>
          <w:b/>
          <w:bCs/>
          <w:sz w:val="22"/>
          <w:szCs w:val="22"/>
        </w:rPr>
        <w:t>周高点</w:t>
      </w:r>
      <w:r w:rsidRPr="00D10BC5">
        <w:rPr>
          <w:rFonts w:ascii="Times New Roman" w:eastAsia="微软雅黑" w:hAnsi="Times New Roman" w:cs="Times New Roman"/>
          <w:sz w:val="22"/>
          <w:szCs w:val="22"/>
        </w:rPr>
        <w:t xml:space="preserve"> ~$165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。相反，若出现回调，</w:t>
      </w:r>
      <w:r w:rsidRPr="00D10BC5">
        <w:rPr>
          <w:rFonts w:ascii="Times New Roman" w:eastAsia="微软雅黑" w:hAnsi="Times New Roman" w:cs="Times New Roman"/>
          <w:b/>
          <w:bCs/>
          <w:sz w:val="22"/>
          <w:szCs w:val="22"/>
        </w:rPr>
        <w:t>支撑位</w:t>
      </w:r>
      <w:r w:rsidRPr="00D10BC5">
        <w:rPr>
          <w:rFonts w:ascii="Times New Roman" w:eastAsia="微软雅黑" w:hAnsi="Times New Roman" w:cs="Times New Roman"/>
          <w:sz w:val="22"/>
          <w:szCs w:val="22"/>
        </w:rPr>
        <w:t>首先看</w:t>
      </w:r>
      <w:r w:rsidRPr="00D10BC5">
        <w:rPr>
          <w:rFonts w:ascii="Times New Roman" w:eastAsia="微软雅黑" w:hAnsi="Times New Roman" w:cs="Times New Roman"/>
          <w:sz w:val="22"/>
          <w:szCs w:val="22"/>
        </w:rPr>
        <w:t xml:space="preserve"> ~$110 (</w:t>
      </w:r>
      <w:hyperlink r:id="rId522" w:anchor=":~:text=PDD%20ADR%20%28PDD%29%20,and%20resistance%20at%20dollar%20131" w:history="1">
        <w:r w:rsidRPr="00D10BC5">
          <w:rPr>
            <w:rStyle w:val="af0"/>
            <w:rFonts w:ascii="Times New Roman" w:eastAsia="微软雅黑" w:hAnsi="Times New Roman" w:cs="Times New Roman"/>
            <w:sz w:val="22"/>
            <w:szCs w:val="22"/>
          </w:rPr>
          <w:t>PDD ADR (PDD) - Technical Analysis - Nasdaq 100 - Investtech</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。该位置接近</w:t>
      </w:r>
      <w:r w:rsidRPr="00D10BC5">
        <w:rPr>
          <w:rFonts w:ascii="Times New Roman" w:eastAsia="微软雅黑" w:hAnsi="Times New Roman" w:cs="Times New Roman"/>
          <w:sz w:val="22"/>
          <w:szCs w:val="22"/>
        </w:rPr>
        <w:t>200</w:t>
      </w:r>
      <w:r w:rsidRPr="00D10BC5">
        <w:rPr>
          <w:rFonts w:ascii="Times New Roman" w:eastAsia="微软雅黑" w:hAnsi="Times New Roman" w:cs="Times New Roman"/>
          <w:sz w:val="22"/>
          <w:szCs w:val="22"/>
        </w:rPr>
        <w:t>日均线所在，并曾是前期平台突破位，具有较强支撑力度。此外心理关口</w:t>
      </w:r>
      <w:r w:rsidRPr="00D10BC5">
        <w:rPr>
          <w:rFonts w:ascii="Times New Roman" w:eastAsia="微软雅黑" w:hAnsi="Times New Roman" w:cs="Times New Roman"/>
          <w:sz w:val="22"/>
          <w:szCs w:val="22"/>
        </w:rPr>
        <w:t>$100</w:t>
      </w:r>
      <w:r w:rsidRPr="00D10BC5">
        <w:rPr>
          <w:rFonts w:ascii="Times New Roman" w:eastAsia="微软雅黑" w:hAnsi="Times New Roman" w:cs="Times New Roman"/>
          <w:sz w:val="22"/>
          <w:szCs w:val="22"/>
        </w:rPr>
        <w:t>也是重要支撑区域，一旦跌破可能引发技术性卖压。因此，交易上可关注</w:t>
      </w:r>
      <w:r w:rsidRPr="00D10BC5">
        <w:rPr>
          <w:rFonts w:ascii="Times New Roman" w:eastAsia="微软雅黑" w:hAnsi="Times New Roman" w:cs="Times New Roman"/>
          <w:sz w:val="22"/>
          <w:szCs w:val="22"/>
        </w:rPr>
        <w:t>$110</w:t>
      </w:r>
      <w:r w:rsidRPr="00D10BC5">
        <w:rPr>
          <w:rFonts w:ascii="Times New Roman" w:eastAsia="微软雅黑" w:hAnsi="Times New Roman" w:cs="Times New Roman"/>
          <w:sz w:val="22"/>
          <w:szCs w:val="22"/>
        </w:rPr>
        <w:t>一线逢低承接的机会，以及突破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后的追涨机会。总的策略为：在股价未跌破上升趋势线和关键均线前，维持看多思路。只有当明显跌破主要支撑且伴随放量时，短线趋势才会转弱，需要考虑风控。</w:t>
      </w:r>
    </w:p>
    <w:p w14:paraId="0B56FD0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买入时机</w:t>
      </w:r>
      <w:r w:rsidRPr="00D10BC5">
        <w:rPr>
          <w:rFonts w:ascii="Times New Roman" w:eastAsia="微软雅黑" w:hAnsi="Times New Roman" w:cs="Times New Roman"/>
          <w:sz w:val="22"/>
          <w:szCs w:val="22"/>
        </w:rPr>
        <w:t>：鉴于拼多多基本面强劲且估值低企，</w:t>
      </w:r>
      <w:r w:rsidRPr="00D10BC5">
        <w:rPr>
          <w:rFonts w:ascii="Times New Roman" w:eastAsia="微软雅黑" w:hAnsi="Times New Roman" w:cs="Times New Roman"/>
          <w:b/>
          <w:bCs/>
          <w:sz w:val="22"/>
          <w:szCs w:val="22"/>
        </w:rPr>
        <w:t>长线投资者</w:t>
      </w:r>
      <w:r w:rsidRPr="00D10BC5">
        <w:rPr>
          <w:rFonts w:ascii="Times New Roman" w:eastAsia="微软雅黑" w:hAnsi="Times New Roman" w:cs="Times New Roman"/>
          <w:sz w:val="22"/>
          <w:szCs w:val="22"/>
        </w:rPr>
        <w:t>可采取分批布局策略。在市场情绪波动或大盘回调时（例如受宏观消息影响中概股整体走弱的时段），如果拼多多股价回落至支撑区域，可视为提供了更优的买入价位。另一方面，对于</w:t>
      </w:r>
      <w:r w:rsidRPr="00D10BC5">
        <w:rPr>
          <w:rFonts w:ascii="Times New Roman" w:eastAsia="微软雅黑" w:hAnsi="Times New Roman" w:cs="Times New Roman"/>
          <w:b/>
          <w:bCs/>
          <w:sz w:val="22"/>
          <w:szCs w:val="22"/>
        </w:rPr>
        <w:t>波段交易者</w:t>
      </w:r>
      <w:r w:rsidRPr="00D10BC5">
        <w:rPr>
          <w:rFonts w:ascii="Times New Roman" w:eastAsia="微软雅黑" w:hAnsi="Times New Roman" w:cs="Times New Roman"/>
          <w:sz w:val="22"/>
          <w:szCs w:val="22"/>
        </w:rPr>
        <w:t>，若看到股价突破</w:t>
      </w:r>
      <w:r w:rsidRPr="00D10BC5">
        <w:rPr>
          <w:rFonts w:ascii="Times New Roman" w:eastAsia="微软雅黑" w:hAnsi="Times New Roman" w:cs="Times New Roman"/>
          <w:sz w:val="22"/>
          <w:szCs w:val="22"/>
        </w:rPr>
        <w:t>$133</w:t>
      </w:r>
      <w:r w:rsidRPr="00D10BC5">
        <w:rPr>
          <w:rFonts w:ascii="Times New Roman" w:eastAsia="微软雅黑" w:hAnsi="Times New Roman" w:cs="Times New Roman"/>
          <w:sz w:val="22"/>
          <w:szCs w:val="22"/>
        </w:rPr>
        <w:t>阻力并确认站稳，可考虑顺势加仓跟进，以捕捉趋势延续带来的收益。同时需留意成交量配合情况，放量</w:t>
      </w:r>
      <w:r w:rsidRPr="00D10BC5">
        <w:rPr>
          <w:rFonts w:ascii="Times New Roman" w:eastAsia="微软雅黑" w:hAnsi="Times New Roman" w:cs="Times New Roman"/>
          <w:sz w:val="22"/>
          <w:szCs w:val="22"/>
        </w:rPr>
        <w:lastRenderedPageBreak/>
        <w:t>突破的有效性更高。拼多多预计将于</w:t>
      </w:r>
      <w:r w:rsidRPr="00D10BC5">
        <w:rPr>
          <w:rFonts w:ascii="Times New Roman" w:eastAsia="微软雅黑" w:hAnsi="Times New Roman" w:cs="Times New Roman"/>
          <w:b/>
          <w:bCs/>
          <w:sz w:val="22"/>
          <w:szCs w:val="22"/>
        </w:rPr>
        <w:t>3</w:t>
      </w:r>
      <w:r w:rsidRPr="00D10BC5">
        <w:rPr>
          <w:rFonts w:ascii="Times New Roman" w:eastAsia="微软雅黑" w:hAnsi="Times New Roman" w:cs="Times New Roman"/>
          <w:b/>
          <w:bCs/>
          <w:sz w:val="22"/>
          <w:szCs w:val="22"/>
        </w:rPr>
        <w:t>月</w:t>
      </w:r>
      <w:r w:rsidRPr="00D10BC5">
        <w:rPr>
          <w:rFonts w:ascii="Times New Roman" w:eastAsia="微软雅黑" w:hAnsi="Times New Roman" w:cs="Times New Roman"/>
          <w:b/>
          <w:bCs/>
          <w:sz w:val="22"/>
          <w:szCs w:val="22"/>
        </w:rPr>
        <w:t>20</w:t>
      </w:r>
      <w:r w:rsidRPr="00D10BC5">
        <w:rPr>
          <w:rFonts w:ascii="Times New Roman" w:eastAsia="微软雅黑" w:hAnsi="Times New Roman" w:cs="Times New Roman"/>
          <w:b/>
          <w:bCs/>
          <w:sz w:val="22"/>
          <w:szCs w:val="22"/>
        </w:rPr>
        <w:t>日公布最新财报</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Q4</w:t>
      </w:r>
      <w:r w:rsidRPr="00D10BC5">
        <w:rPr>
          <w:rFonts w:ascii="Times New Roman" w:eastAsia="微软雅黑" w:hAnsi="Times New Roman" w:cs="Times New Roman"/>
          <w:sz w:val="22"/>
          <w:szCs w:val="22"/>
        </w:rPr>
        <w:t>和全年业绩），上季度每股收益同比增长</w:t>
      </w:r>
      <w:r w:rsidRPr="00D10BC5">
        <w:rPr>
          <w:rFonts w:ascii="Times New Roman" w:eastAsia="微软雅黑" w:hAnsi="Times New Roman" w:cs="Times New Roman"/>
          <w:sz w:val="22"/>
          <w:szCs w:val="22"/>
        </w:rPr>
        <w:t>67%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财报发布常带来股价波动，短线交易者可根据业绩和指引相对市场预期的差异，选择在财报前后调整仓位。若业绩大超预期，股价可能一举冲破前高；反之不及预期则可能回踩支撑，届时对于基本面未受损的情况下反而是逢低介入良机。</w:t>
      </w:r>
    </w:p>
    <w:p w14:paraId="2335C6D8"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风险控制</w:t>
      </w:r>
      <w:r w:rsidRPr="00D10BC5">
        <w:rPr>
          <w:rFonts w:ascii="Times New Roman" w:eastAsia="微软雅黑" w:hAnsi="Times New Roman" w:cs="Times New Roman"/>
          <w:sz w:val="22"/>
          <w:szCs w:val="22"/>
        </w:rPr>
        <w:t>：由于拼多多同时受政策面和市场面因素驱动，投资策略上宜做好风控措施。例如，可设定</w:t>
      </w:r>
      <w:r w:rsidRPr="00D10BC5">
        <w:rPr>
          <w:rFonts w:ascii="Times New Roman" w:eastAsia="微软雅黑" w:hAnsi="Times New Roman" w:cs="Times New Roman"/>
          <w:b/>
          <w:bCs/>
          <w:sz w:val="22"/>
          <w:szCs w:val="22"/>
        </w:rPr>
        <w:t>止损点</w:t>
      </w:r>
      <w:r w:rsidRPr="00D10BC5">
        <w:rPr>
          <w:rFonts w:ascii="Times New Roman" w:eastAsia="微软雅黑" w:hAnsi="Times New Roman" w:cs="Times New Roman"/>
          <w:sz w:val="22"/>
          <w:szCs w:val="22"/>
        </w:rPr>
        <w:t>在跌破重要趋势支撑（如</w:t>
      </w:r>
      <w:r w:rsidRPr="00D10BC5">
        <w:rPr>
          <w:rFonts w:ascii="Times New Roman" w:eastAsia="微软雅黑" w:hAnsi="Times New Roman" w:cs="Times New Roman"/>
          <w:sz w:val="22"/>
          <w:szCs w:val="22"/>
        </w:rPr>
        <w:t>200</w:t>
      </w:r>
      <w:r w:rsidRPr="00D10BC5">
        <w:rPr>
          <w:rFonts w:ascii="Times New Roman" w:eastAsia="微软雅黑" w:hAnsi="Times New Roman" w:cs="Times New Roman"/>
          <w:sz w:val="22"/>
          <w:szCs w:val="22"/>
        </w:rPr>
        <w:t>日均线下方约</w:t>
      </w:r>
      <w:r w:rsidRPr="00D10BC5">
        <w:rPr>
          <w:rFonts w:ascii="Times New Roman" w:eastAsia="微软雅黑" w:hAnsi="Times New Roman" w:cs="Times New Roman"/>
          <w:sz w:val="22"/>
          <w:szCs w:val="22"/>
        </w:rPr>
        <w:t>$100</w:t>
      </w:r>
      <w:r w:rsidRPr="00D10BC5">
        <w:rPr>
          <w:rFonts w:ascii="Times New Roman" w:eastAsia="微软雅黑" w:hAnsi="Times New Roman" w:cs="Times New Roman"/>
          <w:sz w:val="22"/>
          <w:szCs w:val="22"/>
        </w:rPr>
        <w:t>）的位置，以防范极端情形下损失扩大。对于已经有可观涨幅的仓位，也可以考虑通过</w:t>
      </w:r>
      <w:r w:rsidRPr="00D10BC5">
        <w:rPr>
          <w:rFonts w:ascii="Times New Roman" w:eastAsia="微软雅黑" w:hAnsi="Times New Roman" w:cs="Times New Roman"/>
          <w:b/>
          <w:bCs/>
          <w:sz w:val="22"/>
          <w:szCs w:val="22"/>
        </w:rPr>
        <w:t>分批止盈</w:t>
      </w:r>
      <w:r w:rsidRPr="00D10BC5">
        <w:rPr>
          <w:rFonts w:ascii="Times New Roman" w:eastAsia="微软雅黑" w:hAnsi="Times New Roman" w:cs="Times New Roman"/>
          <w:sz w:val="22"/>
          <w:szCs w:val="22"/>
        </w:rPr>
        <w:t>或卖出看涨期权的方式，逐步锁定部分利润。考虑到拼多多的波动率不算太高（</w:t>
      </w:r>
      <w:r w:rsidRPr="00D10BC5">
        <w:rPr>
          <w:rFonts w:ascii="Times New Roman" w:eastAsia="微软雅黑" w:hAnsi="Times New Roman" w:cs="Times New Roman"/>
          <w:sz w:val="22"/>
          <w:szCs w:val="22"/>
        </w:rPr>
        <w:t>1</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Beta</w:t>
      </w:r>
      <w:r w:rsidRPr="00D10BC5">
        <w:rPr>
          <w:rFonts w:ascii="Times New Roman" w:eastAsia="微软雅黑" w:hAnsi="Times New Roman" w:cs="Times New Roman"/>
          <w:sz w:val="22"/>
          <w:szCs w:val="22"/>
        </w:rPr>
        <w:t>约</w:t>
      </w:r>
      <w:r w:rsidRPr="00D10BC5">
        <w:rPr>
          <w:rFonts w:ascii="Times New Roman" w:eastAsia="微软雅黑" w:hAnsi="Times New Roman" w:cs="Times New Roman"/>
          <w:sz w:val="22"/>
          <w:szCs w:val="22"/>
        </w:rPr>
        <w:t>0.7 (</w:t>
      </w:r>
      <w:hyperlink w:history="1">
        <w:r w:rsidRPr="00D10BC5">
          <w:rPr>
            <w:rStyle w:val="af0"/>
            <w:rFonts w:ascii="Times New Roman" w:eastAsia="微软雅黑" w:hAnsi="Times New Roman" w:cs="Times New Roman"/>
            <w:sz w:val="22"/>
            <w:szCs w:val="22"/>
          </w:rPr>
          <w:t>PDD Holdings (PDD) Stock Price &amp; Overview.pdf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），投资者也可以运用一些</w:t>
      </w:r>
      <w:r w:rsidRPr="00D10BC5">
        <w:rPr>
          <w:rFonts w:ascii="Times New Roman" w:eastAsia="微软雅黑" w:hAnsi="Times New Roman" w:cs="Times New Roman"/>
          <w:b/>
          <w:bCs/>
          <w:sz w:val="22"/>
          <w:szCs w:val="22"/>
        </w:rPr>
        <w:t>对冲策略</w:t>
      </w:r>
      <w:r w:rsidRPr="00D10BC5">
        <w:rPr>
          <w:rFonts w:ascii="Times New Roman" w:eastAsia="微软雅黑" w:hAnsi="Times New Roman" w:cs="Times New Roman"/>
          <w:sz w:val="22"/>
          <w:szCs w:val="22"/>
        </w:rPr>
        <w:t>（如持有中概</w:t>
      </w:r>
      <w:r w:rsidRPr="00D10BC5">
        <w:rPr>
          <w:rFonts w:ascii="Times New Roman" w:eastAsia="微软雅黑" w:hAnsi="Times New Roman" w:cs="Times New Roman"/>
          <w:sz w:val="22"/>
          <w:szCs w:val="22"/>
        </w:rPr>
        <w:t>ETF</w:t>
      </w:r>
      <w:r w:rsidRPr="00D10BC5">
        <w:rPr>
          <w:rFonts w:ascii="Times New Roman" w:eastAsia="微软雅黑" w:hAnsi="Times New Roman" w:cs="Times New Roman"/>
          <w:sz w:val="22"/>
          <w:szCs w:val="22"/>
        </w:rPr>
        <w:t>或做空高估中概股）来平滑个股风险。总之，在看好拼多多长期价值的同时，切忌忽视短期风险事件，对仓位和风险敞口进行动态管理是明智的策略。</w:t>
      </w:r>
    </w:p>
    <w:p w14:paraId="611A0304"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长期展望</w:t>
      </w:r>
      <w:r w:rsidRPr="00D10BC5">
        <w:rPr>
          <w:rFonts w:ascii="Times New Roman" w:eastAsia="微软雅黑" w:hAnsi="Times New Roman" w:cs="Times New Roman"/>
          <w:sz w:val="22"/>
          <w:szCs w:val="22"/>
        </w:rPr>
        <w:t>：从长线投资角度，拼多多具备</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基本面扎实</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成长空间广阔</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估值合理</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的组合特征。投资者应关注公司在</w:t>
      </w:r>
      <w:r w:rsidRPr="00D10BC5">
        <w:rPr>
          <w:rFonts w:ascii="Times New Roman" w:eastAsia="微软雅黑" w:hAnsi="Times New Roman" w:cs="Times New Roman"/>
          <w:b/>
          <w:bCs/>
          <w:sz w:val="22"/>
          <w:szCs w:val="22"/>
        </w:rPr>
        <w:t>拓展高端品类</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全球化</w:t>
      </w:r>
      <w:r w:rsidRPr="00D10BC5">
        <w:rPr>
          <w:rFonts w:ascii="Times New Roman" w:eastAsia="微软雅黑" w:hAnsi="Times New Roman" w:cs="Times New Roman"/>
          <w:sz w:val="22"/>
          <w:szCs w:val="22"/>
        </w:rPr>
        <w:t>进程中的执行力，以及行业竞争格局的演变。如果拼多多能够持续扩大自身护城河（例如提升品牌商家占比、完善物流服务）并稳健经营</w:t>
      </w:r>
      <w:r w:rsidRPr="00D10BC5">
        <w:rPr>
          <w:rFonts w:ascii="Times New Roman" w:eastAsia="微软雅黑" w:hAnsi="Times New Roman" w:cs="Times New Roman"/>
          <w:sz w:val="22"/>
          <w:szCs w:val="22"/>
        </w:rPr>
        <w:t>Temu</w:t>
      </w:r>
      <w:r w:rsidRPr="00D10BC5">
        <w:rPr>
          <w:rFonts w:ascii="Times New Roman" w:eastAsia="微软雅黑" w:hAnsi="Times New Roman" w:cs="Times New Roman"/>
          <w:sz w:val="22"/>
          <w:szCs w:val="22"/>
        </w:rPr>
        <w:t>等新业务，那么当前股价将有较大的上涨潜力。长期投资策略上，可将拼多多视为中国消费互联网领域的核心配置标的之一，采取</w:t>
      </w:r>
      <w:r w:rsidRPr="00D10BC5">
        <w:rPr>
          <w:rFonts w:ascii="Times New Roman" w:eastAsia="微软雅黑" w:hAnsi="Times New Roman" w:cs="Times New Roman"/>
          <w:b/>
          <w:bCs/>
          <w:sz w:val="22"/>
          <w:szCs w:val="22"/>
        </w:rPr>
        <w:t>逢低加码、长期持有</w:t>
      </w:r>
      <w:r w:rsidRPr="00D10BC5">
        <w:rPr>
          <w:rFonts w:ascii="Times New Roman" w:eastAsia="微软雅黑" w:hAnsi="Times New Roman" w:cs="Times New Roman"/>
          <w:sz w:val="22"/>
          <w:szCs w:val="22"/>
        </w:rPr>
        <w:t>的思路来分享公司成长价值。当然，在持有过程中需根据前述风险因素的发展，定期评估公司的基本面变化，确保投资逻辑未发生根本转变。整体而言，我们对拼多多的长期前景持</w:t>
      </w:r>
      <w:r w:rsidRPr="00D10BC5">
        <w:rPr>
          <w:rFonts w:ascii="Times New Roman" w:eastAsia="微软雅黑" w:hAnsi="Times New Roman" w:cs="Times New Roman"/>
          <w:b/>
          <w:bCs/>
          <w:sz w:val="22"/>
          <w:szCs w:val="22"/>
        </w:rPr>
        <w:t>审慎乐观</w:t>
      </w:r>
      <w:r w:rsidRPr="00D10BC5">
        <w:rPr>
          <w:rFonts w:ascii="Times New Roman" w:eastAsia="微软雅黑" w:hAnsi="Times New Roman" w:cs="Times New Roman"/>
          <w:sz w:val="22"/>
          <w:szCs w:val="22"/>
        </w:rPr>
        <w:t>态度，建议投资者结合自身风险承受能力，制定合适的进入和持有计划。</w:t>
      </w:r>
    </w:p>
    <w:p w14:paraId="3DF29349" w14:textId="77777777" w:rsidR="00D10BC5" w:rsidRPr="00D10BC5" w:rsidRDefault="00D10BC5" w:rsidP="00D10BC5">
      <w:pPr>
        <w:rPr>
          <w:rFonts w:ascii="Times New Roman" w:eastAsia="微软雅黑" w:hAnsi="Times New Roman" w:cs="Times New Roman"/>
          <w:b/>
          <w:bCs/>
          <w:sz w:val="22"/>
          <w:szCs w:val="22"/>
        </w:rPr>
      </w:pPr>
      <w:r w:rsidRPr="00D10BC5">
        <w:rPr>
          <w:rFonts w:ascii="Times New Roman" w:eastAsia="微软雅黑" w:hAnsi="Times New Roman" w:cs="Times New Roman"/>
          <w:b/>
          <w:bCs/>
          <w:sz w:val="22"/>
          <w:szCs w:val="22"/>
        </w:rPr>
        <w:t>宏观环境影响</w:t>
      </w:r>
    </w:p>
    <w:p w14:paraId="1E092167"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全球和中国宏观环境的变化对拼多多的股价有显著影响。首先，</w:t>
      </w:r>
      <w:r w:rsidRPr="00D10BC5">
        <w:rPr>
          <w:rFonts w:ascii="Times New Roman" w:eastAsia="微软雅黑" w:hAnsi="Times New Roman" w:cs="Times New Roman"/>
          <w:b/>
          <w:bCs/>
          <w:sz w:val="22"/>
          <w:szCs w:val="22"/>
        </w:rPr>
        <w:t>中国经济政策和内需走势</w:t>
      </w:r>
      <w:r w:rsidRPr="00D10BC5">
        <w:rPr>
          <w:rFonts w:ascii="Times New Roman" w:eastAsia="微软雅黑" w:hAnsi="Times New Roman" w:cs="Times New Roman"/>
          <w:sz w:val="22"/>
          <w:szCs w:val="22"/>
        </w:rPr>
        <w:t>是决定拼多多业绩预期的关键因素。</w:t>
      </w:r>
      <w:r w:rsidRPr="00D10BC5">
        <w:rPr>
          <w:rFonts w:ascii="Times New Roman" w:eastAsia="微软雅黑" w:hAnsi="Times New Roman" w:cs="Times New Roman"/>
          <w:sz w:val="22"/>
          <w:szCs w:val="22"/>
        </w:rPr>
        <w:t>2023</w:t>
      </w:r>
      <w:r w:rsidRPr="00D10BC5">
        <w:rPr>
          <w:rFonts w:ascii="Times New Roman" w:eastAsia="微软雅黑" w:hAnsi="Times New Roman" w:cs="Times New Roman"/>
          <w:sz w:val="22"/>
          <w:szCs w:val="22"/>
        </w:rPr>
        <w:t>年以来，中国政府采取多项措施试图提振消费，但效果仍待观察。今年初通胀转为负值，引发市场对</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中国陷入通缩、消费疲软</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的担忧</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。消费信心不足直接影响电商平台的商品成交额。例如，今年</w:t>
      </w:r>
      <w:r w:rsidRPr="00D10BC5">
        <w:rPr>
          <w:rFonts w:ascii="Times New Roman" w:eastAsia="微软雅黑" w:hAnsi="Times New Roman" w:cs="Times New Roman"/>
          <w:sz w:val="22"/>
          <w:szCs w:val="22"/>
        </w:rPr>
        <w:t>2</w:t>
      </w:r>
      <w:r w:rsidRPr="00D10BC5">
        <w:rPr>
          <w:rFonts w:ascii="Times New Roman" w:eastAsia="微软雅黑" w:hAnsi="Times New Roman" w:cs="Times New Roman"/>
          <w:sz w:val="22"/>
          <w:szCs w:val="22"/>
        </w:rPr>
        <w:t>月社零数据低迷令投资者担心阿里、拼多多等企业盈利前景，曾引发股价下跌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。若未来政府加大刺激消费的力度，如发放消费券、减税或提高居民收入，将利好拼多多所在的可选消费板块，提升平台</w:t>
      </w:r>
      <w:r w:rsidRPr="00D10BC5">
        <w:rPr>
          <w:rFonts w:ascii="Times New Roman" w:eastAsia="微软雅黑" w:hAnsi="Times New Roman" w:cs="Times New Roman"/>
          <w:sz w:val="22"/>
          <w:szCs w:val="22"/>
        </w:rPr>
        <w:t>GMV</w:t>
      </w:r>
      <w:r w:rsidRPr="00D10BC5">
        <w:rPr>
          <w:rFonts w:ascii="Times New Roman" w:eastAsia="微软雅黑" w:hAnsi="Times New Roman" w:cs="Times New Roman"/>
          <w:sz w:val="22"/>
          <w:szCs w:val="22"/>
        </w:rPr>
        <w:t>和收入增速。相反，如果经济复苏</w:t>
      </w:r>
      <w:r w:rsidRPr="00D10BC5">
        <w:rPr>
          <w:rFonts w:ascii="Times New Roman" w:eastAsia="微软雅黑" w:hAnsi="Times New Roman" w:cs="Times New Roman"/>
          <w:sz w:val="22"/>
          <w:szCs w:val="22"/>
        </w:rPr>
        <w:lastRenderedPageBreak/>
        <w:t>不及预期或疫情等意外冲击消费，拼多多的增长可能放缓，投资者风险偏好降低会对其股价形成压力。</w:t>
      </w:r>
    </w:p>
    <w:p w14:paraId="5F5323A3"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其次，</w:t>
      </w:r>
      <w:r w:rsidRPr="00D10BC5">
        <w:rPr>
          <w:rFonts w:ascii="Times New Roman" w:eastAsia="微软雅黑" w:hAnsi="Times New Roman" w:cs="Times New Roman"/>
          <w:b/>
          <w:bCs/>
          <w:sz w:val="22"/>
          <w:szCs w:val="22"/>
        </w:rPr>
        <w:t>国际政治与市场情绪</w:t>
      </w:r>
      <w:r w:rsidRPr="00D10BC5">
        <w:rPr>
          <w:rFonts w:ascii="Times New Roman" w:eastAsia="微软雅黑" w:hAnsi="Times New Roman" w:cs="Times New Roman"/>
          <w:sz w:val="22"/>
          <w:szCs w:val="22"/>
        </w:rPr>
        <w:t>也通过风险偏好传导至中概股股价。</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年初，在全球投资者押注中国经济重启和科技创新（如</w:t>
      </w:r>
      <w:r w:rsidRPr="00D10BC5">
        <w:rPr>
          <w:rFonts w:ascii="Times New Roman" w:eastAsia="微软雅黑" w:hAnsi="Times New Roman" w:cs="Times New Roman"/>
          <w:sz w:val="22"/>
          <w:szCs w:val="22"/>
        </w:rPr>
        <w:t>AI</w:t>
      </w:r>
      <w:r w:rsidRPr="00D10BC5">
        <w:rPr>
          <w:rFonts w:ascii="Times New Roman" w:eastAsia="微软雅黑" w:hAnsi="Times New Roman" w:cs="Times New Roman"/>
          <w:sz w:val="22"/>
          <w:szCs w:val="22"/>
        </w:rPr>
        <w:t>浪潮）的背景下，中概股出现了一波强劲反弹：</w:t>
      </w:r>
      <w:r w:rsidRPr="00D10BC5">
        <w:rPr>
          <w:rFonts w:ascii="Times New Roman" w:eastAsia="微软雅黑" w:hAnsi="Times New Roman" w:cs="Times New Roman"/>
          <w:b/>
          <w:bCs/>
          <w:sz w:val="22"/>
          <w:szCs w:val="22"/>
        </w:rPr>
        <w:t>纳斯达克金龙中国指数</w:t>
      </w:r>
      <w:r w:rsidRPr="00D10BC5">
        <w:rPr>
          <w:rFonts w:ascii="Times New Roman" w:eastAsia="微软雅黑" w:hAnsi="Times New Roman" w:cs="Times New Roman"/>
          <w:sz w:val="22"/>
          <w:szCs w:val="22"/>
        </w:rPr>
        <w:t>年内上涨</w:t>
      </w:r>
      <w:r w:rsidRPr="00D10BC5">
        <w:rPr>
          <w:rFonts w:ascii="Times New Roman" w:eastAsia="微软雅黑" w:hAnsi="Times New Roman" w:cs="Times New Roman"/>
          <w:sz w:val="22"/>
          <w:szCs w:val="22"/>
        </w:rPr>
        <w:t>19%</w:t>
      </w:r>
      <w:r w:rsidRPr="00D10BC5">
        <w:rPr>
          <w:rFonts w:ascii="Times New Roman" w:eastAsia="微软雅黑" w:hAnsi="Times New Roman" w:cs="Times New Roman"/>
          <w:sz w:val="22"/>
          <w:szCs w:val="22"/>
        </w:rPr>
        <w:t>，而同期标普</w:t>
      </w:r>
      <w:r w:rsidRPr="00D10BC5">
        <w:rPr>
          <w:rFonts w:ascii="Times New Roman" w:eastAsia="微软雅黑" w:hAnsi="Times New Roman" w:cs="Times New Roman"/>
          <w:sz w:val="22"/>
          <w:szCs w:val="22"/>
        </w:rPr>
        <w:t>500</w:t>
      </w:r>
      <w:r w:rsidRPr="00D10BC5">
        <w:rPr>
          <w:rFonts w:ascii="Times New Roman" w:eastAsia="微软雅黑" w:hAnsi="Times New Roman" w:cs="Times New Roman"/>
          <w:sz w:val="22"/>
          <w:szCs w:val="22"/>
        </w:rPr>
        <w:t>下跌</w:t>
      </w:r>
      <w:r w:rsidRPr="00D10BC5">
        <w:rPr>
          <w:rFonts w:ascii="Times New Roman" w:eastAsia="微软雅黑" w:hAnsi="Times New Roman" w:cs="Times New Roman"/>
          <w:sz w:val="22"/>
          <w:szCs w:val="22"/>
        </w:rPr>
        <w:t>1.9%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。这表明宏观乐观预期时国际资金愿意涌入中国概念股，拼多多也跟随指数上涨。而一旦地缘政治紧张，例如中美贸易摩擦升级（关税互征等），风险情绪转差又会导致中概股同步回调</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3</w:t>
      </w:r>
      <w:r w:rsidRPr="00D10BC5">
        <w:rPr>
          <w:rFonts w:ascii="Times New Roman" w:eastAsia="微软雅黑" w:hAnsi="Times New Roman" w:cs="Times New Roman"/>
          <w:sz w:val="22"/>
          <w:szCs w:val="22"/>
        </w:rPr>
        <w:t>月初，中美相互加征农产品关税的消息曾令拼多多、阿里巴巴股价日内分别下挫</w:t>
      </w:r>
      <w:r w:rsidRPr="00D10BC5">
        <w:rPr>
          <w:rFonts w:ascii="Times New Roman" w:eastAsia="微软雅黑" w:hAnsi="Times New Roman" w:cs="Times New Roman"/>
          <w:sz w:val="22"/>
          <w:szCs w:val="22"/>
        </w:rPr>
        <w:t>2.2%</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sz w:val="22"/>
          <w:szCs w:val="22"/>
        </w:rPr>
        <w:t>2.5%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。投资者需密切关注中美贸易谈判、科技制裁等动态。这些宏观事件往往</w:t>
      </w:r>
      <w:r w:rsidRPr="00D10BC5">
        <w:rPr>
          <w:rFonts w:ascii="Times New Roman" w:eastAsia="微软雅黑" w:hAnsi="Times New Roman" w:cs="Times New Roman"/>
          <w:b/>
          <w:bCs/>
          <w:sz w:val="22"/>
          <w:szCs w:val="22"/>
        </w:rPr>
        <w:t>瞬时影响</w:t>
      </w:r>
      <w:r w:rsidRPr="00D10BC5">
        <w:rPr>
          <w:rFonts w:ascii="Times New Roman" w:eastAsia="微软雅黑" w:hAnsi="Times New Roman" w:cs="Times New Roman"/>
          <w:sz w:val="22"/>
          <w:szCs w:val="22"/>
        </w:rPr>
        <w:t>市场情绪，即使对公司基本面直接冲击有限，也会带来短期股价波动。对于长线投资者而言，这种情绪驱动的下跌可能提供逢低布局良机，但短线交易者则需做好风控以防止踩雷。</w:t>
      </w:r>
    </w:p>
    <w:p w14:paraId="138B1F6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最后，</w:t>
      </w:r>
      <w:r w:rsidRPr="00D10BC5">
        <w:rPr>
          <w:rFonts w:ascii="Times New Roman" w:eastAsia="微软雅黑" w:hAnsi="Times New Roman" w:cs="Times New Roman"/>
          <w:b/>
          <w:bCs/>
          <w:sz w:val="22"/>
          <w:szCs w:val="22"/>
        </w:rPr>
        <w:t>全球货币政策和市场流动性</w:t>
      </w:r>
      <w:r w:rsidRPr="00D10BC5">
        <w:rPr>
          <w:rFonts w:ascii="Times New Roman" w:eastAsia="微软雅黑" w:hAnsi="Times New Roman" w:cs="Times New Roman"/>
          <w:sz w:val="22"/>
          <w:szCs w:val="22"/>
        </w:rPr>
        <w:t>通过影响估值来左右拼多多股价。美联储加息节奏放缓甚至转向，将提升成长股的估值吸引力。在利率上行周期趋于结束之际，市场资金更青睐高增长资产。这是今年以来科技股普遍反弹、中概股走强的重要原因之一。如果未来美国进入降息周期，风险资产可能进一步受益，拼多多有望享受估值提升的</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东风</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。反之，若通胀反弹迫使主要央行重拾紧缩政策，科技互联网板块估值或将承压。另外，人民币汇率稳定与否也会影响以美元计价的拼多多</w:t>
      </w:r>
      <w:r w:rsidRPr="00D10BC5">
        <w:rPr>
          <w:rFonts w:ascii="Times New Roman" w:eastAsia="微软雅黑" w:hAnsi="Times New Roman" w:cs="Times New Roman"/>
          <w:sz w:val="22"/>
          <w:szCs w:val="22"/>
        </w:rPr>
        <w:t>ADR</w:t>
      </w:r>
      <w:r w:rsidRPr="00D10BC5">
        <w:rPr>
          <w:rFonts w:ascii="Times New Roman" w:eastAsia="微软雅黑" w:hAnsi="Times New Roman" w:cs="Times New Roman"/>
          <w:sz w:val="22"/>
          <w:szCs w:val="22"/>
        </w:rPr>
        <w:t>股价。当人民币走强时，海外投资者持有中概股的汇率风险下降，股价相应得到支撑；反之人民币贬值阶段，中概股折算美元收益降低，可能拖累股价表现。当前人民币汇率相对平稳，汇率因素对拼多多影响中性，但需持续关注地缘风险对汇率的冲击。</w:t>
      </w:r>
    </w:p>
    <w:p w14:paraId="5B40573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sz w:val="22"/>
          <w:szCs w:val="22"/>
        </w:rPr>
        <w:t>综合来看，拼多多所处的大环境机遇与挑战并存：</w:t>
      </w:r>
      <w:r w:rsidRPr="00D10BC5">
        <w:rPr>
          <w:rFonts w:ascii="Times New Roman" w:eastAsia="微软雅黑" w:hAnsi="Times New Roman" w:cs="Times New Roman"/>
          <w:b/>
          <w:bCs/>
          <w:sz w:val="22"/>
          <w:szCs w:val="22"/>
        </w:rPr>
        <w:t>中国消费复苏</w:t>
      </w:r>
      <w:r w:rsidRPr="00D10BC5">
        <w:rPr>
          <w:rFonts w:ascii="Times New Roman" w:eastAsia="微软雅黑" w:hAnsi="Times New Roman" w:cs="Times New Roman"/>
          <w:sz w:val="22"/>
          <w:szCs w:val="22"/>
        </w:rPr>
        <w:t>和</w:t>
      </w:r>
      <w:r w:rsidRPr="00D10BC5">
        <w:rPr>
          <w:rFonts w:ascii="Times New Roman" w:eastAsia="微软雅黑" w:hAnsi="Times New Roman" w:cs="Times New Roman"/>
          <w:b/>
          <w:bCs/>
          <w:sz w:val="22"/>
          <w:szCs w:val="22"/>
        </w:rPr>
        <w:t>全球流动性改善</w:t>
      </w:r>
      <w:r w:rsidRPr="00D10BC5">
        <w:rPr>
          <w:rFonts w:ascii="Times New Roman" w:eastAsia="微软雅黑" w:hAnsi="Times New Roman" w:cs="Times New Roman"/>
          <w:sz w:val="22"/>
          <w:szCs w:val="22"/>
        </w:rPr>
        <w:t>将是股价上涨的催化剂，而</w:t>
      </w:r>
      <w:r w:rsidRPr="00D10BC5">
        <w:rPr>
          <w:rFonts w:ascii="Times New Roman" w:eastAsia="微软雅黑" w:hAnsi="Times New Roman" w:cs="Times New Roman"/>
          <w:b/>
          <w:bCs/>
          <w:sz w:val="22"/>
          <w:szCs w:val="22"/>
        </w:rPr>
        <w:t>宏观不确定性</w:t>
      </w:r>
      <w:r w:rsidRPr="00D10BC5">
        <w:rPr>
          <w:rFonts w:ascii="Times New Roman" w:eastAsia="微软雅黑" w:hAnsi="Times New Roman" w:cs="Times New Roman"/>
          <w:sz w:val="22"/>
          <w:szCs w:val="22"/>
        </w:rPr>
        <w:t>（如地缘冲突、政策收紧）则可能带来阵痛。投资者应密切跟踪宏观指标（消费者信心指数、社零总额增长等）和重大政策动向，以评估对拼多多基本面及估值的潜在影响。在宏观利好与公司微观优势共振时，拼多多股票有望实现超额收益；反之，在宏观逆风和风险事件下，也需有足够耐心和定力持有，或根据风险管理策略进行适度调整仓位。展望未来，只要中国经济保持中长期稳定增长，居民消费持续升级，拼多多作为新兴电商龙头有望在宏观大潮中稳步前行，为投资者创造可观回报。</w:t>
      </w:r>
    </w:p>
    <w:p w14:paraId="4E5E6D36"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lastRenderedPageBreak/>
        <w:t>结论和投资建议</w:t>
      </w:r>
      <w:r w:rsidRPr="00D10BC5">
        <w:rPr>
          <w:rFonts w:ascii="Times New Roman" w:eastAsia="微软雅黑" w:hAnsi="Times New Roman" w:cs="Times New Roman"/>
          <w:sz w:val="22"/>
          <w:szCs w:val="22"/>
        </w:rPr>
        <w:t>：综合以上分析，我们认为</w:t>
      </w:r>
      <w:r w:rsidRPr="00D10BC5">
        <w:rPr>
          <w:rFonts w:ascii="Times New Roman" w:eastAsia="微软雅黑" w:hAnsi="Times New Roman" w:cs="Times New Roman"/>
          <w:sz w:val="22"/>
          <w:szCs w:val="22"/>
        </w:rPr>
        <w:t>PDD Holdings</w:t>
      </w:r>
      <w:r w:rsidRPr="00D10BC5">
        <w:rPr>
          <w:rFonts w:ascii="Times New Roman" w:eastAsia="微软雅黑" w:hAnsi="Times New Roman" w:cs="Times New Roman"/>
          <w:sz w:val="22"/>
          <w:szCs w:val="22"/>
        </w:rPr>
        <w:t>（拼多多）具有</w:t>
      </w:r>
      <w:r w:rsidRPr="00D10BC5">
        <w:rPr>
          <w:rFonts w:ascii="Times New Roman" w:eastAsia="微软雅黑" w:hAnsi="Times New Roman" w:cs="Times New Roman"/>
          <w:b/>
          <w:bCs/>
          <w:sz w:val="22"/>
          <w:szCs w:val="22"/>
        </w:rPr>
        <w:t>高增长性、盈利能力强、估值偏低</w:t>
      </w:r>
      <w:r w:rsidRPr="00D10BC5">
        <w:rPr>
          <w:rFonts w:ascii="Times New Roman" w:eastAsia="微软雅黑" w:hAnsi="Times New Roman" w:cs="Times New Roman"/>
          <w:sz w:val="22"/>
          <w:szCs w:val="22"/>
        </w:rPr>
        <w:t>的特征，长期投资价值突出。当前股价相对于我们的估值区间存在明显低估。在风险因素可控、公司竞争力持续强化的前提下，我们对拼多多维持</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b/>
          <w:bCs/>
          <w:sz w:val="22"/>
          <w:szCs w:val="22"/>
        </w:rPr>
        <w:t>长期买入</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的投资评级。短期波动可能来自宏观和政策面的不确定，但拉长时间看，拼多多有望凭借其创新商业模式和庞大用户基础，在中国及全球电商版图中扮演越来越重要的角色，为股东创造长期价值。</w:t>
      </w:r>
    </w:p>
    <w:p w14:paraId="17908C1C"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（完）</w:t>
      </w:r>
    </w:p>
    <w:p w14:paraId="1F5BB955" w14:textId="77777777" w:rsidR="00D10BC5" w:rsidRPr="00D10BC5" w:rsidRDefault="00D10BC5" w:rsidP="00D10BC5">
      <w:pPr>
        <w:rPr>
          <w:rFonts w:ascii="Times New Roman" w:eastAsia="微软雅黑" w:hAnsi="Times New Roman" w:cs="Times New Roman"/>
          <w:sz w:val="22"/>
          <w:szCs w:val="22"/>
        </w:rPr>
      </w:pPr>
      <w:r w:rsidRPr="00D10BC5">
        <w:rPr>
          <w:rFonts w:ascii="Times New Roman" w:eastAsia="微软雅黑" w:hAnsi="Times New Roman" w:cs="Times New Roman"/>
          <w:b/>
          <w:bCs/>
          <w:sz w:val="22"/>
          <w:szCs w:val="22"/>
        </w:rPr>
        <w:t>参考来源</w:t>
      </w:r>
      <w:r w:rsidRPr="00D10BC5">
        <w:rPr>
          <w:rFonts w:ascii="Times New Roman" w:eastAsia="微软雅黑" w:hAnsi="Times New Roman" w:cs="Times New Roman"/>
          <w:sz w:val="22"/>
          <w:szCs w:val="22"/>
        </w:rPr>
        <w:t>：公司财报及投资者资料，</w:t>
      </w:r>
      <w:r w:rsidRPr="00D10BC5">
        <w:rPr>
          <w:rFonts w:ascii="Times New Roman" w:eastAsia="微软雅黑" w:hAnsi="Times New Roman" w:cs="Times New Roman"/>
          <w:sz w:val="22"/>
          <w:szCs w:val="22"/>
        </w:rPr>
        <w:t>Morningstar</w:t>
      </w:r>
      <w:r w:rsidRPr="00D10BC5">
        <w:rPr>
          <w:rFonts w:ascii="Times New Roman" w:eastAsia="微软雅黑" w:hAnsi="Times New Roman" w:cs="Times New Roman"/>
          <w:sz w:val="22"/>
          <w:szCs w:val="22"/>
        </w:rPr>
        <w:t>股票分析报告</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Equity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GuruFocus</w:t>
      </w:r>
      <w:r w:rsidRPr="00D10BC5">
        <w:rPr>
          <w:rFonts w:ascii="Times New Roman" w:eastAsia="微软雅黑" w:hAnsi="Times New Roman" w:cs="Times New Roman"/>
          <w:sz w:val="22"/>
          <w:szCs w:val="22"/>
        </w:rPr>
        <w:t>股票手册</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Investment Detail Report_PDD.pdf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Barron's</w:t>
      </w:r>
      <w:r w:rsidRPr="00D10BC5">
        <w:rPr>
          <w:rFonts w:ascii="Times New Roman" w:eastAsia="微软雅黑" w:hAnsi="Times New Roman" w:cs="Times New Roman"/>
          <w:sz w:val="22"/>
          <w:szCs w:val="22"/>
        </w:rPr>
        <w:t>财经报道</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Temu Owner PDD_Barrons.pdf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IBD</w:t>
      </w:r>
      <w:r w:rsidRPr="00D10BC5">
        <w:rPr>
          <w:rFonts w:ascii="Times New Roman" w:eastAsia="微软雅黑" w:hAnsi="Times New Roman" w:cs="Times New Roman"/>
          <w:sz w:val="22"/>
          <w:szCs w:val="22"/>
        </w:rPr>
        <w:t>投资评级</w:t>
      </w:r>
      <w:r w:rsidRPr="00D10BC5">
        <w:rPr>
          <w:rFonts w:ascii="Times New Roman" w:eastAsia="微软雅黑" w:hAnsi="Times New Roman" w:cs="Times New Roman"/>
          <w:sz w:val="22"/>
          <w:szCs w:val="22"/>
        </w:rPr>
        <w:t xml:space="preserve">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 (</w:t>
      </w:r>
      <w:hyperlink w:history="1">
        <w:r w:rsidRPr="00D10BC5">
          <w:rPr>
            <w:rStyle w:val="af0"/>
            <w:rFonts w:ascii="Times New Roman" w:eastAsia="微软雅黑" w:hAnsi="Times New Roman" w:cs="Times New Roman"/>
            <w:sz w:val="22"/>
            <w:szCs w:val="22"/>
          </w:rPr>
          <w:t>PDD_IBD.pdf</w:t>
        </w:r>
      </w:hyperlink>
      <w:r w:rsidRPr="00D10BC5">
        <w:rPr>
          <w:rFonts w:ascii="Times New Roman" w:eastAsia="微软雅黑" w:hAnsi="Times New Roman" w:cs="Times New Roman"/>
          <w:sz w:val="22"/>
          <w:szCs w:val="22"/>
        </w:rPr>
        <w:t>)</w:t>
      </w:r>
      <w:r w:rsidRPr="00D10BC5">
        <w:rPr>
          <w:rFonts w:ascii="Times New Roman" w:eastAsia="微软雅黑" w:hAnsi="Times New Roman" w:cs="Times New Roman"/>
          <w:sz w:val="22"/>
          <w:szCs w:val="22"/>
        </w:rPr>
        <w:t>等。上述资料数据截至</w:t>
      </w:r>
      <w:r w:rsidRPr="00D10BC5">
        <w:rPr>
          <w:rFonts w:ascii="Times New Roman" w:eastAsia="微软雅黑" w:hAnsi="Times New Roman" w:cs="Times New Roman"/>
          <w:sz w:val="22"/>
          <w:szCs w:val="22"/>
        </w:rPr>
        <w:t>2025</w:t>
      </w:r>
      <w:r w:rsidRPr="00D10BC5">
        <w:rPr>
          <w:rFonts w:ascii="Times New Roman" w:eastAsia="微软雅黑" w:hAnsi="Times New Roman" w:cs="Times New Roman"/>
          <w:sz w:val="22"/>
          <w:szCs w:val="22"/>
        </w:rPr>
        <w:t>年</w:t>
      </w:r>
      <w:r w:rsidRPr="00D10BC5">
        <w:rPr>
          <w:rFonts w:ascii="Times New Roman" w:eastAsia="微软雅黑" w:hAnsi="Times New Roman" w:cs="Times New Roman"/>
          <w:sz w:val="22"/>
          <w:szCs w:val="22"/>
        </w:rPr>
        <w:t>3</w:t>
      </w:r>
      <w:r w:rsidRPr="00D10BC5">
        <w:rPr>
          <w:rFonts w:ascii="Times New Roman" w:eastAsia="微软雅黑" w:hAnsi="Times New Roman" w:cs="Times New Roman"/>
          <w:sz w:val="22"/>
          <w:szCs w:val="22"/>
        </w:rPr>
        <w:t>月</w:t>
      </w:r>
      <w:r w:rsidRPr="00D10BC5">
        <w:rPr>
          <w:rFonts w:ascii="Times New Roman" w:eastAsia="微软雅黑" w:hAnsi="Times New Roman" w:cs="Times New Roman"/>
          <w:sz w:val="22"/>
          <w:szCs w:val="22"/>
        </w:rPr>
        <w:t>19</w:t>
      </w:r>
      <w:r w:rsidRPr="00D10BC5">
        <w:rPr>
          <w:rFonts w:ascii="Times New Roman" w:eastAsia="微软雅黑" w:hAnsi="Times New Roman" w:cs="Times New Roman"/>
          <w:sz w:val="22"/>
          <w:szCs w:val="22"/>
        </w:rPr>
        <w:t>日，投资建议仅供参考，请投资者注意市场风险。</w:t>
      </w:r>
    </w:p>
    <w:p w14:paraId="693FDEF7" w14:textId="64CF5DF8" w:rsidR="007B6C91" w:rsidRPr="004C33BC" w:rsidRDefault="007B6C91" w:rsidP="007B6C91">
      <w:pPr>
        <w:pStyle w:val="2"/>
        <w:rPr>
          <w:rFonts w:ascii="Times New Roman" w:eastAsia="微软雅黑" w:hAnsi="Times New Roman" w:cs="Times New Roman"/>
          <w:b/>
          <w:bCs/>
          <w:sz w:val="22"/>
          <w:szCs w:val="22"/>
        </w:rPr>
      </w:pPr>
      <w:bookmarkStart w:id="31" w:name="_Toc197077238"/>
      <w:r>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w:t>
      </w:r>
      <w:r w:rsidR="00355E18">
        <w:rPr>
          <w:rFonts w:ascii="Times New Roman" w:eastAsia="微软雅黑" w:hAnsi="Times New Roman" w:cs="Times New Roman" w:hint="eastAsia"/>
          <w:b/>
          <w:bCs/>
          <w:sz w:val="22"/>
          <w:szCs w:val="22"/>
        </w:rPr>
        <w:t>4</w:t>
      </w:r>
      <w:r w:rsidRPr="004C33BC">
        <w:rPr>
          <w:rFonts w:ascii="Times New Roman" w:eastAsia="微软雅黑" w:hAnsi="Times New Roman" w:cs="Times New Roman"/>
          <w:b/>
          <w:bCs/>
          <w:sz w:val="22"/>
          <w:szCs w:val="22"/>
        </w:rPr>
        <w:t xml:space="preserve"> </w:t>
      </w:r>
      <w:r>
        <w:rPr>
          <w:rFonts w:ascii="Times New Roman" w:eastAsia="微软雅黑" w:hAnsi="Times New Roman" w:cs="Times New Roman" w:hint="eastAsia"/>
          <w:b/>
          <w:bCs/>
          <w:sz w:val="22"/>
          <w:szCs w:val="22"/>
        </w:rPr>
        <w:t>PD</w:t>
      </w:r>
      <w:r w:rsidRPr="004C33BC">
        <w:rPr>
          <w:rFonts w:ascii="Times New Roman" w:eastAsia="微软雅黑" w:hAnsi="Times New Roman" w:cs="Times New Roman"/>
          <w:b/>
          <w:bCs/>
          <w:sz w:val="22"/>
          <w:szCs w:val="22"/>
        </w:rPr>
        <w:t xml:space="preserve">D </w:t>
      </w:r>
      <w:r>
        <w:rPr>
          <w:rFonts w:ascii="Times New Roman" w:eastAsia="微软雅黑" w:hAnsi="Times New Roman" w:cs="Times New Roman" w:hint="eastAsia"/>
          <w:b/>
          <w:bCs/>
          <w:sz w:val="22"/>
          <w:szCs w:val="22"/>
        </w:rPr>
        <w:t>投资分析与建议</w:t>
      </w:r>
      <w:bookmarkEnd w:id="31"/>
    </w:p>
    <w:p w14:paraId="43F2DC8D"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以下是基于上传文件和专业分析方法综合整理的</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（拼多多）投资分析与建议报告：</w:t>
      </w:r>
    </w:p>
    <w:p w14:paraId="5703D9F3"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一、公司概况</w:t>
      </w:r>
    </w:p>
    <w:p w14:paraId="49CD191E"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PDD Holdings Inc</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NASDAQ: PDD</w:t>
      </w:r>
      <w:r w:rsidRPr="00820BD8">
        <w:rPr>
          <w:rFonts w:ascii="Times New Roman" w:eastAsia="微软雅黑" w:hAnsi="Times New Roman" w:cs="Times New Roman"/>
          <w:sz w:val="22"/>
          <w:szCs w:val="22"/>
        </w:rPr>
        <w:t>）是一家总部位于爱尔兰的跨国电商公司，旗下主要运营电商平台拼多多（</w:t>
      </w:r>
      <w:r w:rsidRPr="00820BD8">
        <w:rPr>
          <w:rFonts w:ascii="Times New Roman" w:eastAsia="微软雅黑" w:hAnsi="Times New Roman" w:cs="Times New Roman"/>
          <w:sz w:val="22"/>
          <w:szCs w:val="22"/>
        </w:rPr>
        <w:t>Pinduoduo</w:t>
      </w:r>
      <w:r w:rsidRPr="00820BD8">
        <w:rPr>
          <w:rFonts w:ascii="Times New Roman" w:eastAsia="微软雅黑" w:hAnsi="Times New Roman" w:cs="Times New Roman"/>
          <w:sz w:val="22"/>
          <w:szCs w:val="22"/>
        </w:rPr>
        <w:t>）和跨境电商平台</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。拼多多主要针对中国大陆市场，以团购和补贴的营销方式迅速扩大市场份额。</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则主攻国际市场，特别是美国，依靠高性价比产品和大量补贴迅速获取市场份额。</w:t>
      </w:r>
    </w:p>
    <w:p w14:paraId="5C49659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二、财务分析</w:t>
      </w:r>
    </w:p>
    <w:p w14:paraId="06CA6B6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核心财务数据</w:t>
      </w:r>
    </w:p>
    <w:p w14:paraId="1E882930"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2023</w:t>
      </w:r>
      <w:r w:rsidRPr="00820BD8">
        <w:rPr>
          <w:rFonts w:ascii="Times New Roman" w:eastAsia="微软雅黑" w:hAnsi="Times New Roman" w:cs="Times New Roman"/>
          <w:b/>
          <w:bCs/>
          <w:sz w:val="22"/>
          <w:szCs w:val="22"/>
        </w:rPr>
        <w:t>年总收入</w:t>
      </w:r>
      <w:r w:rsidRPr="00820BD8">
        <w:rPr>
          <w:rFonts w:ascii="Times New Roman" w:eastAsia="微软雅黑" w:hAnsi="Times New Roman" w:cs="Times New Roman"/>
          <w:sz w:val="22"/>
          <w:szCs w:val="22"/>
        </w:rPr>
        <w:t>: 2476.39</w:t>
      </w:r>
      <w:r w:rsidRPr="00820BD8">
        <w:rPr>
          <w:rFonts w:ascii="Times New Roman" w:eastAsia="微软雅黑" w:hAnsi="Times New Roman" w:cs="Times New Roman"/>
          <w:sz w:val="22"/>
          <w:szCs w:val="22"/>
        </w:rPr>
        <w:t>亿元，同比增长</w:t>
      </w:r>
      <w:r w:rsidRPr="00820BD8">
        <w:rPr>
          <w:rFonts w:ascii="Times New Roman" w:eastAsia="微软雅黑" w:hAnsi="Times New Roman" w:cs="Times New Roman"/>
          <w:sz w:val="22"/>
          <w:szCs w:val="22"/>
        </w:rPr>
        <w:t>89.68%</w:t>
      </w:r>
      <w:r w:rsidRPr="00820BD8">
        <w:rPr>
          <w:rFonts w:ascii="Times New Roman" w:eastAsia="微软雅黑" w:hAnsi="Times New Roman" w:cs="Times New Roman"/>
          <w:sz w:val="22"/>
          <w:szCs w:val="22"/>
        </w:rPr>
        <w:t>。</w:t>
      </w:r>
    </w:p>
    <w:p w14:paraId="68A0E230"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净利润</w:t>
      </w:r>
      <w:r w:rsidRPr="00820BD8">
        <w:rPr>
          <w:rFonts w:ascii="Times New Roman" w:eastAsia="微软雅黑" w:hAnsi="Times New Roman" w:cs="Times New Roman"/>
          <w:sz w:val="22"/>
          <w:szCs w:val="22"/>
        </w:rPr>
        <w:t>: 600.3</w:t>
      </w:r>
      <w:r w:rsidRPr="00820BD8">
        <w:rPr>
          <w:rFonts w:ascii="Times New Roman" w:eastAsia="微软雅黑" w:hAnsi="Times New Roman" w:cs="Times New Roman"/>
          <w:sz w:val="22"/>
          <w:szCs w:val="22"/>
        </w:rPr>
        <w:t>亿元，同比增长</w:t>
      </w:r>
      <w:r w:rsidRPr="00820BD8">
        <w:rPr>
          <w:rFonts w:ascii="Times New Roman" w:eastAsia="微软雅黑" w:hAnsi="Times New Roman" w:cs="Times New Roman"/>
          <w:sz w:val="22"/>
          <w:szCs w:val="22"/>
        </w:rPr>
        <w:t>90.33%</w:t>
      </w:r>
      <w:r w:rsidRPr="00820BD8">
        <w:rPr>
          <w:rFonts w:ascii="Times New Roman" w:eastAsia="微软雅黑" w:hAnsi="Times New Roman" w:cs="Times New Roman"/>
          <w:sz w:val="22"/>
          <w:szCs w:val="22"/>
        </w:rPr>
        <w:t>。</w:t>
      </w:r>
    </w:p>
    <w:p w14:paraId="7F123DC6"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当前市盈率（</w:t>
      </w:r>
      <w:r w:rsidRPr="00820BD8">
        <w:rPr>
          <w:rFonts w:ascii="Times New Roman" w:eastAsia="微软雅黑" w:hAnsi="Times New Roman" w:cs="Times New Roman"/>
          <w:b/>
          <w:bCs/>
          <w:sz w:val="22"/>
          <w:szCs w:val="22"/>
        </w:rPr>
        <w:t>PE Ratio</w:t>
      </w:r>
      <w:r w:rsidRPr="00820BD8">
        <w:rPr>
          <w:rFonts w:ascii="Times New Roman" w:eastAsia="微软雅黑" w:hAnsi="Times New Roman" w:cs="Times New Roman"/>
          <w:b/>
          <w:bCs/>
          <w:sz w:val="22"/>
          <w:szCs w:val="22"/>
        </w:rPr>
        <w:t>）</w:t>
      </w:r>
      <w:r w:rsidRPr="00820BD8">
        <w:rPr>
          <w:rFonts w:ascii="Times New Roman" w:eastAsia="微软雅黑" w:hAnsi="Times New Roman" w:cs="Times New Roman"/>
          <w:sz w:val="22"/>
          <w:szCs w:val="22"/>
        </w:rPr>
        <w:t>: 12.0</w:t>
      </w:r>
      <w:r w:rsidRPr="00820BD8">
        <w:rPr>
          <w:rFonts w:ascii="Times New Roman" w:eastAsia="微软雅黑" w:hAnsi="Times New Roman" w:cs="Times New Roman"/>
          <w:sz w:val="22"/>
          <w:szCs w:val="22"/>
        </w:rPr>
        <w:t>倍（相对较低）。</w:t>
      </w:r>
    </w:p>
    <w:p w14:paraId="79D8DC2C" w14:textId="77777777" w:rsidR="00820BD8" w:rsidRPr="00820BD8" w:rsidRDefault="00820BD8">
      <w:pPr>
        <w:numPr>
          <w:ilvl w:val="0"/>
          <w:numId w:val="162"/>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现金流充裕</w:t>
      </w:r>
      <w:r w:rsidRPr="00820BD8">
        <w:rPr>
          <w:rFonts w:ascii="Times New Roman" w:eastAsia="微软雅黑" w:hAnsi="Times New Roman" w:cs="Times New Roman"/>
          <w:sz w:val="22"/>
          <w:szCs w:val="22"/>
        </w:rPr>
        <w:t xml:space="preserve">: </w:t>
      </w:r>
      <w:r w:rsidRPr="00820BD8">
        <w:rPr>
          <w:rFonts w:ascii="Times New Roman" w:eastAsia="微软雅黑" w:hAnsi="Times New Roman" w:cs="Times New Roman"/>
          <w:sz w:val="22"/>
          <w:szCs w:val="22"/>
        </w:rPr>
        <w:t>自由现金流占营收比</w:t>
      </w:r>
      <w:r w:rsidRPr="00820BD8">
        <w:rPr>
          <w:rFonts w:ascii="Times New Roman" w:eastAsia="微软雅黑" w:hAnsi="Times New Roman" w:cs="Times New Roman"/>
          <w:sz w:val="22"/>
          <w:szCs w:val="22"/>
        </w:rPr>
        <w:t>34.6%</w:t>
      </w:r>
      <w:r w:rsidRPr="00820BD8">
        <w:rPr>
          <w:rFonts w:ascii="Times New Roman" w:eastAsia="微软雅黑" w:hAnsi="Times New Roman" w:cs="Times New Roman"/>
          <w:sz w:val="22"/>
          <w:szCs w:val="22"/>
        </w:rPr>
        <w:t>，现金储备充足，财务健康状况稳健。</w:t>
      </w:r>
    </w:p>
    <w:p w14:paraId="0F837EF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lastRenderedPageBreak/>
        <w:t>盈利能力指标</w:t>
      </w:r>
    </w:p>
    <w:p w14:paraId="42A9C03D" w14:textId="77777777" w:rsidR="00820BD8" w:rsidRPr="00820BD8" w:rsidRDefault="00820BD8">
      <w:pPr>
        <w:numPr>
          <w:ilvl w:val="0"/>
          <w:numId w:val="163"/>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股本回报率</w:t>
      </w:r>
      <w:r w:rsidRPr="00820BD8">
        <w:rPr>
          <w:rFonts w:ascii="Times New Roman" w:eastAsia="微软雅黑" w:hAnsi="Times New Roman" w:cs="Times New Roman"/>
          <w:sz w:val="22"/>
          <w:szCs w:val="22"/>
        </w:rPr>
        <w:t>(ROE): 49.2%</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20.7%</w:t>
      </w:r>
      <w:r w:rsidRPr="00820BD8">
        <w:rPr>
          <w:rFonts w:ascii="Times New Roman" w:eastAsia="微软雅黑" w:hAnsi="Times New Roman" w:cs="Times New Roman"/>
          <w:sz w:val="22"/>
          <w:szCs w:val="22"/>
        </w:rPr>
        <w:t>）</w:t>
      </w:r>
    </w:p>
    <w:p w14:paraId="0540B217" w14:textId="77777777" w:rsidR="00820BD8" w:rsidRPr="00820BD8" w:rsidRDefault="00820BD8">
      <w:pPr>
        <w:numPr>
          <w:ilvl w:val="0"/>
          <w:numId w:val="163"/>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净利润率</w:t>
      </w:r>
      <w:r w:rsidRPr="00820BD8">
        <w:rPr>
          <w:rFonts w:ascii="Times New Roman" w:eastAsia="微软雅黑" w:hAnsi="Times New Roman" w:cs="Times New Roman"/>
          <w:sz w:val="22"/>
          <w:szCs w:val="22"/>
        </w:rPr>
        <w:t>: 29.1%</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8.8%</w:t>
      </w:r>
      <w:r w:rsidRPr="00820BD8">
        <w:rPr>
          <w:rFonts w:ascii="Times New Roman" w:eastAsia="微软雅黑" w:hAnsi="Times New Roman" w:cs="Times New Roman"/>
          <w:sz w:val="22"/>
          <w:szCs w:val="22"/>
        </w:rPr>
        <w:t>）</w:t>
      </w:r>
    </w:p>
    <w:p w14:paraId="1DFCCC3D" w14:textId="77777777" w:rsidR="00820BD8" w:rsidRPr="00820BD8" w:rsidRDefault="00820BD8">
      <w:pPr>
        <w:numPr>
          <w:ilvl w:val="0"/>
          <w:numId w:val="163"/>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营运利润率</w:t>
      </w:r>
      <w:r w:rsidRPr="00820BD8">
        <w:rPr>
          <w:rFonts w:ascii="Times New Roman" w:eastAsia="微软雅黑" w:hAnsi="Times New Roman" w:cs="Times New Roman"/>
          <w:sz w:val="22"/>
          <w:szCs w:val="22"/>
        </w:rPr>
        <w:t>: 28.3%</w:t>
      </w:r>
      <w:r w:rsidRPr="00820BD8">
        <w:rPr>
          <w:rFonts w:ascii="Times New Roman" w:eastAsia="微软雅黑" w:hAnsi="Times New Roman" w:cs="Times New Roman"/>
          <w:sz w:val="22"/>
          <w:szCs w:val="22"/>
        </w:rPr>
        <w:t>（行业平均</w:t>
      </w:r>
      <w:r w:rsidRPr="00820BD8">
        <w:rPr>
          <w:rFonts w:ascii="Times New Roman" w:eastAsia="微软雅黑" w:hAnsi="Times New Roman" w:cs="Times New Roman"/>
          <w:sz w:val="22"/>
          <w:szCs w:val="22"/>
        </w:rPr>
        <w:t>11%</w:t>
      </w:r>
      <w:r w:rsidRPr="00820BD8">
        <w:rPr>
          <w:rFonts w:ascii="Times New Roman" w:eastAsia="微软雅黑" w:hAnsi="Times New Roman" w:cs="Times New Roman"/>
          <w:sz w:val="22"/>
          <w:szCs w:val="22"/>
        </w:rPr>
        <w:t>）。</w:t>
      </w:r>
    </w:p>
    <w:p w14:paraId="0633F643"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这些数据表明</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拥有显著高于行业平均水平的盈利能力。</w:t>
      </w:r>
    </w:p>
    <w:p w14:paraId="127B215D"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三、估值分析</w:t>
      </w:r>
    </w:p>
    <w:p w14:paraId="18BBA908"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通过多种估值方法对</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进行分析：</w:t>
      </w:r>
    </w:p>
    <w:p w14:paraId="72504CE1" w14:textId="77777777" w:rsidR="00820BD8" w:rsidRPr="00820BD8" w:rsidRDefault="00820BD8">
      <w:pPr>
        <w:numPr>
          <w:ilvl w:val="0"/>
          <w:numId w:val="164"/>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DCF</w:t>
      </w:r>
      <w:r w:rsidRPr="00820BD8">
        <w:rPr>
          <w:rFonts w:ascii="Times New Roman" w:eastAsia="微软雅黑" w:hAnsi="Times New Roman" w:cs="Times New Roman"/>
          <w:b/>
          <w:bCs/>
          <w:sz w:val="22"/>
          <w:szCs w:val="22"/>
        </w:rPr>
        <w:t>现金流折现估值法</w:t>
      </w:r>
      <w:r w:rsidRPr="00820BD8">
        <w:rPr>
          <w:rFonts w:ascii="Times New Roman" w:eastAsia="微软雅黑" w:hAnsi="Times New Roman" w:cs="Times New Roman"/>
          <w:sz w:val="22"/>
          <w:szCs w:val="22"/>
        </w:rPr>
        <w:t>：</w:t>
      </w:r>
    </w:p>
    <w:p w14:paraId="0DA23DB1"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每股合理价值：</w:t>
      </w:r>
      <w:r w:rsidRPr="00820BD8">
        <w:rPr>
          <w:rFonts w:ascii="Times New Roman" w:eastAsia="微软雅黑" w:hAnsi="Times New Roman" w:cs="Times New Roman"/>
          <w:sz w:val="22"/>
          <w:szCs w:val="22"/>
        </w:rPr>
        <w:t>134</w:t>
      </w:r>
      <w:r w:rsidRPr="00820BD8">
        <w:rPr>
          <w:rFonts w:ascii="Times New Roman" w:eastAsia="微软雅黑" w:hAnsi="Times New Roman" w:cs="Times New Roman"/>
          <w:sz w:val="22"/>
          <w:szCs w:val="22"/>
        </w:rPr>
        <w:t>美元</w:t>
      </w:r>
    </w:p>
    <w:p w14:paraId="24255CC9"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当前股价：</w:t>
      </w:r>
      <w:r w:rsidRPr="00820BD8">
        <w:rPr>
          <w:rFonts w:ascii="Times New Roman" w:eastAsia="微软雅黑" w:hAnsi="Times New Roman" w:cs="Times New Roman"/>
          <w:sz w:val="22"/>
          <w:szCs w:val="22"/>
        </w:rPr>
        <w:t>126.79</w:t>
      </w:r>
      <w:r w:rsidRPr="00820BD8">
        <w:rPr>
          <w:rFonts w:ascii="Times New Roman" w:eastAsia="微软雅黑" w:hAnsi="Times New Roman" w:cs="Times New Roman"/>
          <w:sz w:val="22"/>
          <w:szCs w:val="22"/>
        </w:rPr>
        <w:t>美元</w:t>
      </w:r>
    </w:p>
    <w:p w14:paraId="48654850"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估值比率（</w:t>
      </w:r>
      <w:r w:rsidRPr="00820BD8">
        <w:rPr>
          <w:rFonts w:ascii="Times New Roman" w:eastAsia="微软雅黑" w:hAnsi="Times New Roman" w:cs="Times New Roman"/>
          <w:sz w:val="22"/>
          <w:szCs w:val="22"/>
        </w:rPr>
        <w:t>Price/FVE</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0.95</w:t>
      </w:r>
      <w:r w:rsidRPr="00820BD8">
        <w:rPr>
          <w:rFonts w:ascii="Times New Roman" w:eastAsia="微软雅黑" w:hAnsi="Times New Roman" w:cs="Times New Roman"/>
          <w:sz w:val="22"/>
          <w:szCs w:val="22"/>
        </w:rPr>
        <w:t>，表明股票当前略低于其内在价值。</w:t>
      </w:r>
    </w:p>
    <w:p w14:paraId="7093EEDD" w14:textId="77777777" w:rsidR="00820BD8" w:rsidRPr="00820BD8" w:rsidRDefault="00820BD8">
      <w:pPr>
        <w:numPr>
          <w:ilvl w:val="0"/>
          <w:numId w:val="164"/>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分析师目标价</w:t>
      </w:r>
      <w:r w:rsidRPr="00820BD8">
        <w:rPr>
          <w:rFonts w:ascii="Times New Roman" w:eastAsia="微软雅黑" w:hAnsi="Times New Roman" w:cs="Times New Roman"/>
          <w:sz w:val="22"/>
          <w:szCs w:val="22"/>
        </w:rPr>
        <w:t>：</w:t>
      </w:r>
    </w:p>
    <w:p w14:paraId="763F9143" w14:textId="77777777" w:rsidR="00820BD8" w:rsidRPr="00820BD8" w:rsidRDefault="00820BD8">
      <w:pPr>
        <w:numPr>
          <w:ilvl w:val="1"/>
          <w:numId w:val="164"/>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综合分析师</w:t>
      </w:r>
      <w:r w:rsidRPr="00820BD8">
        <w:rPr>
          <w:rFonts w:ascii="Times New Roman" w:eastAsia="微软雅黑" w:hAnsi="Times New Roman" w:cs="Times New Roman"/>
          <w:sz w:val="22"/>
          <w:szCs w:val="22"/>
        </w:rPr>
        <w:t>12</w:t>
      </w:r>
      <w:r w:rsidRPr="00820BD8">
        <w:rPr>
          <w:rFonts w:ascii="Times New Roman" w:eastAsia="微软雅黑" w:hAnsi="Times New Roman" w:cs="Times New Roman"/>
          <w:sz w:val="22"/>
          <w:szCs w:val="22"/>
        </w:rPr>
        <w:t>个月目标价：</w:t>
      </w:r>
      <w:r w:rsidRPr="00820BD8">
        <w:rPr>
          <w:rFonts w:ascii="Times New Roman" w:eastAsia="微软雅黑" w:hAnsi="Times New Roman" w:cs="Times New Roman"/>
          <w:sz w:val="22"/>
          <w:szCs w:val="22"/>
        </w:rPr>
        <w:t>171.5</w:t>
      </w:r>
      <w:r w:rsidRPr="00820BD8">
        <w:rPr>
          <w:rFonts w:ascii="Times New Roman" w:eastAsia="微软雅黑" w:hAnsi="Times New Roman" w:cs="Times New Roman"/>
          <w:sz w:val="22"/>
          <w:szCs w:val="22"/>
        </w:rPr>
        <w:t>美元，较当前价格上涨空间约为</w:t>
      </w:r>
      <w:r w:rsidRPr="00820BD8">
        <w:rPr>
          <w:rFonts w:ascii="Times New Roman" w:eastAsia="微软雅黑" w:hAnsi="Times New Roman" w:cs="Times New Roman"/>
          <w:sz w:val="22"/>
          <w:szCs w:val="22"/>
        </w:rPr>
        <w:t>36%</w:t>
      </w:r>
      <w:r w:rsidRPr="00820BD8">
        <w:rPr>
          <w:rFonts w:ascii="Times New Roman" w:eastAsia="微软雅黑" w:hAnsi="Times New Roman" w:cs="Times New Roman"/>
          <w:sz w:val="22"/>
          <w:szCs w:val="22"/>
        </w:rPr>
        <w:t>。</w:t>
      </w:r>
    </w:p>
    <w:p w14:paraId="7FB4B6A4"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综合多种估值方式，</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目前处于略微低估状态，具备一定投资吸引力。</w:t>
      </w:r>
    </w:p>
    <w:p w14:paraId="52CFA2CB"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四、风险因素</w:t>
      </w:r>
    </w:p>
    <w:p w14:paraId="02A53146" w14:textId="77777777" w:rsidR="00820BD8" w:rsidRPr="00820BD8" w:rsidRDefault="00820BD8">
      <w:pPr>
        <w:numPr>
          <w:ilvl w:val="0"/>
          <w:numId w:val="165"/>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地缘政治及监管风险</w:t>
      </w:r>
      <w:r w:rsidRPr="00820BD8">
        <w:rPr>
          <w:rFonts w:ascii="Times New Roman" w:eastAsia="微软雅黑" w:hAnsi="Times New Roman" w:cs="Times New Roman"/>
          <w:sz w:val="22"/>
          <w:szCs w:val="22"/>
        </w:rPr>
        <w:t>：美国对来自中国的电商平台（如</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）的监管可能加强，若</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被禁止或征收更高的关税，对公司国际化布局会造成巨大冲击。</w:t>
      </w:r>
    </w:p>
    <w:p w14:paraId="165FF0A5" w14:textId="77777777" w:rsidR="00820BD8" w:rsidRPr="00820BD8" w:rsidRDefault="00820BD8">
      <w:pPr>
        <w:numPr>
          <w:ilvl w:val="0"/>
          <w:numId w:val="165"/>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竞争加剧风险</w:t>
      </w:r>
      <w:r w:rsidRPr="00820BD8">
        <w:rPr>
          <w:rFonts w:ascii="Times New Roman" w:eastAsia="微软雅黑" w:hAnsi="Times New Roman" w:cs="Times New Roman"/>
          <w:sz w:val="22"/>
          <w:szCs w:val="22"/>
        </w:rPr>
        <w:t>：除了阿里巴巴和京东，抖音、快手等平台也在迅速抢占电商市场，增加</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的市场竞争压力。</w:t>
      </w:r>
    </w:p>
    <w:p w14:paraId="799FB5D8" w14:textId="77777777" w:rsidR="00820BD8" w:rsidRPr="00820BD8" w:rsidRDefault="00820BD8">
      <w:pPr>
        <w:numPr>
          <w:ilvl w:val="0"/>
          <w:numId w:val="165"/>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经营成本上升风险</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的物流费用、补贴成本持续升高，可能挤压利润率。</w:t>
      </w:r>
    </w:p>
    <w:p w14:paraId="7F10106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五、与主要竞争对手的对比分析</w:t>
      </w:r>
    </w:p>
    <w:p w14:paraId="2651759E"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lastRenderedPageBreak/>
        <w:t>PDD</w:t>
      </w:r>
      <w:r w:rsidRPr="00820BD8">
        <w:rPr>
          <w:rFonts w:ascii="Times New Roman" w:eastAsia="微软雅黑" w:hAnsi="Times New Roman" w:cs="Times New Roman"/>
          <w:sz w:val="22"/>
          <w:szCs w:val="22"/>
        </w:rPr>
        <w:t>在过去一年</w:t>
      </w:r>
      <w:r w:rsidRPr="00820BD8">
        <w:rPr>
          <w:rFonts w:ascii="Times New Roman" w:eastAsia="微软雅黑" w:hAnsi="Times New Roman" w:cs="Times New Roman"/>
          <w:sz w:val="22"/>
          <w:szCs w:val="22"/>
        </w:rPr>
        <w:t>GMV</w:t>
      </w:r>
      <w:r w:rsidRPr="00820BD8">
        <w:rPr>
          <w:rFonts w:ascii="Times New Roman" w:eastAsia="微软雅黑" w:hAnsi="Times New Roman" w:cs="Times New Roman"/>
          <w:sz w:val="22"/>
          <w:szCs w:val="22"/>
        </w:rPr>
        <w:t>增长率高达</w:t>
      </w:r>
      <w:r w:rsidRPr="00820BD8">
        <w:rPr>
          <w:rFonts w:ascii="Times New Roman" w:eastAsia="微软雅黑" w:hAnsi="Times New Roman" w:cs="Times New Roman"/>
          <w:sz w:val="22"/>
          <w:szCs w:val="22"/>
        </w:rPr>
        <w:t>20%</w:t>
      </w:r>
      <w:r w:rsidRPr="00820BD8">
        <w:rPr>
          <w:rFonts w:ascii="Times New Roman" w:eastAsia="微软雅黑" w:hAnsi="Times New Roman" w:cs="Times New Roman"/>
          <w:sz w:val="22"/>
          <w:szCs w:val="22"/>
        </w:rPr>
        <w:t>左右，远高于京东的个位数增长和阿里巴巴的低个位数增长。相比之下，京东拥有完善的物流体系，而</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物流依赖第三方，长期来看效率和成本管控不及京东。</w:t>
      </w:r>
    </w:p>
    <w:p w14:paraId="1E19E52C"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六、宏观经济与政策影响</w:t>
      </w:r>
    </w:p>
    <w:p w14:paraId="62799A5B"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宏观经济环境对</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影响显著。中国经济环境疲弱可能影响平台用户消费力。监管方面，美国可能针对</w:t>
      </w:r>
      <w:r w:rsidRPr="00820BD8">
        <w:rPr>
          <w:rFonts w:ascii="Times New Roman" w:eastAsia="微软雅黑" w:hAnsi="Times New Roman" w:cs="Times New Roman"/>
          <w:sz w:val="22"/>
          <w:szCs w:val="22"/>
        </w:rPr>
        <w:t>800</w:t>
      </w:r>
      <w:r w:rsidRPr="00820BD8">
        <w:rPr>
          <w:rFonts w:ascii="Times New Roman" w:eastAsia="微软雅黑" w:hAnsi="Times New Roman" w:cs="Times New Roman"/>
          <w:sz w:val="22"/>
          <w:szCs w:val="22"/>
        </w:rPr>
        <w:t>美元以下免税进口商品实施新政策，这将直接影响</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平台利润和竞争力。</w:t>
      </w:r>
    </w:p>
    <w:p w14:paraId="6E2378E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七、投资建议与操作策略</w:t>
      </w:r>
    </w:p>
    <w:p w14:paraId="61E36DE5"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具体买卖策略建议</w:t>
      </w:r>
    </w:p>
    <w:p w14:paraId="6CFBDACE" w14:textId="77777777" w:rsidR="00820BD8" w:rsidRPr="00820BD8" w:rsidRDefault="00820BD8">
      <w:pPr>
        <w:numPr>
          <w:ilvl w:val="0"/>
          <w:numId w:val="166"/>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目标价格与估值</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 xml:space="preserve"> </w:t>
      </w:r>
    </w:p>
    <w:p w14:paraId="15061144" w14:textId="77777777" w:rsidR="00820BD8" w:rsidRPr="00820BD8" w:rsidRDefault="00820BD8">
      <w:pPr>
        <w:numPr>
          <w:ilvl w:val="1"/>
          <w:numId w:val="166"/>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买入区间：</w:t>
      </w:r>
      <w:r w:rsidRPr="00820BD8">
        <w:rPr>
          <w:rFonts w:ascii="Times New Roman" w:eastAsia="微软雅黑" w:hAnsi="Times New Roman" w:cs="Times New Roman"/>
          <w:sz w:val="22"/>
          <w:szCs w:val="22"/>
        </w:rPr>
        <w:t>120-128</w:t>
      </w:r>
      <w:r w:rsidRPr="00820BD8">
        <w:rPr>
          <w:rFonts w:ascii="Times New Roman" w:eastAsia="微软雅黑" w:hAnsi="Times New Roman" w:cs="Times New Roman"/>
          <w:sz w:val="22"/>
          <w:szCs w:val="22"/>
        </w:rPr>
        <w:t>美元</w:t>
      </w:r>
    </w:p>
    <w:p w14:paraId="24D11E12" w14:textId="77777777" w:rsidR="00820BD8" w:rsidRPr="00820BD8" w:rsidRDefault="00820BD8">
      <w:pPr>
        <w:numPr>
          <w:ilvl w:val="1"/>
          <w:numId w:val="166"/>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短期目标价格：</w:t>
      </w:r>
      <w:r w:rsidRPr="00820BD8">
        <w:rPr>
          <w:rFonts w:ascii="Times New Roman" w:eastAsia="微软雅黑" w:hAnsi="Times New Roman" w:cs="Times New Roman"/>
          <w:sz w:val="22"/>
          <w:szCs w:val="22"/>
        </w:rPr>
        <w:t>150-170</w:t>
      </w:r>
      <w:r w:rsidRPr="00820BD8">
        <w:rPr>
          <w:rFonts w:ascii="Times New Roman" w:eastAsia="微软雅黑" w:hAnsi="Times New Roman" w:cs="Times New Roman"/>
          <w:sz w:val="22"/>
          <w:szCs w:val="22"/>
        </w:rPr>
        <w:t>美元（潜在上涨空间约</w:t>
      </w:r>
      <w:r w:rsidRPr="00820BD8">
        <w:rPr>
          <w:rFonts w:ascii="Times New Roman" w:eastAsia="微软雅黑" w:hAnsi="Times New Roman" w:cs="Times New Roman"/>
          <w:sz w:val="22"/>
          <w:szCs w:val="22"/>
        </w:rPr>
        <w:t>20%-34%</w:t>
      </w:r>
      <w:r w:rsidRPr="00820BD8">
        <w:rPr>
          <w:rFonts w:ascii="Times New Roman" w:eastAsia="微软雅黑" w:hAnsi="Times New Roman" w:cs="Times New Roman"/>
          <w:sz w:val="22"/>
          <w:szCs w:val="22"/>
        </w:rPr>
        <w:t>）</w:t>
      </w:r>
    </w:p>
    <w:p w14:paraId="057B4D25" w14:textId="77777777" w:rsidR="00820BD8" w:rsidRPr="00820BD8" w:rsidRDefault="00820BD8">
      <w:pPr>
        <w:numPr>
          <w:ilvl w:val="1"/>
          <w:numId w:val="166"/>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止损点设置：建议止损设置在</w:t>
      </w:r>
      <w:r w:rsidRPr="00820BD8">
        <w:rPr>
          <w:rFonts w:ascii="Times New Roman" w:eastAsia="微软雅黑" w:hAnsi="Times New Roman" w:cs="Times New Roman"/>
          <w:sz w:val="22"/>
          <w:szCs w:val="22"/>
        </w:rPr>
        <w:t>115</w:t>
      </w:r>
      <w:r w:rsidRPr="00820BD8">
        <w:rPr>
          <w:rFonts w:ascii="Times New Roman" w:eastAsia="微软雅黑" w:hAnsi="Times New Roman" w:cs="Times New Roman"/>
          <w:sz w:val="22"/>
          <w:szCs w:val="22"/>
        </w:rPr>
        <w:t>美元以下，以防范市场及监管突发风险。</w:t>
      </w:r>
    </w:p>
    <w:p w14:paraId="664B252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具体交易建议：</w:t>
      </w:r>
    </w:p>
    <w:p w14:paraId="6BDE645F" w14:textId="77777777" w:rsidR="00820BD8" w:rsidRPr="00820BD8" w:rsidRDefault="00820BD8">
      <w:pPr>
        <w:numPr>
          <w:ilvl w:val="0"/>
          <w:numId w:val="16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短线交易者</w:t>
      </w:r>
      <w:r w:rsidRPr="00820BD8">
        <w:rPr>
          <w:rFonts w:ascii="Times New Roman" w:eastAsia="微软雅黑" w:hAnsi="Times New Roman" w:cs="Times New Roman"/>
          <w:sz w:val="22"/>
          <w:szCs w:val="22"/>
        </w:rPr>
        <w:t>：关注股价突破近期阻力位</w:t>
      </w:r>
      <w:r w:rsidRPr="00820BD8">
        <w:rPr>
          <w:rFonts w:ascii="Times New Roman" w:eastAsia="微软雅黑" w:hAnsi="Times New Roman" w:cs="Times New Roman"/>
          <w:sz w:val="22"/>
          <w:szCs w:val="22"/>
        </w:rPr>
        <w:t>130</w:t>
      </w:r>
      <w:r w:rsidRPr="00820BD8">
        <w:rPr>
          <w:rFonts w:ascii="Times New Roman" w:eastAsia="微软雅黑" w:hAnsi="Times New Roman" w:cs="Times New Roman"/>
          <w:sz w:val="22"/>
          <w:szCs w:val="22"/>
        </w:rPr>
        <w:t>美元后跟进，短线目标设定在</w:t>
      </w:r>
      <w:r w:rsidRPr="00820BD8">
        <w:rPr>
          <w:rFonts w:ascii="Times New Roman" w:eastAsia="微软雅黑" w:hAnsi="Times New Roman" w:cs="Times New Roman"/>
          <w:sz w:val="22"/>
          <w:szCs w:val="22"/>
        </w:rPr>
        <w:t>150</w:t>
      </w:r>
      <w:r w:rsidRPr="00820BD8">
        <w:rPr>
          <w:rFonts w:ascii="Times New Roman" w:eastAsia="微软雅黑" w:hAnsi="Times New Roman" w:cs="Times New Roman"/>
          <w:sz w:val="22"/>
          <w:szCs w:val="22"/>
        </w:rPr>
        <w:t>美元。</w:t>
      </w:r>
    </w:p>
    <w:p w14:paraId="4DBD8AB8" w14:textId="77777777" w:rsidR="00820BD8" w:rsidRPr="00820BD8" w:rsidRDefault="00820BD8">
      <w:pPr>
        <w:numPr>
          <w:ilvl w:val="0"/>
          <w:numId w:val="167"/>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长期投资者</w:t>
      </w:r>
      <w:r w:rsidRPr="00820BD8">
        <w:rPr>
          <w:rFonts w:ascii="Times New Roman" w:eastAsia="微软雅黑" w:hAnsi="Times New Roman" w:cs="Times New Roman"/>
          <w:sz w:val="22"/>
          <w:szCs w:val="22"/>
        </w:rPr>
        <w:t>：建议以</w:t>
      </w:r>
      <w:r w:rsidRPr="00820BD8">
        <w:rPr>
          <w:rFonts w:ascii="Times New Roman" w:eastAsia="微软雅黑" w:hAnsi="Times New Roman" w:cs="Times New Roman"/>
          <w:sz w:val="22"/>
          <w:szCs w:val="22"/>
        </w:rPr>
        <w:t>DCF</w:t>
      </w:r>
      <w:r w:rsidRPr="00820BD8">
        <w:rPr>
          <w:rFonts w:ascii="Times New Roman" w:eastAsia="微软雅黑" w:hAnsi="Times New Roman" w:cs="Times New Roman"/>
          <w:sz w:val="22"/>
          <w:szCs w:val="22"/>
        </w:rPr>
        <w:t>估值和分析师目标价作为参考依据，在</w:t>
      </w:r>
      <w:r w:rsidRPr="00820BD8">
        <w:rPr>
          <w:rFonts w:ascii="Times New Roman" w:eastAsia="微软雅黑" w:hAnsi="Times New Roman" w:cs="Times New Roman"/>
          <w:sz w:val="22"/>
          <w:szCs w:val="22"/>
        </w:rPr>
        <w:t>120</w:t>
      </w:r>
      <w:r w:rsidRPr="00820BD8">
        <w:rPr>
          <w:rFonts w:ascii="Times New Roman" w:eastAsia="微软雅黑" w:hAnsi="Times New Roman" w:cs="Times New Roman"/>
          <w:sz w:val="22"/>
          <w:szCs w:val="22"/>
        </w:rPr>
        <w:t>美元至</w:t>
      </w:r>
      <w:r w:rsidRPr="00820BD8">
        <w:rPr>
          <w:rFonts w:ascii="Times New Roman" w:eastAsia="微软雅黑" w:hAnsi="Times New Roman" w:cs="Times New Roman"/>
          <w:sz w:val="22"/>
          <w:szCs w:val="22"/>
        </w:rPr>
        <w:t>130</w:t>
      </w:r>
      <w:r w:rsidRPr="00820BD8">
        <w:rPr>
          <w:rFonts w:ascii="Times New Roman" w:eastAsia="微软雅黑" w:hAnsi="Times New Roman" w:cs="Times New Roman"/>
          <w:sz w:val="22"/>
          <w:szCs w:val="22"/>
        </w:rPr>
        <w:t>美元区间逐步建仓，长期持有，目标价格定位在</w:t>
      </w:r>
      <w:r w:rsidRPr="00820BD8">
        <w:rPr>
          <w:rFonts w:ascii="Times New Roman" w:eastAsia="微软雅黑" w:hAnsi="Times New Roman" w:cs="Times New Roman"/>
          <w:sz w:val="22"/>
          <w:szCs w:val="22"/>
        </w:rPr>
        <w:t>170</w:t>
      </w:r>
      <w:r w:rsidRPr="00820BD8">
        <w:rPr>
          <w:rFonts w:ascii="Times New Roman" w:eastAsia="微软雅黑" w:hAnsi="Times New Roman" w:cs="Times New Roman"/>
          <w:sz w:val="22"/>
          <w:szCs w:val="22"/>
        </w:rPr>
        <w:t>美元以上。</w:t>
      </w:r>
    </w:p>
    <w:p w14:paraId="7B7F9892"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技术指标建议：</w:t>
      </w:r>
    </w:p>
    <w:p w14:paraId="690D102C" w14:textId="77777777" w:rsidR="00820BD8" w:rsidRPr="00820BD8" w:rsidRDefault="00820BD8">
      <w:pPr>
        <w:numPr>
          <w:ilvl w:val="0"/>
          <w:numId w:val="168"/>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RSI</w:t>
      </w:r>
      <w:r w:rsidRPr="00820BD8">
        <w:rPr>
          <w:rFonts w:ascii="Times New Roman" w:eastAsia="微软雅黑" w:hAnsi="Times New Roman" w:cs="Times New Roman"/>
          <w:b/>
          <w:bCs/>
          <w:sz w:val="22"/>
          <w:szCs w:val="22"/>
        </w:rPr>
        <w:t>指标</w:t>
      </w:r>
      <w:r w:rsidRPr="00820BD8">
        <w:rPr>
          <w:rFonts w:ascii="Times New Roman" w:eastAsia="微软雅黑" w:hAnsi="Times New Roman" w:cs="Times New Roman"/>
          <w:sz w:val="22"/>
          <w:szCs w:val="22"/>
        </w:rPr>
        <w:t>（相对强弱指标）</w:t>
      </w:r>
      <w:r w:rsidRPr="00820BD8">
        <w:rPr>
          <w:rFonts w:ascii="Times New Roman" w:eastAsia="微软雅黑" w:hAnsi="Times New Roman" w:cs="Times New Roman"/>
          <w:sz w:val="22"/>
          <w:szCs w:val="22"/>
        </w:rPr>
        <w:t xml:space="preserve">: </w:t>
      </w:r>
      <w:r w:rsidRPr="00820BD8">
        <w:rPr>
          <w:rFonts w:ascii="Times New Roman" w:eastAsia="微软雅黑" w:hAnsi="Times New Roman" w:cs="Times New Roman"/>
          <w:sz w:val="22"/>
          <w:szCs w:val="22"/>
        </w:rPr>
        <w:t>当前</w:t>
      </w:r>
      <w:r w:rsidRPr="00820BD8">
        <w:rPr>
          <w:rFonts w:ascii="Times New Roman" w:eastAsia="微软雅黑" w:hAnsi="Times New Roman" w:cs="Times New Roman"/>
          <w:sz w:val="22"/>
          <w:szCs w:val="22"/>
        </w:rPr>
        <w:t>RSI</w:t>
      </w:r>
      <w:r w:rsidRPr="00820BD8">
        <w:rPr>
          <w:rFonts w:ascii="Times New Roman" w:eastAsia="微软雅黑" w:hAnsi="Times New Roman" w:cs="Times New Roman"/>
          <w:sz w:val="22"/>
          <w:szCs w:val="22"/>
        </w:rPr>
        <w:t>为</w:t>
      </w:r>
      <w:r w:rsidRPr="00820BD8">
        <w:rPr>
          <w:rFonts w:ascii="Times New Roman" w:eastAsia="微软雅黑" w:hAnsi="Times New Roman" w:cs="Times New Roman"/>
          <w:sz w:val="22"/>
          <w:szCs w:val="22"/>
        </w:rPr>
        <w:t>68.43</w:t>
      </w:r>
      <w:r w:rsidRPr="00820BD8">
        <w:rPr>
          <w:rFonts w:ascii="Times New Roman" w:eastAsia="微软雅黑" w:hAnsi="Times New Roman" w:cs="Times New Roman"/>
          <w:sz w:val="22"/>
          <w:szCs w:val="22"/>
        </w:rPr>
        <w:t>，接近</w:t>
      </w:r>
      <w:r w:rsidRPr="00820BD8">
        <w:rPr>
          <w:rFonts w:ascii="Times New Roman" w:eastAsia="微软雅黑" w:hAnsi="Times New Roman" w:cs="Times New Roman"/>
          <w:sz w:val="22"/>
          <w:szCs w:val="22"/>
        </w:rPr>
        <w:t>70</w:t>
      </w:r>
      <w:r w:rsidRPr="00820BD8">
        <w:rPr>
          <w:rFonts w:ascii="Times New Roman" w:eastAsia="微软雅黑" w:hAnsi="Times New Roman" w:cs="Times New Roman"/>
          <w:sz w:val="22"/>
          <w:szCs w:val="22"/>
        </w:rPr>
        <w:t>的超买区间，表明短期可能会有调整，短线投资者需谨慎追高。</w:t>
      </w:r>
    </w:p>
    <w:p w14:paraId="353260FF"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八、如何识别早期投资机会的工具与信号</w:t>
      </w:r>
    </w:p>
    <w:p w14:paraId="68BFD786" w14:textId="77777777" w:rsidR="00820BD8" w:rsidRPr="00820BD8" w:rsidRDefault="00820BD8">
      <w:pPr>
        <w:numPr>
          <w:ilvl w:val="0"/>
          <w:numId w:val="16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IBD</w:t>
      </w:r>
      <w:r w:rsidRPr="00820BD8">
        <w:rPr>
          <w:rFonts w:ascii="Times New Roman" w:eastAsia="微软雅黑" w:hAnsi="Times New Roman" w:cs="Times New Roman"/>
          <w:b/>
          <w:bCs/>
          <w:sz w:val="22"/>
          <w:szCs w:val="22"/>
        </w:rPr>
        <w:t>评级及</w:t>
      </w:r>
      <w:r w:rsidRPr="00820BD8">
        <w:rPr>
          <w:rFonts w:ascii="Times New Roman" w:eastAsia="微软雅黑" w:hAnsi="Times New Roman" w:cs="Times New Roman"/>
          <w:b/>
          <w:bCs/>
          <w:sz w:val="22"/>
          <w:szCs w:val="22"/>
        </w:rPr>
        <w:t>RS</w:t>
      </w:r>
      <w:r w:rsidRPr="00820BD8">
        <w:rPr>
          <w:rFonts w:ascii="Times New Roman" w:eastAsia="微软雅黑" w:hAnsi="Times New Roman" w:cs="Times New Roman"/>
          <w:b/>
          <w:bCs/>
          <w:sz w:val="22"/>
          <w:szCs w:val="22"/>
        </w:rPr>
        <w:t>评级</w:t>
      </w:r>
      <w:r w:rsidRPr="00820BD8">
        <w:rPr>
          <w:rFonts w:ascii="Times New Roman" w:eastAsia="微软雅黑" w:hAnsi="Times New Roman" w:cs="Times New Roman"/>
          <w:sz w:val="22"/>
          <w:szCs w:val="22"/>
        </w:rPr>
        <w:t>：关注综合评级达到</w:t>
      </w:r>
      <w:r w:rsidRPr="00820BD8">
        <w:rPr>
          <w:rFonts w:ascii="Times New Roman" w:eastAsia="微软雅黑" w:hAnsi="Times New Roman" w:cs="Times New Roman"/>
          <w:sz w:val="22"/>
          <w:szCs w:val="22"/>
        </w:rPr>
        <w:t>95</w:t>
      </w:r>
      <w:r w:rsidRPr="00820BD8">
        <w:rPr>
          <w:rFonts w:ascii="Times New Roman" w:eastAsia="微软雅黑" w:hAnsi="Times New Roman" w:cs="Times New Roman"/>
          <w:sz w:val="22"/>
          <w:szCs w:val="22"/>
        </w:rPr>
        <w:t>以上，</w:t>
      </w:r>
      <w:r w:rsidRPr="00820BD8">
        <w:rPr>
          <w:rFonts w:ascii="Times New Roman" w:eastAsia="微软雅黑" w:hAnsi="Times New Roman" w:cs="Times New Roman"/>
          <w:sz w:val="22"/>
          <w:szCs w:val="22"/>
        </w:rPr>
        <w:t>RS</w:t>
      </w:r>
      <w:r w:rsidRPr="00820BD8">
        <w:rPr>
          <w:rFonts w:ascii="Times New Roman" w:eastAsia="微软雅黑" w:hAnsi="Times New Roman" w:cs="Times New Roman"/>
          <w:sz w:val="22"/>
          <w:szCs w:val="22"/>
        </w:rPr>
        <w:t>评分</w:t>
      </w:r>
      <w:r w:rsidRPr="00820BD8">
        <w:rPr>
          <w:rFonts w:ascii="Times New Roman" w:eastAsia="微软雅黑" w:hAnsi="Times New Roman" w:cs="Times New Roman"/>
          <w:sz w:val="22"/>
          <w:szCs w:val="22"/>
        </w:rPr>
        <w:t>85</w:t>
      </w:r>
      <w:r w:rsidRPr="00820BD8">
        <w:rPr>
          <w:rFonts w:ascii="Times New Roman" w:eastAsia="微软雅黑" w:hAnsi="Times New Roman" w:cs="Times New Roman"/>
          <w:sz w:val="22"/>
          <w:szCs w:val="22"/>
        </w:rPr>
        <w:t>以上的股票。</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当前的</w:t>
      </w:r>
      <w:r w:rsidRPr="00820BD8">
        <w:rPr>
          <w:rFonts w:ascii="Times New Roman" w:eastAsia="微软雅黑" w:hAnsi="Times New Roman" w:cs="Times New Roman"/>
          <w:sz w:val="22"/>
          <w:szCs w:val="22"/>
        </w:rPr>
        <w:t>IBD</w:t>
      </w:r>
      <w:r w:rsidRPr="00820BD8">
        <w:rPr>
          <w:rFonts w:ascii="Times New Roman" w:eastAsia="微软雅黑" w:hAnsi="Times New Roman" w:cs="Times New Roman"/>
          <w:sz w:val="22"/>
          <w:szCs w:val="22"/>
        </w:rPr>
        <w:t>综合评级为</w:t>
      </w:r>
      <w:r w:rsidRPr="00820BD8">
        <w:rPr>
          <w:rFonts w:ascii="Times New Roman" w:eastAsia="微软雅黑" w:hAnsi="Times New Roman" w:cs="Times New Roman"/>
          <w:sz w:val="22"/>
          <w:szCs w:val="22"/>
        </w:rPr>
        <w:t>97</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RS</w:t>
      </w:r>
      <w:r w:rsidRPr="00820BD8">
        <w:rPr>
          <w:rFonts w:ascii="Times New Roman" w:eastAsia="微软雅黑" w:hAnsi="Times New Roman" w:cs="Times New Roman"/>
          <w:sz w:val="22"/>
          <w:szCs w:val="22"/>
        </w:rPr>
        <w:t>评分为</w:t>
      </w:r>
      <w:r w:rsidRPr="00820BD8">
        <w:rPr>
          <w:rFonts w:ascii="Times New Roman" w:eastAsia="微软雅黑" w:hAnsi="Times New Roman" w:cs="Times New Roman"/>
          <w:sz w:val="22"/>
          <w:szCs w:val="22"/>
        </w:rPr>
        <w:t>85</w:t>
      </w:r>
      <w:r w:rsidRPr="00820BD8">
        <w:rPr>
          <w:rFonts w:ascii="Times New Roman" w:eastAsia="微软雅黑" w:hAnsi="Times New Roman" w:cs="Times New Roman"/>
          <w:sz w:val="22"/>
          <w:szCs w:val="22"/>
        </w:rPr>
        <w:t>，处于强劲买入信号。</w:t>
      </w:r>
    </w:p>
    <w:p w14:paraId="22BC150F" w14:textId="77777777" w:rsidR="00820BD8" w:rsidRPr="00820BD8" w:rsidRDefault="00820BD8">
      <w:pPr>
        <w:numPr>
          <w:ilvl w:val="0"/>
          <w:numId w:val="16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lastRenderedPageBreak/>
        <w:t>关注</w:t>
      </w:r>
      <w:r w:rsidRPr="00820BD8">
        <w:rPr>
          <w:rFonts w:ascii="Times New Roman" w:eastAsia="微软雅黑" w:hAnsi="Times New Roman" w:cs="Times New Roman"/>
          <w:b/>
          <w:bCs/>
          <w:sz w:val="22"/>
          <w:szCs w:val="22"/>
        </w:rPr>
        <w:t>ATR</w:t>
      </w:r>
      <w:r w:rsidRPr="00820BD8">
        <w:rPr>
          <w:rFonts w:ascii="Times New Roman" w:eastAsia="微软雅黑" w:hAnsi="Times New Roman" w:cs="Times New Roman"/>
          <w:b/>
          <w:bCs/>
          <w:sz w:val="22"/>
          <w:szCs w:val="22"/>
        </w:rPr>
        <w:t>波动率大幅上升的个股</w:t>
      </w:r>
      <w:r w:rsidRPr="00820BD8">
        <w:rPr>
          <w:rFonts w:ascii="Times New Roman" w:eastAsia="微软雅黑" w:hAnsi="Times New Roman" w:cs="Times New Roman"/>
          <w:sz w:val="22"/>
          <w:szCs w:val="22"/>
        </w:rPr>
        <w:t>：例如</w:t>
      </w:r>
      <w:r w:rsidRPr="00820BD8">
        <w:rPr>
          <w:rFonts w:ascii="Times New Roman" w:eastAsia="微软雅黑" w:hAnsi="Times New Roman" w:cs="Times New Roman"/>
          <w:sz w:val="22"/>
          <w:szCs w:val="22"/>
        </w:rPr>
        <w:t>ATR</w:t>
      </w:r>
      <w:r w:rsidRPr="00820BD8">
        <w:rPr>
          <w:rFonts w:ascii="Times New Roman" w:eastAsia="微软雅黑" w:hAnsi="Times New Roman" w:cs="Times New Roman"/>
          <w:sz w:val="22"/>
          <w:szCs w:val="22"/>
        </w:rPr>
        <w:t>急速增加</w:t>
      </w:r>
      <w:r w:rsidRPr="00820BD8">
        <w:rPr>
          <w:rFonts w:ascii="Times New Roman" w:eastAsia="微软雅黑" w:hAnsi="Times New Roman" w:cs="Times New Roman"/>
          <w:sz w:val="22"/>
          <w:szCs w:val="22"/>
        </w:rPr>
        <w:t>50%</w:t>
      </w:r>
      <w:r w:rsidRPr="00820BD8">
        <w:rPr>
          <w:rFonts w:ascii="Times New Roman" w:eastAsia="微软雅黑" w:hAnsi="Times New Roman" w:cs="Times New Roman"/>
          <w:sz w:val="22"/>
          <w:szCs w:val="22"/>
        </w:rPr>
        <w:t>以上的股票，通常意味着市场情绪迅速被激活，可能是短期爆发的信号之一。</w:t>
      </w:r>
    </w:p>
    <w:p w14:paraId="2480B113" w14:textId="77777777" w:rsidR="00820BD8" w:rsidRPr="00820BD8" w:rsidRDefault="00820BD8">
      <w:pPr>
        <w:numPr>
          <w:ilvl w:val="0"/>
          <w:numId w:val="169"/>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分析师评级变化</w:t>
      </w:r>
      <w:r w:rsidRPr="00820BD8">
        <w:rPr>
          <w:rFonts w:ascii="Times New Roman" w:eastAsia="微软雅黑" w:hAnsi="Times New Roman" w:cs="Times New Roman"/>
          <w:sz w:val="22"/>
          <w:szCs w:val="22"/>
        </w:rPr>
        <w:t>：密切跟踪</w:t>
      </w:r>
      <w:r w:rsidRPr="00820BD8">
        <w:rPr>
          <w:rFonts w:ascii="Times New Roman" w:eastAsia="微软雅黑" w:hAnsi="Times New Roman" w:cs="Times New Roman"/>
          <w:sz w:val="22"/>
          <w:szCs w:val="22"/>
        </w:rPr>
        <w:t>Morningstar</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Investor's Business Daily</w:t>
      </w:r>
      <w:r w:rsidRPr="00820BD8">
        <w:rPr>
          <w:rFonts w:ascii="Times New Roman" w:eastAsia="微软雅黑" w:hAnsi="Times New Roman" w:cs="Times New Roman"/>
          <w:sz w:val="22"/>
          <w:szCs w:val="22"/>
        </w:rPr>
        <w:t>、</w:t>
      </w:r>
      <w:r w:rsidRPr="00820BD8">
        <w:rPr>
          <w:rFonts w:ascii="Times New Roman" w:eastAsia="微软雅黑" w:hAnsi="Times New Roman" w:cs="Times New Roman"/>
          <w:sz w:val="22"/>
          <w:szCs w:val="22"/>
        </w:rPr>
        <w:t>Seeking Alpha</w:t>
      </w:r>
      <w:r w:rsidRPr="00820BD8">
        <w:rPr>
          <w:rFonts w:ascii="Times New Roman" w:eastAsia="微软雅黑" w:hAnsi="Times New Roman" w:cs="Times New Roman"/>
          <w:sz w:val="22"/>
          <w:szCs w:val="22"/>
        </w:rPr>
        <w:t>的评级调整和估值变动，尤其是在评级提升或估值大幅提高后及时跟进。</w:t>
      </w:r>
    </w:p>
    <w:p w14:paraId="7815EA75" w14:textId="77777777" w:rsidR="00820BD8" w:rsidRPr="00820BD8" w:rsidRDefault="00820BD8" w:rsidP="00820BD8">
      <w:pPr>
        <w:rPr>
          <w:rFonts w:ascii="Times New Roman" w:eastAsia="微软雅黑" w:hAnsi="Times New Roman" w:cs="Times New Roman"/>
          <w:b/>
          <w:bCs/>
          <w:sz w:val="22"/>
          <w:szCs w:val="22"/>
        </w:rPr>
      </w:pPr>
      <w:r w:rsidRPr="00820BD8">
        <w:rPr>
          <w:rFonts w:ascii="Times New Roman" w:eastAsia="微软雅黑" w:hAnsi="Times New Roman" w:cs="Times New Roman"/>
          <w:b/>
          <w:bCs/>
          <w:sz w:val="22"/>
          <w:szCs w:val="22"/>
        </w:rPr>
        <w:t>九、总结与结论</w:t>
      </w:r>
    </w:p>
    <w:p w14:paraId="7BD0926C"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综合财务健康、估值合理性、竞争环境和监管政策风险评估，</w:t>
      </w:r>
      <w:r w:rsidRPr="00820BD8">
        <w:rPr>
          <w:rFonts w:ascii="Times New Roman" w:eastAsia="微软雅黑" w:hAnsi="Times New Roman" w:cs="Times New Roman"/>
          <w:sz w:val="22"/>
          <w:szCs w:val="22"/>
        </w:rPr>
        <w:t>PDD</w:t>
      </w:r>
      <w:r w:rsidRPr="00820BD8">
        <w:rPr>
          <w:rFonts w:ascii="Times New Roman" w:eastAsia="微软雅黑" w:hAnsi="Times New Roman" w:cs="Times New Roman"/>
          <w:sz w:val="22"/>
          <w:szCs w:val="22"/>
        </w:rPr>
        <w:t>在当前价格具备一定投资价值。虽然面临短期监管和竞争风险，但从长期视角看，其盈利能力和增长潜力依然强劲，特别是</w:t>
      </w:r>
      <w:r w:rsidRPr="00820BD8">
        <w:rPr>
          <w:rFonts w:ascii="Times New Roman" w:eastAsia="微软雅黑" w:hAnsi="Times New Roman" w:cs="Times New Roman"/>
          <w:sz w:val="22"/>
          <w:szCs w:val="22"/>
        </w:rPr>
        <w:t>Temu</w:t>
      </w:r>
      <w:r w:rsidRPr="00820BD8">
        <w:rPr>
          <w:rFonts w:ascii="Times New Roman" w:eastAsia="微软雅黑" w:hAnsi="Times New Roman" w:cs="Times New Roman"/>
          <w:sz w:val="22"/>
          <w:szCs w:val="22"/>
        </w:rPr>
        <w:t>业务的国际化进程将是未来增长重要推动力之一。</w:t>
      </w:r>
    </w:p>
    <w:p w14:paraId="0B8E2642"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因此建议：</w:t>
      </w:r>
    </w:p>
    <w:p w14:paraId="675E708A" w14:textId="77777777" w:rsidR="00820BD8" w:rsidRPr="00820BD8" w:rsidRDefault="00820BD8">
      <w:pPr>
        <w:numPr>
          <w:ilvl w:val="0"/>
          <w:numId w:val="170"/>
        </w:numPr>
        <w:rPr>
          <w:rFonts w:ascii="Times New Roman" w:eastAsia="微软雅黑" w:hAnsi="Times New Roman" w:cs="Times New Roman"/>
          <w:sz w:val="22"/>
          <w:szCs w:val="22"/>
        </w:rPr>
      </w:pPr>
      <w:r w:rsidRPr="00820BD8">
        <w:rPr>
          <w:rFonts w:ascii="Times New Roman" w:eastAsia="微软雅黑" w:hAnsi="Times New Roman" w:cs="Times New Roman"/>
          <w:b/>
          <w:bCs/>
          <w:sz w:val="22"/>
          <w:szCs w:val="22"/>
        </w:rPr>
        <w:t>短期谨慎追高，中长期逢低布局。</w:t>
      </w:r>
    </w:p>
    <w:p w14:paraId="2D1051AC" w14:textId="77777777" w:rsidR="00820BD8" w:rsidRPr="00820BD8" w:rsidRDefault="00820BD8">
      <w:pPr>
        <w:numPr>
          <w:ilvl w:val="0"/>
          <w:numId w:val="170"/>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密切关注监管动态及宏观经济环境，灵活调整投资策略。</w:t>
      </w:r>
    </w:p>
    <w:p w14:paraId="661A10C5" w14:textId="77777777" w:rsidR="00820BD8" w:rsidRPr="00820BD8" w:rsidRDefault="00820BD8">
      <w:pPr>
        <w:numPr>
          <w:ilvl w:val="0"/>
          <w:numId w:val="170"/>
        </w:num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在建仓时设置严格止损线，控制投资风险。</w:t>
      </w:r>
    </w:p>
    <w:p w14:paraId="110234E1" w14:textId="77777777" w:rsidR="00820BD8" w:rsidRPr="00820BD8" w:rsidRDefault="00820BD8" w:rsidP="00820BD8">
      <w:pPr>
        <w:rPr>
          <w:rFonts w:ascii="Times New Roman" w:eastAsia="微软雅黑" w:hAnsi="Times New Roman" w:cs="Times New Roman"/>
          <w:sz w:val="22"/>
          <w:szCs w:val="22"/>
        </w:rPr>
      </w:pPr>
      <w:r w:rsidRPr="00820BD8">
        <w:rPr>
          <w:rFonts w:ascii="Times New Roman" w:eastAsia="微软雅黑" w:hAnsi="Times New Roman" w:cs="Times New Roman"/>
          <w:sz w:val="22"/>
          <w:szCs w:val="22"/>
        </w:rPr>
        <w:t>以上投资建议结合上传文件及权威分析工具数据进行综合分析整理得出，供投资者参考并据此制定具体的投资计划。</w:t>
      </w:r>
    </w:p>
    <w:p w14:paraId="5DF84B8E" w14:textId="77777777" w:rsidR="00D10BC5" w:rsidRDefault="00D10BC5" w:rsidP="00CB4AAC">
      <w:pPr>
        <w:rPr>
          <w:rFonts w:ascii="Times New Roman" w:eastAsia="微软雅黑" w:hAnsi="Times New Roman" w:cs="Times New Roman"/>
          <w:sz w:val="22"/>
          <w:szCs w:val="22"/>
        </w:rPr>
      </w:pPr>
    </w:p>
    <w:p w14:paraId="4BFFBBF4" w14:textId="77777777" w:rsidR="00053559" w:rsidRDefault="00053559" w:rsidP="00CB4AAC">
      <w:pPr>
        <w:rPr>
          <w:rFonts w:ascii="Times New Roman" w:eastAsia="微软雅黑" w:hAnsi="Times New Roman" w:cs="Times New Roman"/>
          <w:sz w:val="22"/>
          <w:szCs w:val="22"/>
        </w:rPr>
      </w:pPr>
    </w:p>
    <w:p w14:paraId="3EE8F411" w14:textId="60C78990" w:rsidR="00053559" w:rsidRPr="00053559" w:rsidRDefault="00053559" w:rsidP="00053559">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t>以下</w:t>
      </w:r>
      <w:r w:rsidRPr="00053559">
        <w:rPr>
          <w:rFonts w:ascii="Times New Roman" w:eastAsia="微软雅黑" w:hAnsi="Times New Roman" w:cs="Times New Roman"/>
          <w:sz w:val="22"/>
          <w:szCs w:val="22"/>
        </w:rPr>
        <w:t>拼多多（</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）估值分析</w:t>
      </w:r>
      <w:r>
        <w:rPr>
          <w:rFonts w:ascii="Times New Roman" w:eastAsia="微软雅黑" w:hAnsi="Times New Roman" w:cs="Times New Roman" w:hint="eastAsia"/>
          <w:sz w:val="22"/>
          <w:szCs w:val="22"/>
        </w:rPr>
        <w:t>，</w:t>
      </w:r>
      <w:r w:rsidRPr="00053559">
        <w:rPr>
          <w:rFonts w:ascii="Times New Roman" w:eastAsia="微软雅黑" w:hAnsi="Times New Roman" w:cs="Times New Roman"/>
          <w:sz w:val="22"/>
          <w:szCs w:val="22"/>
        </w:rPr>
        <w:t>基于</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3</w:t>
      </w:r>
      <w:r w:rsidRPr="00053559">
        <w:rPr>
          <w:rFonts w:ascii="Times New Roman" w:eastAsia="微软雅黑" w:hAnsi="Times New Roman" w:cs="Times New Roman"/>
          <w:sz w:val="22"/>
          <w:szCs w:val="22"/>
        </w:rPr>
        <w:t>月</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日的数据，综合使用</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（基于历史实际现金流与未来预测现金流）、</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、格雷厄姆模型等估值方法进行建模与对比，并结合情景分析（保守、中性、乐观），同时</w:t>
      </w:r>
      <w:r>
        <w:rPr>
          <w:rFonts w:ascii="Times New Roman" w:eastAsia="微软雅黑" w:hAnsi="Times New Roman" w:cs="Times New Roman" w:hint="eastAsia"/>
          <w:sz w:val="22"/>
          <w:szCs w:val="22"/>
        </w:rPr>
        <w:t>提供</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格式的估值计算表格。</w:t>
      </w:r>
    </w:p>
    <w:p w14:paraId="09E80419"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估值分析：</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本节采用折现现金流（</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）法、相对估值法和资产基础估值法对拼多多</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当前股权价值进行评估，力求逻辑严谨、数据详实。我们基于</w:t>
      </w:r>
      <w:r w:rsidRPr="00053559">
        <w:rPr>
          <w:rFonts w:ascii="Times New Roman" w:eastAsia="微软雅黑" w:hAnsi="Times New Roman" w:cs="Times New Roman"/>
          <w:sz w:val="22"/>
          <w:szCs w:val="22"/>
        </w:rPr>
        <w:t>CFA</w:t>
      </w:r>
      <w:r w:rsidRPr="00053559">
        <w:rPr>
          <w:rFonts w:ascii="Times New Roman" w:eastAsia="微软雅黑" w:hAnsi="Times New Roman" w:cs="Times New Roman"/>
          <w:sz w:val="22"/>
          <w:szCs w:val="22"/>
        </w:rPr>
        <w:t>教材所述模型，分别从公司未来自由现金流、市场相对估值水平及资产负债表出发，多角度推导拼多多的合理估值水平，并提供估值模型明细（详见附表</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模型）。各方法结果相互印证，显示</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当前股价相对于其内在价值存在较大折让。</w:t>
      </w:r>
    </w:p>
    <w:p w14:paraId="24F1F758"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折现现金流估值（</w:t>
      </w:r>
      <w:r w:rsidRPr="00053559">
        <w:rPr>
          <w:rFonts w:ascii="Times New Roman" w:eastAsia="微软雅黑" w:hAnsi="Times New Roman" w:cs="Times New Roman"/>
          <w:b/>
          <w:bCs/>
          <w:sz w:val="22"/>
          <w:szCs w:val="22"/>
        </w:rPr>
        <w:t>DCF</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FCFE</w:t>
      </w:r>
      <w:r w:rsidRPr="00053559">
        <w:rPr>
          <w:rFonts w:ascii="Times New Roman" w:eastAsia="微软雅黑" w:hAnsi="Times New Roman" w:cs="Times New Roman"/>
          <w:b/>
          <w:bCs/>
          <w:sz w:val="22"/>
          <w:szCs w:val="22"/>
        </w:rPr>
        <w:t>模型）</w:t>
      </w:r>
    </w:p>
    <w:p w14:paraId="71AAB0A6" w14:textId="0B6886B8"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lastRenderedPageBreak/>
        <w:t>我们首先采用股权自由现金流（</w:t>
      </w:r>
      <w:r w:rsidRPr="00053559">
        <w:rPr>
          <w:rFonts w:ascii="Times New Roman" w:eastAsia="微软雅黑" w:hAnsi="Times New Roman" w:cs="Times New Roman"/>
          <w:sz w:val="22"/>
          <w:szCs w:val="22"/>
        </w:rPr>
        <w:t>Free Cash Flow to Equity, FCFE</w:t>
      </w:r>
      <w:r w:rsidRPr="00053559">
        <w:rPr>
          <w:rFonts w:ascii="Times New Roman" w:eastAsia="微软雅黑" w:hAnsi="Times New Roman" w:cs="Times New Roman"/>
          <w:sz w:val="22"/>
          <w:szCs w:val="22"/>
        </w:rPr>
        <w:t>）折现模型评估拼多多的内在价值。</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指公司在满足营运和再投资所需后可自由分配给股东的现金流，计算公式为：</w:t>
      </w:r>
      <w:r w:rsidRPr="00053559">
        <w:rPr>
          <w:rFonts w:ascii="Times New Roman" w:eastAsia="微软雅黑" w:hAnsi="Times New Roman" w:cs="Times New Roman"/>
          <w:b/>
          <w:bCs/>
          <w:sz w:val="22"/>
          <w:szCs w:val="22"/>
        </w:rPr>
        <w:t xml:space="preserve">FCFE = </w:t>
      </w:r>
      <w:r w:rsidRPr="00053559">
        <w:rPr>
          <w:rFonts w:ascii="Times New Roman" w:eastAsia="微软雅黑" w:hAnsi="Times New Roman" w:cs="Times New Roman"/>
          <w:b/>
          <w:bCs/>
          <w:sz w:val="22"/>
          <w:szCs w:val="22"/>
        </w:rPr>
        <w:t>净利润</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折旧摊销</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资本性支出</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营运资金增加</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债务本金偿还</w:t>
      </w:r>
      <w:r w:rsidRPr="00053559">
        <w:rPr>
          <w:rFonts w:ascii="Times New Roman" w:eastAsia="微软雅黑" w:hAnsi="Times New Roman" w:cs="Times New Roman"/>
          <w:b/>
          <w:bCs/>
          <w:sz w:val="22"/>
          <w:szCs w:val="22"/>
        </w:rPr>
        <w:t xml:space="preserve"> + </w:t>
      </w:r>
      <w:r w:rsidRPr="00053559">
        <w:rPr>
          <w:rFonts w:ascii="Times New Roman" w:eastAsia="微软雅黑" w:hAnsi="Times New Roman" w:cs="Times New Roman"/>
          <w:b/>
          <w:bCs/>
          <w:sz w:val="22"/>
          <w:szCs w:val="22"/>
        </w:rPr>
        <w:t>债务新增</w:t>
      </w:r>
      <w:r w:rsidRPr="00053559">
        <w:rPr>
          <w:rFonts w:ascii="Times New Roman" w:eastAsia="微软雅黑" w:hAnsi="Times New Roman" w:cs="Times New Roman"/>
          <w:sz w:val="22"/>
          <w:szCs w:val="22"/>
        </w:rPr>
        <w:t xml:space="preserve"> (</w:t>
      </w:r>
      <w:hyperlink r:id="rId523" w:anchor=":~:text=%E5%9B%A0%E4%B8%BADDM%E8%AE%A1%E7%AE%97%E5%87%BA%E6%9D%A5%E7%9A%84%E6%98%AF%E8%82%A1%E6%9D%83%E4%BB%B7%E5%80%BC%EF%BC%8C%E4%B8%BA%E4%BA%86%E4%BE%BF%E4%BA%8E%E5%90%8E%E7%BB%AD%E4%B8%8EDDM%E7%9A%84%E5%AF%B9%E6%AF%94%EF%BC%8C%E9%87%8D%E7%82%B9%E5%88%86%E6%9E%90DCF%E6%96%B9%E6%B3%95%E4%B8%8B%E7%9A%84%E9%87%87%E7%94%A8FCFE%E8%AE%A1%E7%AE%97%E8%82%A1%E6%9D%83%E4%BB%B7%E5%80%BC%E7%9A%84%E8%BF%99%E7%A7%8D%E6%96%B9%E6%B3%95%E3%80%82FCFE%E4%B8%BA%E5%BD%92%E5%B1%9E%E4%BA%8E%E8%82%A1%E4%B8%9C%E7%9A%84%E8%87%AA%E7%94%B1%E7%8E%B0%E9%87%91%E6%B5%81%EF%BC%8C%E7%AE%97%E5%BC%8F%E4%B8%BA%EF%BC%9A%20%E5%87%80%E5%88%A9%E6%B6%A6%C2%A0%2B%20%E6%8A%98%E6%97%A7%20,%E5%80%BA%E5%8A%A1%E6%9C%AC%E9%87%91%E5%81%BF%E8%BF%98%20%2B%20%E6%96%B0%E5%8F%91%E8%A1%8C%E5%80%BA%E5%8A%A1%E3%80%82%E7%AE%80%E5%8D%95%E7%9A%84%E6%9D%A5%E8%AF%B4FCFE%E5%B0%B1%E6%98%AF%E5%85%AC%E5%8F%B8%E7%9A%84%E5%87%80%E5%88%A9%E6%B6%A6%EF%BC%8C%E5%8A%A0%E5%9B%9E%E9%9D%9E%E7%8E%B0%E9%87%91%E7%9A%84%E6%88%90%E6%9C%AC%EF%BC%8C%E8%B0%83%E6%95%B4%E6%8D%9F%E7%9B%8A%E8%A1%A8%E5%A4%96%E7%9A%84%E7%8E%B0%E9%87%91%E5%8F%98" w:history="1">
        <w:r w:rsidRPr="00053559">
          <w:rPr>
            <w:rStyle w:val="af0"/>
            <w:rFonts w:ascii="Times New Roman" w:eastAsia="微软雅黑" w:hAnsi="Times New Roman" w:cs="Times New Roman"/>
            <w:sz w:val="22"/>
            <w:szCs w:val="22"/>
          </w:rPr>
          <w:t>CVA</w:t>
        </w:r>
        <w:r w:rsidRPr="00053559">
          <w:rPr>
            <w:rStyle w:val="af0"/>
            <w:rFonts w:ascii="Times New Roman" w:eastAsia="微软雅黑" w:hAnsi="Times New Roman" w:cs="Times New Roman"/>
            <w:sz w:val="22"/>
            <w:szCs w:val="22"/>
          </w:rPr>
          <w:t>协会</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。这一指标反映企业自身造血能力，比股息折现模型能更准确衡量不同行业背景下公司的价值</w:t>
      </w:r>
      <w:r w:rsidRPr="00053559">
        <w:rPr>
          <w:rFonts w:ascii="Times New Roman" w:eastAsia="微软雅黑" w:hAnsi="Times New Roman" w:cs="Times New Roman"/>
          <w:sz w:val="22"/>
          <w:szCs w:val="22"/>
        </w:rPr>
        <w:t xml:space="preserve"> (</w:t>
      </w:r>
      <w:hyperlink r:id="rId524" w:anchor=":~:text=%E5%9B%A0%E4%B8%BADDM%E8%AE%A1%E7%AE%97%E5%87%BA%E6%9D%A5%E7%9A%84%E6%98%AF%E8%82%A1%E6%9D%83%E4%BB%B7%E5%80%BC%EF%BC%8C%E4%B8%BA%E4%BA%86%E4%BE%BF%E4%BA%8E%E5%90%8E%E7%BB%AD%E4%B8%8EDDM%E7%9A%84%E5%AF%B9%E6%AF%94%EF%BC%8C%E9%87%8D%E7%82%B9%E5%88%86%E6%9E%90DCF%E6%96%B9%E6%B3%95%E4%B8%8B%E7%9A%84%E9%87%87%E7%94%A8FCFE%E8%AE%A1%E7%AE%97%E8%82%A1%E6%9D%83%E4%BB%B7%E5%80%BC%E7%9A%84%E8%BF%99%E7%A7%8D%E6%96%B9%E6%B3%95%E3%80%82FCFE%E4%B8%BA%E5%BD%92%E5%B1%9E%E4%BA%8E%E8%82%A1%E4%B8%9C%E7%9A%84%E8%87%AA%E7%94%B1%E7%8E%B0%E9%87%91%E6%B5%81%EF%BC%8C%E7%AE%97%E5%BC%8F%E4%B8%BA%EF%BC%9A%20%E5%87%80%E5%88%A9%E6%B6%A6%C2%A0%2B%20%E6%8A%98%E6%97%A7%20,%E5%80%BA%E5%8A%A1%E6%9C%AC%E9%87%91%E5%81%BF%E8%BF%98%20%2B%20%E6%96%B0%E5%8F%91%E8%A1%8C%E5%80%BA%E5%8A%A1%E3%80%82%E7%AE%80%E5%8D%95%E7%9A%84%E6%9D%A5%E8%AF%B4FCFE%E5%B0%B1%E6%98%AF%E5%85%AC%E5%8F%B8%E7%9A%84%E5%87%80%E5%88%A9%E6%B6%A6%EF%BC%8C%E5%8A%A0%E5%9B%9E%E9%9D%9E%E7%8E%B0%E9%87%91%E7%9A%84%E6%88%90%E6%9C%AC%EF%BC%8C%E8%B0%83%E6%95%B4%E6%8D%9F%E7%9B%8A%E8%A1%A8%E5%A4%96%E7%9A%84%E7%8E%B0%E9%87%91%E5%8F%98" w:history="1">
        <w:r w:rsidRPr="00053559">
          <w:rPr>
            <w:rStyle w:val="af0"/>
            <w:rFonts w:ascii="Times New Roman" w:eastAsia="微软雅黑" w:hAnsi="Times New Roman" w:cs="Times New Roman"/>
            <w:sz w:val="22"/>
            <w:szCs w:val="22"/>
          </w:rPr>
          <w:t>CVA</w:t>
        </w:r>
        <w:r w:rsidRPr="00053559">
          <w:rPr>
            <w:rStyle w:val="af0"/>
            <w:rFonts w:ascii="Times New Roman" w:eastAsia="微软雅黑" w:hAnsi="Times New Roman" w:cs="Times New Roman"/>
            <w:sz w:val="22"/>
            <w:szCs w:val="22"/>
          </w:rPr>
          <w:t>协会</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。根据年报数据，拼多多自</w:t>
      </w:r>
      <w:r w:rsidRPr="00053559">
        <w:rPr>
          <w:rFonts w:ascii="Times New Roman" w:eastAsia="微软雅黑" w:hAnsi="Times New Roman" w:cs="Times New Roman"/>
          <w:sz w:val="22"/>
          <w:szCs w:val="22"/>
        </w:rPr>
        <w:t>2018</w:t>
      </w:r>
      <w:r w:rsidRPr="00053559">
        <w:rPr>
          <w:rFonts w:ascii="Times New Roman" w:eastAsia="微软雅黑" w:hAnsi="Times New Roman" w:cs="Times New Roman"/>
          <w:sz w:val="22"/>
          <w:szCs w:val="22"/>
        </w:rPr>
        <w:t>年开始产生正向自由现金流，且增长迅猛：</w:t>
      </w:r>
      <w:r w:rsidRPr="00053559">
        <w:rPr>
          <w:rFonts w:ascii="Times New Roman" w:eastAsia="微软雅黑" w:hAnsi="Times New Roman" w:cs="Times New Roman"/>
          <w:sz w:val="22"/>
          <w:szCs w:val="22"/>
        </w:rPr>
        <w:t>2018</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约为</w:t>
      </w:r>
      <w:r w:rsidRPr="00053559">
        <w:rPr>
          <w:rFonts w:ascii="Times New Roman" w:eastAsia="微软雅黑" w:hAnsi="Times New Roman" w:cs="Times New Roman"/>
          <w:b/>
          <w:bCs/>
          <w:sz w:val="22"/>
          <w:szCs w:val="22"/>
        </w:rPr>
        <w:t>11.24</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2019</w:t>
      </w:r>
      <w:r w:rsidRPr="00053559">
        <w:rPr>
          <w:rFonts w:ascii="Times New Roman" w:eastAsia="微软雅黑" w:hAnsi="Times New Roman" w:cs="Times New Roman"/>
          <w:sz w:val="22"/>
          <w:szCs w:val="22"/>
        </w:rPr>
        <w:t>年增至</w:t>
      </w:r>
      <w:r w:rsidRPr="00053559">
        <w:rPr>
          <w:rFonts w:ascii="Times New Roman" w:eastAsia="微软雅黑" w:hAnsi="Times New Roman" w:cs="Times New Roman"/>
          <w:b/>
          <w:bCs/>
          <w:sz w:val="22"/>
          <w:szCs w:val="22"/>
        </w:rPr>
        <w:t>21.09</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2020</w:t>
      </w:r>
      <w:r w:rsidRPr="00053559">
        <w:rPr>
          <w:rFonts w:ascii="Times New Roman" w:eastAsia="微软雅黑" w:hAnsi="Times New Roman" w:cs="Times New Roman"/>
          <w:sz w:val="22"/>
          <w:szCs w:val="22"/>
        </w:rPr>
        <w:t>年</w:t>
      </w:r>
      <w:r w:rsidR="003432D2">
        <w:rPr>
          <w:rFonts w:ascii="Times New Roman" w:eastAsia="微软雅黑" w:hAnsi="Times New Roman" w:cs="Times New Roman" w:hint="eastAsia"/>
          <w:sz w:val="22"/>
          <w:szCs w:val="22"/>
        </w:rPr>
        <w:t>增至</w:t>
      </w:r>
      <w:r w:rsidR="003432D2">
        <w:rPr>
          <w:rFonts w:ascii="Times New Roman" w:eastAsia="微软雅黑" w:hAnsi="Times New Roman" w:cs="Times New Roman" w:hint="eastAsia"/>
          <w:sz w:val="22"/>
          <w:szCs w:val="22"/>
        </w:rPr>
        <w:t>43.05</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，但</w:t>
      </w:r>
      <w:r w:rsidRPr="00053559">
        <w:rPr>
          <w:rFonts w:ascii="Times New Roman" w:eastAsia="微软雅黑" w:hAnsi="Times New Roman" w:cs="Times New Roman"/>
          <w:sz w:val="22"/>
          <w:szCs w:val="22"/>
        </w:rPr>
        <w:t>2021</w:t>
      </w:r>
      <w:r w:rsidRPr="00053559">
        <w:rPr>
          <w:rFonts w:ascii="Times New Roman" w:eastAsia="微软雅黑" w:hAnsi="Times New Roman" w:cs="Times New Roman"/>
          <w:sz w:val="22"/>
          <w:szCs w:val="22"/>
        </w:rPr>
        <w:t>年</w:t>
      </w:r>
      <w:r w:rsidR="003432D2">
        <w:rPr>
          <w:rFonts w:ascii="Times New Roman" w:eastAsia="微软雅黑" w:hAnsi="Times New Roman" w:cs="Times New Roman" w:hint="eastAsia"/>
          <w:sz w:val="22"/>
          <w:szCs w:val="22"/>
        </w:rPr>
        <w:t>受疫情影响下降</w:t>
      </w:r>
      <w:r w:rsidRPr="00053559">
        <w:rPr>
          <w:rFonts w:ascii="Times New Roman" w:eastAsia="微软雅黑" w:hAnsi="Times New Roman" w:cs="Times New Roman"/>
          <w:sz w:val="22"/>
          <w:szCs w:val="22"/>
        </w:rPr>
        <w:t>到</w:t>
      </w:r>
      <w:r w:rsidR="003432D2">
        <w:rPr>
          <w:rFonts w:ascii="Times New Roman" w:eastAsia="微软雅黑" w:hAnsi="Times New Roman" w:cs="Times New Roman" w:hint="eastAsia"/>
          <w:b/>
          <w:bCs/>
          <w:sz w:val="22"/>
          <w:szCs w:val="22"/>
        </w:rPr>
        <w:t>40.03</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2022</w:t>
      </w:r>
      <w:r w:rsidRPr="00053559">
        <w:rPr>
          <w:rFonts w:ascii="Times New Roman" w:eastAsia="微软雅黑" w:hAnsi="Times New Roman" w:cs="Times New Roman"/>
          <w:sz w:val="22"/>
          <w:szCs w:val="22"/>
        </w:rPr>
        <w:t>年进一步增至</w:t>
      </w:r>
      <w:r w:rsidR="003432D2">
        <w:rPr>
          <w:rFonts w:ascii="Times New Roman" w:eastAsia="微软雅黑" w:hAnsi="Times New Roman" w:cs="Times New Roman" w:hint="eastAsia"/>
          <w:b/>
          <w:bCs/>
          <w:sz w:val="22"/>
          <w:szCs w:val="22"/>
        </w:rPr>
        <w:t>68.67</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2023</w:t>
      </w:r>
      <w:r w:rsidRPr="00053559">
        <w:rPr>
          <w:rFonts w:ascii="Times New Roman" w:eastAsia="微软雅黑" w:hAnsi="Times New Roman" w:cs="Times New Roman"/>
          <w:b/>
          <w:bCs/>
          <w:sz w:val="22"/>
          <w:szCs w:val="22"/>
        </w:rPr>
        <w:t>年</w:t>
      </w:r>
      <w:r w:rsidRPr="00053559">
        <w:rPr>
          <w:rFonts w:ascii="Times New Roman" w:eastAsia="微软雅黑" w:hAnsi="Times New Roman" w:cs="Times New Roman"/>
          <w:sz w:val="22"/>
          <w:szCs w:val="22"/>
        </w:rPr>
        <w:t>约</w:t>
      </w:r>
      <w:r w:rsidR="003432D2">
        <w:rPr>
          <w:rFonts w:ascii="Times New Roman" w:eastAsia="微软雅黑" w:hAnsi="Times New Roman" w:cs="Times New Roman" w:hint="eastAsia"/>
          <w:b/>
          <w:bCs/>
          <w:sz w:val="22"/>
          <w:szCs w:val="22"/>
        </w:rPr>
        <w:t>131.06</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。截至</w:t>
      </w:r>
      <w:r w:rsidRPr="00053559">
        <w:rPr>
          <w:rFonts w:ascii="Times New Roman" w:eastAsia="微软雅黑" w:hAnsi="Times New Roman" w:cs="Times New Roman"/>
          <w:sz w:val="22"/>
          <w:szCs w:val="22"/>
        </w:rPr>
        <w:t>2024</w:t>
      </w:r>
      <w:r w:rsidRPr="00053559">
        <w:rPr>
          <w:rFonts w:ascii="Times New Roman" w:eastAsia="微软雅黑" w:hAnsi="Times New Roman" w:cs="Times New Roman"/>
          <w:sz w:val="22"/>
          <w:szCs w:val="22"/>
        </w:rPr>
        <w:t>年底（</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），拼多多自由现金流大幅跃升至</w:t>
      </w:r>
      <w:r w:rsidRPr="00053559">
        <w:rPr>
          <w:rFonts w:ascii="Times New Roman" w:eastAsia="微软雅黑" w:hAnsi="Times New Roman" w:cs="Times New Roman"/>
          <w:b/>
          <w:bCs/>
          <w:sz w:val="22"/>
          <w:szCs w:val="22"/>
        </w:rPr>
        <w:t>1</w:t>
      </w:r>
      <w:r w:rsidR="003432D2">
        <w:rPr>
          <w:rFonts w:ascii="Times New Roman" w:eastAsia="微软雅黑" w:hAnsi="Times New Roman" w:cs="Times New Roman" w:hint="eastAsia"/>
          <w:b/>
          <w:bCs/>
          <w:sz w:val="22"/>
          <w:szCs w:val="22"/>
        </w:rPr>
        <w:t>80.18</w:t>
      </w:r>
      <w:r w:rsidRPr="00053559">
        <w:rPr>
          <w:rFonts w:ascii="Times New Roman" w:eastAsia="微软雅黑" w:hAnsi="Times New Roman" w:cs="Times New Roman"/>
          <w:b/>
          <w:bCs/>
          <w:sz w:val="22"/>
          <w:szCs w:val="22"/>
        </w:rPr>
        <w:t>亿美元</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。自由现金流的迅猛增长源于拼多多盈利能力和经营现金流的提升（</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年净利率</w:t>
      </w:r>
      <w:r w:rsidRPr="00053559">
        <w:rPr>
          <w:rFonts w:ascii="Times New Roman" w:eastAsia="微软雅黑" w:hAnsi="Times New Roman" w:cs="Times New Roman"/>
          <w:sz w:val="22"/>
          <w:szCs w:val="22"/>
        </w:rPr>
        <w:t>29.06%</w:t>
      </w:r>
      <w:r w:rsidRPr="00053559">
        <w:rPr>
          <w:rFonts w:ascii="Times New Roman" w:eastAsia="微软雅黑" w:hAnsi="Times New Roman" w:cs="Times New Roman"/>
          <w:sz w:val="22"/>
          <w:szCs w:val="22"/>
        </w:rPr>
        <w:t>，净利润同比增长</w:t>
      </w:r>
      <w:r w:rsidRPr="00053559">
        <w:rPr>
          <w:rFonts w:ascii="Times New Roman" w:eastAsia="微软雅黑" w:hAnsi="Times New Roman" w:cs="Times New Roman"/>
          <w:sz w:val="22"/>
          <w:szCs w:val="22"/>
        </w:rPr>
        <w:t>84.9%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），表明其商业模式正转化为强劲的现金回报。</w:t>
      </w:r>
    </w:p>
    <w:p w14:paraId="3C47CDA9"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基于历史现金流数据，我们对未来</w:t>
      </w:r>
      <w:r w:rsidRPr="00053559">
        <w:rPr>
          <w:rFonts w:ascii="Times New Roman" w:eastAsia="微软雅黑" w:hAnsi="Times New Roman" w:cs="Times New Roman"/>
          <w:sz w:val="22"/>
          <w:szCs w:val="22"/>
        </w:rPr>
        <w:t>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2025-2029</w:t>
      </w:r>
      <w:r w:rsidRPr="00053559">
        <w:rPr>
          <w:rFonts w:ascii="Times New Roman" w:eastAsia="微软雅黑" w:hAnsi="Times New Roman" w:cs="Times New Roman"/>
          <w:sz w:val="22"/>
          <w:szCs w:val="22"/>
        </w:rPr>
        <w:t>年）拼多多的</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进行了情景预测和折现。</w:t>
      </w:r>
      <w:r w:rsidRPr="00053559">
        <w:rPr>
          <w:rFonts w:ascii="Times New Roman" w:eastAsia="微软雅黑" w:hAnsi="Times New Roman" w:cs="Times New Roman"/>
          <w:b/>
          <w:bCs/>
          <w:sz w:val="22"/>
          <w:szCs w:val="22"/>
        </w:rPr>
        <w:t>保守情景</w:t>
      </w:r>
      <w:r w:rsidRPr="00053559">
        <w:rPr>
          <w:rFonts w:ascii="Times New Roman" w:eastAsia="微软雅黑" w:hAnsi="Times New Roman" w:cs="Times New Roman"/>
          <w:sz w:val="22"/>
          <w:szCs w:val="22"/>
        </w:rPr>
        <w:t>假设增长明显放缓：初始年度</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增长约</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，随后逐年放缓至个位数（如</w:t>
      </w:r>
      <w:r w:rsidRPr="00053559">
        <w:rPr>
          <w:rFonts w:ascii="Times New Roman" w:eastAsia="微软雅黑" w:hAnsi="Times New Roman" w:cs="Times New Roman"/>
          <w:sz w:val="22"/>
          <w:szCs w:val="22"/>
        </w:rPr>
        <w:t>2029</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6%</w:t>
      </w:r>
      <w:r w:rsidRPr="00053559">
        <w:rPr>
          <w:rFonts w:ascii="Times New Roman" w:eastAsia="微软雅黑" w:hAnsi="Times New Roman" w:cs="Times New Roman"/>
          <w:sz w:val="22"/>
          <w:szCs w:val="22"/>
        </w:rPr>
        <w:t>），体现电商行业进入成熟期后增速下滑的可能。</w:t>
      </w:r>
      <w:r w:rsidRPr="00053559">
        <w:rPr>
          <w:rFonts w:ascii="Times New Roman" w:eastAsia="微软雅黑" w:hAnsi="Times New Roman" w:cs="Times New Roman"/>
          <w:b/>
          <w:bCs/>
          <w:sz w:val="22"/>
          <w:szCs w:val="22"/>
        </w:rPr>
        <w:t>中性情景</w:t>
      </w:r>
      <w:r w:rsidRPr="00053559">
        <w:rPr>
          <w:rFonts w:ascii="Times New Roman" w:eastAsia="微软雅黑" w:hAnsi="Times New Roman" w:cs="Times New Roman"/>
          <w:sz w:val="22"/>
          <w:szCs w:val="22"/>
        </w:rPr>
        <w:t>基于适度乐观假设：考虑到国内下沉市场及海外业务（</w:t>
      </w:r>
      <w:r w:rsidRPr="00053559">
        <w:rPr>
          <w:rFonts w:ascii="Times New Roman" w:eastAsia="微软雅黑" w:hAnsi="Times New Roman" w:cs="Times New Roman"/>
          <w:sz w:val="22"/>
          <w:szCs w:val="22"/>
        </w:rPr>
        <w:t>Temu</w:t>
      </w:r>
      <w:r w:rsidRPr="00053559">
        <w:rPr>
          <w:rFonts w:ascii="Times New Roman" w:eastAsia="微软雅黑" w:hAnsi="Times New Roman" w:cs="Times New Roman"/>
          <w:sz w:val="22"/>
          <w:szCs w:val="22"/>
        </w:rPr>
        <w:t>等）的持续推动，</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增速约</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，此后逐步放缓至约</w:t>
      </w:r>
      <w:r w:rsidRPr="00053559">
        <w:rPr>
          <w:rFonts w:ascii="Times New Roman" w:eastAsia="微软雅黑" w:hAnsi="Times New Roman" w:cs="Times New Roman"/>
          <w:sz w:val="22"/>
          <w:szCs w:val="22"/>
        </w:rPr>
        <w:t>8%</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乐观情景</w:t>
      </w:r>
      <w:r w:rsidRPr="00053559">
        <w:rPr>
          <w:rFonts w:ascii="Times New Roman" w:eastAsia="微软雅黑" w:hAnsi="Times New Roman" w:cs="Times New Roman"/>
          <w:sz w:val="22"/>
          <w:szCs w:val="22"/>
        </w:rPr>
        <w:t>则假设拼多多维持更长时间的高增长：</w:t>
      </w:r>
      <w:r w:rsidRPr="00053559">
        <w:rPr>
          <w:rFonts w:ascii="Times New Roman" w:eastAsia="微软雅黑" w:hAnsi="Times New Roman" w:cs="Times New Roman"/>
          <w:sz w:val="22"/>
          <w:szCs w:val="22"/>
        </w:rPr>
        <w:t>2025</w:t>
      </w:r>
      <w:r w:rsidRPr="00053559">
        <w:rPr>
          <w:rFonts w:ascii="Times New Roman" w:eastAsia="微软雅黑" w:hAnsi="Times New Roman" w:cs="Times New Roman"/>
          <w:sz w:val="22"/>
          <w:szCs w:val="22"/>
        </w:rPr>
        <w:t>年增长</w:t>
      </w:r>
      <w:r w:rsidRPr="00053559">
        <w:rPr>
          <w:rFonts w:ascii="Times New Roman" w:eastAsia="微软雅黑" w:hAnsi="Times New Roman" w:cs="Times New Roman"/>
          <w:sz w:val="22"/>
          <w:szCs w:val="22"/>
        </w:rPr>
        <w:t>50%</w:t>
      </w:r>
      <w:r w:rsidRPr="00053559">
        <w:rPr>
          <w:rFonts w:ascii="Times New Roman" w:eastAsia="微软雅黑" w:hAnsi="Times New Roman" w:cs="Times New Roman"/>
          <w:sz w:val="22"/>
          <w:szCs w:val="22"/>
        </w:rPr>
        <w:t>，随后几年依次为</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20%</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10%</w:t>
      </w:r>
      <w:r w:rsidRPr="00053559">
        <w:rPr>
          <w:rFonts w:ascii="Times New Roman" w:eastAsia="微软雅黑" w:hAnsi="Times New Roman" w:cs="Times New Roman"/>
          <w:sz w:val="22"/>
          <w:szCs w:val="22"/>
        </w:rPr>
        <w:t>，反映新业务成功和市场份额大幅提升的乐观预期。综合以上假设，我们取股权成本为</w:t>
      </w:r>
      <w:r w:rsidRPr="00053559">
        <w:rPr>
          <w:rFonts w:ascii="Times New Roman" w:eastAsia="微软雅黑" w:hAnsi="Times New Roman" w:cs="Times New Roman"/>
          <w:b/>
          <w:bCs/>
          <w:sz w:val="22"/>
          <w:szCs w:val="22"/>
        </w:rPr>
        <w:t>11%</w:t>
      </w:r>
      <w:r w:rsidRPr="00053559">
        <w:rPr>
          <w:rFonts w:ascii="Times New Roman" w:eastAsia="微软雅黑" w:hAnsi="Times New Roman" w:cs="Times New Roman"/>
          <w:sz w:val="22"/>
          <w:szCs w:val="22"/>
        </w:rPr>
        <w:t>（基于中国市场风险溢价和公司</w:t>
      </w:r>
      <w:r w:rsidRPr="00053559">
        <w:rPr>
          <w:rFonts w:ascii="Times New Roman" w:eastAsia="微软雅黑" w:hAnsi="Times New Roman" w:cs="Times New Roman"/>
          <w:sz w:val="22"/>
          <w:szCs w:val="22"/>
        </w:rPr>
        <w:t>Beta</w:t>
      </w:r>
      <w:r w:rsidRPr="00053559">
        <w:rPr>
          <w:rFonts w:ascii="Times New Roman" w:eastAsia="微软雅黑" w:hAnsi="Times New Roman" w:cs="Times New Roman"/>
          <w:sz w:val="22"/>
          <w:szCs w:val="22"/>
        </w:rPr>
        <w:t>估计）作为折现率，终端增长率假设为</w:t>
      </w:r>
      <w:r w:rsidRPr="00053559">
        <w:rPr>
          <w:rFonts w:ascii="Times New Roman" w:eastAsia="微软雅黑" w:hAnsi="Times New Roman" w:cs="Times New Roman"/>
          <w:b/>
          <w:bCs/>
          <w:sz w:val="22"/>
          <w:szCs w:val="22"/>
        </w:rPr>
        <w:t>3%</w:t>
      </w:r>
      <w:r w:rsidRPr="00053559">
        <w:rPr>
          <w:rFonts w:ascii="Times New Roman" w:eastAsia="微软雅黑" w:hAnsi="Times New Roman" w:cs="Times New Roman"/>
          <w:sz w:val="22"/>
          <w:szCs w:val="22"/>
        </w:rPr>
        <w:t>（反映长期通胀和经济增长背景下的成熟期增长）。在各情景下，将</w:t>
      </w:r>
      <w:r w:rsidRPr="00053559">
        <w:rPr>
          <w:rFonts w:ascii="Times New Roman" w:eastAsia="微软雅黑" w:hAnsi="Times New Roman" w:cs="Times New Roman"/>
          <w:sz w:val="22"/>
          <w:szCs w:val="22"/>
        </w:rPr>
        <w:t>2025-2029</w:t>
      </w:r>
      <w:r w:rsidRPr="00053559">
        <w:rPr>
          <w:rFonts w:ascii="Times New Roman" w:eastAsia="微软雅黑" w:hAnsi="Times New Roman" w:cs="Times New Roman"/>
          <w:sz w:val="22"/>
          <w:szCs w:val="22"/>
        </w:rPr>
        <w:t>五年的预测</w:t>
      </w:r>
      <w:r w:rsidRPr="00053559">
        <w:rPr>
          <w:rFonts w:ascii="Times New Roman" w:eastAsia="微软雅黑" w:hAnsi="Times New Roman" w:cs="Times New Roman"/>
          <w:sz w:val="22"/>
          <w:szCs w:val="22"/>
        </w:rPr>
        <w:t>FCFE</w:t>
      </w:r>
      <w:r w:rsidRPr="00053559">
        <w:rPr>
          <w:rFonts w:ascii="Times New Roman" w:eastAsia="微软雅黑" w:hAnsi="Times New Roman" w:cs="Times New Roman"/>
          <w:sz w:val="22"/>
          <w:szCs w:val="22"/>
        </w:rPr>
        <w:t>和终端价值折现求和，可得对应的股权价值。计算结果显示：</w:t>
      </w:r>
      <w:r w:rsidRPr="00053559">
        <w:rPr>
          <w:rFonts w:ascii="Times New Roman" w:eastAsia="微软雅黑" w:hAnsi="Times New Roman" w:cs="Times New Roman"/>
          <w:b/>
          <w:bCs/>
          <w:sz w:val="22"/>
          <w:szCs w:val="22"/>
        </w:rPr>
        <w:t>保守情景估值约</w:t>
      </w:r>
      <w:r w:rsidRPr="00053559">
        <w:rPr>
          <w:rFonts w:ascii="Times New Roman" w:eastAsia="微软雅黑" w:hAnsi="Times New Roman" w:cs="Times New Roman"/>
          <w:b/>
          <w:bCs/>
          <w:sz w:val="22"/>
          <w:szCs w:val="22"/>
        </w:rPr>
        <w:t>$213/</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（对应股权总值约</w:t>
      </w:r>
      <w:r w:rsidRPr="00053559">
        <w:rPr>
          <w:rFonts w:ascii="Times New Roman" w:eastAsia="微软雅黑" w:hAnsi="Times New Roman" w:cs="Times New Roman"/>
          <w:sz w:val="22"/>
          <w:szCs w:val="22"/>
        </w:rPr>
        <w:t>**$3,149.7</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中性情景估值约</w:t>
      </w:r>
      <w:r w:rsidRPr="00053559">
        <w:rPr>
          <w:rFonts w:ascii="Times New Roman" w:eastAsia="微软雅黑" w:hAnsi="Times New Roman" w:cs="Times New Roman"/>
          <w:b/>
          <w:bCs/>
          <w:sz w:val="22"/>
          <w:szCs w:val="22"/>
        </w:rPr>
        <w:t>$276/</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**$4,071.7</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乐观情景估值约</w:t>
      </w:r>
      <w:r w:rsidRPr="00053559">
        <w:rPr>
          <w:rFonts w:ascii="Times New Roman" w:eastAsia="微软雅黑" w:hAnsi="Times New Roman" w:cs="Times New Roman"/>
          <w:b/>
          <w:bCs/>
          <w:sz w:val="22"/>
          <w:szCs w:val="22"/>
        </w:rPr>
        <w:t>$376/</w:t>
      </w:r>
      <w:r w:rsidRPr="00053559">
        <w:rPr>
          <w:rFonts w:ascii="Times New Roman" w:eastAsia="微软雅黑" w:hAnsi="Times New Roman" w:cs="Times New Roman"/>
          <w:b/>
          <w:bCs/>
          <w:sz w:val="22"/>
          <w:szCs w:val="22"/>
        </w:rPr>
        <w:t>股</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**$5,548.0</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）。即使在保守假设下，</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模型得出的内在价值仍大幅高于当前股价</w:t>
      </w:r>
      <w:r w:rsidRPr="00053559">
        <w:rPr>
          <w:rFonts w:ascii="Times New Roman" w:eastAsia="微软雅黑" w:hAnsi="Times New Roman" w:cs="Times New Roman"/>
          <w:sz w:val="22"/>
          <w:szCs w:val="22"/>
        </w:rPr>
        <w:t>$126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。中性情景下内在价值较现价溢价约</w:t>
      </w:r>
      <w:r w:rsidRPr="00053559">
        <w:rPr>
          <w:rFonts w:ascii="Times New Roman" w:eastAsia="微软雅黑" w:hAnsi="Times New Roman" w:cs="Times New Roman"/>
          <w:sz w:val="22"/>
          <w:szCs w:val="22"/>
        </w:rPr>
        <w:t>119%</w:t>
      </w:r>
      <w:r w:rsidRPr="00053559">
        <w:rPr>
          <w:rFonts w:ascii="Times New Roman" w:eastAsia="微软雅黑" w:hAnsi="Times New Roman" w:cs="Times New Roman"/>
          <w:sz w:val="22"/>
          <w:szCs w:val="22"/>
        </w:rPr>
        <w:t>，乐观情景下溢价达近</w:t>
      </w:r>
      <w:r w:rsidRPr="00053559">
        <w:rPr>
          <w:rFonts w:ascii="Times New Roman" w:eastAsia="微软雅黑" w:hAnsi="Times New Roman" w:cs="Times New Roman"/>
          <w:sz w:val="22"/>
          <w:szCs w:val="22"/>
        </w:rPr>
        <w:t>3</w:t>
      </w:r>
      <w:r w:rsidRPr="00053559">
        <w:rPr>
          <w:rFonts w:ascii="Times New Roman" w:eastAsia="微软雅黑" w:hAnsi="Times New Roman" w:cs="Times New Roman"/>
          <w:sz w:val="22"/>
          <w:szCs w:val="22"/>
        </w:rPr>
        <w:t>倍。这表明市场定价隐含的增长预期远低于我们的中性假设，即使考虑风险调整，拼多多当前股价在</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角度下有较大安全边际。需要强调，</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估值对假设较敏感</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增长率或折现率的变化都会显著影响估值，但多情景分析增强了结果的稳健性：除非公司未来增长明显停滞或风险溢价显著上升，否则当前价格相对于其自由现金流创造能力偏低。</w:t>
      </w:r>
    </w:p>
    <w:p w14:paraId="29A9A1E4"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相对估值模型（</w:t>
      </w:r>
      <w:r w:rsidRPr="00053559">
        <w:rPr>
          <w:rFonts w:ascii="Times New Roman" w:eastAsia="微软雅黑" w:hAnsi="Times New Roman" w:cs="Times New Roman"/>
          <w:b/>
          <w:bCs/>
          <w:sz w:val="22"/>
          <w:szCs w:val="22"/>
        </w:rPr>
        <w:t>P/E</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P/B</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 xml:space="preserve">P/S </w:t>
      </w:r>
      <w:r w:rsidRPr="00053559">
        <w:rPr>
          <w:rFonts w:ascii="Times New Roman" w:eastAsia="微软雅黑" w:hAnsi="Times New Roman" w:cs="Times New Roman"/>
          <w:b/>
          <w:bCs/>
          <w:sz w:val="22"/>
          <w:szCs w:val="22"/>
        </w:rPr>
        <w:t>等）</w:t>
      </w:r>
    </w:p>
    <w:p w14:paraId="6BB464F8"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lastRenderedPageBreak/>
        <w:t>相对估值通过将公司当前的估值倍数与可比公司或自身历史水平对比，评估股价的合理性</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。我们选取市盈率</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、市净率</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、市销率</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和股价</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自由现金流</w:t>
      </w:r>
      <w:r w:rsidRPr="00053559">
        <w:rPr>
          <w:rFonts w:ascii="Times New Roman" w:eastAsia="微软雅黑" w:hAnsi="Times New Roman" w:cs="Times New Roman"/>
          <w:sz w:val="22"/>
          <w:szCs w:val="22"/>
        </w:rPr>
        <w:t>(P/FCF)</w:t>
      </w:r>
      <w:r w:rsidRPr="00053559">
        <w:rPr>
          <w:rFonts w:ascii="Times New Roman" w:eastAsia="微软雅黑" w:hAnsi="Times New Roman" w:cs="Times New Roman"/>
          <w:sz w:val="22"/>
          <w:szCs w:val="22"/>
        </w:rPr>
        <w:t>等指标，与行业平均及公司历史均值进行比较。</w:t>
      </w:r>
      <w:r w:rsidRPr="00053559">
        <w:rPr>
          <w:rFonts w:ascii="Times New Roman" w:eastAsia="微软雅黑" w:hAnsi="Times New Roman" w:cs="Times New Roman"/>
          <w:b/>
          <w:bCs/>
          <w:sz w:val="22"/>
          <w:szCs w:val="22"/>
        </w:rPr>
        <w:t>截至</w:t>
      </w:r>
      <w:r w:rsidRPr="00053559">
        <w:rPr>
          <w:rFonts w:ascii="Times New Roman" w:eastAsia="微软雅黑" w:hAnsi="Times New Roman" w:cs="Times New Roman"/>
          <w:b/>
          <w:bCs/>
          <w:sz w:val="22"/>
          <w:szCs w:val="22"/>
        </w:rPr>
        <w:t>2025</w:t>
      </w:r>
      <w:r w:rsidRPr="00053559">
        <w:rPr>
          <w:rFonts w:ascii="Times New Roman" w:eastAsia="微软雅黑" w:hAnsi="Times New Roman" w:cs="Times New Roman"/>
          <w:b/>
          <w:bCs/>
          <w:sz w:val="22"/>
          <w:szCs w:val="22"/>
        </w:rPr>
        <w:t>年</w:t>
      </w:r>
      <w:r w:rsidRPr="00053559">
        <w:rPr>
          <w:rFonts w:ascii="Times New Roman" w:eastAsia="微软雅黑" w:hAnsi="Times New Roman" w:cs="Times New Roman"/>
          <w:b/>
          <w:bCs/>
          <w:sz w:val="22"/>
          <w:szCs w:val="22"/>
        </w:rPr>
        <w:t>3</w:t>
      </w:r>
      <w:r w:rsidRPr="00053559">
        <w:rPr>
          <w:rFonts w:ascii="Times New Roman" w:eastAsia="微软雅黑" w:hAnsi="Times New Roman" w:cs="Times New Roman"/>
          <w:b/>
          <w:bCs/>
          <w:sz w:val="22"/>
          <w:szCs w:val="22"/>
        </w:rPr>
        <w:t>月</w:t>
      </w:r>
      <w:r w:rsidRPr="00053559">
        <w:rPr>
          <w:rFonts w:ascii="Times New Roman" w:eastAsia="微软雅黑" w:hAnsi="Times New Roman" w:cs="Times New Roman"/>
          <w:b/>
          <w:bCs/>
          <w:sz w:val="22"/>
          <w:szCs w:val="22"/>
        </w:rPr>
        <w:t>21</w:t>
      </w:r>
      <w:r w:rsidRPr="00053559">
        <w:rPr>
          <w:rFonts w:ascii="Times New Roman" w:eastAsia="微软雅黑" w:hAnsi="Times New Roman" w:cs="Times New Roman"/>
          <w:b/>
          <w:bCs/>
          <w:sz w:val="22"/>
          <w:szCs w:val="22"/>
        </w:rPr>
        <w:t>日，拼多多</w:t>
      </w:r>
      <w:r w:rsidRPr="00053559">
        <w:rPr>
          <w:rFonts w:ascii="Times New Roman" w:eastAsia="微软雅黑" w:hAnsi="Times New Roman" w:cs="Times New Roman"/>
          <w:b/>
          <w:bCs/>
          <w:sz w:val="22"/>
          <w:szCs w:val="22"/>
        </w:rPr>
        <w:t>TTM</w:t>
      </w:r>
      <w:r w:rsidRPr="00053559">
        <w:rPr>
          <w:rFonts w:ascii="Times New Roman" w:eastAsia="微软雅黑" w:hAnsi="Times New Roman" w:cs="Times New Roman"/>
          <w:b/>
          <w:bCs/>
          <w:sz w:val="22"/>
          <w:szCs w:val="22"/>
        </w:rPr>
        <w:t>市盈率约为</w:t>
      </w:r>
      <w:r w:rsidRPr="00053559">
        <w:rPr>
          <w:rFonts w:ascii="Times New Roman" w:eastAsia="微软雅黑" w:hAnsi="Times New Roman" w:cs="Times New Roman"/>
          <w:b/>
          <w:bCs/>
          <w:sz w:val="22"/>
          <w:szCs w:val="22"/>
        </w:rPr>
        <w:t>12.4</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（股价</w:t>
      </w:r>
      <w:r w:rsidRPr="00053559">
        <w:rPr>
          <w:rFonts w:ascii="Times New Roman" w:eastAsia="微软雅黑" w:hAnsi="Times New Roman" w:cs="Times New Roman"/>
          <w:sz w:val="22"/>
          <w:szCs w:val="22"/>
        </w:rPr>
        <w:t>$126</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每股收益约</w:t>
      </w:r>
      <w:r w:rsidRPr="00053559">
        <w:rPr>
          <w:rFonts w:ascii="Times New Roman" w:eastAsia="微软雅黑" w:hAnsi="Times New Roman" w:cs="Times New Roman"/>
          <w:sz w:val="22"/>
          <w:szCs w:val="22"/>
        </w:rPr>
        <w:t>$10.22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b/>
          <w:bCs/>
          <w:sz w:val="22"/>
          <w:szCs w:val="22"/>
        </w:rPr>
        <w:t>远低于行业平均水平约</w:t>
      </w:r>
      <w:r w:rsidRPr="00053559">
        <w:rPr>
          <w:rFonts w:ascii="Times New Roman" w:eastAsia="微软雅黑" w:hAnsi="Times New Roman" w:cs="Times New Roman"/>
          <w:b/>
          <w:bCs/>
          <w:sz w:val="22"/>
          <w:szCs w:val="22"/>
        </w:rPr>
        <w:t>21</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，也低于公司过去的历史估值中枢（</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21.7</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。这意味着以盈利倍数看，市场给予</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的估值折价明显。以当前每股收益估算，若按行业平均约</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给予估值，对应股价约</w:t>
      </w:r>
      <w:r w:rsidRPr="00053559">
        <w:rPr>
          <w:rFonts w:ascii="Times New Roman" w:eastAsia="微软雅黑" w:hAnsi="Times New Roman" w:cs="Times New Roman"/>
          <w:sz w:val="22"/>
          <w:szCs w:val="22"/>
        </w:rPr>
        <w:t>**$214**</w:t>
      </w:r>
      <w:r w:rsidRPr="00053559">
        <w:rPr>
          <w:rFonts w:ascii="Times New Roman" w:eastAsia="微软雅黑" w:hAnsi="Times New Roman" w:cs="Times New Roman"/>
          <w:sz w:val="22"/>
          <w:szCs w:val="22"/>
        </w:rPr>
        <w:t>，按公司历史平均</w:t>
      </w:r>
      <w:r w:rsidRPr="00053559">
        <w:rPr>
          <w:rFonts w:ascii="Times New Roman" w:eastAsia="微软雅黑" w:hAnsi="Times New Roman" w:cs="Times New Roman"/>
          <w:sz w:val="22"/>
          <w:szCs w:val="22"/>
        </w:rPr>
        <w:t>21.7</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则股价可达</w:t>
      </w:r>
      <w:r w:rsidRPr="00053559">
        <w:rPr>
          <w:rFonts w:ascii="Times New Roman" w:eastAsia="微软雅黑" w:hAnsi="Times New Roman" w:cs="Times New Roman"/>
          <w:sz w:val="22"/>
          <w:szCs w:val="22"/>
        </w:rPr>
        <w:t>**$222**</w:t>
      </w:r>
      <w:r w:rsidRPr="00053559">
        <w:rPr>
          <w:rFonts w:ascii="Times New Roman" w:eastAsia="微软雅黑" w:hAnsi="Times New Roman" w:cs="Times New Roman"/>
          <w:sz w:val="22"/>
          <w:szCs w:val="22"/>
        </w:rPr>
        <w:t>左右，均比现价高出七成以上。即使考虑行业波动，将估值折算为略低于行业均值的水平（例如</w:t>
      </w:r>
      <w:r w:rsidRPr="00053559">
        <w:rPr>
          <w:rFonts w:ascii="Times New Roman" w:eastAsia="微软雅黑" w:hAnsi="Times New Roman" w:cs="Times New Roman"/>
          <w:sz w:val="22"/>
          <w:szCs w:val="22"/>
        </w:rPr>
        <w:t>15</w:t>
      </w:r>
      <w:r w:rsidRPr="00053559">
        <w:rPr>
          <w:rFonts w:ascii="Times New Roman" w:eastAsia="微软雅黑" w:hAnsi="Times New Roman" w:cs="Times New Roman"/>
          <w:sz w:val="22"/>
          <w:szCs w:val="22"/>
        </w:rPr>
        <w:t>倍市盈率），对应价格约</w:t>
      </w:r>
      <w:r w:rsidRPr="00053559">
        <w:rPr>
          <w:rFonts w:ascii="Times New Roman" w:eastAsia="微软雅黑" w:hAnsi="Times New Roman" w:cs="Times New Roman"/>
          <w:sz w:val="22"/>
          <w:szCs w:val="22"/>
        </w:rPr>
        <w:t>$153</w:t>
      </w:r>
      <w:r w:rsidRPr="00053559">
        <w:rPr>
          <w:rFonts w:ascii="Times New Roman" w:eastAsia="微软雅黑" w:hAnsi="Times New Roman" w:cs="Times New Roman"/>
          <w:sz w:val="22"/>
          <w:szCs w:val="22"/>
        </w:rPr>
        <w:t>，仍高于现价约</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w:t>
      </w:r>
    </w:p>
    <w:p w14:paraId="02926054"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其他相对指标同样印证低估判断：</w:t>
      </w:r>
      <w:r w:rsidRPr="00053559">
        <w:rPr>
          <w:rFonts w:ascii="Times New Roman" w:eastAsia="微软雅黑" w:hAnsi="Times New Roman" w:cs="Times New Roman"/>
          <w:b/>
          <w:bCs/>
          <w:sz w:val="22"/>
          <w:szCs w:val="22"/>
        </w:rPr>
        <w:t>PDD</w:t>
      </w:r>
      <w:r w:rsidRPr="00053559">
        <w:rPr>
          <w:rFonts w:ascii="Times New Roman" w:eastAsia="微软雅黑" w:hAnsi="Times New Roman" w:cs="Times New Roman"/>
          <w:b/>
          <w:bCs/>
          <w:sz w:val="22"/>
          <w:szCs w:val="22"/>
        </w:rPr>
        <w:t>当前</w:t>
      </w:r>
      <w:r w:rsidRPr="00053559">
        <w:rPr>
          <w:rFonts w:ascii="Times New Roman" w:eastAsia="微软雅黑" w:hAnsi="Times New Roman" w:cs="Times New Roman"/>
          <w:b/>
          <w:bCs/>
          <w:sz w:val="22"/>
          <w:szCs w:val="22"/>
        </w:rPr>
        <w:t>P/B</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4.7</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，低于自身历史均值</w:t>
      </w:r>
      <w:r w:rsidRPr="00053559">
        <w:rPr>
          <w:rFonts w:ascii="Times New Roman" w:eastAsia="微软雅黑" w:hAnsi="Times New Roman" w:cs="Times New Roman"/>
          <w:sz w:val="22"/>
          <w:szCs w:val="22"/>
        </w:rPr>
        <w:t>7.2</w:t>
      </w:r>
      <w:r w:rsidRPr="00053559">
        <w:rPr>
          <w:rFonts w:ascii="Times New Roman" w:eastAsia="微软雅黑" w:hAnsi="Times New Roman" w:cs="Times New Roman"/>
          <w:sz w:val="22"/>
          <w:szCs w:val="22"/>
        </w:rPr>
        <w:t>倍，但高于行业中位数约</w:t>
      </w:r>
      <w:r w:rsidRPr="00053559">
        <w:rPr>
          <w:rFonts w:ascii="Times New Roman" w:eastAsia="微软雅黑" w:hAnsi="Times New Roman" w:cs="Times New Roman"/>
          <w:sz w:val="22"/>
          <w:szCs w:val="22"/>
        </w:rPr>
        <w:t>1.65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。需要注意，拼多多账面资产较轻且</w:t>
      </w:r>
      <w:r w:rsidRPr="00053559">
        <w:rPr>
          <w:rFonts w:ascii="Times New Roman" w:eastAsia="微软雅黑" w:hAnsi="Times New Roman" w:cs="Times New Roman"/>
          <w:sz w:val="22"/>
          <w:szCs w:val="22"/>
        </w:rPr>
        <w:t>ROE</w:t>
      </w:r>
      <w:r w:rsidRPr="00053559">
        <w:rPr>
          <w:rFonts w:ascii="Times New Roman" w:eastAsia="微软雅黑" w:hAnsi="Times New Roman" w:cs="Times New Roman"/>
          <w:sz w:val="22"/>
          <w:szCs w:val="22"/>
        </w:rPr>
        <w:t>显著高于同行（</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w:t>
      </w:r>
      <w:r w:rsidRPr="00053559">
        <w:rPr>
          <w:rFonts w:ascii="Times New Roman" w:eastAsia="微软雅黑" w:hAnsi="Times New Roman" w:cs="Times New Roman"/>
          <w:sz w:val="22"/>
          <w:szCs w:val="22"/>
        </w:rPr>
        <w:t>ROE</w:t>
      </w:r>
      <w:r w:rsidRPr="00053559">
        <w:rPr>
          <w:rFonts w:ascii="Times New Roman" w:eastAsia="微软雅黑" w:hAnsi="Times New Roman" w:cs="Times New Roman"/>
          <w:sz w:val="22"/>
          <w:szCs w:val="22"/>
        </w:rPr>
        <w:t>达</w:t>
      </w:r>
      <w:r w:rsidRPr="00053559">
        <w:rPr>
          <w:rFonts w:ascii="Times New Roman" w:eastAsia="微软雅黑" w:hAnsi="Times New Roman" w:cs="Times New Roman"/>
          <w:sz w:val="22"/>
          <w:szCs w:val="22"/>
        </w:rPr>
        <w:t>49.3%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），合理的市净率理应高于行业平均，因此当前</w:t>
      </w:r>
      <w:r w:rsidRPr="00053559">
        <w:rPr>
          <w:rFonts w:ascii="Times New Roman" w:eastAsia="微软雅黑" w:hAnsi="Times New Roman" w:cs="Times New Roman"/>
          <w:sz w:val="22"/>
          <w:szCs w:val="22"/>
        </w:rPr>
        <w:t>4.7</w:t>
      </w:r>
      <w:r w:rsidRPr="00053559">
        <w:rPr>
          <w:rFonts w:ascii="Times New Roman" w:eastAsia="微软雅黑" w:hAnsi="Times New Roman" w:cs="Times New Roman"/>
          <w:sz w:val="22"/>
          <w:szCs w:val="22"/>
        </w:rPr>
        <w:t>倍的</w:t>
      </w:r>
      <w:r w:rsidRPr="00053559">
        <w:rPr>
          <w:rFonts w:ascii="Times New Roman" w:eastAsia="微软雅黑" w:hAnsi="Times New Roman" w:cs="Times New Roman"/>
          <w:sz w:val="22"/>
          <w:szCs w:val="22"/>
        </w:rPr>
        <w:t>P/B</w:t>
      </w:r>
      <w:r w:rsidRPr="00053559">
        <w:rPr>
          <w:rFonts w:ascii="Times New Roman" w:eastAsia="微软雅黑" w:hAnsi="Times New Roman" w:cs="Times New Roman"/>
          <w:sz w:val="22"/>
          <w:szCs w:val="22"/>
        </w:rPr>
        <w:t>并不显著偏高，反而相对于其近年</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以上的净资产收益率属于偏低水平。</w:t>
      </w:r>
      <w:r w:rsidRPr="00053559">
        <w:rPr>
          <w:rFonts w:ascii="Times New Roman" w:eastAsia="微软雅黑" w:hAnsi="Times New Roman" w:cs="Times New Roman"/>
          <w:b/>
          <w:bCs/>
          <w:sz w:val="22"/>
          <w:szCs w:val="22"/>
        </w:rPr>
        <w:t>P/S</w:t>
      </w:r>
      <w:r w:rsidRPr="00053559">
        <w:rPr>
          <w:rFonts w:ascii="Times New Roman" w:eastAsia="微软雅黑" w:hAnsi="Times New Roman" w:cs="Times New Roman"/>
          <w:b/>
          <w:bCs/>
          <w:sz w:val="22"/>
          <w:szCs w:val="22"/>
        </w:rPr>
        <w:t>方面</w:t>
      </w:r>
      <w:r w:rsidRPr="00053559">
        <w:rPr>
          <w:rFonts w:ascii="Times New Roman" w:eastAsia="微软雅黑" w:hAnsi="Times New Roman" w:cs="Times New Roman"/>
          <w:sz w:val="22"/>
          <w:szCs w:val="22"/>
        </w:rPr>
        <w:t>，拼多多</w:t>
      </w:r>
      <w:r w:rsidRPr="00053559">
        <w:rPr>
          <w:rFonts w:ascii="Times New Roman" w:eastAsia="微软雅黑" w:hAnsi="Times New Roman" w:cs="Times New Roman"/>
          <w:sz w:val="22"/>
          <w:szCs w:val="22"/>
        </w:rPr>
        <w:t>TTM</w:t>
      </w:r>
      <w:r w:rsidRPr="00053559">
        <w:rPr>
          <w:rFonts w:ascii="Times New Roman" w:eastAsia="微软雅黑" w:hAnsi="Times New Roman" w:cs="Times New Roman"/>
          <w:sz w:val="22"/>
          <w:szCs w:val="22"/>
        </w:rPr>
        <w:t>市销率约</w:t>
      </w:r>
      <w:r w:rsidRPr="00053559">
        <w:rPr>
          <w:rFonts w:ascii="Times New Roman" w:eastAsia="微软雅黑" w:hAnsi="Times New Roman" w:cs="Times New Roman"/>
          <w:sz w:val="22"/>
          <w:szCs w:val="22"/>
        </w:rPr>
        <w:t>3.5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，低于自身历史平均水平</w:t>
      </w:r>
      <w:r w:rsidRPr="00053559">
        <w:rPr>
          <w:rFonts w:ascii="Times New Roman" w:eastAsia="微软雅黑" w:hAnsi="Times New Roman" w:cs="Times New Roman"/>
          <w:sz w:val="22"/>
          <w:szCs w:val="22"/>
        </w:rPr>
        <w:t>7.5</w:t>
      </w:r>
      <w:r w:rsidRPr="00053559">
        <w:rPr>
          <w:rFonts w:ascii="Times New Roman" w:eastAsia="微软雅黑" w:hAnsi="Times New Roman" w:cs="Times New Roman"/>
          <w:sz w:val="22"/>
          <w:szCs w:val="22"/>
        </w:rPr>
        <w:t>倍，略高于行业平均约</w:t>
      </w:r>
      <w:r w:rsidRPr="00053559">
        <w:rPr>
          <w:rFonts w:ascii="Times New Roman" w:eastAsia="微软雅黑" w:hAnsi="Times New Roman" w:cs="Times New Roman"/>
          <w:sz w:val="22"/>
          <w:szCs w:val="22"/>
        </w:rPr>
        <w:t>0.83</w:t>
      </w:r>
      <w:r w:rsidRPr="00053559">
        <w:rPr>
          <w:rFonts w:ascii="Times New Roman" w:eastAsia="微软雅黑" w:hAnsi="Times New Roman" w:cs="Times New Roman"/>
          <w:sz w:val="22"/>
          <w:szCs w:val="22"/>
        </w:rPr>
        <w:t>倍。由于电商行业公司盈利能力差异大，用</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直接比较需谨慎</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拼多多当前净利率接近</w:t>
      </w:r>
      <w:r w:rsidRPr="00053559">
        <w:rPr>
          <w:rFonts w:ascii="Times New Roman" w:eastAsia="微软雅黑" w:hAnsi="Times New Roman" w:cs="Times New Roman"/>
          <w:sz w:val="22"/>
          <w:szCs w:val="22"/>
        </w:rPr>
        <w:t>30%</w:t>
      </w:r>
      <w:r w:rsidRPr="00053559">
        <w:rPr>
          <w:rFonts w:ascii="Times New Roman" w:eastAsia="微软雅黑" w:hAnsi="Times New Roman" w:cs="Times New Roman"/>
          <w:sz w:val="22"/>
          <w:szCs w:val="22"/>
        </w:rPr>
        <w:t>，显著高于行业平均不到</w:t>
      </w:r>
      <w:r w:rsidRPr="00053559">
        <w:rPr>
          <w:rFonts w:ascii="Times New Roman" w:eastAsia="微软雅黑" w:hAnsi="Times New Roman" w:cs="Times New Roman"/>
          <w:sz w:val="22"/>
          <w:szCs w:val="22"/>
        </w:rPr>
        <w:t>2%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。高利润率支撑下，拼多多理应享有更高的市销率倍数。即便不考虑利润率差异，若按历史平均</w:t>
      </w:r>
      <w:r w:rsidRPr="00053559">
        <w:rPr>
          <w:rFonts w:ascii="Times New Roman" w:eastAsia="微软雅黑" w:hAnsi="Times New Roman" w:cs="Times New Roman"/>
          <w:sz w:val="22"/>
          <w:szCs w:val="22"/>
        </w:rPr>
        <w:t>7.5</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估值，对应市值约</w:t>
      </w:r>
      <w:r w:rsidRPr="00053559">
        <w:rPr>
          <w:rFonts w:ascii="Times New Roman" w:eastAsia="微软雅黑" w:hAnsi="Times New Roman" w:cs="Times New Roman"/>
          <w:sz w:val="22"/>
          <w:szCs w:val="22"/>
        </w:rPr>
        <w:t>**$3920</w:t>
      </w:r>
      <w:r w:rsidRPr="00053559">
        <w:rPr>
          <w:rFonts w:ascii="Times New Roman" w:eastAsia="微软雅黑" w:hAnsi="Times New Roman" w:cs="Times New Roman"/>
          <w:sz w:val="22"/>
          <w:szCs w:val="22"/>
        </w:rPr>
        <w:t>亿</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（约</w:t>
      </w:r>
      <w:r w:rsidRPr="00053559">
        <w:rPr>
          <w:rFonts w:ascii="Times New Roman" w:eastAsia="微软雅黑" w:hAnsi="Times New Roman" w:cs="Times New Roman"/>
          <w:sz w:val="22"/>
          <w:szCs w:val="22"/>
        </w:rPr>
        <w:t>$267/</w:t>
      </w:r>
      <w:r w:rsidRPr="00053559">
        <w:rPr>
          <w:rFonts w:ascii="Times New Roman" w:eastAsia="微软雅黑" w:hAnsi="Times New Roman" w:cs="Times New Roman"/>
          <w:sz w:val="22"/>
          <w:szCs w:val="22"/>
        </w:rPr>
        <w:t>股），进一步表明当前估值偏低。当然，随着公司规模壮大，市销率相较初创时期理应收缩，但目前</w:t>
      </w:r>
      <w:r w:rsidRPr="00053559">
        <w:rPr>
          <w:rFonts w:ascii="Times New Roman" w:eastAsia="微软雅黑" w:hAnsi="Times New Roman" w:cs="Times New Roman"/>
          <w:sz w:val="22"/>
          <w:szCs w:val="22"/>
        </w:rPr>
        <w:t>3.5</w:t>
      </w:r>
      <w:r w:rsidRPr="00053559">
        <w:rPr>
          <w:rFonts w:ascii="Times New Roman" w:eastAsia="微软雅黑" w:hAnsi="Times New Roman" w:cs="Times New Roman"/>
          <w:sz w:val="22"/>
          <w:szCs w:val="22"/>
        </w:rPr>
        <w:t>倍的</w:t>
      </w:r>
      <w:r w:rsidRPr="00053559">
        <w:rPr>
          <w:rFonts w:ascii="Times New Roman" w:eastAsia="微软雅黑" w:hAnsi="Times New Roman" w:cs="Times New Roman"/>
          <w:sz w:val="22"/>
          <w:szCs w:val="22"/>
        </w:rPr>
        <w:t>P/S</w:t>
      </w:r>
      <w:r w:rsidRPr="00053559">
        <w:rPr>
          <w:rFonts w:ascii="Times New Roman" w:eastAsia="微软雅黑" w:hAnsi="Times New Roman" w:cs="Times New Roman"/>
          <w:sz w:val="22"/>
          <w:szCs w:val="22"/>
        </w:rPr>
        <w:t>仍未完全反映其盈利改善。</w:t>
      </w:r>
      <w:r w:rsidRPr="00053559">
        <w:rPr>
          <w:rFonts w:ascii="Times New Roman" w:eastAsia="微软雅黑" w:hAnsi="Times New Roman" w:cs="Times New Roman"/>
          <w:b/>
          <w:bCs/>
          <w:sz w:val="22"/>
          <w:szCs w:val="22"/>
        </w:rPr>
        <w:t>股价</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自由现金流</w:t>
      </w:r>
      <w:r w:rsidRPr="00053559">
        <w:rPr>
          <w:rFonts w:ascii="Times New Roman" w:eastAsia="微软雅黑" w:hAnsi="Times New Roman" w:cs="Times New Roman"/>
          <w:sz w:val="22"/>
          <w:szCs w:val="22"/>
        </w:rPr>
        <w:t>方面，当前约</w:t>
      </w:r>
      <w:r w:rsidRPr="00053559">
        <w:rPr>
          <w:rFonts w:ascii="Times New Roman" w:eastAsia="微软雅黑" w:hAnsi="Times New Roman" w:cs="Times New Roman"/>
          <w:sz w:val="22"/>
          <w:szCs w:val="22"/>
        </w:rPr>
        <w:t>10</w:t>
      </w:r>
      <w:r w:rsidRPr="00053559">
        <w:rPr>
          <w:rFonts w:ascii="Times New Roman" w:eastAsia="微软雅黑" w:hAnsi="Times New Roman" w:cs="Times New Roman"/>
          <w:sz w:val="22"/>
          <w:szCs w:val="22"/>
        </w:rPr>
        <w:t>倍，亦低于行业平均</w:t>
      </w:r>
      <w:del w:id="32" w:author="Unknown">
        <w:r w:rsidRPr="00053559">
          <w:rPr>
            <w:rFonts w:ascii="Times New Roman" w:eastAsia="微软雅黑" w:hAnsi="Times New Roman" w:cs="Times New Roman"/>
            <w:sz w:val="22"/>
            <w:szCs w:val="22"/>
          </w:rPr>
          <w:delText>12</w:delText>
        </w:r>
        <w:r w:rsidRPr="00053559">
          <w:rPr>
            <w:rFonts w:ascii="Times New Roman" w:eastAsia="微软雅黑" w:hAnsi="Times New Roman" w:cs="Times New Roman"/>
            <w:sz w:val="22"/>
            <w:szCs w:val="22"/>
          </w:rPr>
          <w:delText>倍及公司历史水平</w:delText>
        </w:r>
      </w:del>
      <w:r w:rsidRPr="00053559">
        <w:rPr>
          <w:rFonts w:ascii="Times New Roman" w:eastAsia="微软雅黑" w:hAnsi="Times New Roman" w:cs="Times New Roman"/>
          <w:sz w:val="22"/>
          <w:szCs w:val="22"/>
        </w:rPr>
        <w:t>18</w:t>
      </w:r>
      <w:r w:rsidRPr="00053559">
        <w:rPr>
          <w:rFonts w:ascii="Times New Roman" w:eastAsia="微软雅黑" w:hAnsi="Times New Roman" w:cs="Times New Roman"/>
          <w:sz w:val="22"/>
          <w:szCs w:val="22"/>
        </w:rPr>
        <w:t>倍</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。这说明以现金流衡量，</w:t>
      </w:r>
      <w:r w:rsidRPr="00053559">
        <w:rPr>
          <w:rFonts w:ascii="Times New Roman" w:eastAsia="微软雅黑" w:hAnsi="Times New Roman" w:cs="Times New Roman"/>
          <w:sz w:val="22"/>
          <w:szCs w:val="22"/>
        </w:rPr>
        <w:t>PDD</w:t>
      </w:r>
      <w:r w:rsidRPr="00053559">
        <w:rPr>
          <w:rFonts w:ascii="Times New Roman" w:eastAsia="微软雅黑" w:hAnsi="Times New Roman" w:cs="Times New Roman"/>
          <w:sz w:val="22"/>
          <w:szCs w:val="22"/>
        </w:rPr>
        <w:t>股价折价程度与</w:t>
      </w:r>
      <w:r w:rsidRPr="00053559">
        <w:rPr>
          <w:rFonts w:ascii="Times New Roman" w:eastAsia="微软雅黑" w:hAnsi="Times New Roman" w:cs="Times New Roman"/>
          <w:sz w:val="22"/>
          <w:szCs w:val="22"/>
        </w:rPr>
        <w:t>P/E</w:t>
      </w:r>
      <w:r w:rsidRPr="00053559">
        <w:rPr>
          <w:rFonts w:ascii="Times New Roman" w:eastAsia="微软雅黑" w:hAnsi="Times New Roman" w:cs="Times New Roman"/>
          <w:sz w:val="22"/>
          <w:szCs w:val="22"/>
        </w:rPr>
        <w:t>结论一致。综合上述相对估值指标，我们判断拼多多合理的相对估值区间大致在</w:t>
      </w:r>
      <w:r w:rsidRPr="00053559">
        <w:rPr>
          <w:rFonts w:ascii="Times New Roman" w:eastAsia="微软雅黑" w:hAnsi="Times New Roman" w:cs="Times New Roman"/>
          <w:b/>
          <w:bCs/>
          <w:sz w:val="22"/>
          <w:szCs w:val="22"/>
        </w:rPr>
        <w:t>15~22</w:t>
      </w:r>
      <w:r w:rsidRPr="00053559">
        <w:rPr>
          <w:rFonts w:ascii="Times New Roman" w:eastAsia="微软雅黑" w:hAnsi="Times New Roman" w:cs="Times New Roman"/>
          <w:b/>
          <w:bCs/>
          <w:sz w:val="22"/>
          <w:szCs w:val="22"/>
        </w:rPr>
        <w:t>倍市盈率</w:t>
      </w:r>
      <w:r w:rsidRPr="00053559">
        <w:rPr>
          <w:rFonts w:ascii="Times New Roman" w:eastAsia="微软雅黑" w:hAnsi="Times New Roman" w:cs="Times New Roman"/>
          <w:sz w:val="22"/>
          <w:szCs w:val="22"/>
        </w:rPr>
        <w:t>对应的</w:t>
      </w:r>
      <w:r w:rsidRPr="00053559">
        <w:rPr>
          <w:rFonts w:ascii="Times New Roman" w:eastAsia="微软雅黑" w:hAnsi="Times New Roman" w:cs="Times New Roman"/>
          <w:sz w:val="22"/>
          <w:szCs w:val="22"/>
        </w:rPr>
        <w:t>$150-$220/</w:t>
      </w:r>
      <w:r w:rsidRPr="00053559">
        <w:rPr>
          <w:rFonts w:ascii="Times New Roman" w:eastAsia="微软雅黑" w:hAnsi="Times New Roman" w:cs="Times New Roman"/>
          <w:sz w:val="22"/>
          <w:szCs w:val="22"/>
        </w:rPr>
        <w:t>股左右；即使采用较保守的同行平均倍数，其估值中枢仍较现价有可观上行空间。</w:t>
      </w:r>
    </w:p>
    <w:p w14:paraId="44862F16" w14:textId="77777777" w:rsidR="00053559" w:rsidRPr="00053559" w:rsidRDefault="00053559" w:rsidP="00053559">
      <w:pPr>
        <w:rPr>
          <w:rFonts w:ascii="Times New Roman" w:eastAsia="微软雅黑" w:hAnsi="Times New Roman" w:cs="Times New Roman"/>
          <w:b/>
          <w:bCs/>
          <w:sz w:val="22"/>
          <w:szCs w:val="22"/>
        </w:rPr>
      </w:pPr>
      <w:r w:rsidRPr="00053559">
        <w:rPr>
          <w:rFonts w:ascii="Times New Roman" w:eastAsia="微软雅黑" w:hAnsi="Times New Roman" w:cs="Times New Roman"/>
          <w:b/>
          <w:bCs/>
          <w:sz w:val="22"/>
          <w:szCs w:val="22"/>
        </w:rPr>
        <w:t>资产基础估值模型（</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和格雷厄姆模型）</w:t>
      </w:r>
    </w:p>
    <w:p w14:paraId="6AC93E27"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从资产负债表角度，我们考察拼多多的净流动资产价值</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和格雷厄姆估值等静态指标。</w:t>
      </w:r>
      <w:r w:rsidRPr="00053559">
        <w:rPr>
          <w:rFonts w:ascii="Times New Roman" w:eastAsia="微软雅黑" w:hAnsi="Times New Roman" w:cs="Times New Roman"/>
          <w:b/>
          <w:bCs/>
          <w:sz w:val="22"/>
          <w:szCs w:val="22"/>
        </w:rPr>
        <w:t>净流动资产价值</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由价值投资先驱本杰明</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格雷厄姆提出，指流动资产减去总负债的剩余价值，即公司在极端清算情况下股东可获得的</w:t>
      </w:r>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最低价值</w:t>
      </w:r>
      <w:r w:rsidRPr="00053559">
        <w:rPr>
          <w:rFonts w:ascii="Times New Roman" w:eastAsia="微软雅黑" w:hAnsi="Times New Roman" w:cs="Times New Roman"/>
          <w:b/>
          <w:bCs/>
          <w:sz w:val="22"/>
          <w:szCs w:val="22"/>
        </w:rPr>
        <w:t>” (</w:t>
      </w:r>
      <w:hyperlink r:id="rId525" w:anchor=":~:text=%2A%20%E5%87%80%E5%87%80%E8%82%A1%EF%BC%88Net%20,%E4%BB%B7%E5%80%BC%E6%8A%95%E8%B5%84%EF%BC%88Value%20Investing%EF%BC%89%EF%BC%9A%E4%B8%80%E7%A7%8D%E6%8A%95%E8%B5%84%E7%AD%96%E7%95%A5%EF%BC%8C%E6%8A%95%E8%B5%84%E8%80%85%E9%80%9A%E8%BF%87%E5%88%86%E6%9E%90%E5%85%AC%E5%8F%B8%E7%9A%84%E5%9F%BA%E6%9C%AC%E9%9D%A2%EF%BC%8C%E5%AF%BB%E6%89%BE%E8%A2%AB%E5%B8%82%E5%9C%BA%E4%BD%8E%E4%BC%B0%E7%9A%84%E8%82%A1%E7%A5%A8%EF%BC%8C%E4%BB%A5%E6%9C%9F%E6%9C%9B%E5%9C%A8%E6%9C%AA%E6%9D%A5%E8%82%A1%E7%A5%A8%E4%BB%B7%E6%A0%BC%E5%9B%9E%E5%BD%92%E5%85%B6%E5%86%85%E5%9C%A8%E4%BB%B7%E5%80%BC%E6%97%B6%E8%8E%B7%E5%BE%97%E6%94%B6%E7%9B%8A%E3%80%82" w:history="1">
        <w:r w:rsidRPr="00053559">
          <w:rPr>
            <w:rStyle w:val="af0"/>
            <w:rFonts w:ascii="Times New Roman" w:eastAsia="微软雅黑" w:hAnsi="Times New Roman" w:cs="Times New Roman"/>
            <w:b/>
            <w:bCs/>
            <w:sz w:val="22"/>
            <w:szCs w:val="22"/>
          </w:rPr>
          <w:t>格雷厄姆的净净股策略：在高科技股中寻找价值</w:t>
        </w:r>
        <w:r w:rsidRPr="00053559">
          <w:rPr>
            <w:rStyle w:val="af0"/>
            <w:rFonts w:ascii="Times New Roman" w:eastAsia="微软雅黑" w:hAnsi="Times New Roman" w:cs="Times New Roman"/>
            <w:b/>
            <w:bCs/>
            <w:sz w:val="22"/>
            <w:szCs w:val="22"/>
          </w:rPr>
          <w:t>-CSDN</w:t>
        </w:r>
        <w:r w:rsidRPr="00053559">
          <w:rPr>
            <w:rStyle w:val="af0"/>
            <w:rFonts w:ascii="Times New Roman" w:eastAsia="微软雅黑" w:hAnsi="Times New Roman" w:cs="Times New Roman"/>
            <w:b/>
            <w:bCs/>
            <w:sz w:val="22"/>
            <w:szCs w:val="22"/>
          </w:rPr>
          <w:t>博客</w:t>
        </w:r>
      </w:hyperlink>
      <w:r w:rsidRPr="00053559">
        <w:rPr>
          <w:rFonts w:ascii="Times New Roman" w:eastAsia="微软雅黑" w:hAnsi="Times New Roman" w:cs="Times New Roman"/>
          <w:b/>
          <w:bCs/>
          <w:sz w:val="22"/>
          <w:szCs w:val="22"/>
        </w:rPr>
        <w:t>)</w:t>
      </w:r>
      <w:r w:rsidRPr="00053559">
        <w:rPr>
          <w:rFonts w:ascii="Times New Roman" w:eastAsia="微软雅黑" w:hAnsi="Times New Roman" w:cs="Times New Roman"/>
          <w:b/>
          <w:bCs/>
          <w:sz w:val="22"/>
          <w:szCs w:val="22"/>
        </w:rPr>
        <w:t>。据年报，拼多多</w:t>
      </w:r>
      <w:r w:rsidRPr="00053559">
        <w:rPr>
          <w:rFonts w:ascii="Times New Roman" w:eastAsia="微软雅黑" w:hAnsi="Times New Roman" w:cs="Times New Roman"/>
          <w:b/>
          <w:bCs/>
          <w:sz w:val="22"/>
          <w:szCs w:val="22"/>
        </w:rPr>
        <w:t>2024</w:t>
      </w:r>
      <w:r w:rsidRPr="00053559">
        <w:rPr>
          <w:rFonts w:ascii="Times New Roman" w:eastAsia="微软雅黑" w:hAnsi="Times New Roman" w:cs="Times New Roman"/>
          <w:b/>
          <w:bCs/>
          <w:sz w:val="22"/>
          <w:szCs w:val="22"/>
        </w:rPr>
        <w:t>年末流动资产约</w:t>
      </w:r>
      <w:r w:rsidRPr="00053559">
        <w:rPr>
          <w:rFonts w:ascii="Times New Roman" w:eastAsia="微软雅黑" w:hAnsi="Times New Roman" w:cs="Times New Roman"/>
          <w:b/>
          <w:bCs/>
          <w:sz w:val="22"/>
          <w:szCs w:val="22"/>
        </w:rPr>
        <w:t>546.68</w:t>
      </w:r>
      <w:r w:rsidRPr="00053559">
        <w:rPr>
          <w:rFonts w:ascii="Times New Roman" w:eastAsia="微软雅黑" w:hAnsi="Times New Roman" w:cs="Times New Roman"/>
          <w:b/>
          <w:bCs/>
          <w:sz w:val="22"/>
          <w:szCs w:val="22"/>
        </w:rPr>
        <w:t>亿元，总负债约</w:t>
      </w:r>
      <w:r w:rsidRPr="00053559">
        <w:rPr>
          <w:rFonts w:ascii="Times New Roman" w:eastAsia="微软雅黑" w:hAnsi="Times New Roman" w:cs="Times New Roman"/>
          <w:b/>
          <w:bCs/>
          <w:sz w:val="22"/>
          <w:szCs w:val="22"/>
        </w:rPr>
        <w:t>266.29</w:t>
      </w:r>
      <w:r w:rsidRPr="00053559">
        <w:rPr>
          <w:rFonts w:ascii="Times New Roman" w:eastAsia="微软雅黑" w:hAnsi="Times New Roman" w:cs="Times New Roman"/>
          <w:b/>
          <w:bCs/>
          <w:sz w:val="22"/>
          <w:szCs w:val="22"/>
        </w:rPr>
        <w:t>亿元，计</w:t>
      </w:r>
      <w:r w:rsidRPr="00053559">
        <w:rPr>
          <w:rFonts w:ascii="Times New Roman" w:eastAsia="微软雅黑" w:hAnsi="Times New Roman" w:cs="Times New Roman"/>
          <w:b/>
          <w:bCs/>
          <w:sz w:val="22"/>
          <w:szCs w:val="22"/>
        </w:rPr>
        <w:lastRenderedPageBreak/>
        <w:t>算得</w:t>
      </w:r>
      <w:r w:rsidRPr="00053559">
        <w:rPr>
          <w:rFonts w:ascii="Times New Roman" w:eastAsia="微软雅黑" w:hAnsi="Times New Roman" w:cs="Times New Roman"/>
          <w:b/>
          <w:bCs/>
          <w:sz w:val="22"/>
          <w:szCs w:val="22"/>
        </w:rPr>
        <w:t>NCAV</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280.39</w:t>
      </w:r>
      <w:r w:rsidRPr="00053559">
        <w:rPr>
          <w:rFonts w:ascii="Times New Roman" w:eastAsia="微软雅黑" w:hAnsi="Times New Roman" w:cs="Times New Roman"/>
          <w:b/>
          <w:bCs/>
          <w:sz w:val="22"/>
          <w:szCs w:val="22"/>
        </w:rPr>
        <w:t>亿元人民币</w:t>
      </w:r>
      <w:r w:rsidRPr="00053559">
        <w:rPr>
          <w:rFonts w:ascii="Times New Roman" w:eastAsia="微软雅黑" w:hAnsi="Times New Roman" w:cs="Times New Roman"/>
          <w:sz w:val="22"/>
          <w:szCs w:val="22"/>
        </w:rPr>
        <w:t>，折合每股约</w:t>
      </w:r>
      <w:r w:rsidRPr="00053559">
        <w:rPr>
          <w:rFonts w:ascii="Times New Roman" w:eastAsia="微软雅黑" w:hAnsi="Times New Roman" w:cs="Times New Roman"/>
          <w:sz w:val="22"/>
          <w:szCs w:val="22"/>
        </w:rPr>
        <w:t>**$18.99**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。格雷厄姆原则认为，当股价大幅低于每股</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的股票才具有投资吸引力</w:t>
      </w:r>
      <w:r w:rsidRPr="00053559">
        <w:rPr>
          <w:rFonts w:ascii="Times New Roman" w:eastAsia="微软雅黑" w:hAnsi="Times New Roman" w:cs="Times New Roman"/>
          <w:sz w:val="22"/>
          <w:szCs w:val="22"/>
        </w:rPr>
        <w:t xml:space="preserve"> (</w:t>
      </w:r>
      <w:hyperlink r:id="rId526" w:anchor=":~:text=,%E5%AE%89%E5%85%A8%E8%BE%B9%E9%99%85%EF%BC%88Margin%20of%20Safety%EF%BC%89%EF%BC%9A%E4%BB%B7%E5%80%BC%E6%8A%95%E8%B5%84%E4%B8%AD%E7%9A%84%E4%B8%80%E4%B8%AA%E9%87%8D%E8%A6%81%E6%A6%82%E5%BF%B5%EF%BC%8C%E6%98%AF%E6%8C%87%E8%82%A1%E7%A5%A8%E7%9A%84%E5%86%85%E5%9C%A8%E4%BB%B7%E5%80%BC%E4%B8%8E%E5%B8%82%E5%9C%BA%E4%BB%B7%E6%A0%BC%E4%B9%8B%E9%97%B4%E7%9A%84%E5%B7%AE%E5%80%BC%E3%80%82%E5%AE%89%E5%85%A8%E8%BE%B9%E9%99%85%E8%B6%8A%E5%A4%A7%EF%BC%8C%E6%8A%95%E8%B5%84%E7%9A%84%E9%A3%8E%E9%99%A9%E8%B6%8A%E4%BD%8E%E3%80%82%E5%87%80%E5%87%80%E8%82%A1%E7%AD%96%E7%95%A5%E5%BC%BA%E8%B0%83%E5%AF%BB%E6%89%BE%E5%85%B7%E6%9C%89%E8%BE%83%E5%A4%A7%E5%AE%89%E5%85%A8%E8%BE%B9%E9%99%85%E7%9A%84%E8%82%A1%E7%A5%A8%E3%80%82" w:history="1">
        <w:r w:rsidRPr="00053559">
          <w:rPr>
            <w:rStyle w:val="af0"/>
            <w:rFonts w:ascii="Times New Roman" w:eastAsia="微软雅黑" w:hAnsi="Times New Roman" w:cs="Times New Roman"/>
            <w:sz w:val="22"/>
            <w:szCs w:val="22"/>
          </w:rPr>
          <w:t>格雷厄姆的净净股策略：在高科技股中寻找价值</w:t>
        </w:r>
        <w:r w:rsidRPr="00053559">
          <w:rPr>
            <w:rStyle w:val="af0"/>
            <w:rFonts w:ascii="Times New Roman" w:eastAsia="微软雅黑" w:hAnsi="Times New Roman" w:cs="Times New Roman"/>
            <w:sz w:val="22"/>
            <w:szCs w:val="22"/>
          </w:rPr>
          <w:t>-CSDN</w:t>
        </w:r>
        <w:r w:rsidRPr="00053559">
          <w:rPr>
            <w:rStyle w:val="af0"/>
            <w:rFonts w:ascii="Times New Roman" w:eastAsia="微软雅黑" w:hAnsi="Times New Roman" w:cs="Times New Roman"/>
            <w:sz w:val="22"/>
            <w:szCs w:val="22"/>
          </w:rPr>
          <w:t>博客</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。拼多多当前每股价格是每股</w:t>
      </w:r>
      <w:r w:rsidRPr="00053559">
        <w:rPr>
          <w:rFonts w:ascii="Times New Roman" w:eastAsia="微软雅黑" w:hAnsi="Times New Roman" w:cs="Times New Roman"/>
          <w:sz w:val="22"/>
          <w:szCs w:val="22"/>
        </w:rPr>
        <w:t>NCAV</w:t>
      </w:r>
      <w:r w:rsidRPr="00053559">
        <w:rPr>
          <w:rFonts w:ascii="Times New Roman" w:eastAsia="微软雅黑" w:hAnsi="Times New Roman" w:cs="Times New Roman"/>
          <w:sz w:val="22"/>
          <w:szCs w:val="22"/>
        </w:rPr>
        <w:t>的</w:t>
      </w:r>
      <w:r w:rsidRPr="00053559">
        <w:rPr>
          <w:rFonts w:ascii="Times New Roman" w:eastAsia="微软雅黑" w:hAnsi="Times New Roman" w:cs="Times New Roman"/>
          <w:b/>
          <w:bCs/>
          <w:sz w:val="22"/>
          <w:szCs w:val="22"/>
        </w:rPr>
        <w:t>约</w:t>
      </w:r>
      <w:r w:rsidRPr="00053559">
        <w:rPr>
          <w:rFonts w:ascii="Times New Roman" w:eastAsia="微软雅黑" w:hAnsi="Times New Roman" w:cs="Times New Roman"/>
          <w:b/>
          <w:bCs/>
          <w:sz w:val="22"/>
          <w:szCs w:val="22"/>
        </w:rPr>
        <w:t>6.7</w:t>
      </w:r>
      <w:r w:rsidRPr="00053559">
        <w:rPr>
          <w:rFonts w:ascii="Times New Roman" w:eastAsia="微软雅黑" w:hAnsi="Times New Roman" w:cs="Times New Roman"/>
          <w:b/>
          <w:bCs/>
          <w:sz w:val="22"/>
          <w:szCs w:val="22"/>
        </w:rPr>
        <w:t>倍</w:t>
      </w:r>
      <w:r w:rsidRPr="00053559">
        <w:rPr>
          <w:rFonts w:ascii="Times New Roman" w:eastAsia="微软雅黑" w:hAnsi="Times New Roman" w:cs="Times New Roman"/>
          <w:sz w:val="22"/>
          <w:szCs w:val="22"/>
        </w:rPr>
        <w:t>，显然不属于</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净</w:t>
      </w:r>
      <w:r w:rsidRPr="00053559">
        <w:rPr>
          <w:rFonts w:ascii="Times New Roman" w:eastAsia="微软雅黑" w:hAnsi="Times New Roman" w:cs="Times New Roman"/>
          <w:sz w:val="22"/>
          <w:szCs w:val="22"/>
        </w:rPr>
        <w:t>-net”</w:t>
      </w:r>
      <w:r w:rsidRPr="00053559">
        <w:rPr>
          <w:rFonts w:ascii="Times New Roman" w:eastAsia="微软雅黑" w:hAnsi="Times New Roman" w:cs="Times New Roman"/>
          <w:sz w:val="22"/>
          <w:szCs w:val="22"/>
        </w:rPr>
        <w:t>安全边际范围。这一方面反映公司资产结构较轻（主要资产为现金等流动资产），另一方面说明市场对其估值主要基于盈利能力和成长性，而非账面资产支撑。</w:t>
      </w:r>
    </w:p>
    <w:p w14:paraId="456242DF"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sz w:val="22"/>
          <w:szCs w:val="22"/>
        </w:rPr>
        <w:t>我们进一步采用</w:t>
      </w:r>
      <w:r w:rsidRPr="00053559">
        <w:rPr>
          <w:rFonts w:ascii="Times New Roman" w:eastAsia="微软雅黑" w:hAnsi="Times New Roman" w:cs="Times New Roman"/>
          <w:b/>
          <w:bCs/>
          <w:sz w:val="22"/>
          <w:szCs w:val="22"/>
        </w:rPr>
        <w:t>格雷厄姆估值模型</w:t>
      </w:r>
      <w:r w:rsidRPr="00053559">
        <w:rPr>
          <w:rFonts w:ascii="Times New Roman" w:eastAsia="微软雅黑" w:hAnsi="Times New Roman" w:cs="Times New Roman"/>
          <w:sz w:val="22"/>
          <w:szCs w:val="22"/>
        </w:rPr>
        <w:t>进行验证。格雷厄姆给出的保守内在价值计算公式为每股价值</w:t>
      </w:r>
      <w:r w:rsidRPr="00053559">
        <w:rPr>
          <w:rFonts w:ascii="Times New Roman" w:eastAsia="微软雅黑" w:hAnsi="Times New Roman" w:cs="Times New Roman"/>
          <w:sz w:val="22"/>
          <w:szCs w:val="22"/>
        </w:rPr>
        <w:t xml:space="preserve">≈√(22.5 × </w:t>
      </w:r>
      <w:r w:rsidRPr="00053559">
        <w:rPr>
          <w:rFonts w:ascii="Times New Roman" w:eastAsia="微软雅黑" w:hAnsi="Times New Roman" w:cs="Times New Roman"/>
          <w:sz w:val="22"/>
          <w:szCs w:val="22"/>
        </w:rPr>
        <w:t>每股盈利</w:t>
      </w:r>
      <w:r w:rsidRPr="00053559">
        <w:rPr>
          <w:rFonts w:ascii="Times New Roman" w:eastAsia="微软雅黑" w:hAnsi="Times New Roman" w:cs="Times New Roman"/>
          <w:sz w:val="22"/>
          <w:szCs w:val="22"/>
        </w:rPr>
        <w:t xml:space="preserve"> × </w:t>
      </w:r>
      <w:r w:rsidRPr="00053559">
        <w:rPr>
          <w:rFonts w:ascii="Times New Roman" w:eastAsia="微软雅黑" w:hAnsi="Times New Roman" w:cs="Times New Roman"/>
          <w:sz w:val="22"/>
          <w:szCs w:val="22"/>
        </w:rPr>
        <w:t>每股账面价值</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。以拼多多</w:t>
      </w:r>
      <w:r w:rsidRPr="00053559">
        <w:rPr>
          <w:rFonts w:ascii="Times New Roman" w:eastAsia="微软雅黑" w:hAnsi="Times New Roman" w:cs="Times New Roman"/>
          <w:sz w:val="22"/>
          <w:szCs w:val="22"/>
        </w:rPr>
        <w:t>2023</w:t>
      </w:r>
      <w:r w:rsidRPr="00053559">
        <w:rPr>
          <w:rFonts w:ascii="Times New Roman" w:eastAsia="微软雅黑" w:hAnsi="Times New Roman" w:cs="Times New Roman"/>
          <w:sz w:val="22"/>
          <w:szCs w:val="22"/>
        </w:rPr>
        <w:t>年末每股盈余和账面价值代入，该模型得出</w:t>
      </w:r>
      <w:r w:rsidRPr="00053559">
        <w:rPr>
          <w:rFonts w:ascii="Times New Roman" w:eastAsia="微软雅黑" w:hAnsi="Times New Roman" w:cs="Times New Roman"/>
          <w:b/>
          <w:bCs/>
          <w:sz w:val="22"/>
          <w:szCs w:val="22"/>
        </w:rPr>
        <w:t>每股约</w:t>
      </w:r>
      <w:r w:rsidRPr="00053559">
        <w:rPr>
          <w:rFonts w:ascii="Times New Roman" w:eastAsia="微软雅黑" w:hAnsi="Times New Roman" w:cs="Times New Roman"/>
          <w:b/>
          <w:bCs/>
          <w:sz w:val="22"/>
          <w:szCs w:val="22"/>
        </w:rPr>
        <w:t>$81~82</w:t>
      </w:r>
      <w:r w:rsidRPr="00053559">
        <w:rPr>
          <w:rFonts w:ascii="Times New Roman" w:eastAsia="微软雅黑" w:hAnsi="Times New Roman" w:cs="Times New Roman"/>
          <w:sz w:val="22"/>
          <w:szCs w:val="22"/>
        </w:rPr>
        <w:t>的估值</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GuruFocus</w:t>
      </w:r>
      <w:r w:rsidRPr="00053559">
        <w:rPr>
          <w:rFonts w:ascii="Times New Roman" w:eastAsia="微软雅黑" w:hAnsi="Times New Roman" w:cs="Times New Roman"/>
          <w:sz w:val="22"/>
          <w:szCs w:val="22"/>
        </w:rPr>
        <w:t>数据亦显示拼多多的</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格雷厄姆估值</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约为</w:t>
      </w:r>
      <w:r w:rsidRPr="00053559">
        <w:rPr>
          <w:rFonts w:ascii="Times New Roman" w:eastAsia="微软雅黑" w:hAnsi="Times New Roman" w:cs="Times New Roman"/>
          <w:sz w:val="22"/>
          <w:szCs w:val="22"/>
        </w:rPr>
        <w:t>$81.69/</w:t>
      </w:r>
      <w:r w:rsidRPr="00053559">
        <w:rPr>
          <w:rFonts w:ascii="Times New Roman" w:eastAsia="微软雅黑" w:hAnsi="Times New Roman" w:cs="Times New Roman"/>
          <w:sz w:val="22"/>
          <w:szCs w:val="22"/>
        </w:rPr>
        <w:t>股，仅相当于当前股价的</w:t>
      </w:r>
      <w:r w:rsidRPr="00053559">
        <w:rPr>
          <w:rFonts w:ascii="Times New Roman" w:eastAsia="微软雅黑" w:hAnsi="Times New Roman" w:cs="Times New Roman"/>
          <w:b/>
          <w:bCs/>
          <w:sz w:val="22"/>
          <w:szCs w:val="22"/>
        </w:rPr>
        <w:t>65%</w:t>
      </w:r>
      <w:r w:rsidRPr="00053559">
        <w:rPr>
          <w:rFonts w:ascii="Times New Roman" w:eastAsia="微软雅黑" w:hAnsi="Times New Roman" w:cs="Times New Roman"/>
          <w:sz w:val="22"/>
          <w:szCs w:val="22"/>
        </w:rPr>
        <w:t xml:space="preserve">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。此外，拼多多每股有形账面价值约</w:t>
      </w:r>
      <w:r w:rsidRPr="00053559">
        <w:rPr>
          <w:rFonts w:ascii="Times New Roman" w:eastAsia="微软雅黑" w:hAnsi="Times New Roman" w:cs="Times New Roman"/>
          <w:sz w:val="22"/>
          <w:szCs w:val="22"/>
        </w:rPr>
        <w:t>$26.64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（扣除无形资产后的每股净资产），仅为市价的</w:t>
      </w:r>
      <w:r w:rsidRPr="00053559">
        <w:rPr>
          <w:rFonts w:ascii="Times New Roman" w:eastAsia="微软雅黑" w:hAnsi="Times New Roman" w:cs="Times New Roman"/>
          <w:sz w:val="22"/>
          <w:szCs w:val="22"/>
        </w:rPr>
        <w:t>21%</w:t>
      </w:r>
      <w:r w:rsidRPr="00053559">
        <w:rPr>
          <w:rFonts w:ascii="Times New Roman" w:eastAsia="微软雅黑" w:hAnsi="Times New Roman" w:cs="Times New Roman"/>
          <w:sz w:val="22"/>
          <w:szCs w:val="22"/>
        </w:rPr>
        <w:t>。这些资产基础指标均显著低于市场价格，表明从清算价值或静态账面价值看，拼多多股价并不</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便宜</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。然而，这在高速成长的互联网企业中是普遍现象</w:t>
      </w:r>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投资者更多依据未来盈利潜力而非现有资产定价。因此，</w:t>
      </w:r>
      <w:r w:rsidRPr="00053559">
        <w:rPr>
          <w:rFonts w:ascii="Times New Roman" w:eastAsia="微软雅黑" w:hAnsi="Times New Roman" w:cs="Times New Roman"/>
          <w:b/>
          <w:bCs/>
          <w:sz w:val="22"/>
          <w:szCs w:val="22"/>
        </w:rPr>
        <w:t>资产基础估值提供了股价下行的理论底线</w:t>
      </w:r>
      <w:r w:rsidRPr="00053559">
        <w:rPr>
          <w:rFonts w:ascii="Times New Roman" w:eastAsia="微软雅黑" w:hAnsi="Times New Roman" w:cs="Times New Roman"/>
          <w:sz w:val="22"/>
          <w:szCs w:val="22"/>
        </w:rPr>
        <w:t>：拼多多拥有充裕的净流动资产（约占市值</w:t>
      </w:r>
      <w:r w:rsidRPr="00053559">
        <w:rPr>
          <w:rFonts w:ascii="Times New Roman" w:eastAsia="微软雅黑" w:hAnsi="Times New Roman" w:cs="Times New Roman"/>
          <w:sz w:val="22"/>
          <w:szCs w:val="22"/>
        </w:rPr>
        <w:t>15% (</w:t>
      </w:r>
      <w:hyperlink w:history="1">
        <w:r w:rsidRPr="00053559">
          <w:rPr>
            <w:rStyle w:val="af0"/>
            <w:rFonts w:ascii="Times New Roman" w:eastAsia="微软雅黑" w:hAnsi="Times New Roman" w:cs="Times New Roman"/>
            <w:sz w:val="22"/>
            <w:szCs w:val="22"/>
          </w:rPr>
          <w:t>PDD_2025-03-21.pdf</w:t>
        </w:r>
      </w:hyperlink>
      <w:r w:rsidRPr="00053559">
        <w:rPr>
          <w:rFonts w:ascii="Times New Roman" w:eastAsia="微软雅黑" w:hAnsi="Times New Roman" w:cs="Times New Roman"/>
          <w:sz w:val="22"/>
          <w:szCs w:val="22"/>
        </w:rPr>
        <w:t>)</w:t>
      </w:r>
      <w:r w:rsidRPr="00053559">
        <w:rPr>
          <w:rFonts w:ascii="Times New Roman" w:eastAsia="微软雅黑" w:hAnsi="Times New Roman" w:cs="Times New Roman"/>
          <w:sz w:val="22"/>
          <w:szCs w:val="22"/>
        </w:rPr>
        <w:t>），即便最悲观情形公司按账面清算，每股也有接近</w:t>
      </w:r>
      <w:r w:rsidRPr="00053559">
        <w:rPr>
          <w:rFonts w:ascii="Times New Roman" w:eastAsia="微软雅黑" w:hAnsi="Times New Roman" w:cs="Times New Roman"/>
          <w:sz w:val="22"/>
          <w:szCs w:val="22"/>
        </w:rPr>
        <w:t>$19</w:t>
      </w:r>
      <w:r w:rsidRPr="00053559">
        <w:rPr>
          <w:rFonts w:ascii="Times New Roman" w:eastAsia="微软雅黑" w:hAnsi="Times New Roman" w:cs="Times New Roman"/>
          <w:sz w:val="22"/>
          <w:szCs w:val="22"/>
        </w:rPr>
        <w:t>的保障价值。但同时，当前股价远高于静态资产价值，意味着市场赋予的溢价主要源自公司卓越的盈利能力和成长前景，而非账面资产。本方法提示我们，应持续关注拼多多的资产负债表健康度，但其估值高低最终还需结合收益法和相对法综合判断。</w:t>
      </w:r>
    </w:p>
    <w:p w14:paraId="65AC43A5" w14:textId="77777777" w:rsidR="00053559" w:rsidRPr="00053559" w:rsidRDefault="00053559" w:rsidP="00053559">
      <w:pPr>
        <w:rPr>
          <w:rFonts w:ascii="Times New Roman" w:eastAsia="微软雅黑" w:hAnsi="Times New Roman" w:cs="Times New Roman"/>
          <w:sz w:val="22"/>
          <w:szCs w:val="22"/>
        </w:rPr>
      </w:pPr>
      <w:r w:rsidRPr="00053559">
        <w:rPr>
          <w:rFonts w:ascii="Times New Roman" w:eastAsia="微软雅黑" w:hAnsi="Times New Roman" w:cs="Times New Roman"/>
          <w:b/>
          <w:bCs/>
          <w:sz w:val="22"/>
          <w:szCs w:val="22"/>
        </w:rPr>
        <w:t>综合来看</w:t>
      </w:r>
      <w:r w:rsidRPr="00053559">
        <w:rPr>
          <w:rFonts w:ascii="Times New Roman" w:eastAsia="微软雅黑" w:hAnsi="Times New Roman" w:cs="Times New Roman"/>
          <w:sz w:val="22"/>
          <w:szCs w:val="22"/>
        </w:rPr>
        <w:t>，折现现金流法和相对估值法均显示拼多多股票目前被低估：</w:t>
      </w:r>
      <w:r w:rsidRPr="00053559">
        <w:rPr>
          <w:rFonts w:ascii="Times New Roman" w:eastAsia="微软雅黑" w:hAnsi="Times New Roman" w:cs="Times New Roman"/>
          <w:sz w:val="22"/>
          <w:szCs w:val="22"/>
        </w:rPr>
        <w:t>DCF</w:t>
      </w:r>
      <w:r w:rsidRPr="00053559">
        <w:rPr>
          <w:rFonts w:ascii="Times New Roman" w:eastAsia="微软雅黑" w:hAnsi="Times New Roman" w:cs="Times New Roman"/>
          <w:sz w:val="22"/>
          <w:szCs w:val="22"/>
        </w:rPr>
        <w:t>模型在合理假设下给出显著高于市价的内在价值，中位情景估值较现价高出约一倍以上；相对估值的各项倍数亦支持更高的股价水平。而资产基础法虽然得出的静态价值低于现价，但这更多反映拼多多轻资产、高回报的商业模式特征，并不否定其投资价值。整体而言，</w:t>
      </w:r>
      <w:r w:rsidRPr="00053559">
        <w:rPr>
          <w:rFonts w:ascii="Times New Roman" w:eastAsia="微软雅黑" w:hAnsi="Times New Roman" w:cs="Times New Roman"/>
          <w:b/>
          <w:bCs/>
          <w:sz w:val="22"/>
          <w:szCs w:val="22"/>
        </w:rPr>
        <w:t>拼多多当前股价相对于其增长潜力具有吸引力</w:t>
      </w:r>
      <w:r w:rsidRPr="00053559">
        <w:rPr>
          <w:rFonts w:ascii="Times New Roman" w:eastAsia="微软雅黑" w:hAnsi="Times New Roman" w:cs="Times New Roman"/>
          <w:sz w:val="22"/>
          <w:szCs w:val="22"/>
        </w:rPr>
        <w:t>，在多种估值方法下均呈现一定的安全边际。当然，投资者也需考虑中国互联网行业的监管和竞争风险，以及宏观环境对估值折现率的影响。在附带的</w:t>
      </w:r>
      <w:r w:rsidRPr="00053559">
        <w:rPr>
          <w:rFonts w:ascii="Times New Roman" w:eastAsia="微软雅黑" w:hAnsi="Times New Roman" w:cs="Times New Roman"/>
          <w:sz w:val="22"/>
          <w:szCs w:val="22"/>
        </w:rPr>
        <w:t>Excel</w:t>
      </w:r>
      <w:r w:rsidRPr="00053559">
        <w:rPr>
          <w:rFonts w:ascii="Times New Roman" w:eastAsia="微软雅黑" w:hAnsi="Times New Roman" w:cs="Times New Roman"/>
          <w:sz w:val="22"/>
          <w:szCs w:val="22"/>
        </w:rPr>
        <w:t>估值模型中，我们提供了以上三种方法的详细估算过程和参数，可供进一步复核和根据新数据动态调整。</w:t>
      </w:r>
    </w:p>
    <w:p w14:paraId="4F377A66" w14:textId="77777777" w:rsidR="00053559" w:rsidRDefault="00053559" w:rsidP="00CB4AAC">
      <w:pPr>
        <w:rPr>
          <w:rFonts w:ascii="Times New Roman" w:eastAsia="微软雅黑" w:hAnsi="Times New Roman" w:cs="Times New Roman"/>
          <w:sz w:val="22"/>
          <w:szCs w:val="22"/>
        </w:rPr>
      </w:pPr>
    </w:p>
    <w:p w14:paraId="58434160" w14:textId="77777777" w:rsidR="000C4693" w:rsidRDefault="000C4693" w:rsidP="00CB4AAC">
      <w:pPr>
        <w:rPr>
          <w:rFonts w:ascii="Times New Roman" w:eastAsia="微软雅黑" w:hAnsi="Times New Roman" w:cs="Times New Roman"/>
          <w:sz w:val="22"/>
          <w:szCs w:val="22"/>
        </w:rPr>
      </w:pPr>
    </w:p>
    <w:p w14:paraId="759A06CA" w14:textId="77777777" w:rsidR="000C4693" w:rsidRDefault="000C4693" w:rsidP="00CB4AAC">
      <w:pPr>
        <w:rPr>
          <w:rFonts w:ascii="Times New Roman" w:eastAsia="微软雅黑" w:hAnsi="Times New Roman" w:cs="Times New Roman"/>
          <w:sz w:val="22"/>
          <w:szCs w:val="22"/>
        </w:rPr>
      </w:pPr>
    </w:p>
    <w:p w14:paraId="6D47E9B9" w14:textId="77777777" w:rsidR="000C4693" w:rsidRDefault="000C4693" w:rsidP="00CB4AAC">
      <w:pPr>
        <w:rPr>
          <w:rFonts w:ascii="Times New Roman" w:eastAsia="微软雅黑" w:hAnsi="Times New Roman" w:cs="Times New Roman"/>
          <w:sz w:val="22"/>
          <w:szCs w:val="22"/>
        </w:rPr>
      </w:pPr>
    </w:p>
    <w:p w14:paraId="5BFBA801" w14:textId="7ED92002" w:rsidR="00F43D65" w:rsidRPr="00F43D65" w:rsidRDefault="00F43D65" w:rsidP="00F43D65">
      <w:pPr>
        <w:rPr>
          <w:rFonts w:ascii="Times New Roman" w:eastAsia="微软雅黑" w:hAnsi="Times New Roman" w:cs="Times New Roman"/>
          <w:sz w:val="22"/>
          <w:szCs w:val="22"/>
        </w:rPr>
      </w:pPr>
      <w:r>
        <w:rPr>
          <w:rFonts w:ascii="Times New Roman" w:eastAsia="微软雅黑" w:hAnsi="Times New Roman" w:cs="Times New Roman" w:hint="eastAsia"/>
          <w:sz w:val="22"/>
          <w:szCs w:val="22"/>
        </w:rPr>
        <w:lastRenderedPageBreak/>
        <w:t>以下内容是</w:t>
      </w:r>
      <w:r w:rsidRPr="00F43D65">
        <w:rPr>
          <w:rFonts w:ascii="Times New Roman" w:eastAsia="微软雅黑" w:hAnsi="Times New Roman" w:cs="Times New Roman"/>
          <w:sz w:val="22"/>
          <w:szCs w:val="22"/>
        </w:rPr>
        <w:t>估值分析中经常用到的关键财务缩写指标，并结合真实财报数据，解释它们的含义、计算方式及投资意义。以</w:t>
      </w:r>
      <w:r w:rsidRPr="00F43D65">
        <w:rPr>
          <w:rFonts w:ascii="Times New Roman" w:eastAsia="微软雅黑" w:hAnsi="Times New Roman" w:cs="Times New Roman"/>
          <w:sz w:val="22"/>
          <w:szCs w:val="22"/>
        </w:rPr>
        <w:t>PDD Holdings Inc.</w:t>
      </w:r>
      <w:r w:rsidRPr="00F43D65">
        <w:rPr>
          <w:rFonts w:ascii="Times New Roman" w:eastAsia="微软雅黑" w:hAnsi="Times New Roman" w:cs="Times New Roman"/>
          <w:sz w:val="22"/>
          <w:szCs w:val="22"/>
        </w:rPr>
        <w:t>的年报和季度报表为数据来源展开说明。</w:t>
      </w:r>
    </w:p>
    <w:p w14:paraId="6069110B"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4E16E46A">
          <v:rect id="_x0000_i1129" style="width:0;height:1.5pt" o:hralign="center" o:hrstd="t" o:hr="t" fillcolor="#a0a0a0" stroked="f"/>
        </w:pict>
      </w:r>
    </w:p>
    <w:p w14:paraId="39BFB54D" w14:textId="77777777" w:rsidR="00F43D65" w:rsidRPr="00F43D65" w:rsidRDefault="00F43D65" w:rsidP="00F43D65">
      <w:pPr>
        <w:rPr>
          <w:rFonts w:ascii="Times New Roman" w:eastAsia="微软雅黑" w:hAnsi="Times New Roman" w:cs="Times New Roman"/>
          <w:b/>
          <w:bCs/>
          <w:sz w:val="22"/>
          <w:szCs w:val="22"/>
        </w:rPr>
      </w:pPr>
      <w:r w:rsidRPr="00F43D65">
        <w:rPr>
          <w:rFonts w:ascii="Segoe UI Emoji" w:eastAsia="微软雅黑" w:hAnsi="Segoe UI Emoji" w:cs="Segoe UI Emoji"/>
          <w:b/>
          <w:bCs/>
          <w:sz w:val="22"/>
          <w:szCs w:val="22"/>
        </w:rPr>
        <w:t>📘</w:t>
      </w:r>
      <w:r w:rsidRPr="00F43D65">
        <w:rPr>
          <w:rFonts w:ascii="Times New Roman" w:eastAsia="微软雅黑" w:hAnsi="Times New Roman" w:cs="Times New Roman"/>
          <w:b/>
          <w:bCs/>
          <w:sz w:val="22"/>
          <w:szCs w:val="22"/>
        </w:rPr>
        <w:t xml:space="preserve"> </w:t>
      </w:r>
      <w:r w:rsidRPr="00F43D65">
        <w:rPr>
          <w:rFonts w:ascii="Times New Roman" w:eastAsia="微软雅黑" w:hAnsi="Times New Roman" w:cs="Times New Roman"/>
          <w:b/>
          <w:bCs/>
          <w:sz w:val="22"/>
          <w:szCs w:val="22"/>
        </w:rPr>
        <w:t>估值分析常见财务指标详解（含</w:t>
      </w:r>
      <w:r w:rsidRPr="00F43D65">
        <w:rPr>
          <w:rFonts w:ascii="Times New Roman" w:eastAsia="微软雅黑" w:hAnsi="Times New Roman" w:cs="Times New Roman"/>
          <w:b/>
          <w:bCs/>
          <w:sz w:val="22"/>
          <w:szCs w:val="22"/>
        </w:rPr>
        <w:t>PDD</w:t>
      </w:r>
      <w:r w:rsidRPr="00F43D65">
        <w:rPr>
          <w:rFonts w:ascii="Times New Roman" w:eastAsia="微软雅黑" w:hAnsi="Times New Roman" w:cs="Times New Roman"/>
          <w:b/>
          <w:bCs/>
          <w:sz w:val="22"/>
          <w:szCs w:val="22"/>
        </w:rPr>
        <w:t>例子）</w:t>
      </w:r>
    </w:p>
    <w:p w14:paraId="0A9B30CE"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5F45A181">
          <v:rect id="_x0000_i1130" style="width:0;height:1.5pt" o:hralign="center" o:hrstd="t" o:hr="t" fillcolor="#a0a0a0" stroked="f"/>
        </w:pict>
      </w:r>
    </w:p>
    <w:p w14:paraId="7EABFC8A"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1. ROIC</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Return on Invested Capital </w:t>
      </w:r>
      <w:r w:rsidRPr="00F43D65">
        <w:rPr>
          <w:rFonts w:ascii="Times New Roman" w:eastAsia="微软雅黑" w:hAnsi="Times New Roman" w:cs="Times New Roman"/>
          <w:b/>
          <w:bCs/>
          <w:sz w:val="22"/>
          <w:szCs w:val="22"/>
        </w:rPr>
        <w:t>投资资本回报率</w:t>
      </w:r>
    </w:p>
    <w:p w14:paraId="270432B2" w14:textId="77777777" w:rsidR="00F43D65" w:rsidRPr="00F43D65" w:rsidRDefault="00F43D65">
      <w:pPr>
        <w:numPr>
          <w:ilvl w:val="0"/>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衡量公司使用投入资本获得的回报能力。</w:t>
      </w:r>
    </w:p>
    <w:p w14:paraId="6719942E" w14:textId="77777777" w:rsidR="00F43D65" w:rsidRPr="00F43D65" w:rsidRDefault="00F43D65">
      <w:pPr>
        <w:numPr>
          <w:ilvl w:val="0"/>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公式：</w:t>
      </w:r>
    </w:p>
    <w:p w14:paraId="5B56876B" w14:textId="557DAB83" w:rsidR="00F43D65" w:rsidRPr="00F43D65" w:rsidRDefault="00F43D65" w:rsidP="00F43D65">
      <w:pPr>
        <w:rPr>
          <w:rFonts w:ascii="Times New Roman" w:eastAsia="微软雅黑" w:hAnsi="Times New Roman" w:cs="Times New Roman"/>
          <w:sz w:val="22"/>
          <w:szCs w:val="22"/>
        </w:rPr>
      </w:pPr>
      <m:oMathPara>
        <m:oMath>
          <m:r>
            <m:rPr>
              <m:sty m:val="p"/>
            </m:rPr>
            <w:rPr>
              <w:rFonts w:ascii="Cambria Math" w:eastAsia="微软雅黑" w:hAnsi="Cambria Math" w:cs="Times New Roman"/>
              <w:sz w:val="22"/>
              <w:szCs w:val="22"/>
            </w:rPr>
            <m:t>ROIC</m:t>
          </m:r>
          <m:r>
            <w:rPr>
              <w:rFonts w:ascii="Cambria Math" w:eastAsia="微软雅黑" w:hAnsi="Cambria Math" w:cs="Times New Roman"/>
              <w:sz w:val="22"/>
              <w:szCs w:val="22"/>
            </w:rPr>
            <m:t>=</m:t>
          </m:r>
          <m:f>
            <m:fPr>
              <m:ctrlPr>
                <w:rPr>
                  <w:rFonts w:ascii="Cambria Math" w:eastAsia="微软雅黑" w:hAnsi="Cambria Math" w:cs="Times New Roman"/>
                  <w:iCs/>
                  <w:sz w:val="22"/>
                  <w:szCs w:val="22"/>
                </w:rPr>
              </m:ctrlPr>
            </m:fPr>
            <m:num>
              <m:r>
                <m:rPr>
                  <m:nor/>
                </m:rPr>
                <w:rPr>
                  <w:rFonts w:ascii="Cambria Math" w:eastAsia="微软雅黑" w:hAnsi="Cambria Math" w:cs="Times New Roman"/>
                  <w:iCs/>
                  <w:sz w:val="22"/>
                  <w:szCs w:val="22"/>
                </w:rPr>
                <m:t>NOPAT</m:t>
              </m:r>
              <m:ctrlPr>
                <w:rPr>
                  <w:rFonts w:ascii="Cambria Math" w:eastAsia="微软雅黑" w:hAnsi="Cambria Math" w:cs="Times New Roman"/>
                  <w:i/>
                  <w:iCs/>
                  <w:sz w:val="22"/>
                  <w:szCs w:val="22"/>
                </w:rPr>
              </m:ctrlPr>
            </m:num>
            <m:den>
              <m:r>
                <m:rPr>
                  <m:nor/>
                </m:rPr>
                <w:rPr>
                  <w:rFonts w:ascii="Cambria Math" w:eastAsia="微软雅黑" w:hAnsi="Cambria Math" w:cs="Times New Roman"/>
                  <w:iCs/>
                  <w:sz w:val="22"/>
                  <w:szCs w:val="22"/>
                </w:rPr>
                <m:t>Invested Capital</m:t>
              </m:r>
              <m:ctrlPr>
                <w:rPr>
                  <w:rFonts w:ascii="Cambria Math" w:eastAsia="微软雅黑" w:hAnsi="Cambria Math" w:cs="Times New Roman"/>
                  <w:i/>
                  <w:iCs/>
                  <w:sz w:val="22"/>
                  <w:szCs w:val="22"/>
                </w:rPr>
              </m:ctrlPr>
            </m:den>
          </m:f>
        </m:oMath>
      </m:oMathPara>
    </w:p>
    <w:p w14:paraId="2196047E"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NOPAT</w:t>
      </w:r>
      <w:r w:rsidRPr="00F43D65">
        <w:rPr>
          <w:rFonts w:ascii="Times New Roman" w:eastAsia="微软雅黑" w:hAnsi="Times New Roman" w:cs="Times New Roman"/>
          <w:sz w:val="22"/>
          <w:szCs w:val="22"/>
        </w:rPr>
        <w:t>（税后营业利润）</w:t>
      </w:r>
      <w:r w:rsidRPr="00F43D65">
        <w:rPr>
          <w:rFonts w:ascii="Times New Roman" w:eastAsia="微软雅黑" w:hAnsi="Times New Roman" w:cs="Times New Roman"/>
          <w:sz w:val="22"/>
          <w:szCs w:val="22"/>
        </w:rPr>
        <w:t xml:space="preserve">= EBIT × (1 - </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w:t>
      </w:r>
    </w:p>
    <w:p w14:paraId="1337097A"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 xml:space="preserve">Invested Capital = </w:t>
      </w:r>
      <w:r w:rsidRPr="00F43D65">
        <w:rPr>
          <w:rFonts w:ascii="Times New Roman" w:eastAsia="微软雅黑" w:hAnsi="Times New Roman" w:cs="Times New Roman"/>
          <w:sz w:val="22"/>
          <w:szCs w:val="22"/>
        </w:rPr>
        <w:t>总债务</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股东权益</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非经营性资产</w:t>
      </w:r>
    </w:p>
    <w:p w14:paraId="41734D89" w14:textId="77777777" w:rsidR="00F43D65" w:rsidRPr="00F43D65" w:rsidRDefault="00F43D65">
      <w:pPr>
        <w:numPr>
          <w:ilvl w:val="0"/>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例子（</w:t>
      </w:r>
      <w:r w:rsidRPr="00F43D65">
        <w:rPr>
          <w:rFonts w:ascii="Times New Roman" w:eastAsia="微软雅黑" w:hAnsi="Times New Roman" w:cs="Times New Roman"/>
          <w:b/>
          <w:bCs/>
          <w:sz w:val="22"/>
          <w:szCs w:val="22"/>
        </w:rPr>
        <w:t>FY2023</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sz w:val="22"/>
          <w:szCs w:val="22"/>
        </w:rPr>
        <w:t>：</w:t>
      </w:r>
    </w:p>
    <w:p w14:paraId="7F724DCB"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 ≈ RMB 60.4B</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Operating Profit</w:t>
      </w:r>
      <w:r w:rsidRPr="00F43D65">
        <w:rPr>
          <w:rFonts w:ascii="Times New Roman" w:eastAsia="微软雅黑" w:hAnsi="Times New Roman" w:cs="Times New Roman"/>
          <w:sz w:val="22"/>
          <w:szCs w:val="22"/>
        </w:rPr>
        <w:t>）</w:t>
      </w:r>
    </w:p>
    <w:p w14:paraId="5F1F5A75"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税率假设为</w:t>
      </w:r>
      <w:r w:rsidRPr="00F43D65">
        <w:rPr>
          <w:rFonts w:ascii="Times New Roman" w:eastAsia="微软雅黑" w:hAnsi="Times New Roman" w:cs="Times New Roman"/>
          <w:sz w:val="22"/>
          <w:szCs w:val="22"/>
        </w:rPr>
        <w:t>15%</w:t>
      </w:r>
    </w:p>
    <w:p w14:paraId="50DE2221"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NOPAT ≈ 60.4B × (1 - 0.15) = RMB 51.3B</w:t>
      </w:r>
    </w:p>
    <w:p w14:paraId="74D02DD7"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Invested Capital = Total Assets - Excess Cash ≈ 269B - 149B = RMB 120B</w:t>
      </w:r>
      <w:r w:rsidRPr="00F43D65">
        <w:rPr>
          <w:rFonts w:ascii="Times New Roman" w:eastAsia="微软雅黑" w:hAnsi="Times New Roman" w:cs="Times New Roman"/>
          <w:sz w:val="22"/>
          <w:szCs w:val="22"/>
        </w:rPr>
        <w:t>（近似）</w:t>
      </w:r>
    </w:p>
    <w:p w14:paraId="717B99D9" w14:textId="77777777" w:rsidR="00F43D65" w:rsidRPr="00F43D65" w:rsidRDefault="00F43D65">
      <w:pPr>
        <w:numPr>
          <w:ilvl w:val="1"/>
          <w:numId w:val="199"/>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ROIC ≈ 51.3 / 120 = 42.8%</w:t>
      </w:r>
    </w:p>
    <w:p w14:paraId="2DCA06B4"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高</w:t>
      </w:r>
      <w:r w:rsidRPr="00F43D65">
        <w:rPr>
          <w:rFonts w:ascii="Times New Roman" w:eastAsia="微软雅黑" w:hAnsi="Times New Roman" w:cs="Times New Roman"/>
          <w:sz w:val="22"/>
          <w:szCs w:val="22"/>
        </w:rPr>
        <w:t>ROIC</w:t>
      </w:r>
      <w:r w:rsidRPr="00F43D65">
        <w:rPr>
          <w:rFonts w:ascii="Times New Roman" w:eastAsia="微软雅黑" w:hAnsi="Times New Roman" w:cs="Times New Roman"/>
          <w:sz w:val="22"/>
          <w:szCs w:val="22"/>
        </w:rPr>
        <w:t>（远高于</w:t>
      </w:r>
      <w:r w:rsidRPr="00F43D65">
        <w:rPr>
          <w:rFonts w:ascii="Times New Roman" w:eastAsia="微软雅黑" w:hAnsi="Times New Roman" w:cs="Times New Roman"/>
          <w:sz w:val="22"/>
          <w:szCs w:val="22"/>
        </w:rPr>
        <w:t>WACC</w:t>
      </w:r>
      <w:r w:rsidRPr="00F43D65">
        <w:rPr>
          <w:rFonts w:ascii="Times New Roman" w:eastAsia="微软雅黑" w:hAnsi="Times New Roman" w:cs="Times New Roman"/>
          <w:sz w:val="22"/>
          <w:szCs w:val="22"/>
        </w:rPr>
        <w:t>）说明</w:t>
      </w: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资本使用效率极高，是增长型公司的重要标志。</w:t>
      </w:r>
    </w:p>
    <w:p w14:paraId="3A6FFE62"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D51BA64">
          <v:rect id="_x0000_i1131" style="width:0;height:1.5pt" o:hralign="center" o:hrstd="t" o:hr="t" fillcolor="#a0a0a0" stroked="f"/>
        </w:pict>
      </w:r>
    </w:p>
    <w:p w14:paraId="757ECB04"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2. WACC</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Weighted Average Cost of Capital </w:t>
      </w:r>
      <w:r w:rsidRPr="00F43D65">
        <w:rPr>
          <w:rFonts w:ascii="Times New Roman" w:eastAsia="微软雅黑" w:hAnsi="Times New Roman" w:cs="Times New Roman"/>
          <w:b/>
          <w:bCs/>
          <w:sz w:val="22"/>
          <w:szCs w:val="22"/>
        </w:rPr>
        <w:t>加权平均资本成本</w:t>
      </w:r>
    </w:p>
    <w:p w14:paraId="1C3F5B5B" w14:textId="77777777" w:rsidR="00F43D65" w:rsidRPr="00F43D65" w:rsidRDefault="00F43D65">
      <w:pPr>
        <w:numPr>
          <w:ilvl w:val="0"/>
          <w:numId w:val="20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公司融资的综合成本，包括股权和债务。</w:t>
      </w:r>
    </w:p>
    <w:p w14:paraId="45A0721F" w14:textId="77777777" w:rsidR="00F43D65" w:rsidRPr="00F43D65" w:rsidRDefault="00F43D65">
      <w:pPr>
        <w:numPr>
          <w:ilvl w:val="0"/>
          <w:numId w:val="20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公式：</w:t>
      </w:r>
    </w:p>
    <w:p w14:paraId="3746F4B7" w14:textId="283E4B72" w:rsidR="00F43D65" w:rsidRPr="00F43D65" w:rsidRDefault="00F43D65" w:rsidP="00F43D65">
      <w:pPr>
        <w:rPr>
          <w:rFonts w:ascii="Times New Roman" w:eastAsia="微软雅黑" w:hAnsi="Times New Roman" w:cs="Times New Roman"/>
          <w:sz w:val="22"/>
          <w:szCs w:val="22"/>
        </w:rPr>
      </w:pPr>
      <m:oMathPara>
        <m:oMath>
          <m:r>
            <m:rPr>
              <m:nor/>
            </m:rPr>
            <w:rPr>
              <w:rFonts w:ascii="Cambria Math" w:eastAsia="微软雅黑" w:hAnsi="Cambria Math" w:cs="Times New Roman"/>
              <w:iCs/>
              <w:sz w:val="22"/>
              <w:szCs w:val="22"/>
            </w:rPr>
            <w:lastRenderedPageBreak/>
            <m:t>WACC</m:t>
          </m:r>
          <m:r>
            <w:rPr>
              <w:rFonts w:ascii="Cambria Math" w:eastAsia="微软雅黑" w:hAnsi="Cambria Math" w:cs="Times New Roman"/>
              <w:sz w:val="22"/>
              <w:szCs w:val="22"/>
            </w:rPr>
            <m:t>=E</m:t>
          </m:r>
          <m:r>
            <m:rPr>
              <m:lit/>
            </m:rPr>
            <w:rPr>
              <w:rFonts w:ascii="Cambria Math" w:eastAsia="微软雅黑" w:hAnsi="Cambria Math" w:cs="Times New Roman"/>
              <w:sz w:val="22"/>
              <w:szCs w:val="22"/>
            </w:rPr>
            <m:t>/</m:t>
          </m:r>
          <m:r>
            <w:rPr>
              <w:rFonts w:ascii="Cambria Math" w:eastAsia="微软雅黑" w:hAnsi="Cambria Math" w:cs="Times New Roman"/>
              <w:sz w:val="22"/>
              <w:szCs w:val="22"/>
            </w:rPr>
            <m:t>V</m:t>
          </m:r>
          <m:r>
            <m:rPr>
              <m:sty m:val="p"/>
            </m:rPr>
            <w:rPr>
              <w:rFonts w:ascii="Cambria Math" w:eastAsia="微软雅黑" w:hAnsi="Cambria Math" w:cs="Times New Roman"/>
              <w:sz w:val="22"/>
              <w:szCs w:val="22"/>
            </w:rPr>
            <m:t>×</m:t>
          </m:r>
          <m:sSub>
            <m:sSubPr>
              <m:ctrlPr>
                <w:rPr>
                  <w:rFonts w:ascii="Cambria Math" w:eastAsia="微软雅黑" w:hAnsi="Cambria Math" w:cs="Times New Roman"/>
                  <w:i/>
                  <w:iCs/>
                  <w:sz w:val="22"/>
                  <w:szCs w:val="22"/>
                </w:rPr>
              </m:ctrlPr>
            </m:sSubPr>
            <m:e>
              <m:r>
                <w:rPr>
                  <w:rFonts w:ascii="Cambria Math" w:eastAsia="微软雅黑" w:hAnsi="Cambria Math" w:cs="Times New Roman"/>
                  <w:sz w:val="22"/>
                  <w:szCs w:val="22"/>
                </w:rPr>
                <m:t>r</m:t>
              </m:r>
              <m:ctrlPr>
                <w:rPr>
                  <w:rFonts w:ascii="Cambria Math" w:eastAsia="微软雅黑" w:hAnsi="Cambria Math" w:cs="Times New Roman"/>
                  <w:iCs/>
                  <w:sz w:val="22"/>
                  <w:szCs w:val="22"/>
                </w:rPr>
              </m:ctrlPr>
            </m:e>
            <m:sub>
              <m:r>
                <w:rPr>
                  <w:rFonts w:ascii="Cambria Math" w:eastAsia="微软雅黑" w:hAnsi="Cambria Math" w:cs="Times New Roman"/>
                  <w:sz w:val="22"/>
                  <w:szCs w:val="22"/>
                </w:rPr>
                <m:t>e</m:t>
              </m:r>
            </m:sub>
          </m:sSub>
          <m:r>
            <w:rPr>
              <w:rFonts w:ascii="Cambria Math" w:eastAsia="微软雅黑" w:hAnsi="Cambria Math" w:cs="Times New Roman"/>
              <w:sz w:val="22"/>
              <w:szCs w:val="22"/>
            </w:rPr>
            <m:t>+D</m:t>
          </m:r>
          <m:r>
            <m:rPr>
              <m:lit/>
            </m:rPr>
            <w:rPr>
              <w:rFonts w:ascii="Cambria Math" w:eastAsia="微软雅黑" w:hAnsi="Cambria Math" w:cs="Times New Roman"/>
              <w:sz w:val="22"/>
              <w:szCs w:val="22"/>
            </w:rPr>
            <m:t>/</m:t>
          </m:r>
          <m:r>
            <w:rPr>
              <w:rFonts w:ascii="Cambria Math" w:eastAsia="微软雅黑" w:hAnsi="Cambria Math" w:cs="Times New Roman"/>
              <w:sz w:val="22"/>
              <w:szCs w:val="22"/>
            </w:rPr>
            <m:t>V</m:t>
          </m:r>
          <m:r>
            <m:rPr>
              <m:sty m:val="p"/>
            </m:rPr>
            <w:rPr>
              <w:rFonts w:ascii="Cambria Math" w:eastAsia="微软雅黑" w:hAnsi="Cambria Math" w:cs="Times New Roman"/>
              <w:sz w:val="22"/>
              <w:szCs w:val="22"/>
            </w:rPr>
            <m:t>×</m:t>
          </m:r>
          <m:sSub>
            <m:sSubPr>
              <m:ctrlPr>
                <w:rPr>
                  <w:rFonts w:ascii="Cambria Math" w:eastAsia="微软雅黑" w:hAnsi="Cambria Math" w:cs="Times New Roman"/>
                  <w:i/>
                  <w:iCs/>
                  <w:sz w:val="22"/>
                  <w:szCs w:val="22"/>
                </w:rPr>
              </m:ctrlPr>
            </m:sSubPr>
            <m:e>
              <m:r>
                <w:rPr>
                  <w:rFonts w:ascii="Cambria Math" w:eastAsia="微软雅黑" w:hAnsi="Cambria Math" w:cs="Times New Roman"/>
                  <w:sz w:val="22"/>
                  <w:szCs w:val="22"/>
                </w:rPr>
                <m:t>r</m:t>
              </m:r>
              <m:ctrlPr>
                <w:rPr>
                  <w:rFonts w:ascii="Cambria Math" w:eastAsia="微软雅黑" w:hAnsi="Cambria Math" w:cs="Times New Roman"/>
                  <w:iCs/>
                  <w:sz w:val="22"/>
                  <w:szCs w:val="22"/>
                </w:rPr>
              </m:ctrlPr>
            </m:e>
            <m:sub>
              <m:r>
                <w:rPr>
                  <w:rFonts w:ascii="Cambria Math" w:eastAsia="微软雅黑" w:hAnsi="Cambria Math" w:cs="Times New Roman"/>
                  <w:sz w:val="22"/>
                  <w:szCs w:val="22"/>
                </w:rPr>
                <m:t>d</m:t>
              </m:r>
            </m:sub>
          </m:sSub>
          <m:r>
            <m:rPr>
              <m:sty m:val="p"/>
            </m:rPr>
            <w:rPr>
              <w:rFonts w:ascii="Cambria Math" w:eastAsia="微软雅黑" w:hAnsi="Cambria Math" w:cs="Times New Roman"/>
              <w:sz w:val="22"/>
              <w:szCs w:val="22"/>
            </w:rPr>
            <m:t>×</m:t>
          </m:r>
          <m:d>
            <m:dPr>
              <m:ctrlPr>
                <w:rPr>
                  <w:rFonts w:ascii="Cambria Math" w:eastAsia="微软雅黑" w:hAnsi="Cambria Math" w:cs="Times New Roman"/>
                  <w:i/>
                  <w:iCs/>
                  <w:sz w:val="22"/>
                  <w:szCs w:val="22"/>
                </w:rPr>
              </m:ctrlPr>
            </m:dPr>
            <m:e>
              <m:r>
                <w:rPr>
                  <w:rFonts w:ascii="Cambria Math" w:eastAsia="微软雅黑" w:hAnsi="Cambria Math" w:cs="Times New Roman"/>
                  <w:sz w:val="22"/>
                  <w:szCs w:val="22"/>
                </w:rPr>
                <m:t>1-T</m:t>
              </m:r>
            </m:e>
          </m:d>
        </m:oMath>
      </m:oMathPara>
    </w:p>
    <w:p w14:paraId="3826E813" w14:textId="77777777" w:rsidR="00F43D65" w:rsidRPr="00F43D65" w:rsidRDefault="00F43D65">
      <w:pPr>
        <w:numPr>
          <w:ilvl w:val="0"/>
          <w:numId w:val="200"/>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估算参数（假设）</w:t>
      </w:r>
      <w:r w:rsidRPr="00F43D65">
        <w:rPr>
          <w:rFonts w:ascii="Times New Roman" w:eastAsia="微软雅黑" w:hAnsi="Times New Roman" w:cs="Times New Roman"/>
          <w:sz w:val="22"/>
          <w:szCs w:val="22"/>
        </w:rPr>
        <w:t>：</w:t>
      </w:r>
    </w:p>
    <w:p w14:paraId="47A1E157" w14:textId="77777777" w:rsidR="00F43D65" w:rsidRPr="00F43D65" w:rsidRDefault="00F43D65">
      <w:pPr>
        <w:numPr>
          <w:ilvl w:val="1"/>
          <w:numId w:val="20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股权成本</w:t>
      </w:r>
      <w:r w:rsidRPr="00F43D65">
        <w:rPr>
          <w:rFonts w:ascii="Times New Roman" w:eastAsia="微软雅黑" w:hAnsi="Times New Roman" w:cs="Times New Roman"/>
          <w:sz w:val="22"/>
          <w:szCs w:val="22"/>
        </w:rPr>
        <w:t xml:space="preserve"> rer_e = 10%</w:t>
      </w:r>
    </w:p>
    <w:p w14:paraId="284EA88A" w14:textId="77777777" w:rsidR="00F43D65" w:rsidRPr="00F43D65" w:rsidRDefault="00F43D65">
      <w:pPr>
        <w:numPr>
          <w:ilvl w:val="1"/>
          <w:numId w:val="20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净负债接近于</w:t>
      </w:r>
      <w:r w:rsidRPr="00F43D65">
        <w:rPr>
          <w:rFonts w:ascii="Times New Roman" w:eastAsia="微软雅黑" w:hAnsi="Times New Roman" w:cs="Times New Roman"/>
          <w:sz w:val="22"/>
          <w:szCs w:val="22"/>
        </w:rPr>
        <w:t>0</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几乎无债）</w:t>
      </w:r>
    </w:p>
    <w:p w14:paraId="6CA4791E" w14:textId="77777777" w:rsidR="00F43D65" w:rsidRPr="00F43D65" w:rsidRDefault="00F43D65">
      <w:pPr>
        <w:numPr>
          <w:ilvl w:val="1"/>
          <w:numId w:val="200"/>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所以</w:t>
      </w:r>
      <w:r w:rsidRPr="00F43D65">
        <w:rPr>
          <w:rFonts w:ascii="Times New Roman" w:eastAsia="微软雅黑" w:hAnsi="Times New Roman" w:cs="Times New Roman"/>
          <w:sz w:val="22"/>
          <w:szCs w:val="22"/>
        </w:rPr>
        <w:t xml:space="preserve"> WACC ≈ 10%</w:t>
      </w:r>
    </w:p>
    <w:p w14:paraId="7CC75C92"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如果</w:t>
      </w:r>
      <w:r w:rsidRPr="00F43D65">
        <w:rPr>
          <w:rFonts w:ascii="Times New Roman" w:eastAsia="微软雅黑" w:hAnsi="Times New Roman" w:cs="Times New Roman"/>
          <w:sz w:val="22"/>
          <w:szCs w:val="22"/>
        </w:rPr>
        <w:t xml:space="preserve"> ROIC &gt; WACC</w:t>
      </w:r>
      <w:r w:rsidRPr="00F43D65">
        <w:rPr>
          <w:rFonts w:ascii="Times New Roman" w:eastAsia="微软雅黑" w:hAnsi="Times New Roman" w:cs="Times New Roman"/>
          <w:sz w:val="22"/>
          <w:szCs w:val="22"/>
        </w:rPr>
        <w:t>，公司是价值创造者，增长越快，价值增长越快。</w:t>
      </w:r>
    </w:p>
    <w:p w14:paraId="073743CE"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36850B8">
          <v:rect id="_x0000_i1132" style="width:0;height:1.5pt" o:hralign="center" o:hrstd="t" o:hr="t" fillcolor="#a0a0a0" stroked="f"/>
        </w:pict>
      </w:r>
    </w:p>
    <w:p w14:paraId="6E30E590"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3. FCF</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Free Cash Flow </w:t>
      </w:r>
      <w:r w:rsidRPr="00F43D65">
        <w:rPr>
          <w:rFonts w:ascii="Times New Roman" w:eastAsia="微软雅黑" w:hAnsi="Times New Roman" w:cs="Times New Roman"/>
          <w:b/>
          <w:bCs/>
          <w:sz w:val="22"/>
          <w:szCs w:val="22"/>
        </w:rPr>
        <w:t>自由现金流</w:t>
      </w:r>
    </w:p>
    <w:p w14:paraId="64E3BA33"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a) FCFF</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Free Cash Flow to Firm</w:t>
      </w:r>
      <w:r w:rsidRPr="00F43D65">
        <w:rPr>
          <w:rFonts w:ascii="Times New Roman" w:eastAsia="微软雅黑" w:hAnsi="Times New Roman" w:cs="Times New Roman"/>
          <w:b/>
          <w:bCs/>
          <w:sz w:val="22"/>
          <w:szCs w:val="22"/>
        </w:rPr>
        <w:t>）</w:t>
      </w:r>
    </w:p>
    <w:p w14:paraId="0F6B1E28" w14:textId="77777777" w:rsidR="00F43D65" w:rsidRPr="00F43D65" w:rsidRDefault="00F43D65">
      <w:pPr>
        <w:numPr>
          <w:ilvl w:val="0"/>
          <w:numId w:val="201"/>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归属于所有资本提供者的自由现金流。</w:t>
      </w:r>
    </w:p>
    <w:p w14:paraId="1B70A007" w14:textId="2F26AE88" w:rsidR="00F43D65" w:rsidRPr="00F43D65" w:rsidRDefault="00F43D65">
      <w:pPr>
        <w:numPr>
          <w:ilvl w:val="0"/>
          <w:numId w:val="201"/>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计算方式：</w:t>
      </w:r>
      <w:r w:rsidRPr="00F43D65">
        <w:rPr>
          <w:rFonts w:ascii="Times New Roman" w:eastAsia="微软雅黑" w:hAnsi="Times New Roman" w:cs="Times New Roman"/>
          <w:sz w:val="22"/>
          <w:szCs w:val="22"/>
        </w:rPr>
        <w:t xml:space="preserve"> </w:t>
      </w:r>
      <m:oMath>
        <m:r>
          <m:rPr>
            <m:nor/>
          </m:rPr>
          <w:rPr>
            <w:rFonts w:ascii="Cambria Math" w:eastAsia="微软雅黑" w:hAnsi="Cambria Math" w:cs="Times New Roman"/>
            <w:iCs/>
            <w:sz w:val="22"/>
            <w:szCs w:val="22"/>
          </w:rPr>
          <m:t>FCFF</m:t>
        </m:r>
        <m:r>
          <w:rPr>
            <w:rFonts w:ascii="Cambria Math" w:eastAsia="微软雅黑" w:hAnsi="Cambria Math" w:cs="Times New Roman"/>
            <w:sz w:val="22"/>
            <w:szCs w:val="22"/>
          </w:rPr>
          <m:t>=NOPAT+</m:t>
        </m:r>
        <m:r>
          <w:rPr>
            <w:rFonts w:ascii="Cambria Math" w:eastAsia="微软雅黑" w:hAnsi="Cambria Math" w:cs="Times New Roman"/>
            <w:sz w:val="22"/>
            <w:szCs w:val="22"/>
          </w:rPr>
          <m:t>非现金项</m:t>
        </m:r>
        <m:r>
          <w:rPr>
            <w:rFonts w:ascii="Cambria Math" w:eastAsia="微软雅黑" w:hAnsi="Cambria Math" w:cs="Times New Roman"/>
            <w:sz w:val="22"/>
            <w:szCs w:val="22"/>
          </w:rPr>
          <m:t>-</m:t>
        </m:r>
        <m:r>
          <w:rPr>
            <w:rFonts w:ascii="Cambria Math" w:eastAsia="微软雅黑" w:hAnsi="Cambria Math" w:cs="Times New Roman"/>
            <w:sz w:val="22"/>
            <w:szCs w:val="22"/>
          </w:rPr>
          <m:t>营运资本增加</m:t>
        </m:r>
        <m:r>
          <w:rPr>
            <w:rFonts w:ascii="Cambria Math" w:eastAsia="微软雅黑" w:hAnsi="Cambria Math" w:cs="Times New Roman"/>
            <w:sz w:val="22"/>
            <w:szCs w:val="22"/>
          </w:rPr>
          <m:t>-</m:t>
        </m:r>
        <m:r>
          <w:rPr>
            <w:rFonts w:ascii="Cambria Math" w:eastAsia="微软雅黑" w:hAnsi="Cambria Math" w:cs="Times New Roman"/>
            <w:sz w:val="22"/>
            <w:szCs w:val="22"/>
          </w:rPr>
          <m:t>资本支出</m:t>
        </m:r>
      </m:oMath>
    </w:p>
    <w:p w14:paraId="4AB7E88F"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b) FCFE</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Free Cash Flow to Equity</w:t>
      </w:r>
      <w:r w:rsidRPr="00F43D65">
        <w:rPr>
          <w:rFonts w:ascii="Times New Roman" w:eastAsia="微软雅黑" w:hAnsi="Times New Roman" w:cs="Times New Roman"/>
          <w:b/>
          <w:bCs/>
          <w:sz w:val="22"/>
          <w:szCs w:val="22"/>
        </w:rPr>
        <w:t>）</w:t>
      </w:r>
    </w:p>
    <w:p w14:paraId="0C61A2C0" w14:textId="77777777" w:rsidR="00F43D65" w:rsidRPr="00F43D65" w:rsidRDefault="00F43D65">
      <w:pPr>
        <w:numPr>
          <w:ilvl w:val="0"/>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归属于股东的自由现金流。</w:t>
      </w:r>
    </w:p>
    <w:p w14:paraId="18AD4957" w14:textId="77777777" w:rsidR="00F43D65" w:rsidRPr="00F43D65" w:rsidRDefault="00F43D65">
      <w:pPr>
        <w:numPr>
          <w:ilvl w:val="0"/>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计算方式：</w:t>
      </w:r>
    </w:p>
    <w:p w14:paraId="4AE33AD0" w14:textId="77777777" w:rsidR="00F43D65" w:rsidRPr="00F43D65" w:rsidRDefault="00F43D65" w:rsidP="00F43D65">
      <w:p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FCFE=FCFF−</w:t>
      </w:r>
      <w:r w:rsidRPr="00F43D65">
        <w:rPr>
          <w:rFonts w:ascii="Times New Roman" w:eastAsia="微软雅黑" w:hAnsi="Times New Roman" w:cs="Times New Roman"/>
          <w:sz w:val="22"/>
          <w:szCs w:val="22"/>
        </w:rPr>
        <w:t>利息支出</w:t>
      </w:r>
      <w:r w:rsidRPr="00F43D65">
        <w:rPr>
          <w:rFonts w:ascii="Times New Roman" w:eastAsia="微软雅黑" w:hAnsi="Times New Roman" w:cs="Times New Roman"/>
          <w:sz w:val="22"/>
          <w:szCs w:val="22"/>
        </w:rPr>
        <w:t>(1−</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净借款</w:t>
      </w:r>
      <w:r w:rsidRPr="00F43D65">
        <w:rPr>
          <w:rFonts w:ascii="Times New Roman" w:eastAsia="微软雅黑" w:hAnsi="Times New Roman" w:cs="Times New Roman"/>
          <w:sz w:val="22"/>
          <w:szCs w:val="22"/>
        </w:rPr>
        <w:t xml:space="preserve">\text{FCFE} = FCFF - </w:t>
      </w:r>
      <w:r w:rsidRPr="00F43D65">
        <w:rPr>
          <w:rFonts w:ascii="Times New Roman" w:eastAsia="微软雅黑" w:hAnsi="Times New Roman" w:cs="Times New Roman"/>
          <w:sz w:val="22"/>
          <w:szCs w:val="22"/>
        </w:rPr>
        <w:t>利息支出</w:t>
      </w:r>
      <w:r w:rsidRPr="00F43D65">
        <w:rPr>
          <w:rFonts w:ascii="Times New Roman" w:eastAsia="微软雅黑" w:hAnsi="Times New Roman" w:cs="Times New Roman"/>
          <w:sz w:val="22"/>
          <w:szCs w:val="22"/>
        </w:rPr>
        <w:t xml:space="preserve">(1 - </w:t>
      </w:r>
      <w:r w:rsidRPr="00F43D65">
        <w:rPr>
          <w:rFonts w:ascii="Times New Roman" w:eastAsia="微软雅黑" w:hAnsi="Times New Roman" w:cs="Times New Roman"/>
          <w:sz w:val="22"/>
          <w:szCs w:val="22"/>
        </w:rPr>
        <w:t>税率</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净借款</w:t>
      </w:r>
      <w:r w:rsidRPr="00F43D65">
        <w:rPr>
          <w:rFonts w:ascii="Times New Roman" w:eastAsia="微软雅黑" w:hAnsi="Times New Roman" w:cs="Times New Roman"/>
          <w:sz w:val="22"/>
          <w:szCs w:val="22"/>
        </w:rPr>
        <w:t xml:space="preserve"> </w:t>
      </w:r>
    </w:p>
    <w:p w14:paraId="0A541DD9" w14:textId="77777777" w:rsidR="00F43D65" w:rsidRPr="00F43D65" w:rsidRDefault="00F43D65">
      <w:pPr>
        <w:numPr>
          <w:ilvl w:val="0"/>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 FY2023</w:t>
      </w:r>
      <w:r w:rsidRPr="00F43D65">
        <w:rPr>
          <w:rFonts w:ascii="Times New Roman" w:eastAsia="微软雅黑" w:hAnsi="Times New Roman" w:cs="Times New Roman"/>
          <w:b/>
          <w:bCs/>
          <w:sz w:val="22"/>
          <w:szCs w:val="22"/>
        </w:rPr>
        <w:t>数据简化估算（基于年报）</w:t>
      </w:r>
      <w:r w:rsidRPr="00F43D65">
        <w:rPr>
          <w:rFonts w:ascii="Times New Roman" w:eastAsia="微软雅黑" w:hAnsi="Times New Roman" w:cs="Times New Roman"/>
          <w:sz w:val="22"/>
          <w:szCs w:val="22"/>
        </w:rPr>
        <w:t>：</w:t>
      </w:r>
    </w:p>
    <w:p w14:paraId="5809D0F7" w14:textId="77777777" w:rsidR="00F43D65" w:rsidRPr="00F43D65" w:rsidRDefault="00F43D65">
      <w:pPr>
        <w:numPr>
          <w:ilvl w:val="1"/>
          <w:numId w:val="202"/>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经营现金流</w:t>
      </w:r>
      <w:r w:rsidRPr="00F43D65">
        <w:rPr>
          <w:rFonts w:ascii="Times New Roman" w:eastAsia="微软雅黑" w:hAnsi="Times New Roman" w:cs="Times New Roman"/>
          <w:sz w:val="22"/>
          <w:szCs w:val="22"/>
        </w:rPr>
        <w:t xml:space="preserve"> ≈ RMB 88B</w:t>
      </w:r>
    </w:p>
    <w:p w14:paraId="0BA28A58" w14:textId="77777777" w:rsidR="00F43D65" w:rsidRPr="00F43D65" w:rsidRDefault="00F43D65">
      <w:pPr>
        <w:numPr>
          <w:ilvl w:val="1"/>
          <w:numId w:val="202"/>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资本支出</w:t>
      </w:r>
      <w:r w:rsidRPr="00F43D65">
        <w:rPr>
          <w:rFonts w:ascii="Times New Roman" w:eastAsia="微软雅黑" w:hAnsi="Times New Roman" w:cs="Times New Roman"/>
          <w:sz w:val="22"/>
          <w:szCs w:val="22"/>
        </w:rPr>
        <w:t xml:space="preserve"> ≈ RMB 4.7B</w:t>
      </w:r>
    </w:p>
    <w:p w14:paraId="75A21A0C" w14:textId="77777777" w:rsidR="00F43D65" w:rsidRPr="00F43D65" w:rsidRDefault="00F43D65">
      <w:pPr>
        <w:numPr>
          <w:ilvl w:val="1"/>
          <w:numId w:val="202"/>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FCFE ≈ 88 - 4.7 = RMB 83.3B</w:t>
      </w:r>
    </w:p>
    <w:p w14:paraId="66CE3485"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FCF</w:t>
      </w:r>
      <w:r w:rsidRPr="00F43D65">
        <w:rPr>
          <w:rFonts w:ascii="Times New Roman" w:eastAsia="微软雅黑" w:hAnsi="Times New Roman" w:cs="Times New Roman"/>
          <w:sz w:val="22"/>
          <w:szCs w:val="22"/>
        </w:rPr>
        <w:t>是</w:t>
      </w:r>
      <w:r w:rsidRPr="00F43D65">
        <w:rPr>
          <w:rFonts w:ascii="Times New Roman" w:eastAsia="微软雅黑" w:hAnsi="Times New Roman" w:cs="Times New Roman"/>
          <w:sz w:val="22"/>
          <w:szCs w:val="22"/>
        </w:rPr>
        <w:t>DCF</w:t>
      </w:r>
      <w:r w:rsidRPr="00F43D65">
        <w:rPr>
          <w:rFonts w:ascii="Times New Roman" w:eastAsia="微软雅黑" w:hAnsi="Times New Roman" w:cs="Times New Roman"/>
          <w:sz w:val="22"/>
          <w:szCs w:val="22"/>
        </w:rPr>
        <w:t>估值的核心输入，增长稳定的</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说明企业具备可持续内生增长能力。</w:t>
      </w:r>
    </w:p>
    <w:p w14:paraId="0FC1BD64"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23ED53C6">
          <v:rect id="_x0000_i1133" style="width:0;height:1.5pt" o:hralign="center" o:hrstd="t" o:hr="t" fillcolor="#a0a0a0" stroked="f"/>
        </w:pict>
      </w:r>
    </w:p>
    <w:p w14:paraId="168B6E76"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4. NOPLAT</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Net Operating Profit Less Adjusted Taxes </w:t>
      </w:r>
      <w:r w:rsidRPr="00F43D65">
        <w:rPr>
          <w:rFonts w:ascii="Times New Roman" w:eastAsia="微软雅黑" w:hAnsi="Times New Roman" w:cs="Times New Roman"/>
          <w:b/>
          <w:bCs/>
          <w:sz w:val="22"/>
          <w:szCs w:val="22"/>
        </w:rPr>
        <w:t>税后营业利润</w:t>
      </w:r>
    </w:p>
    <w:p w14:paraId="7E196321" w14:textId="77777777" w:rsidR="00F43D65" w:rsidRPr="00F43D65" w:rsidRDefault="00F43D65">
      <w:pPr>
        <w:numPr>
          <w:ilvl w:val="0"/>
          <w:numId w:val="203"/>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lastRenderedPageBreak/>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排除财务费用和税务影响后的净营业收益。</w:t>
      </w:r>
    </w:p>
    <w:p w14:paraId="2EFCE705" w14:textId="77777777" w:rsidR="00F43D65" w:rsidRPr="00F43D65" w:rsidRDefault="00F43D65">
      <w:pPr>
        <w:numPr>
          <w:ilvl w:val="0"/>
          <w:numId w:val="203"/>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sz w:val="22"/>
          <w:szCs w:val="22"/>
        </w:rPr>
        <w:t xml:space="preserve"> EBIT × (1 - Tax Rate) ≈ 60.4B × 0.85 ≈ 51.3B</w:t>
      </w:r>
    </w:p>
    <w:p w14:paraId="37377260"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NOPLAT</w:t>
      </w:r>
      <w:r w:rsidRPr="00F43D65">
        <w:rPr>
          <w:rFonts w:ascii="Times New Roman" w:eastAsia="微软雅黑" w:hAnsi="Times New Roman" w:cs="Times New Roman"/>
          <w:sz w:val="22"/>
          <w:szCs w:val="22"/>
        </w:rPr>
        <w:t>是</w:t>
      </w:r>
      <w:r w:rsidRPr="00F43D65">
        <w:rPr>
          <w:rFonts w:ascii="Times New Roman" w:eastAsia="微软雅黑" w:hAnsi="Times New Roman" w:cs="Times New Roman"/>
          <w:sz w:val="22"/>
          <w:szCs w:val="22"/>
        </w:rPr>
        <w:t>ROIC</w:t>
      </w:r>
      <w:r w:rsidRPr="00F43D65">
        <w:rPr>
          <w:rFonts w:ascii="Times New Roman" w:eastAsia="微软雅黑" w:hAnsi="Times New Roman" w:cs="Times New Roman"/>
          <w:sz w:val="22"/>
          <w:szCs w:val="22"/>
        </w:rPr>
        <w:t>和</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估算的基础，用于衡量企业真正创造的运营利润。</w:t>
      </w:r>
    </w:p>
    <w:p w14:paraId="652B9242"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62B39DDB">
          <v:rect id="_x0000_i1134" style="width:0;height:1.5pt" o:hralign="center" o:hrstd="t" o:hr="t" fillcolor="#a0a0a0" stroked="f"/>
        </w:pict>
      </w:r>
    </w:p>
    <w:p w14:paraId="5396CF75"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5. EBITDA</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Earnings Before Interest, Taxes, Depreciation, and Amortization</w:t>
      </w:r>
    </w:p>
    <w:p w14:paraId="5BA1A168" w14:textId="77777777" w:rsidR="00F43D65" w:rsidRPr="00F43D65" w:rsidRDefault="00F43D65">
      <w:pPr>
        <w:numPr>
          <w:ilvl w:val="0"/>
          <w:numId w:val="20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税息折旧摊销前利润，衡量企业核心业务盈利能力。</w:t>
      </w:r>
    </w:p>
    <w:p w14:paraId="62B9EDD1" w14:textId="77777777" w:rsidR="00F43D65" w:rsidRPr="00F43D65" w:rsidRDefault="00F43D65">
      <w:pPr>
        <w:numPr>
          <w:ilvl w:val="0"/>
          <w:numId w:val="204"/>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PDD Q4 2024</w:t>
      </w:r>
      <w:r w:rsidRPr="00F43D65">
        <w:rPr>
          <w:rFonts w:ascii="Times New Roman" w:eastAsia="微软雅黑" w:hAnsi="Times New Roman" w:cs="Times New Roman"/>
          <w:b/>
          <w:bCs/>
          <w:sz w:val="22"/>
          <w:szCs w:val="22"/>
        </w:rPr>
        <w:t>数据：</w:t>
      </w:r>
      <w:r w:rsidRPr="00F43D65">
        <w:rPr>
          <w:rFonts w:ascii="Times New Roman" w:eastAsia="微软雅黑" w:hAnsi="Times New Roman" w:cs="Times New Roman"/>
          <w:sz w:val="22"/>
          <w:szCs w:val="22"/>
        </w:rPr>
        <w:t xml:space="preserve"> </w:t>
      </w:r>
    </w:p>
    <w:p w14:paraId="11E55F5E" w14:textId="77777777" w:rsidR="00F43D65" w:rsidRPr="00F43D65" w:rsidRDefault="00F43D65">
      <w:pPr>
        <w:numPr>
          <w:ilvl w:val="1"/>
          <w:numId w:val="20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Operating Profit</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EBIT</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 60.4B</w:t>
      </w:r>
    </w:p>
    <w:p w14:paraId="278856F7" w14:textId="77777777" w:rsidR="00F43D65" w:rsidRPr="00F43D65" w:rsidRDefault="00F43D65">
      <w:pPr>
        <w:numPr>
          <w:ilvl w:val="1"/>
          <w:numId w:val="20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折旧与摊销约为</w:t>
      </w:r>
      <w:r w:rsidRPr="00F43D65">
        <w:rPr>
          <w:rFonts w:ascii="Times New Roman" w:eastAsia="微软雅黑" w:hAnsi="Times New Roman" w:cs="Times New Roman"/>
          <w:sz w:val="22"/>
          <w:szCs w:val="22"/>
        </w:rPr>
        <w:t xml:space="preserve"> 7.3B</w:t>
      </w:r>
    </w:p>
    <w:p w14:paraId="347D15F3" w14:textId="77777777" w:rsidR="00F43D65" w:rsidRPr="00F43D65" w:rsidRDefault="00F43D65">
      <w:pPr>
        <w:numPr>
          <w:ilvl w:val="1"/>
          <w:numId w:val="204"/>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EBITDA ≈ 67.7B</w:t>
      </w:r>
    </w:p>
    <w:p w14:paraId="3DBFEB69"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适用于</w:t>
      </w:r>
      <w:r w:rsidRPr="00F43D65">
        <w:rPr>
          <w:rFonts w:ascii="Times New Roman" w:eastAsia="微软雅黑" w:hAnsi="Times New Roman" w:cs="Times New Roman"/>
          <w:sz w:val="22"/>
          <w:szCs w:val="22"/>
        </w:rPr>
        <w:t>EV/EBITDA</w:t>
      </w:r>
      <w:r w:rsidRPr="00F43D65">
        <w:rPr>
          <w:rFonts w:ascii="Times New Roman" w:eastAsia="微软雅黑" w:hAnsi="Times New Roman" w:cs="Times New Roman"/>
          <w:sz w:val="22"/>
          <w:szCs w:val="22"/>
        </w:rPr>
        <w:t>等估值模型，避免不同会计政策的干扰。</w:t>
      </w:r>
    </w:p>
    <w:p w14:paraId="06B6F6B6"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1FBBCCFA">
          <v:rect id="_x0000_i1135" style="width:0;height:1.5pt" o:hralign="center" o:hrstd="t" o:hr="t" fillcolor="#a0a0a0" stroked="f"/>
        </w:pict>
      </w:r>
    </w:p>
    <w:p w14:paraId="3423563F"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6. EV</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Enterprise Value </w:t>
      </w:r>
      <w:r w:rsidRPr="00F43D65">
        <w:rPr>
          <w:rFonts w:ascii="Times New Roman" w:eastAsia="微软雅黑" w:hAnsi="Times New Roman" w:cs="Times New Roman"/>
          <w:b/>
          <w:bCs/>
          <w:sz w:val="22"/>
          <w:szCs w:val="22"/>
        </w:rPr>
        <w:t>企业价值</w:t>
      </w:r>
    </w:p>
    <w:p w14:paraId="4AB07638" w14:textId="77777777" w:rsidR="00F43D65" w:rsidRPr="00F43D65" w:rsidRDefault="00F43D65">
      <w:pPr>
        <w:numPr>
          <w:ilvl w:val="0"/>
          <w:numId w:val="20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企业的全部价值</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股权市值</w:t>
      </w:r>
      <w:r w:rsidRPr="00F43D65">
        <w:rPr>
          <w:rFonts w:ascii="Times New Roman" w:eastAsia="微软雅黑" w:hAnsi="Times New Roman" w:cs="Times New Roman"/>
          <w:sz w:val="22"/>
          <w:szCs w:val="22"/>
        </w:rPr>
        <w:t xml:space="preserve"> + </w:t>
      </w:r>
      <w:r w:rsidRPr="00F43D65">
        <w:rPr>
          <w:rFonts w:ascii="Times New Roman" w:eastAsia="微软雅黑" w:hAnsi="Times New Roman" w:cs="Times New Roman"/>
          <w:sz w:val="22"/>
          <w:szCs w:val="22"/>
        </w:rPr>
        <w:t>净债务</w:t>
      </w:r>
    </w:p>
    <w:p w14:paraId="6EB4192F" w14:textId="77777777" w:rsidR="00F43D65" w:rsidRPr="00F43D65" w:rsidRDefault="00F43D65">
      <w:pPr>
        <w:numPr>
          <w:ilvl w:val="0"/>
          <w:numId w:val="20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b/>
          <w:bCs/>
          <w:sz w:val="22"/>
          <w:szCs w:val="22"/>
        </w:rPr>
        <w:t>2025</w:t>
      </w:r>
      <w:r w:rsidRPr="00F43D65">
        <w:rPr>
          <w:rFonts w:ascii="Times New Roman" w:eastAsia="微软雅黑" w:hAnsi="Times New Roman" w:cs="Times New Roman"/>
          <w:b/>
          <w:bCs/>
          <w:sz w:val="22"/>
          <w:szCs w:val="22"/>
        </w:rPr>
        <w:t>年</w:t>
      </w:r>
      <w:r w:rsidRPr="00F43D65">
        <w:rPr>
          <w:rFonts w:ascii="Times New Roman" w:eastAsia="微软雅黑" w:hAnsi="Times New Roman" w:cs="Times New Roman"/>
          <w:b/>
          <w:bCs/>
          <w:sz w:val="22"/>
          <w:szCs w:val="22"/>
        </w:rPr>
        <w:t>3</w:t>
      </w:r>
      <w:r w:rsidRPr="00F43D65">
        <w:rPr>
          <w:rFonts w:ascii="Times New Roman" w:eastAsia="微软雅黑" w:hAnsi="Times New Roman" w:cs="Times New Roman"/>
          <w:b/>
          <w:bCs/>
          <w:sz w:val="22"/>
          <w:szCs w:val="22"/>
        </w:rPr>
        <w:t>月）</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 xml:space="preserve"> </w:t>
      </w:r>
    </w:p>
    <w:p w14:paraId="0E370DEC"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股价</w:t>
      </w:r>
      <w:r w:rsidRPr="00F43D65">
        <w:rPr>
          <w:rFonts w:ascii="Times New Roman" w:eastAsia="微软雅黑" w:hAnsi="Times New Roman" w:cs="Times New Roman"/>
          <w:sz w:val="22"/>
          <w:szCs w:val="22"/>
        </w:rPr>
        <w:t xml:space="preserve"> ≈ $130</w:t>
      </w:r>
    </w:p>
    <w:p w14:paraId="711DD54C"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股本</w:t>
      </w:r>
      <w:r w:rsidRPr="00F43D65">
        <w:rPr>
          <w:rFonts w:ascii="Times New Roman" w:eastAsia="微软雅黑" w:hAnsi="Times New Roman" w:cs="Times New Roman"/>
          <w:sz w:val="22"/>
          <w:szCs w:val="22"/>
        </w:rPr>
        <w:t xml:space="preserve"> ≈ 1.26B </w:t>
      </w:r>
      <w:r w:rsidRPr="00F43D65">
        <w:rPr>
          <w:rFonts w:ascii="Times New Roman" w:eastAsia="微软雅黑" w:hAnsi="Times New Roman" w:cs="Times New Roman"/>
          <w:sz w:val="22"/>
          <w:szCs w:val="22"/>
        </w:rPr>
        <w:t>股</w:t>
      </w:r>
    </w:p>
    <w:p w14:paraId="208CB827"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市值</w:t>
      </w:r>
      <w:r w:rsidRPr="00F43D65">
        <w:rPr>
          <w:rFonts w:ascii="Times New Roman" w:eastAsia="微软雅黑" w:hAnsi="Times New Roman" w:cs="Times New Roman"/>
          <w:sz w:val="22"/>
          <w:szCs w:val="22"/>
        </w:rPr>
        <w:t xml:space="preserve"> ≈ $164B</w:t>
      </w:r>
    </w:p>
    <w:p w14:paraId="5181673D"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净现金</w:t>
      </w:r>
      <w:r w:rsidRPr="00F43D65">
        <w:rPr>
          <w:rFonts w:ascii="Times New Roman" w:eastAsia="微软雅黑" w:hAnsi="Times New Roman" w:cs="Times New Roman"/>
          <w:sz w:val="22"/>
          <w:szCs w:val="22"/>
        </w:rPr>
        <w:t xml:space="preserve"> ≈ $18B</w:t>
      </w:r>
    </w:p>
    <w:p w14:paraId="6C627C67" w14:textId="77777777" w:rsidR="00F43D65" w:rsidRPr="00F43D65" w:rsidRDefault="00F43D65">
      <w:pPr>
        <w:numPr>
          <w:ilvl w:val="1"/>
          <w:numId w:val="205"/>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EV ≈ $146B</w:t>
      </w:r>
    </w:p>
    <w:p w14:paraId="194B752E"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sz w:val="22"/>
          <w:szCs w:val="22"/>
        </w:rPr>
        <w:t>是市场估值模型（如</w:t>
      </w:r>
      <w:r w:rsidRPr="00F43D65">
        <w:rPr>
          <w:rFonts w:ascii="Times New Roman" w:eastAsia="微软雅黑" w:hAnsi="Times New Roman" w:cs="Times New Roman"/>
          <w:sz w:val="22"/>
          <w:szCs w:val="22"/>
        </w:rPr>
        <w:t xml:space="preserve"> EV/EBITDA</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EV/Sales</w:t>
      </w:r>
      <w:r w:rsidRPr="00F43D65">
        <w:rPr>
          <w:rFonts w:ascii="Times New Roman" w:eastAsia="微软雅黑" w:hAnsi="Times New Roman" w:cs="Times New Roman"/>
          <w:sz w:val="22"/>
          <w:szCs w:val="22"/>
        </w:rPr>
        <w:t>）的基准。</w:t>
      </w:r>
    </w:p>
    <w:p w14:paraId="7EDB1FA1"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02B35450">
          <v:rect id="_x0000_i1136" style="width:0;height:1.5pt" o:hralign="center" o:hrstd="t" o:hr="t" fillcolor="#a0a0a0" stroked="f"/>
        </w:pict>
      </w:r>
    </w:p>
    <w:p w14:paraId="37594CFD" w14:textId="77777777" w:rsidR="00F43D65" w:rsidRPr="00F43D65" w:rsidRDefault="00F43D65" w:rsidP="00F43D65">
      <w:pPr>
        <w:rPr>
          <w:rFonts w:ascii="Times New Roman" w:eastAsia="微软雅黑" w:hAnsi="Times New Roman" w:cs="Times New Roman"/>
          <w:b/>
          <w:bCs/>
          <w:sz w:val="22"/>
          <w:szCs w:val="22"/>
        </w:rPr>
      </w:pPr>
      <w:r w:rsidRPr="00F43D65">
        <w:rPr>
          <w:rFonts w:ascii="Times New Roman" w:eastAsia="微软雅黑" w:hAnsi="Times New Roman" w:cs="Times New Roman"/>
          <w:b/>
          <w:bCs/>
          <w:sz w:val="22"/>
          <w:szCs w:val="22"/>
        </w:rPr>
        <w:t>7. PEG</w:t>
      </w:r>
      <w:r w:rsidRPr="00F43D65">
        <w:rPr>
          <w:rFonts w:ascii="Times New Roman" w:eastAsia="微软雅黑" w:hAnsi="Times New Roman" w:cs="Times New Roman"/>
          <w:b/>
          <w:bCs/>
          <w:sz w:val="22"/>
          <w:szCs w:val="22"/>
        </w:rPr>
        <w:t>：</w:t>
      </w:r>
      <w:r w:rsidRPr="00F43D65">
        <w:rPr>
          <w:rFonts w:ascii="Times New Roman" w:eastAsia="微软雅黑" w:hAnsi="Times New Roman" w:cs="Times New Roman"/>
          <w:b/>
          <w:bCs/>
          <w:sz w:val="22"/>
          <w:szCs w:val="22"/>
        </w:rPr>
        <w:t xml:space="preserve">PE/Growth </w:t>
      </w:r>
      <w:r w:rsidRPr="00F43D65">
        <w:rPr>
          <w:rFonts w:ascii="Times New Roman" w:eastAsia="微软雅黑" w:hAnsi="Times New Roman" w:cs="Times New Roman"/>
          <w:b/>
          <w:bCs/>
          <w:sz w:val="22"/>
          <w:szCs w:val="22"/>
        </w:rPr>
        <w:t>估值相对增长比率</w:t>
      </w:r>
    </w:p>
    <w:p w14:paraId="77EB5628" w14:textId="77777777" w:rsidR="00F43D65" w:rsidRPr="00F43D65" w:rsidRDefault="00F43D65">
      <w:pPr>
        <w:numPr>
          <w:ilvl w:val="0"/>
          <w:numId w:val="206"/>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lastRenderedPageBreak/>
        <w:t>定义：</w:t>
      </w:r>
      <w:r w:rsidRPr="00F43D65">
        <w:rPr>
          <w:rFonts w:ascii="Times New Roman" w:eastAsia="微软雅黑" w:hAnsi="Times New Roman" w:cs="Times New Roman"/>
          <w:sz w:val="22"/>
          <w:szCs w:val="22"/>
        </w:rPr>
        <w:t xml:space="preserve"> PE </w:t>
      </w:r>
      <w:r w:rsidRPr="00F43D65">
        <w:rPr>
          <w:rFonts w:ascii="Times New Roman" w:eastAsia="微软雅黑" w:hAnsi="Times New Roman" w:cs="Times New Roman"/>
          <w:sz w:val="22"/>
          <w:szCs w:val="22"/>
        </w:rPr>
        <w:t>相对于盈利增长率的比值，</w:t>
      </w:r>
      <w:r w:rsidRPr="00F43D65">
        <w:rPr>
          <w:rFonts w:ascii="Times New Roman" w:eastAsia="微软雅黑" w:hAnsi="Times New Roman" w:cs="Times New Roman"/>
          <w:sz w:val="22"/>
          <w:szCs w:val="22"/>
        </w:rPr>
        <w:t xml:space="preserve">&lt;1 </w:t>
      </w:r>
      <w:r w:rsidRPr="00F43D65">
        <w:rPr>
          <w:rFonts w:ascii="Times New Roman" w:eastAsia="微软雅黑" w:hAnsi="Times New Roman" w:cs="Times New Roman"/>
          <w:sz w:val="22"/>
          <w:szCs w:val="22"/>
        </w:rPr>
        <w:t>表示</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估值合理</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甚至低估。</w:t>
      </w:r>
    </w:p>
    <w:p w14:paraId="1A552AFA" w14:textId="77777777" w:rsidR="00F43D65" w:rsidRPr="00F43D65" w:rsidRDefault="00F43D65">
      <w:pPr>
        <w:numPr>
          <w:ilvl w:val="0"/>
          <w:numId w:val="206"/>
        </w:numPr>
        <w:rPr>
          <w:rFonts w:ascii="Times New Roman" w:eastAsia="微软雅黑" w:hAnsi="Times New Roman" w:cs="Times New Roman"/>
          <w:sz w:val="22"/>
          <w:szCs w:val="22"/>
        </w:rPr>
      </w:pPr>
      <w:r w:rsidRPr="00F43D65">
        <w:rPr>
          <w:rFonts w:ascii="Times New Roman" w:eastAsia="微软雅黑" w:hAnsi="Times New Roman" w:cs="Times New Roman"/>
          <w:b/>
          <w:bCs/>
          <w:sz w:val="22"/>
          <w:szCs w:val="22"/>
        </w:rPr>
        <w:t xml:space="preserve">PDD </w:t>
      </w:r>
      <w:r w:rsidRPr="00F43D65">
        <w:rPr>
          <w:rFonts w:ascii="Times New Roman" w:eastAsia="微软雅黑" w:hAnsi="Times New Roman" w:cs="Times New Roman"/>
          <w:b/>
          <w:bCs/>
          <w:sz w:val="22"/>
          <w:szCs w:val="22"/>
        </w:rPr>
        <w:t>举例：</w:t>
      </w:r>
      <w:r w:rsidRPr="00F43D65">
        <w:rPr>
          <w:rFonts w:ascii="Times New Roman" w:eastAsia="微软雅黑" w:hAnsi="Times New Roman" w:cs="Times New Roman"/>
          <w:sz w:val="22"/>
          <w:szCs w:val="22"/>
        </w:rPr>
        <w:t xml:space="preserve"> </w:t>
      </w:r>
    </w:p>
    <w:p w14:paraId="505E88C5" w14:textId="77777777" w:rsidR="00F43D65" w:rsidRPr="00F43D65" w:rsidRDefault="00F43D65">
      <w:pPr>
        <w:numPr>
          <w:ilvl w:val="1"/>
          <w:numId w:val="206"/>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 ≈ 19</w:t>
      </w:r>
      <w:r w:rsidRPr="00F43D65">
        <w:rPr>
          <w:rFonts w:ascii="Times New Roman" w:eastAsia="微软雅黑" w:hAnsi="Times New Roman" w:cs="Times New Roman"/>
          <w:sz w:val="22"/>
          <w:szCs w:val="22"/>
        </w:rPr>
        <w:t>倍（基于</w:t>
      </w:r>
      <w:r w:rsidRPr="00F43D65">
        <w:rPr>
          <w:rFonts w:ascii="Times New Roman" w:eastAsia="微软雅黑" w:hAnsi="Times New Roman" w:cs="Times New Roman"/>
          <w:sz w:val="22"/>
          <w:szCs w:val="22"/>
        </w:rPr>
        <w:t>FY2024 EPS</w:t>
      </w:r>
      <w:r w:rsidRPr="00F43D65">
        <w:rPr>
          <w:rFonts w:ascii="Times New Roman" w:eastAsia="微软雅黑" w:hAnsi="Times New Roman" w:cs="Times New Roman"/>
          <w:sz w:val="22"/>
          <w:szCs w:val="22"/>
        </w:rPr>
        <w:t>）</w:t>
      </w:r>
    </w:p>
    <w:p w14:paraId="55B1C023" w14:textId="77777777" w:rsidR="00F43D65" w:rsidRPr="00F43D65" w:rsidRDefault="00F43D65">
      <w:pPr>
        <w:numPr>
          <w:ilvl w:val="1"/>
          <w:numId w:val="206"/>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盈利增长</w:t>
      </w:r>
      <w:r w:rsidRPr="00F43D65">
        <w:rPr>
          <w:rFonts w:ascii="Times New Roman" w:eastAsia="微软雅黑" w:hAnsi="Times New Roman" w:cs="Times New Roman"/>
          <w:sz w:val="22"/>
          <w:szCs w:val="22"/>
        </w:rPr>
        <w:t xml:space="preserve"> ≈ 40%</w:t>
      </w:r>
    </w:p>
    <w:p w14:paraId="1F24DF00" w14:textId="77777777" w:rsidR="00F43D65" w:rsidRPr="00F43D65" w:rsidRDefault="00F43D65">
      <w:pPr>
        <w:numPr>
          <w:ilvl w:val="1"/>
          <w:numId w:val="206"/>
        </w:numPr>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PEG ≈ 19 / 40 = 0.475</w:t>
      </w:r>
    </w:p>
    <w:p w14:paraId="648BC622" w14:textId="77777777" w:rsidR="00F43D65" w:rsidRPr="00F43D65" w:rsidRDefault="00F43D65" w:rsidP="00F43D65">
      <w:pPr>
        <w:rPr>
          <w:rFonts w:ascii="Times New Roman" w:eastAsia="微软雅黑" w:hAnsi="Times New Roman" w:cs="Times New Roman"/>
          <w:sz w:val="22"/>
          <w:szCs w:val="22"/>
        </w:rPr>
      </w:pPr>
      <w:r w:rsidRPr="00F43D65">
        <w:rPr>
          <w:rFonts w:ascii="Segoe UI Emoji" w:eastAsia="微软雅黑" w:hAnsi="Segoe UI Emoji" w:cs="Segoe UI Emoji"/>
          <w:sz w:val="22"/>
          <w:szCs w:val="22"/>
        </w:rPr>
        <w:t>✅</w:t>
      </w:r>
      <w:r w:rsidRPr="00F43D65">
        <w:rPr>
          <w:rFonts w:ascii="Times New Roman" w:eastAsia="微软雅黑" w:hAnsi="Times New Roman" w:cs="Times New Roman"/>
          <w:sz w:val="22"/>
          <w:szCs w:val="22"/>
        </w:rPr>
        <w:t xml:space="preserve"> </w:t>
      </w:r>
      <w:r w:rsidRPr="00F43D65">
        <w:rPr>
          <w:rFonts w:ascii="Times New Roman" w:eastAsia="微软雅黑" w:hAnsi="Times New Roman" w:cs="Times New Roman"/>
          <w:b/>
          <w:bCs/>
          <w:sz w:val="22"/>
          <w:szCs w:val="22"/>
        </w:rPr>
        <w:t>投资意义：</w:t>
      </w:r>
      <w:r w:rsidRPr="00F43D65">
        <w:rPr>
          <w:rFonts w:ascii="Times New Roman" w:eastAsia="微软雅黑" w:hAnsi="Times New Roman" w:cs="Times New Roman"/>
          <w:sz w:val="22"/>
          <w:szCs w:val="22"/>
        </w:rPr>
        <w:t xml:space="preserve"> PEG </w:t>
      </w:r>
      <w:r w:rsidRPr="00F43D65">
        <w:rPr>
          <w:rFonts w:ascii="Times New Roman" w:eastAsia="微软雅黑" w:hAnsi="Times New Roman" w:cs="Times New Roman"/>
          <w:sz w:val="22"/>
          <w:szCs w:val="22"/>
        </w:rPr>
        <w:t>远小于</w:t>
      </w:r>
      <w:r w:rsidRPr="00F43D65">
        <w:rPr>
          <w:rFonts w:ascii="Times New Roman" w:eastAsia="微软雅黑" w:hAnsi="Times New Roman" w:cs="Times New Roman"/>
          <w:sz w:val="22"/>
          <w:szCs w:val="22"/>
        </w:rPr>
        <w:t xml:space="preserve">1 </w:t>
      </w:r>
      <w:r w:rsidRPr="00F43D65">
        <w:rPr>
          <w:rFonts w:ascii="Times New Roman" w:eastAsia="微软雅黑" w:hAnsi="Times New Roman" w:cs="Times New Roman"/>
          <w:sz w:val="22"/>
          <w:szCs w:val="22"/>
        </w:rPr>
        <w:t>是成长价值兼具型公司的优质信号。</w:t>
      </w:r>
    </w:p>
    <w:p w14:paraId="613CFCF6" w14:textId="77777777" w:rsidR="00F43D65" w:rsidRPr="00F43D65" w:rsidRDefault="00000000" w:rsidP="00F43D65">
      <w:pPr>
        <w:rPr>
          <w:rFonts w:ascii="Times New Roman" w:eastAsia="微软雅黑" w:hAnsi="Times New Roman" w:cs="Times New Roman"/>
          <w:sz w:val="22"/>
          <w:szCs w:val="22"/>
        </w:rPr>
      </w:pPr>
      <w:r>
        <w:rPr>
          <w:rFonts w:ascii="Times New Roman" w:eastAsia="微软雅黑" w:hAnsi="Times New Roman" w:cs="Times New Roman"/>
          <w:sz w:val="22"/>
          <w:szCs w:val="22"/>
        </w:rPr>
        <w:pict w14:anchorId="34B62B19">
          <v:rect id="_x0000_i1137" style="width:0;height:1.5pt" o:hralign="center" o:hrstd="t" o:hr="t" fillcolor="#a0a0a0" stroked="f"/>
        </w:pict>
      </w:r>
    </w:p>
    <w:p w14:paraId="7BC157CF" w14:textId="77777777" w:rsidR="00F43D65" w:rsidRPr="00F43D65" w:rsidRDefault="00F43D65" w:rsidP="00F43D65">
      <w:pPr>
        <w:rPr>
          <w:rFonts w:ascii="Times New Roman" w:eastAsia="微软雅黑" w:hAnsi="Times New Roman" w:cs="Times New Roman"/>
          <w:b/>
          <w:bCs/>
          <w:sz w:val="22"/>
          <w:szCs w:val="22"/>
        </w:rPr>
      </w:pPr>
      <w:r w:rsidRPr="00F43D65">
        <w:rPr>
          <w:rFonts w:ascii="Segoe UI Emoji" w:eastAsia="微软雅黑" w:hAnsi="Segoe UI Emoji" w:cs="Segoe UI Emoji"/>
          <w:b/>
          <w:bCs/>
          <w:sz w:val="22"/>
          <w:szCs w:val="22"/>
        </w:rPr>
        <w:t>✅</w:t>
      </w:r>
      <w:r w:rsidRPr="00F43D65">
        <w:rPr>
          <w:rFonts w:ascii="Times New Roman" w:eastAsia="微软雅黑" w:hAnsi="Times New Roman" w:cs="Times New Roman"/>
          <w:b/>
          <w:bCs/>
          <w:sz w:val="22"/>
          <w:szCs w:val="22"/>
        </w:rPr>
        <w:t xml:space="preserve"> </w:t>
      </w:r>
      <w:r w:rsidRPr="00F43D65">
        <w:rPr>
          <w:rFonts w:ascii="Times New Roman" w:eastAsia="微软雅黑" w:hAnsi="Times New Roman" w:cs="Times New Roman"/>
          <w:b/>
          <w:bCs/>
          <w:sz w:val="22"/>
          <w:szCs w:val="22"/>
        </w:rPr>
        <w:t>总结表（指标</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定义</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估算</w:t>
      </w:r>
      <w:r w:rsidRPr="00F43D65">
        <w:rPr>
          <w:rFonts w:ascii="Times New Roman" w:eastAsia="微软雅黑" w:hAnsi="Times New Roman" w:cs="Times New Roman"/>
          <w:b/>
          <w:bCs/>
          <w:sz w:val="22"/>
          <w:szCs w:val="22"/>
        </w:rPr>
        <w:t xml:space="preserve"> → </w:t>
      </w:r>
      <w:r w:rsidRPr="00F43D65">
        <w:rPr>
          <w:rFonts w:ascii="Times New Roman" w:eastAsia="微软雅黑" w:hAnsi="Times New Roman" w:cs="Times New Roman"/>
          <w:b/>
          <w:bCs/>
          <w:sz w:val="22"/>
          <w:szCs w:val="22"/>
        </w:rPr>
        <w:t>投资意义）</w:t>
      </w:r>
    </w:p>
    <w:tbl>
      <w:tblPr>
        <w:tblStyle w:val="41"/>
        <w:tblW w:w="0" w:type="auto"/>
        <w:tblLook w:val="04A0" w:firstRow="1" w:lastRow="0" w:firstColumn="1" w:lastColumn="0" w:noHBand="0" w:noVBand="1"/>
      </w:tblPr>
      <w:tblGrid>
        <w:gridCol w:w="1117"/>
        <w:gridCol w:w="1756"/>
        <w:gridCol w:w="1156"/>
        <w:gridCol w:w="1976"/>
      </w:tblGrid>
      <w:tr w:rsidR="00F43D65" w:rsidRPr="00F43D65" w14:paraId="48CE488B" w14:textId="77777777" w:rsidTr="00F43D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2965C"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缩写</w:t>
            </w:r>
          </w:p>
        </w:tc>
        <w:tc>
          <w:tcPr>
            <w:tcW w:w="0" w:type="auto"/>
            <w:hideMark/>
          </w:tcPr>
          <w:p w14:paraId="525F327E"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含义</w:t>
            </w:r>
          </w:p>
        </w:tc>
        <w:tc>
          <w:tcPr>
            <w:tcW w:w="0" w:type="auto"/>
            <w:hideMark/>
          </w:tcPr>
          <w:p w14:paraId="2920FB45"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PDD</w:t>
            </w:r>
            <w:r w:rsidRPr="00F43D65">
              <w:rPr>
                <w:rFonts w:ascii="Times New Roman" w:eastAsia="微软雅黑" w:hAnsi="Times New Roman" w:cs="Times New Roman"/>
                <w:sz w:val="22"/>
                <w:szCs w:val="22"/>
              </w:rPr>
              <w:t>估算</w:t>
            </w:r>
          </w:p>
        </w:tc>
        <w:tc>
          <w:tcPr>
            <w:tcW w:w="0" w:type="auto"/>
            <w:hideMark/>
          </w:tcPr>
          <w:p w14:paraId="71544454" w14:textId="77777777" w:rsidR="00F43D65" w:rsidRPr="00F43D65" w:rsidRDefault="00F43D65" w:rsidP="00F43D65">
            <w:pPr>
              <w:spacing w:after="160" w:line="278" w:lineRule="auto"/>
              <w:cnfStyle w:val="100000000000" w:firstRow="1"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投资意义</w:t>
            </w:r>
          </w:p>
        </w:tc>
      </w:tr>
      <w:tr w:rsidR="00F43D65" w:rsidRPr="00F43D65" w14:paraId="1DF25BCD"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C1EA6B"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ROIC</w:t>
            </w:r>
          </w:p>
        </w:tc>
        <w:tc>
          <w:tcPr>
            <w:tcW w:w="0" w:type="auto"/>
            <w:hideMark/>
          </w:tcPr>
          <w:p w14:paraId="264AD042"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投资回报率</w:t>
            </w:r>
          </w:p>
        </w:tc>
        <w:tc>
          <w:tcPr>
            <w:tcW w:w="0" w:type="auto"/>
            <w:hideMark/>
          </w:tcPr>
          <w:p w14:paraId="1F242F1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42.8%</w:t>
            </w:r>
          </w:p>
        </w:tc>
        <w:tc>
          <w:tcPr>
            <w:tcW w:w="0" w:type="auto"/>
            <w:hideMark/>
          </w:tcPr>
          <w:p w14:paraId="4A2F919F"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高资本效率</w:t>
            </w:r>
          </w:p>
        </w:tc>
      </w:tr>
      <w:tr w:rsidR="00F43D65" w:rsidRPr="00F43D65" w14:paraId="349985F8"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75B8958C"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WACC</w:t>
            </w:r>
          </w:p>
        </w:tc>
        <w:tc>
          <w:tcPr>
            <w:tcW w:w="0" w:type="auto"/>
            <w:hideMark/>
          </w:tcPr>
          <w:p w14:paraId="454E000A"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资本成本</w:t>
            </w:r>
          </w:p>
        </w:tc>
        <w:tc>
          <w:tcPr>
            <w:tcW w:w="0" w:type="auto"/>
            <w:hideMark/>
          </w:tcPr>
          <w:p w14:paraId="5C6453ED"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约</w:t>
            </w:r>
            <w:r w:rsidRPr="00F43D65">
              <w:rPr>
                <w:rFonts w:ascii="Times New Roman" w:eastAsia="微软雅黑" w:hAnsi="Times New Roman" w:cs="Times New Roman"/>
                <w:sz w:val="22"/>
                <w:szCs w:val="22"/>
              </w:rPr>
              <w:t>10%</w:t>
            </w:r>
          </w:p>
        </w:tc>
        <w:tc>
          <w:tcPr>
            <w:tcW w:w="0" w:type="auto"/>
            <w:hideMark/>
          </w:tcPr>
          <w:p w14:paraId="0FF49234"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判断是否创造价值</w:t>
            </w:r>
          </w:p>
        </w:tc>
      </w:tr>
      <w:tr w:rsidR="00F43D65" w:rsidRPr="00F43D65" w14:paraId="5277AB3C"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553F7"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FCFE</w:t>
            </w:r>
          </w:p>
        </w:tc>
        <w:tc>
          <w:tcPr>
            <w:tcW w:w="0" w:type="auto"/>
            <w:hideMark/>
          </w:tcPr>
          <w:p w14:paraId="4762C82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股东自由现金流</w:t>
            </w:r>
          </w:p>
        </w:tc>
        <w:tc>
          <w:tcPr>
            <w:tcW w:w="0" w:type="auto"/>
            <w:hideMark/>
          </w:tcPr>
          <w:p w14:paraId="33A64EF3"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83B</w:t>
            </w:r>
          </w:p>
        </w:tc>
        <w:tc>
          <w:tcPr>
            <w:tcW w:w="0" w:type="auto"/>
            <w:hideMark/>
          </w:tcPr>
          <w:p w14:paraId="0E2F951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DCF</w:t>
            </w:r>
            <w:r w:rsidRPr="00F43D65">
              <w:rPr>
                <w:rFonts w:ascii="Times New Roman" w:eastAsia="微软雅黑" w:hAnsi="Times New Roman" w:cs="Times New Roman"/>
                <w:sz w:val="22"/>
                <w:szCs w:val="22"/>
              </w:rPr>
              <w:t>估值基础</w:t>
            </w:r>
          </w:p>
        </w:tc>
      </w:tr>
      <w:tr w:rsidR="00F43D65" w:rsidRPr="00F43D65" w14:paraId="7ED92AD3"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53F0FDC1"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NOPLAT</w:t>
            </w:r>
          </w:p>
        </w:tc>
        <w:tc>
          <w:tcPr>
            <w:tcW w:w="0" w:type="auto"/>
            <w:hideMark/>
          </w:tcPr>
          <w:p w14:paraId="5F43B099"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税后营业利润</w:t>
            </w:r>
          </w:p>
        </w:tc>
        <w:tc>
          <w:tcPr>
            <w:tcW w:w="0" w:type="auto"/>
            <w:hideMark/>
          </w:tcPr>
          <w:p w14:paraId="42DAD578"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51B</w:t>
            </w:r>
          </w:p>
        </w:tc>
        <w:tc>
          <w:tcPr>
            <w:tcW w:w="0" w:type="auto"/>
            <w:hideMark/>
          </w:tcPr>
          <w:p w14:paraId="603C280B"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用于</w:t>
            </w:r>
            <w:r w:rsidRPr="00F43D65">
              <w:rPr>
                <w:rFonts w:ascii="Times New Roman" w:eastAsia="微软雅黑" w:hAnsi="Times New Roman" w:cs="Times New Roman"/>
                <w:sz w:val="22"/>
                <w:szCs w:val="22"/>
              </w:rPr>
              <w:t>FCF</w:t>
            </w:r>
            <w:r w:rsidRPr="00F43D65">
              <w:rPr>
                <w:rFonts w:ascii="Times New Roman" w:eastAsia="微软雅黑" w:hAnsi="Times New Roman" w:cs="Times New Roman"/>
                <w:sz w:val="22"/>
                <w:szCs w:val="22"/>
              </w:rPr>
              <w:t>和</w:t>
            </w:r>
            <w:r w:rsidRPr="00F43D65">
              <w:rPr>
                <w:rFonts w:ascii="Times New Roman" w:eastAsia="微软雅黑" w:hAnsi="Times New Roman" w:cs="Times New Roman"/>
                <w:sz w:val="22"/>
                <w:szCs w:val="22"/>
              </w:rPr>
              <w:t>ROIC</w:t>
            </w:r>
          </w:p>
        </w:tc>
      </w:tr>
      <w:tr w:rsidR="00F43D65" w:rsidRPr="00F43D65" w14:paraId="5B9C2586"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CD204"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EBITDA</w:t>
            </w:r>
          </w:p>
        </w:tc>
        <w:tc>
          <w:tcPr>
            <w:tcW w:w="0" w:type="auto"/>
            <w:hideMark/>
          </w:tcPr>
          <w:p w14:paraId="5A21DCE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核心运营现金流</w:t>
            </w:r>
          </w:p>
        </w:tc>
        <w:tc>
          <w:tcPr>
            <w:tcW w:w="0" w:type="auto"/>
            <w:hideMark/>
          </w:tcPr>
          <w:p w14:paraId="6024C16A"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RMB 67B</w:t>
            </w:r>
          </w:p>
        </w:tc>
        <w:tc>
          <w:tcPr>
            <w:tcW w:w="0" w:type="auto"/>
            <w:hideMark/>
          </w:tcPr>
          <w:p w14:paraId="7D1CF97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EV/EBITDA</w:t>
            </w:r>
            <w:r w:rsidRPr="00F43D65">
              <w:rPr>
                <w:rFonts w:ascii="Times New Roman" w:eastAsia="微软雅黑" w:hAnsi="Times New Roman" w:cs="Times New Roman"/>
                <w:sz w:val="22"/>
                <w:szCs w:val="22"/>
              </w:rPr>
              <w:t>使用</w:t>
            </w:r>
          </w:p>
        </w:tc>
      </w:tr>
      <w:tr w:rsidR="00F43D65" w:rsidRPr="00F43D65" w14:paraId="73E06B91" w14:textId="77777777" w:rsidTr="00F43D65">
        <w:tc>
          <w:tcPr>
            <w:cnfStyle w:val="001000000000" w:firstRow="0" w:lastRow="0" w:firstColumn="1" w:lastColumn="0" w:oddVBand="0" w:evenVBand="0" w:oddHBand="0" w:evenHBand="0" w:firstRowFirstColumn="0" w:firstRowLastColumn="0" w:lastRowFirstColumn="0" w:lastRowLastColumn="0"/>
            <w:tcW w:w="0" w:type="auto"/>
            <w:hideMark/>
          </w:tcPr>
          <w:p w14:paraId="10585BED"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EV</w:t>
            </w:r>
          </w:p>
        </w:tc>
        <w:tc>
          <w:tcPr>
            <w:tcW w:w="0" w:type="auto"/>
            <w:hideMark/>
          </w:tcPr>
          <w:p w14:paraId="28CB4933"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企业价值</w:t>
            </w:r>
          </w:p>
        </w:tc>
        <w:tc>
          <w:tcPr>
            <w:tcW w:w="0" w:type="auto"/>
            <w:hideMark/>
          </w:tcPr>
          <w:p w14:paraId="19C3E28D"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$146B</w:t>
            </w:r>
          </w:p>
        </w:tc>
        <w:tc>
          <w:tcPr>
            <w:tcW w:w="0" w:type="auto"/>
            <w:hideMark/>
          </w:tcPr>
          <w:p w14:paraId="0AD6F778" w14:textId="77777777" w:rsidR="00F43D65" w:rsidRPr="00F43D65" w:rsidRDefault="00F43D65" w:rsidP="00F43D65">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用于倍数估值</w:t>
            </w:r>
          </w:p>
        </w:tc>
      </w:tr>
      <w:tr w:rsidR="00F43D65" w:rsidRPr="00F43D65" w14:paraId="4AD53A47" w14:textId="77777777" w:rsidTr="00F43D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8B83A1" w14:textId="77777777" w:rsidR="00F43D65" w:rsidRPr="00F43D65" w:rsidRDefault="00F43D65" w:rsidP="00F43D65">
            <w:pPr>
              <w:spacing w:after="160" w:line="278" w:lineRule="auto"/>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PEG</w:t>
            </w:r>
          </w:p>
        </w:tc>
        <w:tc>
          <w:tcPr>
            <w:tcW w:w="0" w:type="auto"/>
            <w:hideMark/>
          </w:tcPr>
          <w:p w14:paraId="1A4564F9"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估值</w:t>
            </w:r>
            <w:r w:rsidRPr="00F43D65">
              <w:rPr>
                <w:rFonts w:ascii="Times New Roman" w:eastAsia="微软雅黑" w:hAnsi="Times New Roman" w:cs="Times New Roman"/>
                <w:sz w:val="22"/>
                <w:szCs w:val="22"/>
              </w:rPr>
              <w:t>/</w:t>
            </w:r>
            <w:r w:rsidRPr="00F43D65">
              <w:rPr>
                <w:rFonts w:ascii="Times New Roman" w:eastAsia="微软雅黑" w:hAnsi="Times New Roman" w:cs="Times New Roman"/>
                <w:sz w:val="22"/>
                <w:szCs w:val="22"/>
              </w:rPr>
              <w:t>增长比</w:t>
            </w:r>
          </w:p>
        </w:tc>
        <w:tc>
          <w:tcPr>
            <w:tcW w:w="0" w:type="auto"/>
            <w:hideMark/>
          </w:tcPr>
          <w:p w14:paraId="733F61BF"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0.475</w:t>
            </w:r>
          </w:p>
        </w:tc>
        <w:tc>
          <w:tcPr>
            <w:tcW w:w="0" w:type="auto"/>
            <w:hideMark/>
          </w:tcPr>
          <w:p w14:paraId="6195CC8D" w14:textId="77777777" w:rsidR="00F43D65" w:rsidRPr="00F43D65" w:rsidRDefault="00F43D65" w:rsidP="00F43D65">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eastAsia="微软雅黑" w:hAnsi="Times New Roman" w:cs="Times New Roman"/>
                <w:sz w:val="22"/>
                <w:szCs w:val="22"/>
              </w:rPr>
            </w:pPr>
            <w:r w:rsidRPr="00F43D65">
              <w:rPr>
                <w:rFonts w:ascii="Times New Roman" w:eastAsia="微软雅黑" w:hAnsi="Times New Roman" w:cs="Times New Roman"/>
                <w:sz w:val="22"/>
                <w:szCs w:val="22"/>
              </w:rPr>
              <w:t>成长价值双优</w:t>
            </w:r>
          </w:p>
        </w:tc>
      </w:tr>
    </w:tbl>
    <w:p w14:paraId="3AF08C7B" w14:textId="77777777" w:rsidR="000C4693" w:rsidRPr="00134146" w:rsidRDefault="000C4693" w:rsidP="00CB4AAC">
      <w:pPr>
        <w:rPr>
          <w:rFonts w:ascii="Times New Roman" w:eastAsia="微软雅黑" w:hAnsi="Times New Roman" w:cs="Times New Roman"/>
          <w:sz w:val="22"/>
          <w:szCs w:val="22"/>
        </w:rPr>
      </w:pPr>
    </w:p>
    <w:sectPr w:rsidR="000C4693" w:rsidRPr="00134146" w:rsidSect="00123184">
      <w:pgSz w:w="12240" w:h="15840"/>
      <w:pgMar w:top="144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7A995" w14:textId="77777777" w:rsidR="00C915B9" w:rsidRDefault="00C915B9" w:rsidP="000B1D73">
      <w:pPr>
        <w:spacing w:after="0" w:line="240" w:lineRule="auto"/>
      </w:pPr>
      <w:r>
        <w:separator/>
      </w:r>
    </w:p>
  </w:endnote>
  <w:endnote w:type="continuationSeparator" w:id="0">
    <w:p w14:paraId="420F6221" w14:textId="77777777" w:rsidR="00C915B9" w:rsidRDefault="00C915B9" w:rsidP="000B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299349"/>
      <w:docPartObj>
        <w:docPartGallery w:val="Page Numbers (Bottom of Page)"/>
        <w:docPartUnique/>
      </w:docPartObj>
    </w:sdtPr>
    <w:sdtContent>
      <w:p w14:paraId="7243B3A4" w14:textId="6D055C2C" w:rsidR="00A24A6F" w:rsidRDefault="00A24A6F">
        <w:pPr>
          <w:pStyle w:val="af4"/>
          <w:jc w:val="right"/>
        </w:pPr>
        <w:r>
          <w:fldChar w:fldCharType="begin"/>
        </w:r>
        <w:r>
          <w:instrText>PAGE   \* MERGEFORMAT</w:instrText>
        </w:r>
        <w:r>
          <w:fldChar w:fldCharType="separate"/>
        </w:r>
        <w:r>
          <w:rPr>
            <w:lang w:val="zh-CN"/>
          </w:rPr>
          <w:t>2</w:t>
        </w:r>
        <w:r>
          <w:fldChar w:fldCharType="end"/>
        </w:r>
      </w:p>
    </w:sdtContent>
  </w:sdt>
  <w:p w14:paraId="6CD815E6" w14:textId="0282CD73" w:rsidR="00A24A6F" w:rsidRDefault="00A24A6F" w:rsidP="00A24A6F">
    <w:pPr>
      <w:pStyle w:val="af4"/>
      <w:tabs>
        <w:tab w:val="clear" w:pos="4320"/>
        <w:tab w:val="clear" w:pos="8640"/>
        <w:tab w:val="left" w:pos="69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40BBC" w14:textId="7F7ECB6F" w:rsidR="003E0761" w:rsidRDefault="003E0761">
    <w:pPr>
      <w:pStyle w:val="af4"/>
      <w:jc w:val="right"/>
    </w:pPr>
  </w:p>
  <w:p w14:paraId="573328E5" w14:textId="77777777" w:rsidR="003E0761" w:rsidRDefault="003E076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27D88" w14:textId="77777777" w:rsidR="00C915B9" w:rsidRDefault="00C915B9" w:rsidP="000B1D73">
      <w:pPr>
        <w:spacing w:after="0" w:line="240" w:lineRule="auto"/>
      </w:pPr>
      <w:r>
        <w:separator/>
      </w:r>
    </w:p>
  </w:footnote>
  <w:footnote w:type="continuationSeparator" w:id="0">
    <w:p w14:paraId="416A14B1" w14:textId="77777777" w:rsidR="00C915B9" w:rsidRDefault="00C915B9" w:rsidP="000B1D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833AA"/>
    <w:multiLevelType w:val="multilevel"/>
    <w:tmpl w:val="6306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F2DA3"/>
    <w:multiLevelType w:val="multilevel"/>
    <w:tmpl w:val="247C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81F46"/>
    <w:multiLevelType w:val="multilevel"/>
    <w:tmpl w:val="058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E46A83"/>
    <w:multiLevelType w:val="multilevel"/>
    <w:tmpl w:val="E58E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EC1946"/>
    <w:multiLevelType w:val="multilevel"/>
    <w:tmpl w:val="9F9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6284A"/>
    <w:multiLevelType w:val="multilevel"/>
    <w:tmpl w:val="D53A8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C50D4"/>
    <w:multiLevelType w:val="multilevel"/>
    <w:tmpl w:val="4F2263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DB5767"/>
    <w:multiLevelType w:val="multilevel"/>
    <w:tmpl w:val="A63C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20BD2"/>
    <w:multiLevelType w:val="multilevel"/>
    <w:tmpl w:val="3BE8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E1D5A"/>
    <w:multiLevelType w:val="multilevel"/>
    <w:tmpl w:val="91D2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A01B67"/>
    <w:multiLevelType w:val="multilevel"/>
    <w:tmpl w:val="EF08A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A3543"/>
    <w:multiLevelType w:val="multilevel"/>
    <w:tmpl w:val="020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BC233A"/>
    <w:multiLevelType w:val="multilevel"/>
    <w:tmpl w:val="35C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C74C99"/>
    <w:multiLevelType w:val="multilevel"/>
    <w:tmpl w:val="7C86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4657B4"/>
    <w:multiLevelType w:val="multilevel"/>
    <w:tmpl w:val="A3184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6B70CF"/>
    <w:multiLevelType w:val="multilevel"/>
    <w:tmpl w:val="F25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C01212"/>
    <w:multiLevelType w:val="multilevel"/>
    <w:tmpl w:val="CDC2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1B341E"/>
    <w:multiLevelType w:val="multilevel"/>
    <w:tmpl w:val="48AA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C5507C"/>
    <w:multiLevelType w:val="multilevel"/>
    <w:tmpl w:val="EC1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E1B59"/>
    <w:multiLevelType w:val="multilevel"/>
    <w:tmpl w:val="B9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F324F4"/>
    <w:multiLevelType w:val="multilevel"/>
    <w:tmpl w:val="CD2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112654"/>
    <w:multiLevelType w:val="multilevel"/>
    <w:tmpl w:val="1E36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670416"/>
    <w:multiLevelType w:val="multilevel"/>
    <w:tmpl w:val="FD9A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052B7D"/>
    <w:multiLevelType w:val="multilevel"/>
    <w:tmpl w:val="4158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510B5A"/>
    <w:multiLevelType w:val="multilevel"/>
    <w:tmpl w:val="7932F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583789"/>
    <w:multiLevelType w:val="multilevel"/>
    <w:tmpl w:val="7C42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38061C"/>
    <w:multiLevelType w:val="multilevel"/>
    <w:tmpl w:val="41B87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8D43E7"/>
    <w:multiLevelType w:val="multilevel"/>
    <w:tmpl w:val="8B4E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E155B2"/>
    <w:multiLevelType w:val="multilevel"/>
    <w:tmpl w:val="9EA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635122"/>
    <w:multiLevelType w:val="multilevel"/>
    <w:tmpl w:val="7924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CA54C59"/>
    <w:multiLevelType w:val="multilevel"/>
    <w:tmpl w:val="87AA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EA5272"/>
    <w:multiLevelType w:val="multilevel"/>
    <w:tmpl w:val="2856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2C01F5"/>
    <w:multiLevelType w:val="multilevel"/>
    <w:tmpl w:val="774E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D3364B"/>
    <w:multiLevelType w:val="multilevel"/>
    <w:tmpl w:val="2592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9719BE"/>
    <w:multiLevelType w:val="multilevel"/>
    <w:tmpl w:val="812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C454A1"/>
    <w:multiLevelType w:val="multilevel"/>
    <w:tmpl w:val="C236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C759CD"/>
    <w:multiLevelType w:val="multilevel"/>
    <w:tmpl w:val="C6E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2841BB"/>
    <w:multiLevelType w:val="multilevel"/>
    <w:tmpl w:val="A9AE2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65084B"/>
    <w:multiLevelType w:val="multilevel"/>
    <w:tmpl w:val="8FFC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A31C90"/>
    <w:multiLevelType w:val="multilevel"/>
    <w:tmpl w:val="105E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7D3B56"/>
    <w:multiLevelType w:val="multilevel"/>
    <w:tmpl w:val="07B29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F233A4"/>
    <w:multiLevelType w:val="multilevel"/>
    <w:tmpl w:val="B974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0334FD"/>
    <w:multiLevelType w:val="multilevel"/>
    <w:tmpl w:val="2620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114438"/>
    <w:multiLevelType w:val="multilevel"/>
    <w:tmpl w:val="C98EC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F3221C"/>
    <w:multiLevelType w:val="multilevel"/>
    <w:tmpl w:val="90EC4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F408A1"/>
    <w:multiLevelType w:val="multilevel"/>
    <w:tmpl w:val="69A0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297E6C"/>
    <w:multiLevelType w:val="multilevel"/>
    <w:tmpl w:val="9DE4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561258"/>
    <w:multiLevelType w:val="multilevel"/>
    <w:tmpl w:val="D156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6C7702"/>
    <w:multiLevelType w:val="multilevel"/>
    <w:tmpl w:val="CBE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9C2F06"/>
    <w:multiLevelType w:val="multilevel"/>
    <w:tmpl w:val="88E0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6B3917"/>
    <w:multiLevelType w:val="multilevel"/>
    <w:tmpl w:val="E27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E862A5"/>
    <w:multiLevelType w:val="multilevel"/>
    <w:tmpl w:val="361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430FFE"/>
    <w:multiLevelType w:val="multilevel"/>
    <w:tmpl w:val="4838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325934"/>
    <w:multiLevelType w:val="multilevel"/>
    <w:tmpl w:val="C25A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E93409"/>
    <w:multiLevelType w:val="multilevel"/>
    <w:tmpl w:val="E942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0F45D65"/>
    <w:multiLevelType w:val="multilevel"/>
    <w:tmpl w:val="617C5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192F65"/>
    <w:multiLevelType w:val="multilevel"/>
    <w:tmpl w:val="086A4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826719"/>
    <w:multiLevelType w:val="multilevel"/>
    <w:tmpl w:val="E4DA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D96D03"/>
    <w:multiLevelType w:val="multilevel"/>
    <w:tmpl w:val="A1FC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F93271"/>
    <w:multiLevelType w:val="multilevel"/>
    <w:tmpl w:val="A2CE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132CAE"/>
    <w:multiLevelType w:val="multilevel"/>
    <w:tmpl w:val="A75C2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5130254"/>
    <w:multiLevelType w:val="multilevel"/>
    <w:tmpl w:val="1CA8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A85F47"/>
    <w:multiLevelType w:val="multilevel"/>
    <w:tmpl w:val="E402A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567DC5"/>
    <w:multiLevelType w:val="multilevel"/>
    <w:tmpl w:val="A2EC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925DBA"/>
    <w:multiLevelType w:val="multilevel"/>
    <w:tmpl w:val="DE7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6DA4324"/>
    <w:multiLevelType w:val="multilevel"/>
    <w:tmpl w:val="DE5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E35724"/>
    <w:multiLevelType w:val="multilevel"/>
    <w:tmpl w:val="8A3A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7F103F9"/>
    <w:multiLevelType w:val="multilevel"/>
    <w:tmpl w:val="3030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9FD796C"/>
    <w:multiLevelType w:val="multilevel"/>
    <w:tmpl w:val="0E703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A93784D"/>
    <w:multiLevelType w:val="multilevel"/>
    <w:tmpl w:val="0BD2B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B1A513F"/>
    <w:multiLevelType w:val="multilevel"/>
    <w:tmpl w:val="5BEC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B4E0B00"/>
    <w:multiLevelType w:val="multilevel"/>
    <w:tmpl w:val="3C9E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C0B5249"/>
    <w:multiLevelType w:val="multilevel"/>
    <w:tmpl w:val="00D2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BC6E78"/>
    <w:multiLevelType w:val="multilevel"/>
    <w:tmpl w:val="9718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2052F3"/>
    <w:multiLevelType w:val="multilevel"/>
    <w:tmpl w:val="D072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5E2E61"/>
    <w:multiLevelType w:val="multilevel"/>
    <w:tmpl w:val="ECBC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D991075"/>
    <w:multiLevelType w:val="multilevel"/>
    <w:tmpl w:val="1212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BE115C"/>
    <w:multiLevelType w:val="multilevel"/>
    <w:tmpl w:val="4F0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6F0779"/>
    <w:multiLevelType w:val="multilevel"/>
    <w:tmpl w:val="B286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F3A00D9"/>
    <w:multiLevelType w:val="multilevel"/>
    <w:tmpl w:val="7FE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0880DF4"/>
    <w:multiLevelType w:val="multilevel"/>
    <w:tmpl w:val="FB826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0BF5D56"/>
    <w:multiLevelType w:val="multilevel"/>
    <w:tmpl w:val="F0F0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942AE7"/>
    <w:multiLevelType w:val="multilevel"/>
    <w:tmpl w:val="2078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E56E3C"/>
    <w:multiLevelType w:val="multilevel"/>
    <w:tmpl w:val="816EC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034B13"/>
    <w:multiLevelType w:val="multilevel"/>
    <w:tmpl w:val="BEC0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34C19FE"/>
    <w:multiLevelType w:val="multilevel"/>
    <w:tmpl w:val="B124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3A165CA"/>
    <w:multiLevelType w:val="multilevel"/>
    <w:tmpl w:val="90D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3CE208E"/>
    <w:multiLevelType w:val="multilevel"/>
    <w:tmpl w:val="5C7C5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2945E7"/>
    <w:multiLevelType w:val="multilevel"/>
    <w:tmpl w:val="C132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5B10095"/>
    <w:multiLevelType w:val="multilevel"/>
    <w:tmpl w:val="13E8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5C3337F"/>
    <w:multiLevelType w:val="multilevel"/>
    <w:tmpl w:val="9C00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5F10F40"/>
    <w:multiLevelType w:val="multilevel"/>
    <w:tmpl w:val="779C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F5272A"/>
    <w:multiLevelType w:val="multilevel"/>
    <w:tmpl w:val="50AC4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5FE7DC9"/>
    <w:multiLevelType w:val="multilevel"/>
    <w:tmpl w:val="DAD2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5775D8"/>
    <w:multiLevelType w:val="multilevel"/>
    <w:tmpl w:val="8248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6BA3A7A"/>
    <w:multiLevelType w:val="multilevel"/>
    <w:tmpl w:val="1A78D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7253A0A"/>
    <w:multiLevelType w:val="multilevel"/>
    <w:tmpl w:val="A0A4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376888"/>
    <w:multiLevelType w:val="multilevel"/>
    <w:tmpl w:val="E0A4A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F61117"/>
    <w:multiLevelType w:val="multilevel"/>
    <w:tmpl w:val="8BACE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154F93"/>
    <w:multiLevelType w:val="multilevel"/>
    <w:tmpl w:val="1B864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8567528"/>
    <w:multiLevelType w:val="multilevel"/>
    <w:tmpl w:val="C0A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0412D2"/>
    <w:multiLevelType w:val="multilevel"/>
    <w:tmpl w:val="49D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076FDA"/>
    <w:multiLevelType w:val="multilevel"/>
    <w:tmpl w:val="B36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180D58"/>
    <w:multiLevelType w:val="multilevel"/>
    <w:tmpl w:val="2AF8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6A482B"/>
    <w:multiLevelType w:val="multilevel"/>
    <w:tmpl w:val="B12A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9A41565"/>
    <w:multiLevelType w:val="multilevel"/>
    <w:tmpl w:val="0BB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AC261C9"/>
    <w:multiLevelType w:val="multilevel"/>
    <w:tmpl w:val="7082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ACA1351"/>
    <w:multiLevelType w:val="multilevel"/>
    <w:tmpl w:val="864C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B0B4D0C"/>
    <w:multiLevelType w:val="multilevel"/>
    <w:tmpl w:val="189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B8A6122"/>
    <w:multiLevelType w:val="multilevel"/>
    <w:tmpl w:val="1E9C8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B8E69D7"/>
    <w:multiLevelType w:val="multilevel"/>
    <w:tmpl w:val="7414B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BB13035"/>
    <w:multiLevelType w:val="multilevel"/>
    <w:tmpl w:val="541C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1C453A"/>
    <w:multiLevelType w:val="multilevel"/>
    <w:tmpl w:val="0C2E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361B1B"/>
    <w:multiLevelType w:val="multilevel"/>
    <w:tmpl w:val="0C0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C4555A7"/>
    <w:multiLevelType w:val="multilevel"/>
    <w:tmpl w:val="491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CAE2F16"/>
    <w:multiLevelType w:val="multilevel"/>
    <w:tmpl w:val="36D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B8279A"/>
    <w:multiLevelType w:val="multilevel"/>
    <w:tmpl w:val="01BC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7F7366"/>
    <w:multiLevelType w:val="multilevel"/>
    <w:tmpl w:val="C7FA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E30682F"/>
    <w:multiLevelType w:val="multilevel"/>
    <w:tmpl w:val="2C66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FAE2FE3"/>
    <w:multiLevelType w:val="multilevel"/>
    <w:tmpl w:val="9520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FBC4C4E"/>
    <w:multiLevelType w:val="multilevel"/>
    <w:tmpl w:val="3B24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2E7391"/>
    <w:multiLevelType w:val="multilevel"/>
    <w:tmpl w:val="8468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06235CF"/>
    <w:multiLevelType w:val="multilevel"/>
    <w:tmpl w:val="F270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0762AE5"/>
    <w:multiLevelType w:val="multilevel"/>
    <w:tmpl w:val="7B24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0B77385"/>
    <w:multiLevelType w:val="multilevel"/>
    <w:tmpl w:val="307A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1DE2297"/>
    <w:multiLevelType w:val="multilevel"/>
    <w:tmpl w:val="5F8E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C70F66"/>
    <w:multiLevelType w:val="multilevel"/>
    <w:tmpl w:val="E6C8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2EA5FA1"/>
    <w:multiLevelType w:val="multilevel"/>
    <w:tmpl w:val="E0F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FA0C60"/>
    <w:multiLevelType w:val="multilevel"/>
    <w:tmpl w:val="F086D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646E2B"/>
    <w:multiLevelType w:val="multilevel"/>
    <w:tmpl w:val="58A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120EFB"/>
    <w:multiLevelType w:val="multilevel"/>
    <w:tmpl w:val="E266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5575635"/>
    <w:multiLevelType w:val="multilevel"/>
    <w:tmpl w:val="0032E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57C62FE"/>
    <w:multiLevelType w:val="multilevel"/>
    <w:tmpl w:val="F6D8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527D8D"/>
    <w:multiLevelType w:val="multilevel"/>
    <w:tmpl w:val="CA98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6CA7897"/>
    <w:multiLevelType w:val="multilevel"/>
    <w:tmpl w:val="1E72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7B65392"/>
    <w:multiLevelType w:val="multilevel"/>
    <w:tmpl w:val="90523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117702"/>
    <w:multiLevelType w:val="multilevel"/>
    <w:tmpl w:val="CB12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8327B19"/>
    <w:multiLevelType w:val="multilevel"/>
    <w:tmpl w:val="72E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8436CC5"/>
    <w:multiLevelType w:val="multilevel"/>
    <w:tmpl w:val="4026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8D1436A"/>
    <w:multiLevelType w:val="multilevel"/>
    <w:tmpl w:val="F19E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EA6A20"/>
    <w:multiLevelType w:val="multilevel"/>
    <w:tmpl w:val="1C9CD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95B5DB8"/>
    <w:multiLevelType w:val="multilevel"/>
    <w:tmpl w:val="4D2E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A19696A"/>
    <w:multiLevelType w:val="multilevel"/>
    <w:tmpl w:val="9AA2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A33435B"/>
    <w:multiLevelType w:val="multilevel"/>
    <w:tmpl w:val="5FA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AC70A78"/>
    <w:multiLevelType w:val="multilevel"/>
    <w:tmpl w:val="9B3A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B151ECD"/>
    <w:multiLevelType w:val="multilevel"/>
    <w:tmpl w:val="B23C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CB745D5"/>
    <w:multiLevelType w:val="multilevel"/>
    <w:tmpl w:val="8D5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CED6676"/>
    <w:multiLevelType w:val="multilevel"/>
    <w:tmpl w:val="32041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CF22D32"/>
    <w:multiLevelType w:val="multilevel"/>
    <w:tmpl w:val="4616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D56301D"/>
    <w:multiLevelType w:val="multilevel"/>
    <w:tmpl w:val="27B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D62661C"/>
    <w:multiLevelType w:val="multilevel"/>
    <w:tmpl w:val="3F40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025F4A"/>
    <w:multiLevelType w:val="multilevel"/>
    <w:tmpl w:val="E8E2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22322F"/>
    <w:multiLevelType w:val="multilevel"/>
    <w:tmpl w:val="EA92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E4C7AFE"/>
    <w:multiLevelType w:val="multilevel"/>
    <w:tmpl w:val="834EA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E611CBE"/>
    <w:multiLevelType w:val="multilevel"/>
    <w:tmpl w:val="96DCE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F3733B4"/>
    <w:multiLevelType w:val="multilevel"/>
    <w:tmpl w:val="5ACC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FE97478"/>
    <w:multiLevelType w:val="multilevel"/>
    <w:tmpl w:val="D856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067458F"/>
    <w:multiLevelType w:val="multilevel"/>
    <w:tmpl w:val="A134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1A6046F"/>
    <w:multiLevelType w:val="multilevel"/>
    <w:tmpl w:val="6F98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1CF34F4"/>
    <w:multiLevelType w:val="multilevel"/>
    <w:tmpl w:val="73BEA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2430F3D"/>
    <w:multiLevelType w:val="multilevel"/>
    <w:tmpl w:val="90A8F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6545F1"/>
    <w:multiLevelType w:val="multilevel"/>
    <w:tmpl w:val="FC249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2C35396"/>
    <w:multiLevelType w:val="multilevel"/>
    <w:tmpl w:val="CF9C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32038E8"/>
    <w:multiLevelType w:val="multilevel"/>
    <w:tmpl w:val="97BE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43C45FC"/>
    <w:multiLevelType w:val="multilevel"/>
    <w:tmpl w:val="1B00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5329AB"/>
    <w:multiLevelType w:val="multilevel"/>
    <w:tmpl w:val="629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46A2753"/>
    <w:multiLevelType w:val="multilevel"/>
    <w:tmpl w:val="9E0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51552AA"/>
    <w:multiLevelType w:val="multilevel"/>
    <w:tmpl w:val="328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5E9028C"/>
    <w:multiLevelType w:val="multilevel"/>
    <w:tmpl w:val="D150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67348E4"/>
    <w:multiLevelType w:val="multilevel"/>
    <w:tmpl w:val="1FF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6F40CC4"/>
    <w:multiLevelType w:val="multilevel"/>
    <w:tmpl w:val="B7F4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70C3534"/>
    <w:multiLevelType w:val="multilevel"/>
    <w:tmpl w:val="ACE6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73E3DE6"/>
    <w:multiLevelType w:val="multilevel"/>
    <w:tmpl w:val="C8F62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794076D"/>
    <w:multiLevelType w:val="multilevel"/>
    <w:tmpl w:val="0E78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86140C8"/>
    <w:multiLevelType w:val="multilevel"/>
    <w:tmpl w:val="077C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8DC4329"/>
    <w:multiLevelType w:val="multilevel"/>
    <w:tmpl w:val="56CE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97E6FBB"/>
    <w:multiLevelType w:val="multilevel"/>
    <w:tmpl w:val="589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9AB4BE4"/>
    <w:multiLevelType w:val="multilevel"/>
    <w:tmpl w:val="47A8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9BD6DC9"/>
    <w:multiLevelType w:val="multilevel"/>
    <w:tmpl w:val="2832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9F712E6"/>
    <w:multiLevelType w:val="multilevel"/>
    <w:tmpl w:val="68A4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A5B13CD"/>
    <w:multiLevelType w:val="multilevel"/>
    <w:tmpl w:val="BA6A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D618CF"/>
    <w:multiLevelType w:val="multilevel"/>
    <w:tmpl w:val="DB08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B8F4407"/>
    <w:multiLevelType w:val="multilevel"/>
    <w:tmpl w:val="F032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CAF6A85"/>
    <w:multiLevelType w:val="multilevel"/>
    <w:tmpl w:val="9282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CBF6777"/>
    <w:multiLevelType w:val="multilevel"/>
    <w:tmpl w:val="14CE7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CC94C2E"/>
    <w:multiLevelType w:val="multilevel"/>
    <w:tmpl w:val="7FD2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E140104"/>
    <w:multiLevelType w:val="multilevel"/>
    <w:tmpl w:val="606C9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E204948"/>
    <w:multiLevelType w:val="multilevel"/>
    <w:tmpl w:val="0CD4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E261E9C"/>
    <w:multiLevelType w:val="multilevel"/>
    <w:tmpl w:val="EED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463F8A"/>
    <w:multiLevelType w:val="multilevel"/>
    <w:tmpl w:val="83F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BB47E7"/>
    <w:multiLevelType w:val="multilevel"/>
    <w:tmpl w:val="79EE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FC14352"/>
    <w:multiLevelType w:val="multilevel"/>
    <w:tmpl w:val="C9C2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00600FC"/>
    <w:multiLevelType w:val="multilevel"/>
    <w:tmpl w:val="F31C4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011285B"/>
    <w:multiLevelType w:val="multilevel"/>
    <w:tmpl w:val="B800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06A197E"/>
    <w:multiLevelType w:val="multilevel"/>
    <w:tmpl w:val="3C3E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0782DA0"/>
    <w:multiLevelType w:val="multilevel"/>
    <w:tmpl w:val="2A50A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607B1FEA"/>
    <w:multiLevelType w:val="multilevel"/>
    <w:tmpl w:val="218C6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12335BD"/>
    <w:multiLevelType w:val="multilevel"/>
    <w:tmpl w:val="C90A0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14F69E0"/>
    <w:multiLevelType w:val="multilevel"/>
    <w:tmpl w:val="02B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160590C"/>
    <w:multiLevelType w:val="multilevel"/>
    <w:tmpl w:val="DEF4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18F0771"/>
    <w:multiLevelType w:val="multilevel"/>
    <w:tmpl w:val="3AA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1F71998"/>
    <w:multiLevelType w:val="multilevel"/>
    <w:tmpl w:val="03369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5118EB"/>
    <w:multiLevelType w:val="multilevel"/>
    <w:tmpl w:val="5E50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254707B"/>
    <w:multiLevelType w:val="multilevel"/>
    <w:tmpl w:val="E096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27E3B41"/>
    <w:multiLevelType w:val="multilevel"/>
    <w:tmpl w:val="F2B0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2D42897"/>
    <w:multiLevelType w:val="multilevel"/>
    <w:tmpl w:val="ABDC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2DB45E6"/>
    <w:multiLevelType w:val="multilevel"/>
    <w:tmpl w:val="7D4C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632835A1"/>
    <w:multiLevelType w:val="multilevel"/>
    <w:tmpl w:val="4B78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33D546E"/>
    <w:multiLevelType w:val="multilevel"/>
    <w:tmpl w:val="A4F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4316723"/>
    <w:multiLevelType w:val="multilevel"/>
    <w:tmpl w:val="F846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47B0107"/>
    <w:multiLevelType w:val="multilevel"/>
    <w:tmpl w:val="5410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5495D32"/>
    <w:multiLevelType w:val="multilevel"/>
    <w:tmpl w:val="038A4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5720335"/>
    <w:multiLevelType w:val="multilevel"/>
    <w:tmpl w:val="89E6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58C0600"/>
    <w:multiLevelType w:val="multilevel"/>
    <w:tmpl w:val="B8DC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5E146A8"/>
    <w:multiLevelType w:val="multilevel"/>
    <w:tmpl w:val="D3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5ED7894"/>
    <w:multiLevelType w:val="multilevel"/>
    <w:tmpl w:val="263C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695385E"/>
    <w:multiLevelType w:val="multilevel"/>
    <w:tmpl w:val="66460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894374C"/>
    <w:multiLevelType w:val="multilevel"/>
    <w:tmpl w:val="3806B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8CB7BD7"/>
    <w:multiLevelType w:val="multilevel"/>
    <w:tmpl w:val="72E2D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90073C3"/>
    <w:multiLevelType w:val="multilevel"/>
    <w:tmpl w:val="806E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ACE350B"/>
    <w:multiLevelType w:val="multilevel"/>
    <w:tmpl w:val="6A746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AE52C84"/>
    <w:multiLevelType w:val="multilevel"/>
    <w:tmpl w:val="EB4A2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BD7625B"/>
    <w:multiLevelType w:val="multilevel"/>
    <w:tmpl w:val="329E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BF85507"/>
    <w:multiLevelType w:val="multilevel"/>
    <w:tmpl w:val="46F6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CF1310C"/>
    <w:multiLevelType w:val="multilevel"/>
    <w:tmpl w:val="A8E6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D4947B3"/>
    <w:multiLevelType w:val="multilevel"/>
    <w:tmpl w:val="D556B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E3008F2"/>
    <w:multiLevelType w:val="multilevel"/>
    <w:tmpl w:val="BF26B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E3A7F31"/>
    <w:multiLevelType w:val="multilevel"/>
    <w:tmpl w:val="8870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E4637AD"/>
    <w:multiLevelType w:val="multilevel"/>
    <w:tmpl w:val="2C5650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6E79667C"/>
    <w:multiLevelType w:val="multilevel"/>
    <w:tmpl w:val="C1A6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710EC3"/>
    <w:multiLevelType w:val="multilevel"/>
    <w:tmpl w:val="E3E2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0146C86"/>
    <w:multiLevelType w:val="multilevel"/>
    <w:tmpl w:val="25023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01A6241"/>
    <w:multiLevelType w:val="multilevel"/>
    <w:tmpl w:val="2C40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02171C5"/>
    <w:multiLevelType w:val="multilevel"/>
    <w:tmpl w:val="A56A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0BB752E"/>
    <w:multiLevelType w:val="multilevel"/>
    <w:tmpl w:val="83A6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16621E9"/>
    <w:multiLevelType w:val="multilevel"/>
    <w:tmpl w:val="2152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09255B"/>
    <w:multiLevelType w:val="multilevel"/>
    <w:tmpl w:val="76E6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31379D7"/>
    <w:multiLevelType w:val="multilevel"/>
    <w:tmpl w:val="0138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FA7C01"/>
    <w:multiLevelType w:val="multilevel"/>
    <w:tmpl w:val="FAB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65037AD"/>
    <w:multiLevelType w:val="multilevel"/>
    <w:tmpl w:val="2A40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6AF7772"/>
    <w:multiLevelType w:val="multilevel"/>
    <w:tmpl w:val="20607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6E6160B"/>
    <w:multiLevelType w:val="multilevel"/>
    <w:tmpl w:val="B76A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7331FCF"/>
    <w:multiLevelType w:val="multilevel"/>
    <w:tmpl w:val="05EE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73341CF"/>
    <w:multiLevelType w:val="multilevel"/>
    <w:tmpl w:val="D4A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77A4B70"/>
    <w:multiLevelType w:val="multilevel"/>
    <w:tmpl w:val="B4CC8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77930BDE"/>
    <w:multiLevelType w:val="multilevel"/>
    <w:tmpl w:val="0360F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8121B33"/>
    <w:multiLevelType w:val="multilevel"/>
    <w:tmpl w:val="4E7A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7BBB119B"/>
    <w:multiLevelType w:val="multilevel"/>
    <w:tmpl w:val="5B7A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BF07DFD"/>
    <w:multiLevelType w:val="multilevel"/>
    <w:tmpl w:val="5478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C547F68"/>
    <w:multiLevelType w:val="multilevel"/>
    <w:tmpl w:val="373EC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C6D415D"/>
    <w:multiLevelType w:val="multilevel"/>
    <w:tmpl w:val="B78C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CBE4DAE"/>
    <w:multiLevelType w:val="multilevel"/>
    <w:tmpl w:val="82849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7D502AA9"/>
    <w:multiLevelType w:val="multilevel"/>
    <w:tmpl w:val="BD0E4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7DB975FA"/>
    <w:multiLevelType w:val="multilevel"/>
    <w:tmpl w:val="827A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E445684"/>
    <w:multiLevelType w:val="multilevel"/>
    <w:tmpl w:val="B692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E5136DA"/>
    <w:multiLevelType w:val="multilevel"/>
    <w:tmpl w:val="35D22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7FBE031B"/>
    <w:multiLevelType w:val="multilevel"/>
    <w:tmpl w:val="9E48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8765145">
    <w:abstractNumId w:val="65"/>
  </w:num>
  <w:num w:numId="2" w16cid:durableId="1515224084">
    <w:abstractNumId w:val="34"/>
  </w:num>
  <w:num w:numId="3" w16cid:durableId="1377853794">
    <w:abstractNumId w:val="210"/>
  </w:num>
  <w:num w:numId="4" w16cid:durableId="1839924958">
    <w:abstractNumId w:val="104"/>
  </w:num>
  <w:num w:numId="5" w16cid:durableId="974944664">
    <w:abstractNumId w:val="73"/>
  </w:num>
  <w:num w:numId="6" w16cid:durableId="149903721">
    <w:abstractNumId w:val="250"/>
  </w:num>
  <w:num w:numId="7" w16cid:durableId="2105102176">
    <w:abstractNumId w:val="157"/>
  </w:num>
  <w:num w:numId="8" w16cid:durableId="2030520219">
    <w:abstractNumId w:val="172"/>
  </w:num>
  <w:num w:numId="9" w16cid:durableId="466554959">
    <w:abstractNumId w:val="123"/>
  </w:num>
  <w:num w:numId="10" w16cid:durableId="732049222">
    <w:abstractNumId w:val="206"/>
  </w:num>
  <w:num w:numId="11" w16cid:durableId="284435140">
    <w:abstractNumId w:val="156"/>
  </w:num>
  <w:num w:numId="12" w16cid:durableId="1768429015">
    <w:abstractNumId w:val="4"/>
  </w:num>
  <w:num w:numId="13" w16cid:durableId="357705976">
    <w:abstractNumId w:val="251"/>
  </w:num>
  <w:num w:numId="14" w16cid:durableId="563179259">
    <w:abstractNumId w:val="225"/>
  </w:num>
  <w:num w:numId="15" w16cid:durableId="2110463540">
    <w:abstractNumId w:val="212"/>
  </w:num>
  <w:num w:numId="16" w16cid:durableId="823089616">
    <w:abstractNumId w:val="76"/>
  </w:num>
  <w:num w:numId="17" w16cid:durableId="461650728">
    <w:abstractNumId w:val="178"/>
  </w:num>
  <w:num w:numId="18" w16cid:durableId="748842744">
    <w:abstractNumId w:val="86"/>
  </w:num>
  <w:num w:numId="19" w16cid:durableId="1774013818">
    <w:abstractNumId w:val="194"/>
  </w:num>
  <w:num w:numId="20" w16cid:durableId="1633250237">
    <w:abstractNumId w:val="28"/>
  </w:num>
  <w:num w:numId="21" w16cid:durableId="1771655514">
    <w:abstractNumId w:val="19"/>
  </w:num>
  <w:num w:numId="22" w16cid:durableId="932203383">
    <w:abstractNumId w:val="114"/>
  </w:num>
  <w:num w:numId="23" w16cid:durableId="647592945">
    <w:abstractNumId w:val="144"/>
  </w:num>
  <w:num w:numId="24" w16cid:durableId="218368793">
    <w:abstractNumId w:val="59"/>
  </w:num>
  <w:num w:numId="25" w16cid:durableId="1405567321">
    <w:abstractNumId w:val="236"/>
  </w:num>
  <w:num w:numId="26" w16cid:durableId="1964462980">
    <w:abstractNumId w:val="102"/>
  </w:num>
  <w:num w:numId="27" w16cid:durableId="1362709985">
    <w:abstractNumId w:val="79"/>
  </w:num>
  <w:num w:numId="28" w16cid:durableId="1290938919">
    <w:abstractNumId w:val="242"/>
  </w:num>
  <w:num w:numId="29" w16cid:durableId="1699162866">
    <w:abstractNumId w:val="165"/>
  </w:num>
  <w:num w:numId="30" w16cid:durableId="962003489">
    <w:abstractNumId w:val="106"/>
  </w:num>
  <w:num w:numId="31" w16cid:durableId="1335910863">
    <w:abstractNumId w:val="148"/>
  </w:num>
  <w:num w:numId="32" w16cid:durableId="965039629">
    <w:abstractNumId w:val="7"/>
  </w:num>
  <w:num w:numId="33" w16cid:durableId="1509058594">
    <w:abstractNumId w:val="229"/>
  </w:num>
  <w:num w:numId="34" w16cid:durableId="578952295">
    <w:abstractNumId w:val="118"/>
  </w:num>
  <w:num w:numId="35" w16cid:durableId="665595062">
    <w:abstractNumId w:val="200"/>
  </w:num>
  <w:num w:numId="36" w16cid:durableId="248393684">
    <w:abstractNumId w:val="2"/>
  </w:num>
  <w:num w:numId="37" w16cid:durableId="1568954981">
    <w:abstractNumId w:val="20"/>
  </w:num>
  <w:num w:numId="38" w16cid:durableId="255016592">
    <w:abstractNumId w:val="216"/>
  </w:num>
  <w:num w:numId="39" w16cid:durableId="156264212">
    <w:abstractNumId w:val="177"/>
  </w:num>
  <w:num w:numId="40" w16cid:durableId="35812170">
    <w:abstractNumId w:val="85"/>
  </w:num>
  <w:num w:numId="41" w16cid:durableId="1887522615">
    <w:abstractNumId w:val="228"/>
  </w:num>
  <w:num w:numId="42" w16cid:durableId="1376740103">
    <w:abstractNumId w:val="92"/>
  </w:num>
  <w:num w:numId="43" w16cid:durableId="1380280448">
    <w:abstractNumId w:val="115"/>
  </w:num>
  <w:num w:numId="44" w16cid:durableId="2091270020">
    <w:abstractNumId w:val="97"/>
  </w:num>
  <w:num w:numId="45" w16cid:durableId="949360437">
    <w:abstractNumId w:val="196"/>
  </w:num>
  <w:num w:numId="46" w16cid:durableId="1929995611">
    <w:abstractNumId w:val="233"/>
  </w:num>
  <w:num w:numId="47" w16cid:durableId="1249845828">
    <w:abstractNumId w:val="218"/>
  </w:num>
  <w:num w:numId="48" w16cid:durableId="1418559021">
    <w:abstractNumId w:val="107"/>
  </w:num>
  <w:num w:numId="49" w16cid:durableId="1190216614">
    <w:abstractNumId w:val="174"/>
  </w:num>
  <w:num w:numId="50" w16cid:durableId="1667826676">
    <w:abstractNumId w:val="237"/>
  </w:num>
  <w:num w:numId="51" w16cid:durableId="914555541">
    <w:abstractNumId w:val="159"/>
  </w:num>
  <w:num w:numId="52" w16cid:durableId="734400107">
    <w:abstractNumId w:val="119"/>
  </w:num>
  <w:num w:numId="53" w16cid:durableId="215514748">
    <w:abstractNumId w:val="147"/>
  </w:num>
  <w:num w:numId="54" w16cid:durableId="1525288193">
    <w:abstractNumId w:val="94"/>
  </w:num>
  <w:num w:numId="55" w16cid:durableId="586579769">
    <w:abstractNumId w:val="39"/>
  </w:num>
  <w:num w:numId="56" w16cid:durableId="1485469557">
    <w:abstractNumId w:val="243"/>
  </w:num>
  <w:num w:numId="57" w16cid:durableId="818614627">
    <w:abstractNumId w:val="15"/>
  </w:num>
  <w:num w:numId="58" w16cid:durableId="34472448">
    <w:abstractNumId w:val="121"/>
  </w:num>
  <w:num w:numId="59" w16cid:durableId="1509442403">
    <w:abstractNumId w:val="249"/>
  </w:num>
  <w:num w:numId="60" w16cid:durableId="2058504914">
    <w:abstractNumId w:val="226"/>
  </w:num>
  <w:num w:numId="61" w16cid:durableId="301158400">
    <w:abstractNumId w:val="40"/>
  </w:num>
  <w:num w:numId="62" w16cid:durableId="1126394568">
    <w:abstractNumId w:val="142"/>
  </w:num>
  <w:num w:numId="63" w16cid:durableId="358629971">
    <w:abstractNumId w:val="143"/>
  </w:num>
  <w:num w:numId="64" w16cid:durableId="594746233">
    <w:abstractNumId w:val="128"/>
  </w:num>
  <w:num w:numId="65" w16cid:durableId="1202593041">
    <w:abstractNumId w:val="83"/>
  </w:num>
  <w:num w:numId="66" w16cid:durableId="151262431">
    <w:abstractNumId w:val="26"/>
  </w:num>
  <w:num w:numId="67" w16cid:durableId="839390505">
    <w:abstractNumId w:val="169"/>
  </w:num>
  <w:num w:numId="68" w16cid:durableId="1982805992">
    <w:abstractNumId w:val="230"/>
  </w:num>
  <w:num w:numId="69" w16cid:durableId="2020615128">
    <w:abstractNumId w:val="24"/>
  </w:num>
  <w:num w:numId="70" w16cid:durableId="1724057428">
    <w:abstractNumId w:val="246"/>
  </w:num>
  <w:num w:numId="71" w16cid:durableId="2050763951">
    <w:abstractNumId w:val="195"/>
  </w:num>
  <w:num w:numId="72" w16cid:durableId="1811745748">
    <w:abstractNumId w:val="138"/>
  </w:num>
  <w:num w:numId="73" w16cid:durableId="1551772208">
    <w:abstractNumId w:val="223"/>
  </w:num>
  <w:num w:numId="74" w16cid:durableId="537669546">
    <w:abstractNumId w:val="49"/>
  </w:num>
  <w:num w:numId="75" w16cid:durableId="1135953849">
    <w:abstractNumId w:val="153"/>
  </w:num>
  <w:num w:numId="76" w16cid:durableId="40131303">
    <w:abstractNumId w:val="140"/>
  </w:num>
  <w:num w:numId="77" w16cid:durableId="1618677355">
    <w:abstractNumId w:val="62"/>
  </w:num>
  <w:num w:numId="78" w16cid:durableId="156894446">
    <w:abstractNumId w:val="122"/>
  </w:num>
  <w:num w:numId="79" w16cid:durableId="1668247367">
    <w:abstractNumId w:val="127"/>
  </w:num>
  <w:num w:numId="80" w16cid:durableId="710307660">
    <w:abstractNumId w:val="137"/>
  </w:num>
  <w:num w:numId="81" w16cid:durableId="1581674782">
    <w:abstractNumId w:val="253"/>
  </w:num>
  <w:num w:numId="82" w16cid:durableId="1474524269">
    <w:abstractNumId w:val="255"/>
  </w:num>
  <w:num w:numId="83" w16cid:durableId="1086999182">
    <w:abstractNumId w:val="6"/>
  </w:num>
  <w:num w:numId="84" w16cid:durableId="1362394985">
    <w:abstractNumId w:val="208"/>
  </w:num>
  <w:num w:numId="85" w16cid:durableId="375085348">
    <w:abstractNumId w:val="96"/>
  </w:num>
  <w:num w:numId="86" w16cid:durableId="516651850">
    <w:abstractNumId w:val="9"/>
  </w:num>
  <w:num w:numId="87" w16cid:durableId="43605724">
    <w:abstractNumId w:val="30"/>
  </w:num>
  <w:num w:numId="88" w16cid:durableId="1990478928">
    <w:abstractNumId w:val="240"/>
  </w:num>
  <w:num w:numId="89" w16cid:durableId="546840097">
    <w:abstractNumId w:val="176"/>
  </w:num>
  <w:num w:numId="90" w16cid:durableId="108474445">
    <w:abstractNumId w:val="58"/>
  </w:num>
  <w:num w:numId="91" w16cid:durableId="1970624449">
    <w:abstractNumId w:val="68"/>
  </w:num>
  <w:num w:numId="92" w16cid:durableId="1503743317">
    <w:abstractNumId w:val="136"/>
  </w:num>
  <w:num w:numId="93" w16cid:durableId="1688142862">
    <w:abstractNumId w:val="167"/>
  </w:num>
  <w:num w:numId="94" w16cid:durableId="333188712">
    <w:abstractNumId w:val="95"/>
  </w:num>
  <w:num w:numId="95" w16cid:durableId="1716468481">
    <w:abstractNumId w:val="184"/>
  </w:num>
  <w:num w:numId="96" w16cid:durableId="48068746">
    <w:abstractNumId w:val="185"/>
  </w:num>
  <w:num w:numId="97" w16cid:durableId="184949526">
    <w:abstractNumId w:val="25"/>
  </w:num>
  <w:num w:numId="98" w16cid:durableId="584530275">
    <w:abstractNumId w:val="170"/>
  </w:num>
  <w:num w:numId="99" w16cid:durableId="459305958">
    <w:abstractNumId w:val="164"/>
  </w:num>
  <w:num w:numId="100" w16cid:durableId="981888202">
    <w:abstractNumId w:val="48"/>
  </w:num>
  <w:num w:numId="101" w16cid:durableId="978337657">
    <w:abstractNumId w:val="180"/>
  </w:num>
  <w:num w:numId="102" w16cid:durableId="846670533">
    <w:abstractNumId w:val="90"/>
  </w:num>
  <w:num w:numId="103" w16cid:durableId="580217007">
    <w:abstractNumId w:val="36"/>
  </w:num>
  <w:num w:numId="104" w16cid:durableId="1590626151">
    <w:abstractNumId w:val="162"/>
  </w:num>
  <w:num w:numId="105" w16cid:durableId="1482188283">
    <w:abstractNumId w:val="44"/>
  </w:num>
  <w:num w:numId="106" w16cid:durableId="1588611779">
    <w:abstractNumId w:val="108"/>
  </w:num>
  <w:num w:numId="107" w16cid:durableId="1344894168">
    <w:abstractNumId w:val="190"/>
  </w:num>
  <w:num w:numId="108" w16cid:durableId="145587373">
    <w:abstractNumId w:val="124"/>
  </w:num>
  <w:num w:numId="109" w16cid:durableId="2139642691">
    <w:abstractNumId w:val="133"/>
  </w:num>
  <w:num w:numId="110" w16cid:durableId="1385256186">
    <w:abstractNumId w:val="204"/>
  </w:num>
  <w:num w:numId="111" w16cid:durableId="1110317193">
    <w:abstractNumId w:val="161"/>
  </w:num>
  <w:num w:numId="112" w16cid:durableId="1526941061">
    <w:abstractNumId w:val="221"/>
  </w:num>
  <w:num w:numId="113" w16cid:durableId="712583110">
    <w:abstractNumId w:val="110"/>
  </w:num>
  <w:num w:numId="114" w16cid:durableId="347831084">
    <w:abstractNumId w:val="41"/>
  </w:num>
  <w:num w:numId="115" w16cid:durableId="1236359942">
    <w:abstractNumId w:val="70"/>
  </w:num>
  <w:num w:numId="116" w16cid:durableId="602498343">
    <w:abstractNumId w:val="103"/>
  </w:num>
  <w:num w:numId="117" w16cid:durableId="2082632920">
    <w:abstractNumId w:val="179"/>
  </w:num>
  <w:num w:numId="118" w16cid:durableId="1646816054">
    <w:abstractNumId w:val="181"/>
  </w:num>
  <w:num w:numId="119" w16cid:durableId="294339935">
    <w:abstractNumId w:val="151"/>
  </w:num>
  <w:num w:numId="120" w16cid:durableId="1513645038">
    <w:abstractNumId w:val="21"/>
  </w:num>
  <w:num w:numId="121" w16cid:durableId="1524052556">
    <w:abstractNumId w:val="238"/>
  </w:num>
  <w:num w:numId="122" w16cid:durableId="1727754449">
    <w:abstractNumId w:val="187"/>
  </w:num>
  <w:num w:numId="123" w16cid:durableId="418716015">
    <w:abstractNumId w:val="189"/>
  </w:num>
  <w:num w:numId="124" w16cid:durableId="1975207437">
    <w:abstractNumId w:val="241"/>
  </w:num>
  <w:num w:numId="125" w16cid:durableId="1005716845">
    <w:abstractNumId w:val="139"/>
  </w:num>
  <w:num w:numId="126" w16cid:durableId="182323209">
    <w:abstractNumId w:val="132"/>
  </w:num>
  <w:num w:numId="127" w16cid:durableId="2143573818">
    <w:abstractNumId w:val="214"/>
  </w:num>
  <w:num w:numId="128" w16cid:durableId="159781403">
    <w:abstractNumId w:val="64"/>
  </w:num>
  <w:num w:numId="129" w16cid:durableId="1090546198">
    <w:abstractNumId w:val="125"/>
  </w:num>
  <w:num w:numId="130" w16cid:durableId="384717081">
    <w:abstractNumId w:val="78"/>
  </w:num>
  <w:num w:numId="131" w16cid:durableId="1127971141">
    <w:abstractNumId w:val="135"/>
  </w:num>
  <w:num w:numId="132" w16cid:durableId="1340426826">
    <w:abstractNumId w:val="35"/>
  </w:num>
  <w:num w:numId="133" w16cid:durableId="150803332">
    <w:abstractNumId w:val="98"/>
  </w:num>
  <w:num w:numId="134" w16cid:durableId="157159922">
    <w:abstractNumId w:val="173"/>
  </w:num>
  <w:num w:numId="135" w16cid:durableId="67271895">
    <w:abstractNumId w:val="87"/>
  </w:num>
  <w:num w:numId="136" w16cid:durableId="385877976">
    <w:abstractNumId w:val="18"/>
  </w:num>
  <w:num w:numId="137" w16cid:durableId="1943027816">
    <w:abstractNumId w:val="53"/>
  </w:num>
  <w:num w:numId="138" w16cid:durableId="1818065092">
    <w:abstractNumId w:val="52"/>
  </w:num>
  <w:num w:numId="139" w16cid:durableId="946081552">
    <w:abstractNumId w:val="183"/>
  </w:num>
  <w:num w:numId="140" w16cid:durableId="1151142884">
    <w:abstractNumId w:val="247"/>
  </w:num>
  <w:num w:numId="141" w16cid:durableId="1301614135">
    <w:abstractNumId w:val="224"/>
  </w:num>
  <w:num w:numId="142" w16cid:durableId="1653636739">
    <w:abstractNumId w:val="113"/>
  </w:num>
  <w:num w:numId="143" w16cid:durableId="2032341377">
    <w:abstractNumId w:val="100"/>
  </w:num>
  <w:num w:numId="144" w16cid:durableId="1620184249">
    <w:abstractNumId w:val="134"/>
  </w:num>
  <w:num w:numId="145" w16cid:durableId="19161441">
    <w:abstractNumId w:val="101"/>
  </w:num>
  <w:num w:numId="146" w16cid:durableId="576866999">
    <w:abstractNumId w:val="31"/>
  </w:num>
  <w:num w:numId="147" w16cid:durableId="2043555412">
    <w:abstractNumId w:val="17"/>
  </w:num>
  <w:num w:numId="148" w16cid:durableId="2144539729">
    <w:abstractNumId w:val="209"/>
  </w:num>
  <w:num w:numId="149" w16cid:durableId="638339558">
    <w:abstractNumId w:val="54"/>
  </w:num>
  <w:num w:numId="150" w16cid:durableId="801726806">
    <w:abstractNumId w:val="99"/>
  </w:num>
  <w:num w:numId="151" w16cid:durableId="2027056952">
    <w:abstractNumId w:val="152"/>
  </w:num>
  <w:num w:numId="152" w16cid:durableId="526261941">
    <w:abstractNumId w:val="8"/>
  </w:num>
  <w:num w:numId="153" w16cid:durableId="795828062">
    <w:abstractNumId w:val="5"/>
  </w:num>
  <w:num w:numId="154" w16cid:durableId="991448290">
    <w:abstractNumId w:val="168"/>
  </w:num>
  <w:num w:numId="155" w16cid:durableId="253125468">
    <w:abstractNumId w:val="129"/>
  </w:num>
  <w:num w:numId="156" w16cid:durableId="1818187585">
    <w:abstractNumId w:val="256"/>
  </w:num>
  <w:num w:numId="157" w16cid:durableId="637959756">
    <w:abstractNumId w:val="72"/>
  </w:num>
  <w:num w:numId="158" w16cid:durableId="672538860">
    <w:abstractNumId w:val="231"/>
  </w:num>
  <w:num w:numId="159" w16cid:durableId="1052925897">
    <w:abstractNumId w:val="84"/>
  </w:num>
  <w:num w:numId="160" w16cid:durableId="220480584">
    <w:abstractNumId w:val="47"/>
  </w:num>
  <w:num w:numId="161" w16cid:durableId="1630041933">
    <w:abstractNumId w:val="82"/>
  </w:num>
  <w:num w:numId="162" w16cid:durableId="2135099618">
    <w:abstractNumId w:val="234"/>
  </w:num>
  <w:num w:numId="163" w16cid:durableId="1460613945">
    <w:abstractNumId w:val="227"/>
  </w:num>
  <w:num w:numId="164" w16cid:durableId="1246258806">
    <w:abstractNumId w:val="154"/>
  </w:num>
  <w:num w:numId="165" w16cid:durableId="588006209">
    <w:abstractNumId w:val="45"/>
  </w:num>
  <w:num w:numId="166" w16cid:durableId="1934705530">
    <w:abstractNumId w:val="186"/>
  </w:num>
  <w:num w:numId="167" w16cid:durableId="715277409">
    <w:abstractNumId w:val="163"/>
  </w:num>
  <w:num w:numId="168" w16cid:durableId="1162887813">
    <w:abstractNumId w:val="248"/>
  </w:num>
  <w:num w:numId="169" w16cid:durableId="1260482847">
    <w:abstractNumId w:val="105"/>
  </w:num>
  <w:num w:numId="170" w16cid:durableId="1514223541">
    <w:abstractNumId w:val="23"/>
  </w:num>
  <w:num w:numId="171" w16cid:durableId="573468577">
    <w:abstractNumId w:val="205"/>
  </w:num>
  <w:num w:numId="172" w16cid:durableId="1253778153">
    <w:abstractNumId w:val="81"/>
  </w:num>
  <w:num w:numId="173" w16cid:durableId="1882086692">
    <w:abstractNumId w:val="222"/>
  </w:num>
  <w:num w:numId="174" w16cid:durableId="1601330207">
    <w:abstractNumId w:val="13"/>
  </w:num>
  <w:num w:numId="175" w16cid:durableId="1070732647">
    <w:abstractNumId w:val="219"/>
  </w:num>
  <w:num w:numId="176" w16cid:durableId="1781413359">
    <w:abstractNumId w:val="89"/>
  </w:num>
  <w:num w:numId="177" w16cid:durableId="259146963">
    <w:abstractNumId w:val="146"/>
  </w:num>
  <w:num w:numId="178" w16cid:durableId="16657782">
    <w:abstractNumId w:val="29"/>
  </w:num>
  <w:num w:numId="179" w16cid:durableId="2142574226">
    <w:abstractNumId w:val="145"/>
  </w:num>
  <w:num w:numId="180" w16cid:durableId="1435856270">
    <w:abstractNumId w:val="10"/>
  </w:num>
  <w:num w:numId="181" w16cid:durableId="1047488004">
    <w:abstractNumId w:val="80"/>
  </w:num>
  <w:num w:numId="182" w16cid:durableId="1126000018">
    <w:abstractNumId w:val="202"/>
  </w:num>
  <w:num w:numId="183" w16cid:durableId="1559047952">
    <w:abstractNumId w:val="232"/>
  </w:num>
  <w:num w:numId="184" w16cid:durableId="465437581">
    <w:abstractNumId w:val="60"/>
  </w:num>
  <w:num w:numId="185" w16cid:durableId="902257483">
    <w:abstractNumId w:val="201"/>
  </w:num>
  <w:num w:numId="186" w16cid:durableId="1476335481">
    <w:abstractNumId w:val="50"/>
  </w:num>
  <w:num w:numId="187" w16cid:durableId="835463092">
    <w:abstractNumId w:val="91"/>
  </w:num>
  <w:num w:numId="188" w16cid:durableId="1809516865">
    <w:abstractNumId w:val="175"/>
  </w:num>
  <w:num w:numId="189" w16cid:durableId="691145649">
    <w:abstractNumId w:val="67"/>
  </w:num>
  <w:num w:numId="190" w16cid:durableId="2135247812">
    <w:abstractNumId w:val="93"/>
  </w:num>
  <w:num w:numId="191" w16cid:durableId="599799108">
    <w:abstractNumId w:val="215"/>
  </w:num>
  <w:num w:numId="192" w16cid:durableId="794178256">
    <w:abstractNumId w:val="77"/>
  </w:num>
  <w:num w:numId="193" w16cid:durableId="1443452770">
    <w:abstractNumId w:val="51"/>
  </w:num>
  <w:num w:numId="194" w16cid:durableId="1194269266">
    <w:abstractNumId w:val="61"/>
  </w:num>
  <w:num w:numId="195" w16cid:durableId="1952977035">
    <w:abstractNumId w:val="191"/>
  </w:num>
  <w:num w:numId="196" w16cid:durableId="2005543640">
    <w:abstractNumId w:val="166"/>
  </w:num>
  <w:num w:numId="197" w16cid:durableId="740905578">
    <w:abstractNumId w:val="171"/>
  </w:num>
  <w:num w:numId="198" w16cid:durableId="1090126882">
    <w:abstractNumId w:val="239"/>
  </w:num>
  <w:num w:numId="199" w16cid:durableId="227810063">
    <w:abstractNumId w:val="111"/>
  </w:num>
  <w:num w:numId="200" w16cid:durableId="58552243">
    <w:abstractNumId w:val="155"/>
  </w:num>
  <w:num w:numId="201" w16cid:durableId="1165704248">
    <w:abstractNumId w:val="220"/>
  </w:num>
  <w:num w:numId="202" w16cid:durableId="1804228206">
    <w:abstractNumId w:val="192"/>
  </w:num>
  <w:num w:numId="203" w16cid:durableId="1610118732">
    <w:abstractNumId w:val="3"/>
  </w:num>
  <w:num w:numId="204" w16cid:durableId="1389037758">
    <w:abstractNumId w:val="37"/>
  </w:num>
  <w:num w:numId="205" w16cid:durableId="1380781117">
    <w:abstractNumId w:val="14"/>
  </w:num>
  <w:num w:numId="206" w16cid:durableId="193658891">
    <w:abstractNumId w:val="56"/>
  </w:num>
  <w:num w:numId="207" w16cid:durableId="1150756853">
    <w:abstractNumId w:val="182"/>
  </w:num>
  <w:num w:numId="208" w16cid:durableId="2065637528">
    <w:abstractNumId w:val="71"/>
  </w:num>
  <w:num w:numId="209" w16cid:durableId="775640806">
    <w:abstractNumId w:val="69"/>
  </w:num>
  <w:num w:numId="210" w16cid:durableId="220603038">
    <w:abstractNumId w:val="1"/>
  </w:num>
  <w:num w:numId="211" w16cid:durableId="1147939215">
    <w:abstractNumId w:val="66"/>
  </w:num>
  <w:num w:numId="212" w16cid:durableId="1314094691">
    <w:abstractNumId w:val="12"/>
  </w:num>
  <w:num w:numId="213" w16cid:durableId="731196604">
    <w:abstractNumId w:val="207"/>
  </w:num>
  <w:num w:numId="214" w16cid:durableId="758871875">
    <w:abstractNumId w:val="211"/>
  </w:num>
  <w:num w:numId="215" w16cid:durableId="1339894254">
    <w:abstractNumId w:val="43"/>
  </w:num>
  <w:num w:numId="216" w16cid:durableId="308169881">
    <w:abstractNumId w:val="160"/>
  </w:num>
  <w:num w:numId="217" w16cid:durableId="1947809845">
    <w:abstractNumId w:val="197"/>
  </w:num>
  <w:num w:numId="218" w16cid:durableId="1430808001">
    <w:abstractNumId w:val="27"/>
  </w:num>
  <w:num w:numId="219" w16cid:durableId="676425423">
    <w:abstractNumId w:val="188"/>
  </w:num>
  <w:num w:numId="220" w16cid:durableId="1971473309">
    <w:abstractNumId w:val="193"/>
  </w:num>
  <w:num w:numId="221" w16cid:durableId="1605074092">
    <w:abstractNumId w:val="252"/>
  </w:num>
  <w:num w:numId="222" w16cid:durableId="711417083">
    <w:abstractNumId w:val="88"/>
  </w:num>
  <w:num w:numId="223" w16cid:durableId="999189153">
    <w:abstractNumId w:val="149"/>
  </w:num>
  <w:num w:numId="224" w16cid:durableId="1879273893">
    <w:abstractNumId w:val="213"/>
  </w:num>
  <w:num w:numId="225" w16cid:durableId="1969778925">
    <w:abstractNumId w:val="63"/>
  </w:num>
  <w:num w:numId="226" w16cid:durableId="1777557047">
    <w:abstractNumId w:val="16"/>
  </w:num>
  <w:num w:numId="227" w16cid:durableId="746268687">
    <w:abstractNumId w:val="116"/>
  </w:num>
  <w:num w:numId="228" w16cid:durableId="77798283">
    <w:abstractNumId w:val="254"/>
  </w:num>
  <w:num w:numId="229" w16cid:durableId="413868100">
    <w:abstractNumId w:val="38"/>
  </w:num>
  <w:num w:numId="230" w16cid:durableId="7221012">
    <w:abstractNumId w:val="0"/>
  </w:num>
  <w:num w:numId="231" w16cid:durableId="1076636329">
    <w:abstractNumId w:val="198"/>
  </w:num>
  <w:num w:numId="232" w16cid:durableId="1533376602">
    <w:abstractNumId w:val="141"/>
  </w:num>
  <w:num w:numId="233" w16cid:durableId="1372025626">
    <w:abstractNumId w:val="235"/>
  </w:num>
  <w:num w:numId="234" w16cid:durableId="1830368332">
    <w:abstractNumId w:val="22"/>
  </w:num>
  <w:num w:numId="235" w16cid:durableId="870269343">
    <w:abstractNumId w:val="11"/>
  </w:num>
  <w:num w:numId="236" w16cid:durableId="692655333">
    <w:abstractNumId w:val="46"/>
  </w:num>
  <w:num w:numId="237" w16cid:durableId="1980844430">
    <w:abstractNumId w:val="120"/>
  </w:num>
  <w:num w:numId="238" w16cid:durableId="622617943">
    <w:abstractNumId w:val="32"/>
  </w:num>
  <w:num w:numId="239" w16cid:durableId="56099074">
    <w:abstractNumId w:val="42"/>
  </w:num>
  <w:num w:numId="240" w16cid:durableId="1593589447">
    <w:abstractNumId w:val="203"/>
  </w:num>
  <w:num w:numId="241" w16cid:durableId="982386505">
    <w:abstractNumId w:val="55"/>
  </w:num>
  <w:num w:numId="242" w16cid:durableId="76680198">
    <w:abstractNumId w:val="112"/>
  </w:num>
  <w:num w:numId="243" w16cid:durableId="1182277475">
    <w:abstractNumId w:val="245"/>
  </w:num>
  <w:num w:numId="244" w16cid:durableId="881864540">
    <w:abstractNumId w:val="117"/>
  </w:num>
  <w:num w:numId="245" w16cid:durableId="61490269">
    <w:abstractNumId w:val="57"/>
  </w:num>
  <w:num w:numId="246" w16cid:durableId="1474834488">
    <w:abstractNumId w:val="217"/>
  </w:num>
  <w:num w:numId="247" w16cid:durableId="976565102">
    <w:abstractNumId w:val="130"/>
  </w:num>
  <w:num w:numId="248" w16cid:durableId="1041050404">
    <w:abstractNumId w:val="158"/>
  </w:num>
  <w:num w:numId="249" w16cid:durableId="956713773">
    <w:abstractNumId w:val="75"/>
  </w:num>
  <w:num w:numId="250" w16cid:durableId="1255358276">
    <w:abstractNumId w:val="126"/>
  </w:num>
  <w:num w:numId="251" w16cid:durableId="1493907184">
    <w:abstractNumId w:val="150"/>
  </w:num>
  <w:num w:numId="252" w16cid:durableId="942998612">
    <w:abstractNumId w:val="244"/>
  </w:num>
  <w:num w:numId="253" w16cid:durableId="1825582343">
    <w:abstractNumId w:val="131"/>
  </w:num>
  <w:num w:numId="254" w16cid:durableId="2032027998">
    <w:abstractNumId w:val="74"/>
  </w:num>
  <w:num w:numId="255" w16cid:durableId="1703166420">
    <w:abstractNumId w:val="199"/>
  </w:num>
  <w:num w:numId="256" w16cid:durableId="1659726275">
    <w:abstractNumId w:val="33"/>
  </w:num>
  <w:num w:numId="257" w16cid:durableId="726073848">
    <w:abstractNumId w:val="109"/>
  </w:num>
  <w:numIdMacAtCleanup w:val="2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efaultTableStyle w:val="4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8D7"/>
    <w:rsid w:val="000026B6"/>
    <w:rsid w:val="00005422"/>
    <w:rsid w:val="0000590A"/>
    <w:rsid w:val="00005D7F"/>
    <w:rsid w:val="00010EDB"/>
    <w:rsid w:val="00010F5B"/>
    <w:rsid w:val="00024D8B"/>
    <w:rsid w:val="00027F94"/>
    <w:rsid w:val="00035F87"/>
    <w:rsid w:val="00040A0C"/>
    <w:rsid w:val="00040D73"/>
    <w:rsid w:val="00051672"/>
    <w:rsid w:val="00051CB6"/>
    <w:rsid w:val="00053559"/>
    <w:rsid w:val="00054599"/>
    <w:rsid w:val="000632E0"/>
    <w:rsid w:val="00066FD3"/>
    <w:rsid w:val="000672DE"/>
    <w:rsid w:val="0007279E"/>
    <w:rsid w:val="00074E35"/>
    <w:rsid w:val="000754BC"/>
    <w:rsid w:val="00077477"/>
    <w:rsid w:val="0009085C"/>
    <w:rsid w:val="00091506"/>
    <w:rsid w:val="000927C5"/>
    <w:rsid w:val="000951FE"/>
    <w:rsid w:val="000B1D73"/>
    <w:rsid w:val="000B35D5"/>
    <w:rsid w:val="000B6189"/>
    <w:rsid w:val="000C2248"/>
    <w:rsid w:val="000C353C"/>
    <w:rsid w:val="000C4693"/>
    <w:rsid w:val="000D088A"/>
    <w:rsid w:val="000D2778"/>
    <w:rsid w:val="000D5362"/>
    <w:rsid w:val="000E2710"/>
    <w:rsid w:val="000E28E9"/>
    <w:rsid w:val="000E34BF"/>
    <w:rsid w:val="000F197A"/>
    <w:rsid w:val="000F1A53"/>
    <w:rsid w:val="000F1BB3"/>
    <w:rsid w:val="000F6C85"/>
    <w:rsid w:val="000F7EEF"/>
    <w:rsid w:val="00107A2C"/>
    <w:rsid w:val="0011164C"/>
    <w:rsid w:val="00112F51"/>
    <w:rsid w:val="001152BF"/>
    <w:rsid w:val="00116453"/>
    <w:rsid w:val="00123184"/>
    <w:rsid w:val="00123914"/>
    <w:rsid w:val="0012460E"/>
    <w:rsid w:val="00124DB9"/>
    <w:rsid w:val="00127787"/>
    <w:rsid w:val="0012778B"/>
    <w:rsid w:val="00131F0B"/>
    <w:rsid w:val="0013304C"/>
    <w:rsid w:val="00134146"/>
    <w:rsid w:val="00134678"/>
    <w:rsid w:val="00142D3F"/>
    <w:rsid w:val="001432F7"/>
    <w:rsid w:val="001448E1"/>
    <w:rsid w:val="00145A24"/>
    <w:rsid w:val="001463D3"/>
    <w:rsid w:val="001538EA"/>
    <w:rsid w:val="00153AD7"/>
    <w:rsid w:val="00163955"/>
    <w:rsid w:val="00166D26"/>
    <w:rsid w:val="00174EDD"/>
    <w:rsid w:val="00177DA4"/>
    <w:rsid w:val="00177F4E"/>
    <w:rsid w:val="00180966"/>
    <w:rsid w:val="001860F3"/>
    <w:rsid w:val="00187009"/>
    <w:rsid w:val="00193A38"/>
    <w:rsid w:val="001A1934"/>
    <w:rsid w:val="001A252C"/>
    <w:rsid w:val="001A5557"/>
    <w:rsid w:val="001B6A08"/>
    <w:rsid w:val="001B7AD5"/>
    <w:rsid w:val="001C0452"/>
    <w:rsid w:val="001C6432"/>
    <w:rsid w:val="001D37DB"/>
    <w:rsid w:val="001D45FA"/>
    <w:rsid w:val="001E532E"/>
    <w:rsid w:val="001E56C0"/>
    <w:rsid w:val="001F0089"/>
    <w:rsid w:val="001F01B1"/>
    <w:rsid w:val="001F03A6"/>
    <w:rsid w:val="001F39E6"/>
    <w:rsid w:val="00205410"/>
    <w:rsid w:val="002108AD"/>
    <w:rsid w:val="00210BA3"/>
    <w:rsid w:val="00211D79"/>
    <w:rsid w:val="00213D0A"/>
    <w:rsid w:val="0021470F"/>
    <w:rsid w:val="002207E0"/>
    <w:rsid w:val="00225DEA"/>
    <w:rsid w:val="00227F80"/>
    <w:rsid w:val="00240238"/>
    <w:rsid w:val="002438DD"/>
    <w:rsid w:val="00244706"/>
    <w:rsid w:val="00244D3F"/>
    <w:rsid w:val="00253138"/>
    <w:rsid w:val="00253F02"/>
    <w:rsid w:val="00255403"/>
    <w:rsid w:val="00264C25"/>
    <w:rsid w:val="0027456F"/>
    <w:rsid w:val="00274680"/>
    <w:rsid w:val="00274996"/>
    <w:rsid w:val="0027686B"/>
    <w:rsid w:val="002803CC"/>
    <w:rsid w:val="00281C18"/>
    <w:rsid w:val="0028509A"/>
    <w:rsid w:val="0028525A"/>
    <w:rsid w:val="00294729"/>
    <w:rsid w:val="002A055B"/>
    <w:rsid w:val="002A3F2B"/>
    <w:rsid w:val="002A53E4"/>
    <w:rsid w:val="002B03DE"/>
    <w:rsid w:val="002B2154"/>
    <w:rsid w:val="002C2502"/>
    <w:rsid w:val="002D1949"/>
    <w:rsid w:val="002D37AC"/>
    <w:rsid w:val="002D5A7D"/>
    <w:rsid w:val="002D6786"/>
    <w:rsid w:val="002D6D91"/>
    <w:rsid w:val="002E1C5C"/>
    <w:rsid w:val="002E4FBF"/>
    <w:rsid w:val="002E5174"/>
    <w:rsid w:val="002F3B8A"/>
    <w:rsid w:val="002F6B88"/>
    <w:rsid w:val="0030160A"/>
    <w:rsid w:val="00306086"/>
    <w:rsid w:val="00317AD9"/>
    <w:rsid w:val="00322DFF"/>
    <w:rsid w:val="00324B9A"/>
    <w:rsid w:val="003250A4"/>
    <w:rsid w:val="00331D14"/>
    <w:rsid w:val="00333E38"/>
    <w:rsid w:val="00341582"/>
    <w:rsid w:val="003432D2"/>
    <w:rsid w:val="00347226"/>
    <w:rsid w:val="003476F5"/>
    <w:rsid w:val="00355E18"/>
    <w:rsid w:val="0035670E"/>
    <w:rsid w:val="0036127F"/>
    <w:rsid w:val="00361898"/>
    <w:rsid w:val="00365918"/>
    <w:rsid w:val="003726F3"/>
    <w:rsid w:val="003759A5"/>
    <w:rsid w:val="00377B80"/>
    <w:rsid w:val="00384F24"/>
    <w:rsid w:val="0039545D"/>
    <w:rsid w:val="003B0283"/>
    <w:rsid w:val="003B0286"/>
    <w:rsid w:val="003B27D2"/>
    <w:rsid w:val="003B3413"/>
    <w:rsid w:val="003C2F70"/>
    <w:rsid w:val="003C7FAE"/>
    <w:rsid w:val="003D1641"/>
    <w:rsid w:val="003D253C"/>
    <w:rsid w:val="003D3C4F"/>
    <w:rsid w:val="003E0761"/>
    <w:rsid w:val="003E4BA1"/>
    <w:rsid w:val="003E7068"/>
    <w:rsid w:val="003F175B"/>
    <w:rsid w:val="003F3A5A"/>
    <w:rsid w:val="003F6D2E"/>
    <w:rsid w:val="0040113A"/>
    <w:rsid w:val="0040137F"/>
    <w:rsid w:val="0040619C"/>
    <w:rsid w:val="004065CF"/>
    <w:rsid w:val="00413016"/>
    <w:rsid w:val="00414082"/>
    <w:rsid w:val="00414D06"/>
    <w:rsid w:val="00434CEE"/>
    <w:rsid w:val="004424E9"/>
    <w:rsid w:val="004442DD"/>
    <w:rsid w:val="00462742"/>
    <w:rsid w:val="004665A6"/>
    <w:rsid w:val="00466CE9"/>
    <w:rsid w:val="0047383F"/>
    <w:rsid w:val="004753DB"/>
    <w:rsid w:val="004755FF"/>
    <w:rsid w:val="00477638"/>
    <w:rsid w:val="004841AD"/>
    <w:rsid w:val="004865B1"/>
    <w:rsid w:val="00490A4D"/>
    <w:rsid w:val="00492348"/>
    <w:rsid w:val="00492B6C"/>
    <w:rsid w:val="0049563F"/>
    <w:rsid w:val="00496607"/>
    <w:rsid w:val="00497B6B"/>
    <w:rsid w:val="004A3882"/>
    <w:rsid w:val="004B0925"/>
    <w:rsid w:val="004C2F0A"/>
    <w:rsid w:val="004C33BC"/>
    <w:rsid w:val="004D2719"/>
    <w:rsid w:val="004D7138"/>
    <w:rsid w:val="004E0334"/>
    <w:rsid w:val="004E084F"/>
    <w:rsid w:val="004E1741"/>
    <w:rsid w:val="004E57E4"/>
    <w:rsid w:val="004F4674"/>
    <w:rsid w:val="004F53FB"/>
    <w:rsid w:val="004F7043"/>
    <w:rsid w:val="00502ED8"/>
    <w:rsid w:val="00503AD7"/>
    <w:rsid w:val="00505D50"/>
    <w:rsid w:val="00507965"/>
    <w:rsid w:val="00520D52"/>
    <w:rsid w:val="00526E69"/>
    <w:rsid w:val="00526EE0"/>
    <w:rsid w:val="00527283"/>
    <w:rsid w:val="00527DDF"/>
    <w:rsid w:val="00530908"/>
    <w:rsid w:val="00531D95"/>
    <w:rsid w:val="005328A0"/>
    <w:rsid w:val="00541BBB"/>
    <w:rsid w:val="00546A29"/>
    <w:rsid w:val="00553277"/>
    <w:rsid w:val="00553B36"/>
    <w:rsid w:val="005547CD"/>
    <w:rsid w:val="00565EF6"/>
    <w:rsid w:val="0056632B"/>
    <w:rsid w:val="005722C9"/>
    <w:rsid w:val="0057714F"/>
    <w:rsid w:val="0058590F"/>
    <w:rsid w:val="00585DB3"/>
    <w:rsid w:val="0059061A"/>
    <w:rsid w:val="00590A6D"/>
    <w:rsid w:val="00590AFC"/>
    <w:rsid w:val="00590CC4"/>
    <w:rsid w:val="005928FF"/>
    <w:rsid w:val="00597E99"/>
    <w:rsid w:val="005A2C1B"/>
    <w:rsid w:val="005A3841"/>
    <w:rsid w:val="005A43C4"/>
    <w:rsid w:val="005C2237"/>
    <w:rsid w:val="005C5B16"/>
    <w:rsid w:val="005E0370"/>
    <w:rsid w:val="005E06A3"/>
    <w:rsid w:val="005E0ABC"/>
    <w:rsid w:val="005E7625"/>
    <w:rsid w:val="005E7F36"/>
    <w:rsid w:val="005F2F0C"/>
    <w:rsid w:val="005F4C88"/>
    <w:rsid w:val="005F76BE"/>
    <w:rsid w:val="006001D4"/>
    <w:rsid w:val="00603C7A"/>
    <w:rsid w:val="006056CA"/>
    <w:rsid w:val="00611AA6"/>
    <w:rsid w:val="00611B59"/>
    <w:rsid w:val="00630727"/>
    <w:rsid w:val="00640E7E"/>
    <w:rsid w:val="00643146"/>
    <w:rsid w:val="00645625"/>
    <w:rsid w:val="00646086"/>
    <w:rsid w:val="006508A4"/>
    <w:rsid w:val="00653882"/>
    <w:rsid w:val="0065479C"/>
    <w:rsid w:val="00656C60"/>
    <w:rsid w:val="00666125"/>
    <w:rsid w:val="00667A83"/>
    <w:rsid w:val="00667B61"/>
    <w:rsid w:val="00667C73"/>
    <w:rsid w:val="006812A5"/>
    <w:rsid w:val="0068214D"/>
    <w:rsid w:val="006834CC"/>
    <w:rsid w:val="00683E7B"/>
    <w:rsid w:val="0069215A"/>
    <w:rsid w:val="00697612"/>
    <w:rsid w:val="006A1BD7"/>
    <w:rsid w:val="006B6556"/>
    <w:rsid w:val="006B7DB2"/>
    <w:rsid w:val="006C3F54"/>
    <w:rsid w:val="006C4C44"/>
    <w:rsid w:val="006C4CA5"/>
    <w:rsid w:val="006D00E0"/>
    <w:rsid w:val="006D281E"/>
    <w:rsid w:val="006D4CAA"/>
    <w:rsid w:val="006D659B"/>
    <w:rsid w:val="006E641B"/>
    <w:rsid w:val="007008E7"/>
    <w:rsid w:val="00700CD2"/>
    <w:rsid w:val="0070167C"/>
    <w:rsid w:val="00704581"/>
    <w:rsid w:val="00713B1C"/>
    <w:rsid w:val="0072746B"/>
    <w:rsid w:val="00732A72"/>
    <w:rsid w:val="00733588"/>
    <w:rsid w:val="00737BC4"/>
    <w:rsid w:val="007409FE"/>
    <w:rsid w:val="00746331"/>
    <w:rsid w:val="00755D11"/>
    <w:rsid w:val="00756E3E"/>
    <w:rsid w:val="00757686"/>
    <w:rsid w:val="00763F6C"/>
    <w:rsid w:val="007652E1"/>
    <w:rsid w:val="00766D80"/>
    <w:rsid w:val="007671E6"/>
    <w:rsid w:val="007751C6"/>
    <w:rsid w:val="00775C4B"/>
    <w:rsid w:val="00782A1C"/>
    <w:rsid w:val="00782E02"/>
    <w:rsid w:val="00784486"/>
    <w:rsid w:val="00785EC9"/>
    <w:rsid w:val="0079418C"/>
    <w:rsid w:val="00797958"/>
    <w:rsid w:val="007A1387"/>
    <w:rsid w:val="007A5F70"/>
    <w:rsid w:val="007B6C91"/>
    <w:rsid w:val="007B78D7"/>
    <w:rsid w:val="007C3C77"/>
    <w:rsid w:val="007D6761"/>
    <w:rsid w:val="007D6A49"/>
    <w:rsid w:val="007E0067"/>
    <w:rsid w:val="007E332E"/>
    <w:rsid w:val="007E495F"/>
    <w:rsid w:val="007E7E9E"/>
    <w:rsid w:val="007F0DF7"/>
    <w:rsid w:val="007F3A26"/>
    <w:rsid w:val="007F6C08"/>
    <w:rsid w:val="007F76AE"/>
    <w:rsid w:val="0080103B"/>
    <w:rsid w:val="00804F60"/>
    <w:rsid w:val="00820A5C"/>
    <w:rsid w:val="00820BD8"/>
    <w:rsid w:val="00825D80"/>
    <w:rsid w:val="00827991"/>
    <w:rsid w:val="00830CDF"/>
    <w:rsid w:val="00832CE4"/>
    <w:rsid w:val="0083486C"/>
    <w:rsid w:val="008365A7"/>
    <w:rsid w:val="00840144"/>
    <w:rsid w:val="00842BA1"/>
    <w:rsid w:val="00843BA5"/>
    <w:rsid w:val="008508BE"/>
    <w:rsid w:val="00856D11"/>
    <w:rsid w:val="00860AD1"/>
    <w:rsid w:val="008616AB"/>
    <w:rsid w:val="00861E4F"/>
    <w:rsid w:val="0087447C"/>
    <w:rsid w:val="00884D97"/>
    <w:rsid w:val="0089326A"/>
    <w:rsid w:val="008A199E"/>
    <w:rsid w:val="008A26FE"/>
    <w:rsid w:val="008A48F4"/>
    <w:rsid w:val="008B0132"/>
    <w:rsid w:val="008B0968"/>
    <w:rsid w:val="008B673D"/>
    <w:rsid w:val="008C1276"/>
    <w:rsid w:val="008C2628"/>
    <w:rsid w:val="008C325D"/>
    <w:rsid w:val="008C4211"/>
    <w:rsid w:val="008D090A"/>
    <w:rsid w:val="008D687E"/>
    <w:rsid w:val="008F0656"/>
    <w:rsid w:val="008F160B"/>
    <w:rsid w:val="00900E49"/>
    <w:rsid w:val="00902FB7"/>
    <w:rsid w:val="00904E55"/>
    <w:rsid w:val="00910E7A"/>
    <w:rsid w:val="00911542"/>
    <w:rsid w:val="00913A9F"/>
    <w:rsid w:val="00921519"/>
    <w:rsid w:val="00927DFB"/>
    <w:rsid w:val="00933C3A"/>
    <w:rsid w:val="00940BFF"/>
    <w:rsid w:val="00941475"/>
    <w:rsid w:val="009435B0"/>
    <w:rsid w:val="00946F67"/>
    <w:rsid w:val="00955430"/>
    <w:rsid w:val="00962461"/>
    <w:rsid w:val="00980BB9"/>
    <w:rsid w:val="009932DE"/>
    <w:rsid w:val="00993A16"/>
    <w:rsid w:val="009A37E7"/>
    <w:rsid w:val="009A4C4E"/>
    <w:rsid w:val="009A65DB"/>
    <w:rsid w:val="009A7EF4"/>
    <w:rsid w:val="009B3E77"/>
    <w:rsid w:val="009B5D22"/>
    <w:rsid w:val="009C0AC9"/>
    <w:rsid w:val="009C1032"/>
    <w:rsid w:val="009C2812"/>
    <w:rsid w:val="009C7C60"/>
    <w:rsid w:val="009D0161"/>
    <w:rsid w:val="009D209A"/>
    <w:rsid w:val="009D4AD4"/>
    <w:rsid w:val="009D4BBB"/>
    <w:rsid w:val="009D6168"/>
    <w:rsid w:val="009E1A17"/>
    <w:rsid w:val="009E27B1"/>
    <w:rsid w:val="009E4E2B"/>
    <w:rsid w:val="009E501D"/>
    <w:rsid w:val="00A04D49"/>
    <w:rsid w:val="00A21546"/>
    <w:rsid w:val="00A245D8"/>
    <w:rsid w:val="00A24A6F"/>
    <w:rsid w:val="00A313E5"/>
    <w:rsid w:val="00A339F8"/>
    <w:rsid w:val="00A33D73"/>
    <w:rsid w:val="00A33DE4"/>
    <w:rsid w:val="00A34FE2"/>
    <w:rsid w:val="00A4222B"/>
    <w:rsid w:val="00A52CF5"/>
    <w:rsid w:val="00A643B7"/>
    <w:rsid w:val="00A65A98"/>
    <w:rsid w:val="00A6612A"/>
    <w:rsid w:val="00A67C6D"/>
    <w:rsid w:val="00A7304C"/>
    <w:rsid w:val="00A73D76"/>
    <w:rsid w:val="00A74318"/>
    <w:rsid w:val="00A75B8C"/>
    <w:rsid w:val="00A75F82"/>
    <w:rsid w:val="00A80F85"/>
    <w:rsid w:val="00A85329"/>
    <w:rsid w:val="00AA659A"/>
    <w:rsid w:val="00AB0F5B"/>
    <w:rsid w:val="00AB3355"/>
    <w:rsid w:val="00AB580F"/>
    <w:rsid w:val="00AB5DA9"/>
    <w:rsid w:val="00AC0C77"/>
    <w:rsid w:val="00AC2730"/>
    <w:rsid w:val="00AD5D97"/>
    <w:rsid w:val="00AE0AFD"/>
    <w:rsid w:val="00AE4AB9"/>
    <w:rsid w:val="00AE4D0C"/>
    <w:rsid w:val="00AF7548"/>
    <w:rsid w:val="00B025BD"/>
    <w:rsid w:val="00B04A5D"/>
    <w:rsid w:val="00B06C72"/>
    <w:rsid w:val="00B122A8"/>
    <w:rsid w:val="00B123C1"/>
    <w:rsid w:val="00B140B6"/>
    <w:rsid w:val="00B20429"/>
    <w:rsid w:val="00B246CF"/>
    <w:rsid w:val="00B340B3"/>
    <w:rsid w:val="00B343BB"/>
    <w:rsid w:val="00B36CC9"/>
    <w:rsid w:val="00B42E55"/>
    <w:rsid w:val="00B431E7"/>
    <w:rsid w:val="00B60983"/>
    <w:rsid w:val="00B73A37"/>
    <w:rsid w:val="00B82058"/>
    <w:rsid w:val="00B84179"/>
    <w:rsid w:val="00B84451"/>
    <w:rsid w:val="00B85000"/>
    <w:rsid w:val="00B94BB3"/>
    <w:rsid w:val="00B95A9F"/>
    <w:rsid w:val="00B96871"/>
    <w:rsid w:val="00BA20F7"/>
    <w:rsid w:val="00BB73B9"/>
    <w:rsid w:val="00BC0032"/>
    <w:rsid w:val="00BC17F8"/>
    <w:rsid w:val="00BC5008"/>
    <w:rsid w:val="00BC76DB"/>
    <w:rsid w:val="00BD54E7"/>
    <w:rsid w:val="00BD75DE"/>
    <w:rsid w:val="00BE2C98"/>
    <w:rsid w:val="00BE4979"/>
    <w:rsid w:val="00BE5846"/>
    <w:rsid w:val="00BE748B"/>
    <w:rsid w:val="00BF27D9"/>
    <w:rsid w:val="00BF3A92"/>
    <w:rsid w:val="00BF4063"/>
    <w:rsid w:val="00BF7F1E"/>
    <w:rsid w:val="00C02394"/>
    <w:rsid w:val="00C054CF"/>
    <w:rsid w:val="00C1019B"/>
    <w:rsid w:val="00C14BB7"/>
    <w:rsid w:val="00C171A7"/>
    <w:rsid w:val="00C218D8"/>
    <w:rsid w:val="00C23D69"/>
    <w:rsid w:val="00C33198"/>
    <w:rsid w:val="00C33928"/>
    <w:rsid w:val="00C34A47"/>
    <w:rsid w:val="00C35488"/>
    <w:rsid w:val="00C42C16"/>
    <w:rsid w:val="00C441D3"/>
    <w:rsid w:val="00C50E36"/>
    <w:rsid w:val="00C54DFB"/>
    <w:rsid w:val="00C640FA"/>
    <w:rsid w:val="00C70150"/>
    <w:rsid w:val="00C710B6"/>
    <w:rsid w:val="00C7133D"/>
    <w:rsid w:val="00C72799"/>
    <w:rsid w:val="00C72F5E"/>
    <w:rsid w:val="00C76FB3"/>
    <w:rsid w:val="00C80BB3"/>
    <w:rsid w:val="00C8276F"/>
    <w:rsid w:val="00C83F60"/>
    <w:rsid w:val="00C876FD"/>
    <w:rsid w:val="00C915B9"/>
    <w:rsid w:val="00C9256F"/>
    <w:rsid w:val="00C93C65"/>
    <w:rsid w:val="00C978DE"/>
    <w:rsid w:val="00CB1216"/>
    <w:rsid w:val="00CB4AAC"/>
    <w:rsid w:val="00CB4DDF"/>
    <w:rsid w:val="00CE4930"/>
    <w:rsid w:val="00CE6B94"/>
    <w:rsid w:val="00CE796C"/>
    <w:rsid w:val="00CF3EE3"/>
    <w:rsid w:val="00CF52B1"/>
    <w:rsid w:val="00D02BDB"/>
    <w:rsid w:val="00D061F8"/>
    <w:rsid w:val="00D10BC5"/>
    <w:rsid w:val="00D118D1"/>
    <w:rsid w:val="00D17E98"/>
    <w:rsid w:val="00D20DEF"/>
    <w:rsid w:val="00D2392A"/>
    <w:rsid w:val="00D25049"/>
    <w:rsid w:val="00D25C01"/>
    <w:rsid w:val="00D323E4"/>
    <w:rsid w:val="00D40D13"/>
    <w:rsid w:val="00D46B3B"/>
    <w:rsid w:val="00D64057"/>
    <w:rsid w:val="00D70B28"/>
    <w:rsid w:val="00D73D06"/>
    <w:rsid w:val="00D8672E"/>
    <w:rsid w:val="00D93141"/>
    <w:rsid w:val="00D953E4"/>
    <w:rsid w:val="00D97BE8"/>
    <w:rsid w:val="00DA067D"/>
    <w:rsid w:val="00DA1A38"/>
    <w:rsid w:val="00DB3E94"/>
    <w:rsid w:val="00DB7B82"/>
    <w:rsid w:val="00DC0EAC"/>
    <w:rsid w:val="00DC35B9"/>
    <w:rsid w:val="00DC7258"/>
    <w:rsid w:val="00DC785F"/>
    <w:rsid w:val="00DD4725"/>
    <w:rsid w:val="00DE0981"/>
    <w:rsid w:val="00DE1BEE"/>
    <w:rsid w:val="00DE5E1B"/>
    <w:rsid w:val="00DF6119"/>
    <w:rsid w:val="00E022BC"/>
    <w:rsid w:val="00E07960"/>
    <w:rsid w:val="00E10C8E"/>
    <w:rsid w:val="00E178B4"/>
    <w:rsid w:val="00E2121B"/>
    <w:rsid w:val="00E21AA3"/>
    <w:rsid w:val="00E22108"/>
    <w:rsid w:val="00E24F37"/>
    <w:rsid w:val="00E3328D"/>
    <w:rsid w:val="00E34480"/>
    <w:rsid w:val="00E36F09"/>
    <w:rsid w:val="00E450B0"/>
    <w:rsid w:val="00E45E64"/>
    <w:rsid w:val="00E511DB"/>
    <w:rsid w:val="00E57799"/>
    <w:rsid w:val="00E60073"/>
    <w:rsid w:val="00E64729"/>
    <w:rsid w:val="00E66A55"/>
    <w:rsid w:val="00E67FA4"/>
    <w:rsid w:val="00E7073A"/>
    <w:rsid w:val="00E72692"/>
    <w:rsid w:val="00E77F96"/>
    <w:rsid w:val="00E85907"/>
    <w:rsid w:val="00E907E1"/>
    <w:rsid w:val="00E9305D"/>
    <w:rsid w:val="00EA5549"/>
    <w:rsid w:val="00EB4BBB"/>
    <w:rsid w:val="00EB6DC1"/>
    <w:rsid w:val="00EC3BAA"/>
    <w:rsid w:val="00EC6483"/>
    <w:rsid w:val="00ED0EA7"/>
    <w:rsid w:val="00ED7004"/>
    <w:rsid w:val="00EE27A9"/>
    <w:rsid w:val="00EE3463"/>
    <w:rsid w:val="00EE5EAD"/>
    <w:rsid w:val="00EE5F26"/>
    <w:rsid w:val="00EE658E"/>
    <w:rsid w:val="00F00EF4"/>
    <w:rsid w:val="00F0364E"/>
    <w:rsid w:val="00F110D7"/>
    <w:rsid w:val="00F13067"/>
    <w:rsid w:val="00F2398F"/>
    <w:rsid w:val="00F35EC2"/>
    <w:rsid w:val="00F36BB6"/>
    <w:rsid w:val="00F41B1A"/>
    <w:rsid w:val="00F4253F"/>
    <w:rsid w:val="00F43D65"/>
    <w:rsid w:val="00F4503E"/>
    <w:rsid w:val="00F4668E"/>
    <w:rsid w:val="00F526B7"/>
    <w:rsid w:val="00F61DFB"/>
    <w:rsid w:val="00F626E3"/>
    <w:rsid w:val="00F64585"/>
    <w:rsid w:val="00F71CA0"/>
    <w:rsid w:val="00F71CE3"/>
    <w:rsid w:val="00F80AD9"/>
    <w:rsid w:val="00F8353B"/>
    <w:rsid w:val="00F9486B"/>
    <w:rsid w:val="00FA1356"/>
    <w:rsid w:val="00FA1C59"/>
    <w:rsid w:val="00FC394B"/>
    <w:rsid w:val="00FC456C"/>
    <w:rsid w:val="00FC6173"/>
    <w:rsid w:val="00FC713B"/>
    <w:rsid w:val="00FE0D78"/>
    <w:rsid w:val="00FF2D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629CA9"/>
  <w15:chartTrackingRefBased/>
  <w15:docId w15:val="{95E3A8E4-5053-44A6-9ABE-26BA39A33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B78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7B78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7B78D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7B78D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7B78D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7B78D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B78D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B78D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B78D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78D7"/>
    <w:rPr>
      <w:rFonts w:asciiTheme="majorHAnsi" w:eastAsiaTheme="majorEastAsia" w:hAnsiTheme="majorHAnsi" w:cstheme="majorBidi"/>
      <w:color w:val="0F4761" w:themeColor="accent1" w:themeShade="BF"/>
      <w:sz w:val="40"/>
      <w:szCs w:val="40"/>
    </w:rPr>
  </w:style>
  <w:style w:type="character" w:customStyle="1" w:styleId="20">
    <w:name w:val="标题 2 字符"/>
    <w:basedOn w:val="a0"/>
    <w:link w:val="2"/>
    <w:uiPriority w:val="9"/>
    <w:rsid w:val="007B78D7"/>
    <w:rPr>
      <w:rFonts w:asciiTheme="majorHAnsi" w:eastAsiaTheme="majorEastAsia" w:hAnsiTheme="majorHAnsi" w:cstheme="majorBidi"/>
      <w:color w:val="0F4761" w:themeColor="accent1" w:themeShade="BF"/>
      <w:sz w:val="32"/>
      <w:szCs w:val="32"/>
    </w:rPr>
  </w:style>
  <w:style w:type="character" w:customStyle="1" w:styleId="30">
    <w:name w:val="标题 3 字符"/>
    <w:basedOn w:val="a0"/>
    <w:link w:val="3"/>
    <w:uiPriority w:val="9"/>
    <w:rsid w:val="007B78D7"/>
    <w:rPr>
      <w:rFonts w:eastAsiaTheme="majorEastAsia" w:cstheme="majorBidi"/>
      <w:color w:val="0F4761" w:themeColor="accent1" w:themeShade="BF"/>
      <w:sz w:val="28"/>
      <w:szCs w:val="28"/>
    </w:rPr>
  </w:style>
  <w:style w:type="character" w:customStyle="1" w:styleId="40">
    <w:name w:val="标题 4 字符"/>
    <w:basedOn w:val="a0"/>
    <w:link w:val="4"/>
    <w:uiPriority w:val="9"/>
    <w:rsid w:val="007B78D7"/>
    <w:rPr>
      <w:rFonts w:eastAsiaTheme="majorEastAsia" w:cstheme="majorBidi"/>
      <w:i/>
      <w:iCs/>
      <w:color w:val="0F4761" w:themeColor="accent1" w:themeShade="BF"/>
    </w:rPr>
  </w:style>
  <w:style w:type="character" w:customStyle="1" w:styleId="50">
    <w:name w:val="标题 5 字符"/>
    <w:basedOn w:val="a0"/>
    <w:link w:val="5"/>
    <w:uiPriority w:val="9"/>
    <w:rsid w:val="007B78D7"/>
    <w:rPr>
      <w:rFonts w:eastAsiaTheme="majorEastAsia" w:cstheme="majorBidi"/>
      <w:color w:val="0F4761" w:themeColor="accent1" w:themeShade="BF"/>
    </w:rPr>
  </w:style>
  <w:style w:type="character" w:customStyle="1" w:styleId="60">
    <w:name w:val="标题 6 字符"/>
    <w:basedOn w:val="a0"/>
    <w:link w:val="6"/>
    <w:uiPriority w:val="9"/>
    <w:semiHidden/>
    <w:rsid w:val="007B78D7"/>
    <w:rPr>
      <w:rFonts w:eastAsiaTheme="majorEastAsia" w:cstheme="majorBidi"/>
      <w:i/>
      <w:iCs/>
      <w:color w:val="595959" w:themeColor="text1" w:themeTint="A6"/>
    </w:rPr>
  </w:style>
  <w:style w:type="character" w:customStyle="1" w:styleId="70">
    <w:name w:val="标题 7 字符"/>
    <w:basedOn w:val="a0"/>
    <w:link w:val="7"/>
    <w:uiPriority w:val="9"/>
    <w:semiHidden/>
    <w:rsid w:val="007B78D7"/>
    <w:rPr>
      <w:rFonts w:eastAsiaTheme="majorEastAsia" w:cstheme="majorBidi"/>
      <w:color w:val="595959" w:themeColor="text1" w:themeTint="A6"/>
    </w:rPr>
  </w:style>
  <w:style w:type="character" w:customStyle="1" w:styleId="80">
    <w:name w:val="标题 8 字符"/>
    <w:basedOn w:val="a0"/>
    <w:link w:val="8"/>
    <w:uiPriority w:val="9"/>
    <w:semiHidden/>
    <w:rsid w:val="007B78D7"/>
    <w:rPr>
      <w:rFonts w:eastAsiaTheme="majorEastAsia" w:cstheme="majorBidi"/>
      <w:i/>
      <w:iCs/>
      <w:color w:val="272727" w:themeColor="text1" w:themeTint="D8"/>
    </w:rPr>
  </w:style>
  <w:style w:type="character" w:customStyle="1" w:styleId="90">
    <w:name w:val="标题 9 字符"/>
    <w:basedOn w:val="a0"/>
    <w:link w:val="9"/>
    <w:uiPriority w:val="9"/>
    <w:semiHidden/>
    <w:rsid w:val="007B78D7"/>
    <w:rPr>
      <w:rFonts w:eastAsiaTheme="majorEastAsia" w:cstheme="majorBidi"/>
      <w:color w:val="272727" w:themeColor="text1" w:themeTint="D8"/>
    </w:rPr>
  </w:style>
  <w:style w:type="paragraph" w:styleId="a3">
    <w:name w:val="Title"/>
    <w:basedOn w:val="a"/>
    <w:next w:val="a"/>
    <w:link w:val="a4"/>
    <w:uiPriority w:val="10"/>
    <w:qFormat/>
    <w:rsid w:val="007B78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B78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B78D7"/>
    <w:pPr>
      <w:numPr>
        <w:ilvl w:val="1"/>
      </w:numPr>
    </w:pPr>
    <w:rPr>
      <w:rFonts w:eastAsiaTheme="majorEastAsia" w:cstheme="majorBidi"/>
      <w:color w:val="595959" w:themeColor="text1" w:themeTint="A6"/>
      <w:spacing w:val="15"/>
      <w:sz w:val="28"/>
      <w:szCs w:val="28"/>
    </w:rPr>
  </w:style>
  <w:style w:type="character" w:customStyle="1" w:styleId="a6">
    <w:name w:val="副标题 字符"/>
    <w:basedOn w:val="a0"/>
    <w:link w:val="a5"/>
    <w:uiPriority w:val="11"/>
    <w:rsid w:val="007B78D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B78D7"/>
    <w:pPr>
      <w:spacing w:before="160"/>
      <w:jc w:val="center"/>
    </w:pPr>
    <w:rPr>
      <w:i/>
      <w:iCs/>
      <w:color w:val="404040" w:themeColor="text1" w:themeTint="BF"/>
    </w:rPr>
  </w:style>
  <w:style w:type="character" w:customStyle="1" w:styleId="a8">
    <w:name w:val="引用 字符"/>
    <w:basedOn w:val="a0"/>
    <w:link w:val="a7"/>
    <w:uiPriority w:val="29"/>
    <w:rsid w:val="007B78D7"/>
    <w:rPr>
      <w:i/>
      <w:iCs/>
      <w:color w:val="404040" w:themeColor="text1" w:themeTint="BF"/>
    </w:rPr>
  </w:style>
  <w:style w:type="paragraph" w:styleId="a9">
    <w:name w:val="List Paragraph"/>
    <w:basedOn w:val="a"/>
    <w:uiPriority w:val="34"/>
    <w:qFormat/>
    <w:rsid w:val="007B78D7"/>
    <w:pPr>
      <w:ind w:left="720"/>
      <w:contextualSpacing/>
    </w:pPr>
  </w:style>
  <w:style w:type="character" w:styleId="aa">
    <w:name w:val="Intense Emphasis"/>
    <w:basedOn w:val="a0"/>
    <w:uiPriority w:val="21"/>
    <w:qFormat/>
    <w:rsid w:val="007B78D7"/>
    <w:rPr>
      <w:i/>
      <w:iCs/>
      <w:color w:val="0F4761" w:themeColor="accent1" w:themeShade="BF"/>
    </w:rPr>
  </w:style>
  <w:style w:type="paragraph" w:styleId="ab">
    <w:name w:val="Intense Quote"/>
    <w:basedOn w:val="a"/>
    <w:next w:val="a"/>
    <w:link w:val="ac"/>
    <w:uiPriority w:val="30"/>
    <w:qFormat/>
    <w:rsid w:val="007B7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7B78D7"/>
    <w:rPr>
      <w:i/>
      <w:iCs/>
      <w:color w:val="0F4761" w:themeColor="accent1" w:themeShade="BF"/>
    </w:rPr>
  </w:style>
  <w:style w:type="character" w:styleId="ad">
    <w:name w:val="Intense Reference"/>
    <w:basedOn w:val="a0"/>
    <w:uiPriority w:val="32"/>
    <w:qFormat/>
    <w:rsid w:val="007B78D7"/>
    <w:rPr>
      <w:b/>
      <w:bCs/>
      <w:smallCaps/>
      <w:color w:val="0F4761" w:themeColor="accent1" w:themeShade="BF"/>
      <w:spacing w:val="5"/>
    </w:rPr>
  </w:style>
  <w:style w:type="paragraph" w:styleId="ae">
    <w:name w:val="Normal (Web)"/>
    <w:basedOn w:val="a"/>
    <w:uiPriority w:val="99"/>
    <w:unhideWhenUsed/>
    <w:rsid w:val="007B78D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af">
    <w:name w:val="Strong"/>
    <w:basedOn w:val="a0"/>
    <w:uiPriority w:val="22"/>
    <w:qFormat/>
    <w:rsid w:val="007B78D7"/>
    <w:rPr>
      <w:b/>
      <w:bCs/>
    </w:rPr>
  </w:style>
  <w:style w:type="character" w:customStyle="1" w:styleId="katex-mathml">
    <w:name w:val="katex-mathml"/>
    <w:basedOn w:val="a0"/>
    <w:rsid w:val="00B20429"/>
  </w:style>
  <w:style w:type="character" w:customStyle="1" w:styleId="mord">
    <w:name w:val="mord"/>
    <w:basedOn w:val="a0"/>
    <w:rsid w:val="00B20429"/>
  </w:style>
  <w:style w:type="character" w:customStyle="1" w:styleId="mrel">
    <w:name w:val="mrel"/>
    <w:basedOn w:val="a0"/>
    <w:rsid w:val="00B20429"/>
  </w:style>
  <w:style w:type="character" w:customStyle="1" w:styleId="vlist-s">
    <w:name w:val="vlist-s"/>
    <w:basedOn w:val="a0"/>
    <w:rsid w:val="00B20429"/>
  </w:style>
  <w:style w:type="character" w:styleId="af0">
    <w:name w:val="Hyperlink"/>
    <w:basedOn w:val="a0"/>
    <w:uiPriority w:val="99"/>
    <w:unhideWhenUsed/>
    <w:rsid w:val="00913A9F"/>
    <w:rPr>
      <w:color w:val="0000FF"/>
      <w:u w:val="single"/>
    </w:rPr>
  </w:style>
  <w:style w:type="character" w:customStyle="1" w:styleId="ml-1">
    <w:name w:val="ml-1"/>
    <w:basedOn w:val="a0"/>
    <w:rsid w:val="00F61DFB"/>
  </w:style>
  <w:style w:type="table" w:styleId="af1">
    <w:name w:val="Table Grid"/>
    <w:basedOn w:val="a1"/>
    <w:uiPriority w:val="39"/>
    <w:rsid w:val="00F6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Grid Table 3"/>
    <w:basedOn w:val="a1"/>
    <w:uiPriority w:val="48"/>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Grid Table 2"/>
    <w:basedOn w:val="a1"/>
    <w:uiPriority w:val="47"/>
    <w:rsid w:val="00F61D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1"/>
    <w:uiPriority w:val="49"/>
    <w:rsid w:val="00F61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2">
    <w:name w:val="header"/>
    <w:basedOn w:val="a"/>
    <w:link w:val="af3"/>
    <w:uiPriority w:val="99"/>
    <w:unhideWhenUsed/>
    <w:rsid w:val="000B1D73"/>
    <w:pPr>
      <w:tabs>
        <w:tab w:val="center" w:pos="4320"/>
        <w:tab w:val="right" w:pos="8640"/>
      </w:tabs>
      <w:spacing w:after="0" w:line="240" w:lineRule="auto"/>
    </w:pPr>
  </w:style>
  <w:style w:type="character" w:customStyle="1" w:styleId="af3">
    <w:name w:val="页眉 字符"/>
    <w:basedOn w:val="a0"/>
    <w:link w:val="af2"/>
    <w:uiPriority w:val="99"/>
    <w:rsid w:val="000B1D73"/>
  </w:style>
  <w:style w:type="paragraph" w:styleId="af4">
    <w:name w:val="footer"/>
    <w:basedOn w:val="a"/>
    <w:link w:val="af5"/>
    <w:uiPriority w:val="99"/>
    <w:unhideWhenUsed/>
    <w:rsid w:val="000B1D73"/>
    <w:pPr>
      <w:tabs>
        <w:tab w:val="center" w:pos="4320"/>
        <w:tab w:val="right" w:pos="8640"/>
      </w:tabs>
      <w:spacing w:after="0" w:line="240" w:lineRule="auto"/>
    </w:pPr>
  </w:style>
  <w:style w:type="character" w:customStyle="1" w:styleId="af5">
    <w:name w:val="页脚 字符"/>
    <w:basedOn w:val="a0"/>
    <w:link w:val="af4"/>
    <w:uiPriority w:val="99"/>
    <w:rsid w:val="000B1D73"/>
  </w:style>
  <w:style w:type="character" w:styleId="af6">
    <w:name w:val="Unresolved Mention"/>
    <w:basedOn w:val="a0"/>
    <w:uiPriority w:val="99"/>
    <w:semiHidden/>
    <w:unhideWhenUsed/>
    <w:rsid w:val="00D64057"/>
    <w:rPr>
      <w:color w:val="605E5C"/>
      <w:shd w:val="clear" w:color="auto" w:fill="E1DFDD"/>
    </w:rPr>
  </w:style>
  <w:style w:type="table" w:styleId="51">
    <w:name w:val="Grid Table 5 Dark"/>
    <w:basedOn w:val="a1"/>
    <w:uiPriority w:val="50"/>
    <w:rsid w:val="005E06A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af7">
    <w:name w:val="Date"/>
    <w:basedOn w:val="a"/>
    <w:next w:val="a"/>
    <w:link w:val="af8"/>
    <w:uiPriority w:val="99"/>
    <w:semiHidden/>
    <w:unhideWhenUsed/>
    <w:rsid w:val="0059061A"/>
  </w:style>
  <w:style w:type="character" w:customStyle="1" w:styleId="af8">
    <w:name w:val="日期 字符"/>
    <w:basedOn w:val="a0"/>
    <w:link w:val="af7"/>
    <w:uiPriority w:val="99"/>
    <w:semiHidden/>
    <w:rsid w:val="0059061A"/>
  </w:style>
  <w:style w:type="paragraph" w:styleId="TOC">
    <w:name w:val="TOC Heading"/>
    <w:basedOn w:val="1"/>
    <w:next w:val="a"/>
    <w:uiPriority w:val="39"/>
    <w:unhideWhenUsed/>
    <w:qFormat/>
    <w:rsid w:val="0059061A"/>
    <w:pPr>
      <w:spacing w:before="240" w:after="0" w:line="259" w:lineRule="auto"/>
      <w:outlineLvl w:val="9"/>
    </w:pPr>
    <w:rPr>
      <w:kern w:val="0"/>
      <w:sz w:val="32"/>
      <w:szCs w:val="32"/>
      <w14:ligatures w14:val="none"/>
    </w:rPr>
  </w:style>
  <w:style w:type="paragraph" w:styleId="TOC3">
    <w:name w:val="toc 3"/>
    <w:basedOn w:val="a"/>
    <w:next w:val="a"/>
    <w:autoRedefine/>
    <w:uiPriority w:val="39"/>
    <w:unhideWhenUsed/>
    <w:rsid w:val="0059061A"/>
    <w:pPr>
      <w:spacing w:after="0"/>
      <w:ind w:left="480"/>
    </w:pPr>
    <w:rPr>
      <w:i/>
      <w:iCs/>
      <w:sz w:val="20"/>
      <w:szCs w:val="20"/>
    </w:rPr>
  </w:style>
  <w:style w:type="paragraph" w:styleId="TOC2">
    <w:name w:val="toc 2"/>
    <w:basedOn w:val="a"/>
    <w:next w:val="a"/>
    <w:autoRedefine/>
    <w:uiPriority w:val="39"/>
    <w:unhideWhenUsed/>
    <w:rsid w:val="0059061A"/>
    <w:pPr>
      <w:spacing w:after="0"/>
      <w:ind w:left="240"/>
    </w:pPr>
    <w:rPr>
      <w:smallCaps/>
      <w:sz w:val="20"/>
      <w:szCs w:val="20"/>
    </w:rPr>
  </w:style>
  <w:style w:type="character" w:styleId="af9">
    <w:name w:val="Placeholder Text"/>
    <w:basedOn w:val="a0"/>
    <w:uiPriority w:val="99"/>
    <w:semiHidden/>
    <w:rsid w:val="00210BA3"/>
    <w:rPr>
      <w:color w:val="666666"/>
    </w:rPr>
  </w:style>
  <w:style w:type="paragraph" w:styleId="afa">
    <w:name w:val="No Spacing"/>
    <w:link w:val="afb"/>
    <w:uiPriority w:val="1"/>
    <w:qFormat/>
    <w:rsid w:val="00775C4B"/>
    <w:pPr>
      <w:spacing w:after="0" w:line="240" w:lineRule="auto"/>
    </w:pPr>
    <w:rPr>
      <w:kern w:val="0"/>
      <w:sz w:val="22"/>
      <w:szCs w:val="22"/>
      <w:lang w:eastAsia="en-US"/>
      <w14:ligatures w14:val="none"/>
    </w:rPr>
  </w:style>
  <w:style w:type="character" w:customStyle="1" w:styleId="afb">
    <w:name w:val="无间隔 字符"/>
    <w:basedOn w:val="a0"/>
    <w:link w:val="afa"/>
    <w:uiPriority w:val="1"/>
    <w:rsid w:val="00775C4B"/>
    <w:rPr>
      <w:kern w:val="0"/>
      <w:sz w:val="22"/>
      <w:szCs w:val="22"/>
      <w:lang w:eastAsia="en-US"/>
      <w14:ligatures w14:val="none"/>
    </w:rPr>
  </w:style>
  <w:style w:type="paragraph" w:styleId="TOC1">
    <w:name w:val="toc 1"/>
    <w:basedOn w:val="a"/>
    <w:next w:val="a"/>
    <w:autoRedefine/>
    <w:uiPriority w:val="39"/>
    <w:unhideWhenUsed/>
    <w:rsid w:val="00A6612A"/>
    <w:pPr>
      <w:tabs>
        <w:tab w:val="right" w:leader="dot" w:pos="9350"/>
      </w:tabs>
      <w:spacing w:before="120" w:after="120"/>
      <w:jc w:val="center"/>
    </w:pPr>
    <w:rPr>
      <w:b/>
      <w:bCs/>
      <w:caps/>
      <w:sz w:val="20"/>
      <w:szCs w:val="20"/>
    </w:rPr>
  </w:style>
  <w:style w:type="character" w:styleId="afc">
    <w:name w:val="Emphasis"/>
    <w:basedOn w:val="a0"/>
    <w:uiPriority w:val="20"/>
    <w:qFormat/>
    <w:rsid w:val="00123914"/>
    <w:rPr>
      <w:i/>
      <w:iCs/>
    </w:rPr>
  </w:style>
  <w:style w:type="paragraph" w:styleId="TOC4">
    <w:name w:val="toc 4"/>
    <w:basedOn w:val="a"/>
    <w:next w:val="a"/>
    <w:autoRedefine/>
    <w:uiPriority w:val="39"/>
    <w:unhideWhenUsed/>
    <w:rsid w:val="004A3882"/>
    <w:pPr>
      <w:spacing w:after="0"/>
      <w:ind w:left="720"/>
    </w:pPr>
    <w:rPr>
      <w:sz w:val="18"/>
      <w:szCs w:val="18"/>
    </w:rPr>
  </w:style>
  <w:style w:type="paragraph" w:styleId="TOC5">
    <w:name w:val="toc 5"/>
    <w:basedOn w:val="a"/>
    <w:next w:val="a"/>
    <w:autoRedefine/>
    <w:uiPriority w:val="39"/>
    <w:unhideWhenUsed/>
    <w:rsid w:val="004A3882"/>
    <w:pPr>
      <w:spacing w:after="0"/>
      <w:ind w:left="960"/>
    </w:pPr>
    <w:rPr>
      <w:sz w:val="18"/>
      <w:szCs w:val="18"/>
    </w:rPr>
  </w:style>
  <w:style w:type="paragraph" w:styleId="TOC6">
    <w:name w:val="toc 6"/>
    <w:basedOn w:val="a"/>
    <w:next w:val="a"/>
    <w:autoRedefine/>
    <w:uiPriority w:val="39"/>
    <w:unhideWhenUsed/>
    <w:rsid w:val="004A3882"/>
    <w:pPr>
      <w:spacing w:after="0"/>
      <w:ind w:left="1200"/>
    </w:pPr>
    <w:rPr>
      <w:sz w:val="18"/>
      <w:szCs w:val="18"/>
    </w:rPr>
  </w:style>
  <w:style w:type="paragraph" w:styleId="TOC7">
    <w:name w:val="toc 7"/>
    <w:basedOn w:val="a"/>
    <w:next w:val="a"/>
    <w:autoRedefine/>
    <w:uiPriority w:val="39"/>
    <w:unhideWhenUsed/>
    <w:rsid w:val="004A3882"/>
    <w:pPr>
      <w:spacing w:after="0"/>
      <w:ind w:left="1440"/>
    </w:pPr>
    <w:rPr>
      <w:sz w:val="18"/>
      <w:szCs w:val="18"/>
    </w:rPr>
  </w:style>
  <w:style w:type="paragraph" w:styleId="TOC8">
    <w:name w:val="toc 8"/>
    <w:basedOn w:val="a"/>
    <w:next w:val="a"/>
    <w:autoRedefine/>
    <w:uiPriority w:val="39"/>
    <w:unhideWhenUsed/>
    <w:rsid w:val="004A3882"/>
    <w:pPr>
      <w:spacing w:after="0"/>
      <w:ind w:left="1680"/>
    </w:pPr>
    <w:rPr>
      <w:sz w:val="18"/>
      <w:szCs w:val="18"/>
    </w:rPr>
  </w:style>
  <w:style w:type="paragraph" w:styleId="TOC9">
    <w:name w:val="toc 9"/>
    <w:basedOn w:val="a"/>
    <w:next w:val="a"/>
    <w:autoRedefine/>
    <w:uiPriority w:val="39"/>
    <w:unhideWhenUsed/>
    <w:rsid w:val="004A3882"/>
    <w:pPr>
      <w:spacing w:after="0"/>
      <w:ind w:left="1920"/>
    </w:pPr>
    <w:rPr>
      <w:sz w:val="18"/>
      <w:szCs w:val="18"/>
    </w:rPr>
  </w:style>
  <w:style w:type="character" w:styleId="afd">
    <w:name w:val="FollowedHyperlink"/>
    <w:basedOn w:val="a0"/>
    <w:uiPriority w:val="99"/>
    <w:semiHidden/>
    <w:unhideWhenUsed/>
    <w:rsid w:val="00365918"/>
    <w:rPr>
      <w:color w:val="96607D" w:themeColor="followedHyperlink"/>
      <w:u w:val="single"/>
    </w:rPr>
  </w:style>
  <w:style w:type="table" w:styleId="4-1">
    <w:name w:val="Grid Table 4 Accent 1"/>
    <w:basedOn w:val="a1"/>
    <w:uiPriority w:val="49"/>
    <w:rsid w:val="007274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3744">
      <w:bodyDiv w:val="1"/>
      <w:marLeft w:val="0"/>
      <w:marRight w:val="0"/>
      <w:marTop w:val="0"/>
      <w:marBottom w:val="0"/>
      <w:divBdr>
        <w:top w:val="none" w:sz="0" w:space="0" w:color="auto"/>
        <w:left w:val="none" w:sz="0" w:space="0" w:color="auto"/>
        <w:bottom w:val="none" w:sz="0" w:space="0" w:color="auto"/>
        <w:right w:val="none" w:sz="0" w:space="0" w:color="auto"/>
      </w:divBdr>
    </w:div>
    <w:div w:id="11686367">
      <w:bodyDiv w:val="1"/>
      <w:marLeft w:val="0"/>
      <w:marRight w:val="0"/>
      <w:marTop w:val="0"/>
      <w:marBottom w:val="0"/>
      <w:divBdr>
        <w:top w:val="none" w:sz="0" w:space="0" w:color="auto"/>
        <w:left w:val="none" w:sz="0" w:space="0" w:color="auto"/>
        <w:bottom w:val="none" w:sz="0" w:space="0" w:color="auto"/>
        <w:right w:val="none" w:sz="0" w:space="0" w:color="auto"/>
      </w:divBdr>
    </w:div>
    <w:div w:id="12809259">
      <w:bodyDiv w:val="1"/>
      <w:marLeft w:val="0"/>
      <w:marRight w:val="0"/>
      <w:marTop w:val="0"/>
      <w:marBottom w:val="0"/>
      <w:divBdr>
        <w:top w:val="none" w:sz="0" w:space="0" w:color="auto"/>
        <w:left w:val="none" w:sz="0" w:space="0" w:color="auto"/>
        <w:bottom w:val="none" w:sz="0" w:space="0" w:color="auto"/>
        <w:right w:val="none" w:sz="0" w:space="0" w:color="auto"/>
      </w:divBdr>
    </w:div>
    <w:div w:id="17968682">
      <w:bodyDiv w:val="1"/>
      <w:marLeft w:val="0"/>
      <w:marRight w:val="0"/>
      <w:marTop w:val="0"/>
      <w:marBottom w:val="0"/>
      <w:divBdr>
        <w:top w:val="none" w:sz="0" w:space="0" w:color="auto"/>
        <w:left w:val="none" w:sz="0" w:space="0" w:color="auto"/>
        <w:bottom w:val="none" w:sz="0" w:space="0" w:color="auto"/>
        <w:right w:val="none" w:sz="0" w:space="0" w:color="auto"/>
      </w:divBdr>
    </w:div>
    <w:div w:id="21515010">
      <w:bodyDiv w:val="1"/>
      <w:marLeft w:val="0"/>
      <w:marRight w:val="0"/>
      <w:marTop w:val="0"/>
      <w:marBottom w:val="0"/>
      <w:divBdr>
        <w:top w:val="none" w:sz="0" w:space="0" w:color="auto"/>
        <w:left w:val="none" w:sz="0" w:space="0" w:color="auto"/>
        <w:bottom w:val="none" w:sz="0" w:space="0" w:color="auto"/>
        <w:right w:val="none" w:sz="0" w:space="0" w:color="auto"/>
      </w:divBdr>
    </w:div>
    <w:div w:id="23871501">
      <w:bodyDiv w:val="1"/>
      <w:marLeft w:val="0"/>
      <w:marRight w:val="0"/>
      <w:marTop w:val="0"/>
      <w:marBottom w:val="0"/>
      <w:divBdr>
        <w:top w:val="none" w:sz="0" w:space="0" w:color="auto"/>
        <w:left w:val="none" w:sz="0" w:space="0" w:color="auto"/>
        <w:bottom w:val="none" w:sz="0" w:space="0" w:color="auto"/>
        <w:right w:val="none" w:sz="0" w:space="0" w:color="auto"/>
      </w:divBdr>
    </w:div>
    <w:div w:id="31469271">
      <w:bodyDiv w:val="1"/>
      <w:marLeft w:val="0"/>
      <w:marRight w:val="0"/>
      <w:marTop w:val="0"/>
      <w:marBottom w:val="0"/>
      <w:divBdr>
        <w:top w:val="none" w:sz="0" w:space="0" w:color="auto"/>
        <w:left w:val="none" w:sz="0" w:space="0" w:color="auto"/>
        <w:bottom w:val="none" w:sz="0" w:space="0" w:color="auto"/>
        <w:right w:val="none" w:sz="0" w:space="0" w:color="auto"/>
      </w:divBdr>
    </w:div>
    <w:div w:id="35548594">
      <w:bodyDiv w:val="1"/>
      <w:marLeft w:val="0"/>
      <w:marRight w:val="0"/>
      <w:marTop w:val="0"/>
      <w:marBottom w:val="0"/>
      <w:divBdr>
        <w:top w:val="none" w:sz="0" w:space="0" w:color="auto"/>
        <w:left w:val="none" w:sz="0" w:space="0" w:color="auto"/>
        <w:bottom w:val="none" w:sz="0" w:space="0" w:color="auto"/>
        <w:right w:val="none" w:sz="0" w:space="0" w:color="auto"/>
      </w:divBdr>
    </w:div>
    <w:div w:id="46801595">
      <w:bodyDiv w:val="1"/>
      <w:marLeft w:val="0"/>
      <w:marRight w:val="0"/>
      <w:marTop w:val="0"/>
      <w:marBottom w:val="0"/>
      <w:divBdr>
        <w:top w:val="none" w:sz="0" w:space="0" w:color="auto"/>
        <w:left w:val="none" w:sz="0" w:space="0" w:color="auto"/>
        <w:bottom w:val="none" w:sz="0" w:space="0" w:color="auto"/>
        <w:right w:val="none" w:sz="0" w:space="0" w:color="auto"/>
      </w:divBdr>
    </w:div>
    <w:div w:id="51735050">
      <w:bodyDiv w:val="1"/>
      <w:marLeft w:val="0"/>
      <w:marRight w:val="0"/>
      <w:marTop w:val="0"/>
      <w:marBottom w:val="0"/>
      <w:divBdr>
        <w:top w:val="none" w:sz="0" w:space="0" w:color="auto"/>
        <w:left w:val="none" w:sz="0" w:space="0" w:color="auto"/>
        <w:bottom w:val="none" w:sz="0" w:space="0" w:color="auto"/>
        <w:right w:val="none" w:sz="0" w:space="0" w:color="auto"/>
      </w:divBdr>
    </w:div>
    <w:div w:id="53551738">
      <w:bodyDiv w:val="1"/>
      <w:marLeft w:val="0"/>
      <w:marRight w:val="0"/>
      <w:marTop w:val="0"/>
      <w:marBottom w:val="0"/>
      <w:divBdr>
        <w:top w:val="none" w:sz="0" w:space="0" w:color="auto"/>
        <w:left w:val="none" w:sz="0" w:space="0" w:color="auto"/>
        <w:bottom w:val="none" w:sz="0" w:space="0" w:color="auto"/>
        <w:right w:val="none" w:sz="0" w:space="0" w:color="auto"/>
      </w:divBdr>
    </w:div>
    <w:div w:id="53742956">
      <w:bodyDiv w:val="1"/>
      <w:marLeft w:val="0"/>
      <w:marRight w:val="0"/>
      <w:marTop w:val="0"/>
      <w:marBottom w:val="0"/>
      <w:divBdr>
        <w:top w:val="none" w:sz="0" w:space="0" w:color="auto"/>
        <w:left w:val="none" w:sz="0" w:space="0" w:color="auto"/>
        <w:bottom w:val="none" w:sz="0" w:space="0" w:color="auto"/>
        <w:right w:val="none" w:sz="0" w:space="0" w:color="auto"/>
      </w:divBdr>
    </w:div>
    <w:div w:id="61998252">
      <w:bodyDiv w:val="1"/>
      <w:marLeft w:val="0"/>
      <w:marRight w:val="0"/>
      <w:marTop w:val="0"/>
      <w:marBottom w:val="0"/>
      <w:divBdr>
        <w:top w:val="none" w:sz="0" w:space="0" w:color="auto"/>
        <w:left w:val="none" w:sz="0" w:space="0" w:color="auto"/>
        <w:bottom w:val="none" w:sz="0" w:space="0" w:color="auto"/>
        <w:right w:val="none" w:sz="0" w:space="0" w:color="auto"/>
      </w:divBdr>
    </w:div>
    <w:div w:id="62990776">
      <w:bodyDiv w:val="1"/>
      <w:marLeft w:val="0"/>
      <w:marRight w:val="0"/>
      <w:marTop w:val="0"/>
      <w:marBottom w:val="0"/>
      <w:divBdr>
        <w:top w:val="none" w:sz="0" w:space="0" w:color="auto"/>
        <w:left w:val="none" w:sz="0" w:space="0" w:color="auto"/>
        <w:bottom w:val="none" w:sz="0" w:space="0" w:color="auto"/>
        <w:right w:val="none" w:sz="0" w:space="0" w:color="auto"/>
      </w:divBdr>
    </w:div>
    <w:div w:id="68506268">
      <w:bodyDiv w:val="1"/>
      <w:marLeft w:val="0"/>
      <w:marRight w:val="0"/>
      <w:marTop w:val="0"/>
      <w:marBottom w:val="0"/>
      <w:divBdr>
        <w:top w:val="none" w:sz="0" w:space="0" w:color="auto"/>
        <w:left w:val="none" w:sz="0" w:space="0" w:color="auto"/>
        <w:bottom w:val="none" w:sz="0" w:space="0" w:color="auto"/>
        <w:right w:val="none" w:sz="0" w:space="0" w:color="auto"/>
      </w:divBdr>
    </w:div>
    <w:div w:id="80569308">
      <w:bodyDiv w:val="1"/>
      <w:marLeft w:val="0"/>
      <w:marRight w:val="0"/>
      <w:marTop w:val="0"/>
      <w:marBottom w:val="0"/>
      <w:divBdr>
        <w:top w:val="none" w:sz="0" w:space="0" w:color="auto"/>
        <w:left w:val="none" w:sz="0" w:space="0" w:color="auto"/>
        <w:bottom w:val="none" w:sz="0" w:space="0" w:color="auto"/>
        <w:right w:val="none" w:sz="0" w:space="0" w:color="auto"/>
      </w:divBdr>
    </w:div>
    <w:div w:id="81336852">
      <w:bodyDiv w:val="1"/>
      <w:marLeft w:val="0"/>
      <w:marRight w:val="0"/>
      <w:marTop w:val="0"/>
      <w:marBottom w:val="0"/>
      <w:divBdr>
        <w:top w:val="none" w:sz="0" w:space="0" w:color="auto"/>
        <w:left w:val="none" w:sz="0" w:space="0" w:color="auto"/>
        <w:bottom w:val="none" w:sz="0" w:space="0" w:color="auto"/>
        <w:right w:val="none" w:sz="0" w:space="0" w:color="auto"/>
      </w:divBdr>
    </w:div>
    <w:div w:id="91434463">
      <w:bodyDiv w:val="1"/>
      <w:marLeft w:val="0"/>
      <w:marRight w:val="0"/>
      <w:marTop w:val="0"/>
      <w:marBottom w:val="0"/>
      <w:divBdr>
        <w:top w:val="none" w:sz="0" w:space="0" w:color="auto"/>
        <w:left w:val="none" w:sz="0" w:space="0" w:color="auto"/>
        <w:bottom w:val="none" w:sz="0" w:space="0" w:color="auto"/>
        <w:right w:val="none" w:sz="0" w:space="0" w:color="auto"/>
      </w:divBdr>
      <w:divsChild>
        <w:div w:id="1473718318">
          <w:marLeft w:val="0"/>
          <w:marRight w:val="0"/>
          <w:marTop w:val="0"/>
          <w:marBottom w:val="0"/>
          <w:divBdr>
            <w:top w:val="none" w:sz="0" w:space="0" w:color="auto"/>
            <w:left w:val="none" w:sz="0" w:space="0" w:color="auto"/>
            <w:bottom w:val="none" w:sz="0" w:space="0" w:color="auto"/>
            <w:right w:val="none" w:sz="0" w:space="0" w:color="auto"/>
          </w:divBdr>
          <w:divsChild>
            <w:div w:id="565720420">
              <w:marLeft w:val="0"/>
              <w:marRight w:val="0"/>
              <w:marTop w:val="0"/>
              <w:marBottom w:val="0"/>
              <w:divBdr>
                <w:top w:val="none" w:sz="0" w:space="0" w:color="auto"/>
                <w:left w:val="none" w:sz="0" w:space="0" w:color="auto"/>
                <w:bottom w:val="none" w:sz="0" w:space="0" w:color="auto"/>
                <w:right w:val="none" w:sz="0" w:space="0" w:color="auto"/>
              </w:divBdr>
              <w:divsChild>
                <w:div w:id="1624118778">
                  <w:marLeft w:val="0"/>
                  <w:marRight w:val="0"/>
                  <w:marTop w:val="0"/>
                  <w:marBottom w:val="0"/>
                  <w:divBdr>
                    <w:top w:val="none" w:sz="0" w:space="0" w:color="auto"/>
                    <w:left w:val="none" w:sz="0" w:space="0" w:color="auto"/>
                    <w:bottom w:val="none" w:sz="0" w:space="0" w:color="auto"/>
                    <w:right w:val="none" w:sz="0" w:space="0" w:color="auto"/>
                  </w:divBdr>
                  <w:divsChild>
                    <w:div w:id="841817162">
                      <w:marLeft w:val="0"/>
                      <w:marRight w:val="0"/>
                      <w:marTop w:val="0"/>
                      <w:marBottom w:val="0"/>
                      <w:divBdr>
                        <w:top w:val="none" w:sz="0" w:space="0" w:color="auto"/>
                        <w:left w:val="none" w:sz="0" w:space="0" w:color="auto"/>
                        <w:bottom w:val="none" w:sz="0" w:space="0" w:color="auto"/>
                        <w:right w:val="none" w:sz="0" w:space="0" w:color="auto"/>
                      </w:divBdr>
                      <w:divsChild>
                        <w:div w:id="1944847722">
                          <w:marLeft w:val="0"/>
                          <w:marRight w:val="0"/>
                          <w:marTop w:val="0"/>
                          <w:marBottom w:val="0"/>
                          <w:divBdr>
                            <w:top w:val="none" w:sz="0" w:space="0" w:color="auto"/>
                            <w:left w:val="none" w:sz="0" w:space="0" w:color="auto"/>
                            <w:bottom w:val="none" w:sz="0" w:space="0" w:color="auto"/>
                            <w:right w:val="none" w:sz="0" w:space="0" w:color="auto"/>
                          </w:divBdr>
                          <w:divsChild>
                            <w:div w:id="85929717">
                              <w:marLeft w:val="0"/>
                              <w:marRight w:val="0"/>
                              <w:marTop w:val="0"/>
                              <w:marBottom w:val="0"/>
                              <w:divBdr>
                                <w:top w:val="none" w:sz="0" w:space="0" w:color="auto"/>
                                <w:left w:val="none" w:sz="0" w:space="0" w:color="auto"/>
                                <w:bottom w:val="none" w:sz="0" w:space="0" w:color="auto"/>
                                <w:right w:val="none" w:sz="0" w:space="0" w:color="auto"/>
                              </w:divBdr>
                              <w:divsChild>
                                <w:div w:id="1388337095">
                                  <w:marLeft w:val="0"/>
                                  <w:marRight w:val="0"/>
                                  <w:marTop w:val="0"/>
                                  <w:marBottom w:val="0"/>
                                  <w:divBdr>
                                    <w:top w:val="none" w:sz="0" w:space="0" w:color="auto"/>
                                    <w:left w:val="none" w:sz="0" w:space="0" w:color="auto"/>
                                    <w:bottom w:val="none" w:sz="0" w:space="0" w:color="auto"/>
                                    <w:right w:val="none" w:sz="0" w:space="0" w:color="auto"/>
                                  </w:divBdr>
                                  <w:divsChild>
                                    <w:div w:id="53621265">
                                      <w:marLeft w:val="0"/>
                                      <w:marRight w:val="0"/>
                                      <w:marTop w:val="0"/>
                                      <w:marBottom w:val="0"/>
                                      <w:divBdr>
                                        <w:top w:val="none" w:sz="0" w:space="0" w:color="auto"/>
                                        <w:left w:val="none" w:sz="0" w:space="0" w:color="auto"/>
                                        <w:bottom w:val="none" w:sz="0" w:space="0" w:color="auto"/>
                                        <w:right w:val="none" w:sz="0" w:space="0" w:color="auto"/>
                                      </w:divBdr>
                                      <w:divsChild>
                                        <w:div w:id="643585250">
                                          <w:marLeft w:val="0"/>
                                          <w:marRight w:val="0"/>
                                          <w:marTop w:val="0"/>
                                          <w:marBottom w:val="0"/>
                                          <w:divBdr>
                                            <w:top w:val="none" w:sz="0" w:space="0" w:color="auto"/>
                                            <w:left w:val="none" w:sz="0" w:space="0" w:color="auto"/>
                                            <w:bottom w:val="none" w:sz="0" w:space="0" w:color="auto"/>
                                            <w:right w:val="none" w:sz="0" w:space="0" w:color="auto"/>
                                          </w:divBdr>
                                          <w:divsChild>
                                            <w:div w:id="282033228">
                                              <w:marLeft w:val="0"/>
                                              <w:marRight w:val="0"/>
                                              <w:marTop w:val="0"/>
                                              <w:marBottom w:val="0"/>
                                              <w:divBdr>
                                                <w:top w:val="none" w:sz="0" w:space="0" w:color="auto"/>
                                                <w:left w:val="none" w:sz="0" w:space="0" w:color="auto"/>
                                                <w:bottom w:val="none" w:sz="0" w:space="0" w:color="auto"/>
                                                <w:right w:val="none" w:sz="0" w:space="0" w:color="auto"/>
                                              </w:divBdr>
                                              <w:divsChild>
                                                <w:div w:id="771241454">
                                                  <w:marLeft w:val="0"/>
                                                  <w:marRight w:val="0"/>
                                                  <w:marTop w:val="0"/>
                                                  <w:marBottom w:val="0"/>
                                                  <w:divBdr>
                                                    <w:top w:val="none" w:sz="0" w:space="0" w:color="auto"/>
                                                    <w:left w:val="none" w:sz="0" w:space="0" w:color="auto"/>
                                                    <w:bottom w:val="none" w:sz="0" w:space="0" w:color="auto"/>
                                                    <w:right w:val="none" w:sz="0" w:space="0" w:color="auto"/>
                                                  </w:divBdr>
                                                  <w:divsChild>
                                                    <w:div w:id="1704208785">
                                                      <w:marLeft w:val="0"/>
                                                      <w:marRight w:val="0"/>
                                                      <w:marTop w:val="0"/>
                                                      <w:marBottom w:val="0"/>
                                                      <w:divBdr>
                                                        <w:top w:val="none" w:sz="0" w:space="0" w:color="auto"/>
                                                        <w:left w:val="none" w:sz="0" w:space="0" w:color="auto"/>
                                                        <w:bottom w:val="none" w:sz="0" w:space="0" w:color="auto"/>
                                                        <w:right w:val="none" w:sz="0" w:space="0" w:color="auto"/>
                                                      </w:divBdr>
                                                      <w:divsChild>
                                                        <w:div w:id="196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275963">
      <w:bodyDiv w:val="1"/>
      <w:marLeft w:val="0"/>
      <w:marRight w:val="0"/>
      <w:marTop w:val="0"/>
      <w:marBottom w:val="0"/>
      <w:divBdr>
        <w:top w:val="none" w:sz="0" w:space="0" w:color="auto"/>
        <w:left w:val="none" w:sz="0" w:space="0" w:color="auto"/>
        <w:bottom w:val="none" w:sz="0" w:space="0" w:color="auto"/>
        <w:right w:val="none" w:sz="0" w:space="0" w:color="auto"/>
      </w:divBdr>
    </w:div>
    <w:div w:id="106656890">
      <w:bodyDiv w:val="1"/>
      <w:marLeft w:val="0"/>
      <w:marRight w:val="0"/>
      <w:marTop w:val="0"/>
      <w:marBottom w:val="0"/>
      <w:divBdr>
        <w:top w:val="none" w:sz="0" w:space="0" w:color="auto"/>
        <w:left w:val="none" w:sz="0" w:space="0" w:color="auto"/>
        <w:bottom w:val="none" w:sz="0" w:space="0" w:color="auto"/>
        <w:right w:val="none" w:sz="0" w:space="0" w:color="auto"/>
      </w:divBdr>
    </w:div>
    <w:div w:id="108280434">
      <w:bodyDiv w:val="1"/>
      <w:marLeft w:val="0"/>
      <w:marRight w:val="0"/>
      <w:marTop w:val="0"/>
      <w:marBottom w:val="0"/>
      <w:divBdr>
        <w:top w:val="none" w:sz="0" w:space="0" w:color="auto"/>
        <w:left w:val="none" w:sz="0" w:space="0" w:color="auto"/>
        <w:bottom w:val="none" w:sz="0" w:space="0" w:color="auto"/>
        <w:right w:val="none" w:sz="0" w:space="0" w:color="auto"/>
      </w:divBdr>
    </w:div>
    <w:div w:id="108670204">
      <w:bodyDiv w:val="1"/>
      <w:marLeft w:val="0"/>
      <w:marRight w:val="0"/>
      <w:marTop w:val="0"/>
      <w:marBottom w:val="0"/>
      <w:divBdr>
        <w:top w:val="none" w:sz="0" w:space="0" w:color="auto"/>
        <w:left w:val="none" w:sz="0" w:space="0" w:color="auto"/>
        <w:bottom w:val="none" w:sz="0" w:space="0" w:color="auto"/>
        <w:right w:val="none" w:sz="0" w:space="0" w:color="auto"/>
      </w:divBdr>
    </w:div>
    <w:div w:id="112674840">
      <w:bodyDiv w:val="1"/>
      <w:marLeft w:val="0"/>
      <w:marRight w:val="0"/>
      <w:marTop w:val="0"/>
      <w:marBottom w:val="0"/>
      <w:divBdr>
        <w:top w:val="none" w:sz="0" w:space="0" w:color="auto"/>
        <w:left w:val="none" w:sz="0" w:space="0" w:color="auto"/>
        <w:bottom w:val="none" w:sz="0" w:space="0" w:color="auto"/>
        <w:right w:val="none" w:sz="0" w:space="0" w:color="auto"/>
      </w:divBdr>
    </w:div>
    <w:div w:id="114561372">
      <w:bodyDiv w:val="1"/>
      <w:marLeft w:val="0"/>
      <w:marRight w:val="0"/>
      <w:marTop w:val="0"/>
      <w:marBottom w:val="0"/>
      <w:divBdr>
        <w:top w:val="none" w:sz="0" w:space="0" w:color="auto"/>
        <w:left w:val="none" w:sz="0" w:space="0" w:color="auto"/>
        <w:bottom w:val="none" w:sz="0" w:space="0" w:color="auto"/>
        <w:right w:val="none" w:sz="0" w:space="0" w:color="auto"/>
      </w:divBdr>
    </w:div>
    <w:div w:id="117380815">
      <w:bodyDiv w:val="1"/>
      <w:marLeft w:val="0"/>
      <w:marRight w:val="0"/>
      <w:marTop w:val="0"/>
      <w:marBottom w:val="0"/>
      <w:divBdr>
        <w:top w:val="none" w:sz="0" w:space="0" w:color="auto"/>
        <w:left w:val="none" w:sz="0" w:space="0" w:color="auto"/>
        <w:bottom w:val="none" w:sz="0" w:space="0" w:color="auto"/>
        <w:right w:val="none" w:sz="0" w:space="0" w:color="auto"/>
      </w:divBdr>
    </w:div>
    <w:div w:id="131947594">
      <w:bodyDiv w:val="1"/>
      <w:marLeft w:val="0"/>
      <w:marRight w:val="0"/>
      <w:marTop w:val="0"/>
      <w:marBottom w:val="0"/>
      <w:divBdr>
        <w:top w:val="none" w:sz="0" w:space="0" w:color="auto"/>
        <w:left w:val="none" w:sz="0" w:space="0" w:color="auto"/>
        <w:bottom w:val="none" w:sz="0" w:space="0" w:color="auto"/>
        <w:right w:val="none" w:sz="0" w:space="0" w:color="auto"/>
      </w:divBdr>
    </w:div>
    <w:div w:id="144321117">
      <w:bodyDiv w:val="1"/>
      <w:marLeft w:val="0"/>
      <w:marRight w:val="0"/>
      <w:marTop w:val="0"/>
      <w:marBottom w:val="0"/>
      <w:divBdr>
        <w:top w:val="none" w:sz="0" w:space="0" w:color="auto"/>
        <w:left w:val="none" w:sz="0" w:space="0" w:color="auto"/>
        <w:bottom w:val="none" w:sz="0" w:space="0" w:color="auto"/>
        <w:right w:val="none" w:sz="0" w:space="0" w:color="auto"/>
      </w:divBdr>
      <w:divsChild>
        <w:div w:id="683820440">
          <w:marLeft w:val="0"/>
          <w:marRight w:val="0"/>
          <w:marTop w:val="0"/>
          <w:marBottom w:val="0"/>
          <w:divBdr>
            <w:top w:val="none" w:sz="0" w:space="0" w:color="auto"/>
            <w:left w:val="none" w:sz="0" w:space="0" w:color="auto"/>
            <w:bottom w:val="none" w:sz="0" w:space="0" w:color="auto"/>
            <w:right w:val="none" w:sz="0" w:space="0" w:color="auto"/>
          </w:divBdr>
        </w:div>
        <w:div w:id="730230888">
          <w:marLeft w:val="0"/>
          <w:marRight w:val="0"/>
          <w:marTop w:val="0"/>
          <w:marBottom w:val="0"/>
          <w:divBdr>
            <w:top w:val="none" w:sz="0" w:space="0" w:color="auto"/>
            <w:left w:val="none" w:sz="0" w:space="0" w:color="auto"/>
            <w:bottom w:val="none" w:sz="0" w:space="0" w:color="auto"/>
            <w:right w:val="none" w:sz="0" w:space="0" w:color="auto"/>
          </w:divBdr>
        </w:div>
        <w:div w:id="1307780661">
          <w:marLeft w:val="0"/>
          <w:marRight w:val="0"/>
          <w:marTop w:val="0"/>
          <w:marBottom w:val="0"/>
          <w:divBdr>
            <w:top w:val="none" w:sz="0" w:space="0" w:color="auto"/>
            <w:left w:val="none" w:sz="0" w:space="0" w:color="auto"/>
            <w:bottom w:val="none" w:sz="0" w:space="0" w:color="auto"/>
            <w:right w:val="none" w:sz="0" w:space="0" w:color="auto"/>
          </w:divBdr>
        </w:div>
        <w:div w:id="1538855614">
          <w:marLeft w:val="0"/>
          <w:marRight w:val="0"/>
          <w:marTop w:val="0"/>
          <w:marBottom w:val="0"/>
          <w:divBdr>
            <w:top w:val="none" w:sz="0" w:space="0" w:color="auto"/>
            <w:left w:val="none" w:sz="0" w:space="0" w:color="auto"/>
            <w:bottom w:val="none" w:sz="0" w:space="0" w:color="auto"/>
            <w:right w:val="none" w:sz="0" w:space="0" w:color="auto"/>
          </w:divBdr>
        </w:div>
        <w:div w:id="2028869781">
          <w:marLeft w:val="0"/>
          <w:marRight w:val="0"/>
          <w:marTop w:val="0"/>
          <w:marBottom w:val="0"/>
          <w:divBdr>
            <w:top w:val="none" w:sz="0" w:space="0" w:color="auto"/>
            <w:left w:val="none" w:sz="0" w:space="0" w:color="auto"/>
            <w:bottom w:val="none" w:sz="0" w:space="0" w:color="auto"/>
            <w:right w:val="none" w:sz="0" w:space="0" w:color="auto"/>
          </w:divBdr>
        </w:div>
      </w:divsChild>
    </w:div>
    <w:div w:id="147940827">
      <w:bodyDiv w:val="1"/>
      <w:marLeft w:val="0"/>
      <w:marRight w:val="0"/>
      <w:marTop w:val="0"/>
      <w:marBottom w:val="0"/>
      <w:divBdr>
        <w:top w:val="none" w:sz="0" w:space="0" w:color="auto"/>
        <w:left w:val="none" w:sz="0" w:space="0" w:color="auto"/>
        <w:bottom w:val="none" w:sz="0" w:space="0" w:color="auto"/>
        <w:right w:val="none" w:sz="0" w:space="0" w:color="auto"/>
      </w:divBdr>
    </w:div>
    <w:div w:id="149252043">
      <w:bodyDiv w:val="1"/>
      <w:marLeft w:val="0"/>
      <w:marRight w:val="0"/>
      <w:marTop w:val="0"/>
      <w:marBottom w:val="0"/>
      <w:divBdr>
        <w:top w:val="none" w:sz="0" w:space="0" w:color="auto"/>
        <w:left w:val="none" w:sz="0" w:space="0" w:color="auto"/>
        <w:bottom w:val="none" w:sz="0" w:space="0" w:color="auto"/>
        <w:right w:val="none" w:sz="0" w:space="0" w:color="auto"/>
      </w:divBdr>
    </w:div>
    <w:div w:id="157775534">
      <w:bodyDiv w:val="1"/>
      <w:marLeft w:val="0"/>
      <w:marRight w:val="0"/>
      <w:marTop w:val="0"/>
      <w:marBottom w:val="0"/>
      <w:divBdr>
        <w:top w:val="none" w:sz="0" w:space="0" w:color="auto"/>
        <w:left w:val="none" w:sz="0" w:space="0" w:color="auto"/>
        <w:bottom w:val="none" w:sz="0" w:space="0" w:color="auto"/>
        <w:right w:val="none" w:sz="0" w:space="0" w:color="auto"/>
      </w:divBdr>
    </w:div>
    <w:div w:id="159735396">
      <w:bodyDiv w:val="1"/>
      <w:marLeft w:val="0"/>
      <w:marRight w:val="0"/>
      <w:marTop w:val="0"/>
      <w:marBottom w:val="0"/>
      <w:divBdr>
        <w:top w:val="none" w:sz="0" w:space="0" w:color="auto"/>
        <w:left w:val="none" w:sz="0" w:space="0" w:color="auto"/>
        <w:bottom w:val="none" w:sz="0" w:space="0" w:color="auto"/>
        <w:right w:val="none" w:sz="0" w:space="0" w:color="auto"/>
      </w:divBdr>
    </w:div>
    <w:div w:id="163980886">
      <w:bodyDiv w:val="1"/>
      <w:marLeft w:val="0"/>
      <w:marRight w:val="0"/>
      <w:marTop w:val="0"/>
      <w:marBottom w:val="0"/>
      <w:divBdr>
        <w:top w:val="none" w:sz="0" w:space="0" w:color="auto"/>
        <w:left w:val="none" w:sz="0" w:space="0" w:color="auto"/>
        <w:bottom w:val="none" w:sz="0" w:space="0" w:color="auto"/>
        <w:right w:val="none" w:sz="0" w:space="0" w:color="auto"/>
      </w:divBdr>
    </w:div>
    <w:div w:id="168761455">
      <w:bodyDiv w:val="1"/>
      <w:marLeft w:val="0"/>
      <w:marRight w:val="0"/>
      <w:marTop w:val="0"/>
      <w:marBottom w:val="0"/>
      <w:divBdr>
        <w:top w:val="none" w:sz="0" w:space="0" w:color="auto"/>
        <w:left w:val="none" w:sz="0" w:space="0" w:color="auto"/>
        <w:bottom w:val="none" w:sz="0" w:space="0" w:color="auto"/>
        <w:right w:val="none" w:sz="0" w:space="0" w:color="auto"/>
      </w:divBdr>
    </w:div>
    <w:div w:id="169492741">
      <w:bodyDiv w:val="1"/>
      <w:marLeft w:val="0"/>
      <w:marRight w:val="0"/>
      <w:marTop w:val="0"/>
      <w:marBottom w:val="0"/>
      <w:divBdr>
        <w:top w:val="none" w:sz="0" w:space="0" w:color="auto"/>
        <w:left w:val="none" w:sz="0" w:space="0" w:color="auto"/>
        <w:bottom w:val="none" w:sz="0" w:space="0" w:color="auto"/>
        <w:right w:val="none" w:sz="0" w:space="0" w:color="auto"/>
      </w:divBdr>
    </w:div>
    <w:div w:id="176964211">
      <w:bodyDiv w:val="1"/>
      <w:marLeft w:val="0"/>
      <w:marRight w:val="0"/>
      <w:marTop w:val="0"/>
      <w:marBottom w:val="0"/>
      <w:divBdr>
        <w:top w:val="none" w:sz="0" w:space="0" w:color="auto"/>
        <w:left w:val="none" w:sz="0" w:space="0" w:color="auto"/>
        <w:bottom w:val="none" w:sz="0" w:space="0" w:color="auto"/>
        <w:right w:val="none" w:sz="0" w:space="0" w:color="auto"/>
      </w:divBdr>
    </w:div>
    <w:div w:id="183906776">
      <w:bodyDiv w:val="1"/>
      <w:marLeft w:val="0"/>
      <w:marRight w:val="0"/>
      <w:marTop w:val="0"/>
      <w:marBottom w:val="0"/>
      <w:divBdr>
        <w:top w:val="none" w:sz="0" w:space="0" w:color="auto"/>
        <w:left w:val="none" w:sz="0" w:space="0" w:color="auto"/>
        <w:bottom w:val="none" w:sz="0" w:space="0" w:color="auto"/>
        <w:right w:val="none" w:sz="0" w:space="0" w:color="auto"/>
      </w:divBdr>
    </w:div>
    <w:div w:id="183910973">
      <w:bodyDiv w:val="1"/>
      <w:marLeft w:val="0"/>
      <w:marRight w:val="0"/>
      <w:marTop w:val="0"/>
      <w:marBottom w:val="0"/>
      <w:divBdr>
        <w:top w:val="none" w:sz="0" w:space="0" w:color="auto"/>
        <w:left w:val="none" w:sz="0" w:space="0" w:color="auto"/>
        <w:bottom w:val="none" w:sz="0" w:space="0" w:color="auto"/>
        <w:right w:val="none" w:sz="0" w:space="0" w:color="auto"/>
      </w:divBdr>
    </w:div>
    <w:div w:id="184367216">
      <w:bodyDiv w:val="1"/>
      <w:marLeft w:val="0"/>
      <w:marRight w:val="0"/>
      <w:marTop w:val="0"/>
      <w:marBottom w:val="0"/>
      <w:divBdr>
        <w:top w:val="none" w:sz="0" w:space="0" w:color="auto"/>
        <w:left w:val="none" w:sz="0" w:space="0" w:color="auto"/>
        <w:bottom w:val="none" w:sz="0" w:space="0" w:color="auto"/>
        <w:right w:val="none" w:sz="0" w:space="0" w:color="auto"/>
      </w:divBdr>
    </w:div>
    <w:div w:id="185217588">
      <w:bodyDiv w:val="1"/>
      <w:marLeft w:val="0"/>
      <w:marRight w:val="0"/>
      <w:marTop w:val="0"/>
      <w:marBottom w:val="0"/>
      <w:divBdr>
        <w:top w:val="none" w:sz="0" w:space="0" w:color="auto"/>
        <w:left w:val="none" w:sz="0" w:space="0" w:color="auto"/>
        <w:bottom w:val="none" w:sz="0" w:space="0" w:color="auto"/>
        <w:right w:val="none" w:sz="0" w:space="0" w:color="auto"/>
      </w:divBdr>
    </w:div>
    <w:div w:id="188033658">
      <w:bodyDiv w:val="1"/>
      <w:marLeft w:val="0"/>
      <w:marRight w:val="0"/>
      <w:marTop w:val="0"/>
      <w:marBottom w:val="0"/>
      <w:divBdr>
        <w:top w:val="none" w:sz="0" w:space="0" w:color="auto"/>
        <w:left w:val="none" w:sz="0" w:space="0" w:color="auto"/>
        <w:bottom w:val="none" w:sz="0" w:space="0" w:color="auto"/>
        <w:right w:val="none" w:sz="0" w:space="0" w:color="auto"/>
      </w:divBdr>
    </w:div>
    <w:div w:id="194736703">
      <w:bodyDiv w:val="1"/>
      <w:marLeft w:val="0"/>
      <w:marRight w:val="0"/>
      <w:marTop w:val="0"/>
      <w:marBottom w:val="0"/>
      <w:divBdr>
        <w:top w:val="none" w:sz="0" w:space="0" w:color="auto"/>
        <w:left w:val="none" w:sz="0" w:space="0" w:color="auto"/>
        <w:bottom w:val="none" w:sz="0" w:space="0" w:color="auto"/>
        <w:right w:val="none" w:sz="0" w:space="0" w:color="auto"/>
      </w:divBdr>
      <w:divsChild>
        <w:div w:id="1605917326">
          <w:marLeft w:val="0"/>
          <w:marRight w:val="0"/>
          <w:marTop w:val="0"/>
          <w:marBottom w:val="0"/>
          <w:divBdr>
            <w:top w:val="none" w:sz="0" w:space="0" w:color="auto"/>
            <w:left w:val="none" w:sz="0" w:space="0" w:color="auto"/>
            <w:bottom w:val="none" w:sz="0" w:space="0" w:color="auto"/>
            <w:right w:val="none" w:sz="0" w:space="0" w:color="auto"/>
          </w:divBdr>
          <w:divsChild>
            <w:div w:id="871724653">
              <w:marLeft w:val="0"/>
              <w:marRight w:val="0"/>
              <w:marTop w:val="0"/>
              <w:marBottom w:val="0"/>
              <w:divBdr>
                <w:top w:val="none" w:sz="0" w:space="0" w:color="auto"/>
                <w:left w:val="none" w:sz="0" w:space="0" w:color="auto"/>
                <w:bottom w:val="none" w:sz="0" w:space="0" w:color="auto"/>
                <w:right w:val="none" w:sz="0" w:space="0" w:color="auto"/>
              </w:divBdr>
              <w:divsChild>
                <w:div w:id="563445203">
                  <w:marLeft w:val="0"/>
                  <w:marRight w:val="0"/>
                  <w:marTop w:val="0"/>
                  <w:marBottom w:val="0"/>
                  <w:divBdr>
                    <w:top w:val="none" w:sz="0" w:space="0" w:color="auto"/>
                    <w:left w:val="none" w:sz="0" w:space="0" w:color="auto"/>
                    <w:bottom w:val="none" w:sz="0" w:space="0" w:color="auto"/>
                    <w:right w:val="none" w:sz="0" w:space="0" w:color="auto"/>
                  </w:divBdr>
                  <w:divsChild>
                    <w:div w:id="1893693019">
                      <w:marLeft w:val="0"/>
                      <w:marRight w:val="0"/>
                      <w:marTop w:val="0"/>
                      <w:marBottom w:val="0"/>
                      <w:divBdr>
                        <w:top w:val="none" w:sz="0" w:space="0" w:color="auto"/>
                        <w:left w:val="none" w:sz="0" w:space="0" w:color="auto"/>
                        <w:bottom w:val="none" w:sz="0" w:space="0" w:color="auto"/>
                        <w:right w:val="none" w:sz="0" w:space="0" w:color="auto"/>
                      </w:divBdr>
                      <w:divsChild>
                        <w:div w:id="1412657943">
                          <w:marLeft w:val="0"/>
                          <w:marRight w:val="0"/>
                          <w:marTop w:val="0"/>
                          <w:marBottom w:val="0"/>
                          <w:divBdr>
                            <w:top w:val="none" w:sz="0" w:space="0" w:color="auto"/>
                            <w:left w:val="none" w:sz="0" w:space="0" w:color="auto"/>
                            <w:bottom w:val="none" w:sz="0" w:space="0" w:color="auto"/>
                            <w:right w:val="none" w:sz="0" w:space="0" w:color="auto"/>
                          </w:divBdr>
                          <w:divsChild>
                            <w:div w:id="184092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38925">
      <w:bodyDiv w:val="1"/>
      <w:marLeft w:val="0"/>
      <w:marRight w:val="0"/>
      <w:marTop w:val="0"/>
      <w:marBottom w:val="0"/>
      <w:divBdr>
        <w:top w:val="none" w:sz="0" w:space="0" w:color="auto"/>
        <w:left w:val="none" w:sz="0" w:space="0" w:color="auto"/>
        <w:bottom w:val="none" w:sz="0" w:space="0" w:color="auto"/>
        <w:right w:val="none" w:sz="0" w:space="0" w:color="auto"/>
      </w:divBdr>
    </w:div>
    <w:div w:id="228001226">
      <w:bodyDiv w:val="1"/>
      <w:marLeft w:val="0"/>
      <w:marRight w:val="0"/>
      <w:marTop w:val="0"/>
      <w:marBottom w:val="0"/>
      <w:divBdr>
        <w:top w:val="none" w:sz="0" w:space="0" w:color="auto"/>
        <w:left w:val="none" w:sz="0" w:space="0" w:color="auto"/>
        <w:bottom w:val="none" w:sz="0" w:space="0" w:color="auto"/>
        <w:right w:val="none" w:sz="0" w:space="0" w:color="auto"/>
      </w:divBdr>
    </w:div>
    <w:div w:id="229972413">
      <w:bodyDiv w:val="1"/>
      <w:marLeft w:val="0"/>
      <w:marRight w:val="0"/>
      <w:marTop w:val="0"/>
      <w:marBottom w:val="0"/>
      <w:divBdr>
        <w:top w:val="none" w:sz="0" w:space="0" w:color="auto"/>
        <w:left w:val="none" w:sz="0" w:space="0" w:color="auto"/>
        <w:bottom w:val="none" w:sz="0" w:space="0" w:color="auto"/>
        <w:right w:val="none" w:sz="0" w:space="0" w:color="auto"/>
      </w:divBdr>
    </w:div>
    <w:div w:id="233273541">
      <w:bodyDiv w:val="1"/>
      <w:marLeft w:val="0"/>
      <w:marRight w:val="0"/>
      <w:marTop w:val="0"/>
      <w:marBottom w:val="0"/>
      <w:divBdr>
        <w:top w:val="none" w:sz="0" w:space="0" w:color="auto"/>
        <w:left w:val="none" w:sz="0" w:space="0" w:color="auto"/>
        <w:bottom w:val="none" w:sz="0" w:space="0" w:color="auto"/>
        <w:right w:val="none" w:sz="0" w:space="0" w:color="auto"/>
      </w:divBdr>
    </w:div>
    <w:div w:id="234903988">
      <w:bodyDiv w:val="1"/>
      <w:marLeft w:val="0"/>
      <w:marRight w:val="0"/>
      <w:marTop w:val="0"/>
      <w:marBottom w:val="0"/>
      <w:divBdr>
        <w:top w:val="none" w:sz="0" w:space="0" w:color="auto"/>
        <w:left w:val="none" w:sz="0" w:space="0" w:color="auto"/>
        <w:bottom w:val="none" w:sz="0" w:space="0" w:color="auto"/>
        <w:right w:val="none" w:sz="0" w:space="0" w:color="auto"/>
      </w:divBdr>
    </w:div>
    <w:div w:id="234975025">
      <w:bodyDiv w:val="1"/>
      <w:marLeft w:val="0"/>
      <w:marRight w:val="0"/>
      <w:marTop w:val="0"/>
      <w:marBottom w:val="0"/>
      <w:divBdr>
        <w:top w:val="none" w:sz="0" w:space="0" w:color="auto"/>
        <w:left w:val="none" w:sz="0" w:space="0" w:color="auto"/>
        <w:bottom w:val="none" w:sz="0" w:space="0" w:color="auto"/>
        <w:right w:val="none" w:sz="0" w:space="0" w:color="auto"/>
      </w:divBdr>
    </w:div>
    <w:div w:id="238907980">
      <w:bodyDiv w:val="1"/>
      <w:marLeft w:val="0"/>
      <w:marRight w:val="0"/>
      <w:marTop w:val="0"/>
      <w:marBottom w:val="0"/>
      <w:divBdr>
        <w:top w:val="none" w:sz="0" w:space="0" w:color="auto"/>
        <w:left w:val="none" w:sz="0" w:space="0" w:color="auto"/>
        <w:bottom w:val="none" w:sz="0" w:space="0" w:color="auto"/>
        <w:right w:val="none" w:sz="0" w:space="0" w:color="auto"/>
      </w:divBdr>
    </w:div>
    <w:div w:id="239288311">
      <w:bodyDiv w:val="1"/>
      <w:marLeft w:val="0"/>
      <w:marRight w:val="0"/>
      <w:marTop w:val="0"/>
      <w:marBottom w:val="0"/>
      <w:divBdr>
        <w:top w:val="none" w:sz="0" w:space="0" w:color="auto"/>
        <w:left w:val="none" w:sz="0" w:space="0" w:color="auto"/>
        <w:bottom w:val="none" w:sz="0" w:space="0" w:color="auto"/>
        <w:right w:val="none" w:sz="0" w:space="0" w:color="auto"/>
      </w:divBdr>
    </w:div>
    <w:div w:id="239683841">
      <w:bodyDiv w:val="1"/>
      <w:marLeft w:val="0"/>
      <w:marRight w:val="0"/>
      <w:marTop w:val="0"/>
      <w:marBottom w:val="0"/>
      <w:divBdr>
        <w:top w:val="none" w:sz="0" w:space="0" w:color="auto"/>
        <w:left w:val="none" w:sz="0" w:space="0" w:color="auto"/>
        <w:bottom w:val="none" w:sz="0" w:space="0" w:color="auto"/>
        <w:right w:val="none" w:sz="0" w:space="0" w:color="auto"/>
      </w:divBdr>
    </w:div>
    <w:div w:id="250241962">
      <w:bodyDiv w:val="1"/>
      <w:marLeft w:val="0"/>
      <w:marRight w:val="0"/>
      <w:marTop w:val="0"/>
      <w:marBottom w:val="0"/>
      <w:divBdr>
        <w:top w:val="none" w:sz="0" w:space="0" w:color="auto"/>
        <w:left w:val="none" w:sz="0" w:space="0" w:color="auto"/>
        <w:bottom w:val="none" w:sz="0" w:space="0" w:color="auto"/>
        <w:right w:val="none" w:sz="0" w:space="0" w:color="auto"/>
      </w:divBdr>
    </w:div>
    <w:div w:id="254558541">
      <w:bodyDiv w:val="1"/>
      <w:marLeft w:val="0"/>
      <w:marRight w:val="0"/>
      <w:marTop w:val="0"/>
      <w:marBottom w:val="0"/>
      <w:divBdr>
        <w:top w:val="none" w:sz="0" w:space="0" w:color="auto"/>
        <w:left w:val="none" w:sz="0" w:space="0" w:color="auto"/>
        <w:bottom w:val="none" w:sz="0" w:space="0" w:color="auto"/>
        <w:right w:val="none" w:sz="0" w:space="0" w:color="auto"/>
      </w:divBdr>
    </w:div>
    <w:div w:id="257834513">
      <w:bodyDiv w:val="1"/>
      <w:marLeft w:val="0"/>
      <w:marRight w:val="0"/>
      <w:marTop w:val="0"/>
      <w:marBottom w:val="0"/>
      <w:divBdr>
        <w:top w:val="none" w:sz="0" w:space="0" w:color="auto"/>
        <w:left w:val="none" w:sz="0" w:space="0" w:color="auto"/>
        <w:bottom w:val="none" w:sz="0" w:space="0" w:color="auto"/>
        <w:right w:val="none" w:sz="0" w:space="0" w:color="auto"/>
      </w:divBdr>
    </w:div>
    <w:div w:id="261032934">
      <w:bodyDiv w:val="1"/>
      <w:marLeft w:val="0"/>
      <w:marRight w:val="0"/>
      <w:marTop w:val="0"/>
      <w:marBottom w:val="0"/>
      <w:divBdr>
        <w:top w:val="none" w:sz="0" w:space="0" w:color="auto"/>
        <w:left w:val="none" w:sz="0" w:space="0" w:color="auto"/>
        <w:bottom w:val="none" w:sz="0" w:space="0" w:color="auto"/>
        <w:right w:val="none" w:sz="0" w:space="0" w:color="auto"/>
      </w:divBdr>
    </w:div>
    <w:div w:id="266616534">
      <w:bodyDiv w:val="1"/>
      <w:marLeft w:val="0"/>
      <w:marRight w:val="0"/>
      <w:marTop w:val="0"/>
      <w:marBottom w:val="0"/>
      <w:divBdr>
        <w:top w:val="none" w:sz="0" w:space="0" w:color="auto"/>
        <w:left w:val="none" w:sz="0" w:space="0" w:color="auto"/>
        <w:bottom w:val="none" w:sz="0" w:space="0" w:color="auto"/>
        <w:right w:val="none" w:sz="0" w:space="0" w:color="auto"/>
      </w:divBdr>
    </w:div>
    <w:div w:id="267590270">
      <w:bodyDiv w:val="1"/>
      <w:marLeft w:val="0"/>
      <w:marRight w:val="0"/>
      <w:marTop w:val="0"/>
      <w:marBottom w:val="0"/>
      <w:divBdr>
        <w:top w:val="none" w:sz="0" w:space="0" w:color="auto"/>
        <w:left w:val="none" w:sz="0" w:space="0" w:color="auto"/>
        <w:bottom w:val="none" w:sz="0" w:space="0" w:color="auto"/>
        <w:right w:val="none" w:sz="0" w:space="0" w:color="auto"/>
      </w:divBdr>
    </w:div>
    <w:div w:id="269119863">
      <w:bodyDiv w:val="1"/>
      <w:marLeft w:val="0"/>
      <w:marRight w:val="0"/>
      <w:marTop w:val="0"/>
      <w:marBottom w:val="0"/>
      <w:divBdr>
        <w:top w:val="none" w:sz="0" w:space="0" w:color="auto"/>
        <w:left w:val="none" w:sz="0" w:space="0" w:color="auto"/>
        <w:bottom w:val="none" w:sz="0" w:space="0" w:color="auto"/>
        <w:right w:val="none" w:sz="0" w:space="0" w:color="auto"/>
      </w:divBdr>
    </w:div>
    <w:div w:id="276914872">
      <w:bodyDiv w:val="1"/>
      <w:marLeft w:val="0"/>
      <w:marRight w:val="0"/>
      <w:marTop w:val="0"/>
      <w:marBottom w:val="0"/>
      <w:divBdr>
        <w:top w:val="none" w:sz="0" w:space="0" w:color="auto"/>
        <w:left w:val="none" w:sz="0" w:space="0" w:color="auto"/>
        <w:bottom w:val="none" w:sz="0" w:space="0" w:color="auto"/>
        <w:right w:val="none" w:sz="0" w:space="0" w:color="auto"/>
      </w:divBdr>
    </w:div>
    <w:div w:id="281690468">
      <w:bodyDiv w:val="1"/>
      <w:marLeft w:val="0"/>
      <w:marRight w:val="0"/>
      <w:marTop w:val="0"/>
      <w:marBottom w:val="0"/>
      <w:divBdr>
        <w:top w:val="none" w:sz="0" w:space="0" w:color="auto"/>
        <w:left w:val="none" w:sz="0" w:space="0" w:color="auto"/>
        <w:bottom w:val="none" w:sz="0" w:space="0" w:color="auto"/>
        <w:right w:val="none" w:sz="0" w:space="0" w:color="auto"/>
      </w:divBdr>
      <w:divsChild>
        <w:div w:id="346907559">
          <w:marLeft w:val="0"/>
          <w:marRight w:val="0"/>
          <w:marTop w:val="0"/>
          <w:marBottom w:val="0"/>
          <w:divBdr>
            <w:top w:val="none" w:sz="0" w:space="0" w:color="auto"/>
            <w:left w:val="none" w:sz="0" w:space="0" w:color="auto"/>
            <w:bottom w:val="none" w:sz="0" w:space="0" w:color="auto"/>
            <w:right w:val="none" w:sz="0" w:space="0" w:color="auto"/>
          </w:divBdr>
          <w:divsChild>
            <w:div w:id="818764250">
              <w:marLeft w:val="0"/>
              <w:marRight w:val="0"/>
              <w:marTop w:val="0"/>
              <w:marBottom w:val="0"/>
              <w:divBdr>
                <w:top w:val="none" w:sz="0" w:space="0" w:color="auto"/>
                <w:left w:val="none" w:sz="0" w:space="0" w:color="auto"/>
                <w:bottom w:val="none" w:sz="0" w:space="0" w:color="auto"/>
                <w:right w:val="none" w:sz="0" w:space="0" w:color="auto"/>
              </w:divBdr>
              <w:divsChild>
                <w:div w:id="1645155681">
                  <w:marLeft w:val="0"/>
                  <w:marRight w:val="0"/>
                  <w:marTop w:val="0"/>
                  <w:marBottom w:val="0"/>
                  <w:divBdr>
                    <w:top w:val="none" w:sz="0" w:space="0" w:color="auto"/>
                    <w:left w:val="none" w:sz="0" w:space="0" w:color="auto"/>
                    <w:bottom w:val="none" w:sz="0" w:space="0" w:color="auto"/>
                    <w:right w:val="none" w:sz="0" w:space="0" w:color="auto"/>
                  </w:divBdr>
                  <w:divsChild>
                    <w:div w:id="1546868901">
                      <w:marLeft w:val="0"/>
                      <w:marRight w:val="0"/>
                      <w:marTop w:val="0"/>
                      <w:marBottom w:val="0"/>
                      <w:divBdr>
                        <w:top w:val="none" w:sz="0" w:space="0" w:color="auto"/>
                        <w:left w:val="none" w:sz="0" w:space="0" w:color="auto"/>
                        <w:bottom w:val="none" w:sz="0" w:space="0" w:color="auto"/>
                        <w:right w:val="none" w:sz="0" w:space="0" w:color="auto"/>
                      </w:divBdr>
                      <w:divsChild>
                        <w:div w:id="218984642">
                          <w:marLeft w:val="0"/>
                          <w:marRight w:val="0"/>
                          <w:marTop w:val="0"/>
                          <w:marBottom w:val="0"/>
                          <w:divBdr>
                            <w:top w:val="none" w:sz="0" w:space="0" w:color="auto"/>
                            <w:left w:val="none" w:sz="0" w:space="0" w:color="auto"/>
                            <w:bottom w:val="none" w:sz="0" w:space="0" w:color="auto"/>
                            <w:right w:val="none" w:sz="0" w:space="0" w:color="auto"/>
                          </w:divBdr>
                          <w:divsChild>
                            <w:div w:id="10355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938119">
      <w:bodyDiv w:val="1"/>
      <w:marLeft w:val="0"/>
      <w:marRight w:val="0"/>
      <w:marTop w:val="0"/>
      <w:marBottom w:val="0"/>
      <w:divBdr>
        <w:top w:val="none" w:sz="0" w:space="0" w:color="auto"/>
        <w:left w:val="none" w:sz="0" w:space="0" w:color="auto"/>
        <w:bottom w:val="none" w:sz="0" w:space="0" w:color="auto"/>
        <w:right w:val="none" w:sz="0" w:space="0" w:color="auto"/>
      </w:divBdr>
    </w:div>
    <w:div w:id="307631841">
      <w:bodyDiv w:val="1"/>
      <w:marLeft w:val="0"/>
      <w:marRight w:val="0"/>
      <w:marTop w:val="0"/>
      <w:marBottom w:val="0"/>
      <w:divBdr>
        <w:top w:val="none" w:sz="0" w:space="0" w:color="auto"/>
        <w:left w:val="none" w:sz="0" w:space="0" w:color="auto"/>
        <w:bottom w:val="none" w:sz="0" w:space="0" w:color="auto"/>
        <w:right w:val="none" w:sz="0" w:space="0" w:color="auto"/>
      </w:divBdr>
    </w:div>
    <w:div w:id="329261965">
      <w:bodyDiv w:val="1"/>
      <w:marLeft w:val="0"/>
      <w:marRight w:val="0"/>
      <w:marTop w:val="0"/>
      <w:marBottom w:val="0"/>
      <w:divBdr>
        <w:top w:val="none" w:sz="0" w:space="0" w:color="auto"/>
        <w:left w:val="none" w:sz="0" w:space="0" w:color="auto"/>
        <w:bottom w:val="none" w:sz="0" w:space="0" w:color="auto"/>
        <w:right w:val="none" w:sz="0" w:space="0" w:color="auto"/>
      </w:divBdr>
      <w:divsChild>
        <w:div w:id="254703855">
          <w:marLeft w:val="0"/>
          <w:marRight w:val="0"/>
          <w:marTop w:val="0"/>
          <w:marBottom w:val="0"/>
          <w:divBdr>
            <w:top w:val="none" w:sz="0" w:space="0" w:color="auto"/>
            <w:left w:val="none" w:sz="0" w:space="0" w:color="auto"/>
            <w:bottom w:val="none" w:sz="0" w:space="0" w:color="auto"/>
            <w:right w:val="none" w:sz="0" w:space="0" w:color="auto"/>
          </w:divBdr>
        </w:div>
        <w:div w:id="482619155">
          <w:marLeft w:val="0"/>
          <w:marRight w:val="0"/>
          <w:marTop w:val="0"/>
          <w:marBottom w:val="0"/>
          <w:divBdr>
            <w:top w:val="none" w:sz="0" w:space="0" w:color="auto"/>
            <w:left w:val="none" w:sz="0" w:space="0" w:color="auto"/>
            <w:bottom w:val="none" w:sz="0" w:space="0" w:color="auto"/>
            <w:right w:val="none" w:sz="0" w:space="0" w:color="auto"/>
          </w:divBdr>
        </w:div>
        <w:div w:id="1126198261">
          <w:marLeft w:val="0"/>
          <w:marRight w:val="0"/>
          <w:marTop w:val="0"/>
          <w:marBottom w:val="0"/>
          <w:divBdr>
            <w:top w:val="none" w:sz="0" w:space="0" w:color="auto"/>
            <w:left w:val="none" w:sz="0" w:space="0" w:color="auto"/>
            <w:bottom w:val="none" w:sz="0" w:space="0" w:color="auto"/>
            <w:right w:val="none" w:sz="0" w:space="0" w:color="auto"/>
          </w:divBdr>
        </w:div>
        <w:div w:id="1278638790">
          <w:marLeft w:val="0"/>
          <w:marRight w:val="0"/>
          <w:marTop w:val="0"/>
          <w:marBottom w:val="0"/>
          <w:divBdr>
            <w:top w:val="none" w:sz="0" w:space="0" w:color="auto"/>
            <w:left w:val="none" w:sz="0" w:space="0" w:color="auto"/>
            <w:bottom w:val="none" w:sz="0" w:space="0" w:color="auto"/>
            <w:right w:val="none" w:sz="0" w:space="0" w:color="auto"/>
          </w:divBdr>
        </w:div>
      </w:divsChild>
    </w:div>
    <w:div w:id="349064918">
      <w:bodyDiv w:val="1"/>
      <w:marLeft w:val="0"/>
      <w:marRight w:val="0"/>
      <w:marTop w:val="0"/>
      <w:marBottom w:val="0"/>
      <w:divBdr>
        <w:top w:val="none" w:sz="0" w:space="0" w:color="auto"/>
        <w:left w:val="none" w:sz="0" w:space="0" w:color="auto"/>
        <w:bottom w:val="none" w:sz="0" w:space="0" w:color="auto"/>
        <w:right w:val="none" w:sz="0" w:space="0" w:color="auto"/>
      </w:divBdr>
    </w:div>
    <w:div w:id="349450719">
      <w:bodyDiv w:val="1"/>
      <w:marLeft w:val="0"/>
      <w:marRight w:val="0"/>
      <w:marTop w:val="0"/>
      <w:marBottom w:val="0"/>
      <w:divBdr>
        <w:top w:val="none" w:sz="0" w:space="0" w:color="auto"/>
        <w:left w:val="none" w:sz="0" w:space="0" w:color="auto"/>
        <w:bottom w:val="none" w:sz="0" w:space="0" w:color="auto"/>
        <w:right w:val="none" w:sz="0" w:space="0" w:color="auto"/>
      </w:divBdr>
    </w:div>
    <w:div w:id="360478244">
      <w:bodyDiv w:val="1"/>
      <w:marLeft w:val="0"/>
      <w:marRight w:val="0"/>
      <w:marTop w:val="0"/>
      <w:marBottom w:val="0"/>
      <w:divBdr>
        <w:top w:val="none" w:sz="0" w:space="0" w:color="auto"/>
        <w:left w:val="none" w:sz="0" w:space="0" w:color="auto"/>
        <w:bottom w:val="none" w:sz="0" w:space="0" w:color="auto"/>
        <w:right w:val="none" w:sz="0" w:space="0" w:color="auto"/>
      </w:divBdr>
      <w:divsChild>
        <w:div w:id="578903443">
          <w:marLeft w:val="0"/>
          <w:marRight w:val="0"/>
          <w:marTop w:val="0"/>
          <w:marBottom w:val="0"/>
          <w:divBdr>
            <w:top w:val="none" w:sz="0" w:space="0" w:color="auto"/>
            <w:left w:val="none" w:sz="0" w:space="0" w:color="auto"/>
            <w:bottom w:val="none" w:sz="0" w:space="0" w:color="auto"/>
            <w:right w:val="none" w:sz="0" w:space="0" w:color="auto"/>
          </w:divBdr>
          <w:divsChild>
            <w:div w:id="710032559">
              <w:marLeft w:val="0"/>
              <w:marRight w:val="0"/>
              <w:marTop w:val="0"/>
              <w:marBottom w:val="0"/>
              <w:divBdr>
                <w:top w:val="none" w:sz="0" w:space="0" w:color="auto"/>
                <w:left w:val="none" w:sz="0" w:space="0" w:color="auto"/>
                <w:bottom w:val="none" w:sz="0" w:space="0" w:color="auto"/>
                <w:right w:val="none" w:sz="0" w:space="0" w:color="auto"/>
              </w:divBdr>
              <w:divsChild>
                <w:div w:id="325279455">
                  <w:marLeft w:val="0"/>
                  <w:marRight w:val="0"/>
                  <w:marTop w:val="0"/>
                  <w:marBottom w:val="0"/>
                  <w:divBdr>
                    <w:top w:val="none" w:sz="0" w:space="0" w:color="auto"/>
                    <w:left w:val="none" w:sz="0" w:space="0" w:color="auto"/>
                    <w:bottom w:val="none" w:sz="0" w:space="0" w:color="auto"/>
                    <w:right w:val="none" w:sz="0" w:space="0" w:color="auto"/>
                  </w:divBdr>
                  <w:divsChild>
                    <w:div w:id="1227914546">
                      <w:marLeft w:val="0"/>
                      <w:marRight w:val="0"/>
                      <w:marTop w:val="0"/>
                      <w:marBottom w:val="0"/>
                      <w:divBdr>
                        <w:top w:val="none" w:sz="0" w:space="0" w:color="auto"/>
                        <w:left w:val="none" w:sz="0" w:space="0" w:color="auto"/>
                        <w:bottom w:val="none" w:sz="0" w:space="0" w:color="auto"/>
                        <w:right w:val="none" w:sz="0" w:space="0" w:color="auto"/>
                      </w:divBdr>
                      <w:divsChild>
                        <w:div w:id="944924714">
                          <w:marLeft w:val="0"/>
                          <w:marRight w:val="0"/>
                          <w:marTop w:val="0"/>
                          <w:marBottom w:val="0"/>
                          <w:divBdr>
                            <w:top w:val="none" w:sz="0" w:space="0" w:color="auto"/>
                            <w:left w:val="none" w:sz="0" w:space="0" w:color="auto"/>
                            <w:bottom w:val="none" w:sz="0" w:space="0" w:color="auto"/>
                            <w:right w:val="none" w:sz="0" w:space="0" w:color="auto"/>
                          </w:divBdr>
                          <w:divsChild>
                            <w:div w:id="1495729624">
                              <w:marLeft w:val="0"/>
                              <w:marRight w:val="0"/>
                              <w:marTop w:val="0"/>
                              <w:marBottom w:val="0"/>
                              <w:divBdr>
                                <w:top w:val="none" w:sz="0" w:space="0" w:color="auto"/>
                                <w:left w:val="none" w:sz="0" w:space="0" w:color="auto"/>
                                <w:bottom w:val="none" w:sz="0" w:space="0" w:color="auto"/>
                                <w:right w:val="none" w:sz="0" w:space="0" w:color="auto"/>
                              </w:divBdr>
                              <w:divsChild>
                                <w:div w:id="1324429875">
                                  <w:marLeft w:val="0"/>
                                  <w:marRight w:val="0"/>
                                  <w:marTop w:val="0"/>
                                  <w:marBottom w:val="0"/>
                                  <w:divBdr>
                                    <w:top w:val="none" w:sz="0" w:space="0" w:color="auto"/>
                                    <w:left w:val="none" w:sz="0" w:space="0" w:color="auto"/>
                                    <w:bottom w:val="none" w:sz="0" w:space="0" w:color="auto"/>
                                    <w:right w:val="none" w:sz="0" w:space="0" w:color="auto"/>
                                  </w:divBdr>
                                  <w:divsChild>
                                    <w:div w:id="337123492">
                                      <w:marLeft w:val="0"/>
                                      <w:marRight w:val="0"/>
                                      <w:marTop w:val="0"/>
                                      <w:marBottom w:val="0"/>
                                      <w:divBdr>
                                        <w:top w:val="none" w:sz="0" w:space="0" w:color="auto"/>
                                        <w:left w:val="none" w:sz="0" w:space="0" w:color="auto"/>
                                        <w:bottom w:val="none" w:sz="0" w:space="0" w:color="auto"/>
                                        <w:right w:val="none" w:sz="0" w:space="0" w:color="auto"/>
                                      </w:divBdr>
                                      <w:divsChild>
                                        <w:div w:id="77891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724597">
          <w:marLeft w:val="0"/>
          <w:marRight w:val="0"/>
          <w:marTop w:val="0"/>
          <w:marBottom w:val="0"/>
          <w:divBdr>
            <w:top w:val="none" w:sz="0" w:space="0" w:color="auto"/>
            <w:left w:val="none" w:sz="0" w:space="0" w:color="auto"/>
            <w:bottom w:val="none" w:sz="0" w:space="0" w:color="auto"/>
            <w:right w:val="none" w:sz="0" w:space="0" w:color="auto"/>
          </w:divBdr>
          <w:divsChild>
            <w:div w:id="1891921126">
              <w:marLeft w:val="0"/>
              <w:marRight w:val="0"/>
              <w:marTop w:val="0"/>
              <w:marBottom w:val="0"/>
              <w:divBdr>
                <w:top w:val="none" w:sz="0" w:space="0" w:color="auto"/>
                <w:left w:val="none" w:sz="0" w:space="0" w:color="auto"/>
                <w:bottom w:val="none" w:sz="0" w:space="0" w:color="auto"/>
                <w:right w:val="none" w:sz="0" w:space="0" w:color="auto"/>
              </w:divBdr>
              <w:divsChild>
                <w:div w:id="792747478">
                  <w:marLeft w:val="0"/>
                  <w:marRight w:val="0"/>
                  <w:marTop w:val="0"/>
                  <w:marBottom w:val="0"/>
                  <w:divBdr>
                    <w:top w:val="none" w:sz="0" w:space="0" w:color="auto"/>
                    <w:left w:val="none" w:sz="0" w:space="0" w:color="auto"/>
                    <w:bottom w:val="none" w:sz="0" w:space="0" w:color="auto"/>
                    <w:right w:val="none" w:sz="0" w:space="0" w:color="auto"/>
                  </w:divBdr>
                  <w:divsChild>
                    <w:div w:id="815806736">
                      <w:marLeft w:val="0"/>
                      <w:marRight w:val="0"/>
                      <w:marTop w:val="0"/>
                      <w:marBottom w:val="0"/>
                      <w:divBdr>
                        <w:top w:val="none" w:sz="0" w:space="0" w:color="auto"/>
                        <w:left w:val="none" w:sz="0" w:space="0" w:color="auto"/>
                        <w:bottom w:val="none" w:sz="0" w:space="0" w:color="auto"/>
                        <w:right w:val="none" w:sz="0" w:space="0" w:color="auto"/>
                      </w:divBdr>
                      <w:divsChild>
                        <w:div w:id="2127038963">
                          <w:marLeft w:val="0"/>
                          <w:marRight w:val="0"/>
                          <w:marTop w:val="0"/>
                          <w:marBottom w:val="0"/>
                          <w:divBdr>
                            <w:top w:val="none" w:sz="0" w:space="0" w:color="auto"/>
                            <w:left w:val="none" w:sz="0" w:space="0" w:color="auto"/>
                            <w:bottom w:val="none" w:sz="0" w:space="0" w:color="auto"/>
                            <w:right w:val="none" w:sz="0" w:space="0" w:color="auto"/>
                          </w:divBdr>
                          <w:divsChild>
                            <w:div w:id="2051873917">
                              <w:marLeft w:val="0"/>
                              <w:marRight w:val="0"/>
                              <w:marTop w:val="0"/>
                              <w:marBottom w:val="0"/>
                              <w:divBdr>
                                <w:top w:val="none" w:sz="0" w:space="0" w:color="auto"/>
                                <w:left w:val="none" w:sz="0" w:space="0" w:color="auto"/>
                                <w:bottom w:val="none" w:sz="0" w:space="0" w:color="auto"/>
                                <w:right w:val="none" w:sz="0" w:space="0" w:color="auto"/>
                              </w:divBdr>
                              <w:divsChild>
                                <w:div w:id="206141969">
                                  <w:marLeft w:val="0"/>
                                  <w:marRight w:val="0"/>
                                  <w:marTop w:val="0"/>
                                  <w:marBottom w:val="0"/>
                                  <w:divBdr>
                                    <w:top w:val="none" w:sz="0" w:space="0" w:color="auto"/>
                                    <w:left w:val="none" w:sz="0" w:space="0" w:color="auto"/>
                                    <w:bottom w:val="none" w:sz="0" w:space="0" w:color="auto"/>
                                    <w:right w:val="none" w:sz="0" w:space="0" w:color="auto"/>
                                  </w:divBdr>
                                  <w:divsChild>
                                    <w:div w:id="15077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799991">
          <w:marLeft w:val="0"/>
          <w:marRight w:val="0"/>
          <w:marTop w:val="0"/>
          <w:marBottom w:val="0"/>
          <w:divBdr>
            <w:top w:val="none" w:sz="0" w:space="0" w:color="auto"/>
            <w:left w:val="none" w:sz="0" w:space="0" w:color="auto"/>
            <w:bottom w:val="none" w:sz="0" w:space="0" w:color="auto"/>
            <w:right w:val="none" w:sz="0" w:space="0" w:color="auto"/>
          </w:divBdr>
          <w:divsChild>
            <w:div w:id="1984774979">
              <w:marLeft w:val="0"/>
              <w:marRight w:val="0"/>
              <w:marTop w:val="0"/>
              <w:marBottom w:val="0"/>
              <w:divBdr>
                <w:top w:val="none" w:sz="0" w:space="0" w:color="auto"/>
                <w:left w:val="none" w:sz="0" w:space="0" w:color="auto"/>
                <w:bottom w:val="none" w:sz="0" w:space="0" w:color="auto"/>
                <w:right w:val="none" w:sz="0" w:space="0" w:color="auto"/>
              </w:divBdr>
              <w:divsChild>
                <w:div w:id="996302774">
                  <w:marLeft w:val="0"/>
                  <w:marRight w:val="0"/>
                  <w:marTop w:val="0"/>
                  <w:marBottom w:val="0"/>
                  <w:divBdr>
                    <w:top w:val="none" w:sz="0" w:space="0" w:color="auto"/>
                    <w:left w:val="none" w:sz="0" w:space="0" w:color="auto"/>
                    <w:bottom w:val="none" w:sz="0" w:space="0" w:color="auto"/>
                    <w:right w:val="none" w:sz="0" w:space="0" w:color="auto"/>
                  </w:divBdr>
                  <w:divsChild>
                    <w:div w:id="1618876636">
                      <w:marLeft w:val="0"/>
                      <w:marRight w:val="0"/>
                      <w:marTop w:val="0"/>
                      <w:marBottom w:val="0"/>
                      <w:divBdr>
                        <w:top w:val="none" w:sz="0" w:space="0" w:color="auto"/>
                        <w:left w:val="none" w:sz="0" w:space="0" w:color="auto"/>
                        <w:bottom w:val="none" w:sz="0" w:space="0" w:color="auto"/>
                        <w:right w:val="none" w:sz="0" w:space="0" w:color="auto"/>
                      </w:divBdr>
                      <w:divsChild>
                        <w:div w:id="564343567">
                          <w:marLeft w:val="0"/>
                          <w:marRight w:val="0"/>
                          <w:marTop w:val="0"/>
                          <w:marBottom w:val="0"/>
                          <w:divBdr>
                            <w:top w:val="none" w:sz="0" w:space="0" w:color="auto"/>
                            <w:left w:val="none" w:sz="0" w:space="0" w:color="auto"/>
                            <w:bottom w:val="none" w:sz="0" w:space="0" w:color="auto"/>
                            <w:right w:val="none" w:sz="0" w:space="0" w:color="auto"/>
                          </w:divBdr>
                          <w:divsChild>
                            <w:div w:id="1102216618">
                              <w:marLeft w:val="0"/>
                              <w:marRight w:val="0"/>
                              <w:marTop w:val="0"/>
                              <w:marBottom w:val="0"/>
                              <w:divBdr>
                                <w:top w:val="none" w:sz="0" w:space="0" w:color="auto"/>
                                <w:left w:val="none" w:sz="0" w:space="0" w:color="auto"/>
                                <w:bottom w:val="none" w:sz="0" w:space="0" w:color="auto"/>
                                <w:right w:val="none" w:sz="0" w:space="0" w:color="auto"/>
                              </w:divBdr>
                              <w:divsChild>
                                <w:div w:id="990598605">
                                  <w:marLeft w:val="0"/>
                                  <w:marRight w:val="0"/>
                                  <w:marTop w:val="0"/>
                                  <w:marBottom w:val="0"/>
                                  <w:divBdr>
                                    <w:top w:val="none" w:sz="0" w:space="0" w:color="auto"/>
                                    <w:left w:val="none" w:sz="0" w:space="0" w:color="auto"/>
                                    <w:bottom w:val="none" w:sz="0" w:space="0" w:color="auto"/>
                                    <w:right w:val="none" w:sz="0" w:space="0" w:color="auto"/>
                                  </w:divBdr>
                                  <w:divsChild>
                                    <w:div w:id="7656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3498">
                  <w:marLeft w:val="0"/>
                  <w:marRight w:val="0"/>
                  <w:marTop w:val="0"/>
                  <w:marBottom w:val="0"/>
                  <w:divBdr>
                    <w:top w:val="none" w:sz="0" w:space="0" w:color="auto"/>
                    <w:left w:val="none" w:sz="0" w:space="0" w:color="auto"/>
                    <w:bottom w:val="none" w:sz="0" w:space="0" w:color="auto"/>
                    <w:right w:val="none" w:sz="0" w:space="0" w:color="auto"/>
                  </w:divBdr>
                  <w:divsChild>
                    <w:div w:id="89397342">
                      <w:marLeft w:val="0"/>
                      <w:marRight w:val="0"/>
                      <w:marTop w:val="0"/>
                      <w:marBottom w:val="0"/>
                      <w:divBdr>
                        <w:top w:val="none" w:sz="0" w:space="0" w:color="auto"/>
                        <w:left w:val="none" w:sz="0" w:space="0" w:color="auto"/>
                        <w:bottom w:val="none" w:sz="0" w:space="0" w:color="auto"/>
                        <w:right w:val="none" w:sz="0" w:space="0" w:color="auto"/>
                      </w:divBdr>
                      <w:divsChild>
                        <w:div w:id="121071386">
                          <w:marLeft w:val="0"/>
                          <w:marRight w:val="0"/>
                          <w:marTop w:val="0"/>
                          <w:marBottom w:val="0"/>
                          <w:divBdr>
                            <w:top w:val="none" w:sz="0" w:space="0" w:color="auto"/>
                            <w:left w:val="none" w:sz="0" w:space="0" w:color="auto"/>
                            <w:bottom w:val="none" w:sz="0" w:space="0" w:color="auto"/>
                            <w:right w:val="none" w:sz="0" w:space="0" w:color="auto"/>
                          </w:divBdr>
                          <w:divsChild>
                            <w:div w:id="1262445435">
                              <w:marLeft w:val="0"/>
                              <w:marRight w:val="0"/>
                              <w:marTop w:val="0"/>
                              <w:marBottom w:val="0"/>
                              <w:divBdr>
                                <w:top w:val="none" w:sz="0" w:space="0" w:color="auto"/>
                                <w:left w:val="none" w:sz="0" w:space="0" w:color="auto"/>
                                <w:bottom w:val="none" w:sz="0" w:space="0" w:color="auto"/>
                                <w:right w:val="none" w:sz="0" w:space="0" w:color="auto"/>
                              </w:divBdr>
                              <w:divsChild>
                                <w:div w:id="203570">
                                  <w:marLeft w:val="0"/>
                                  <w:marRight w:val="0"/>
                                  <w:marTop w:val="0"/>
                                  <w:marBottom w:val="0"/>
                                  <w:divBdr>
                                    <w:top w:val="none" w:sz="0" w:space="0" w:color="auto"/>
                                    <w:left w:val="none" w:sz="0" w:space="0" w:color="auto"/>
                                    <w:bottom w:val="none" w:sz="0" w:space="0" w:color="auto"/>
                                    <w:right w:val="none" w:sz="0" w:space="0" w:color="auto"/>
                                  </w:divBdr>
                                  <w:divsChild>
                                    <w:div w:id="17380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7337798">
      <w:bodyDiv w:val="1"/>
      <w:marLeft w:val="0"/>
      <w:marRight w:val="0"/>
      <w:marTop w:val="0"/>
      <w:marBottom w:val="0"/>
      <w:divBdr>
        <w:top w:val="none" w:sz="0" w:space="0" w:color="auto"/>
        <w:left w:val="none" w:sz="0" w:space="0" w:color="auto"/>
        <w:bottom w:val="none" w:sz="0" w:space="0" w:color="auto"/>
        <w:right w:val="none" w:sz="0" w:space="0" w:color="auto"/>
      </w:divBdr>
    </w:div>
    <w:div w:id="367410504">
      <w:bodyDiv w:val="1"/>
      <w:marLeft w:val="0"/>
      <w:marRight w:val="0"/>
      <w:marTop w:val="0"/>
      <w:marBottom w:val="0"/>
      <w:divBdr>
        <w:top w:val="none" w:sz="0" w:space="0" w:color="auto"/>
        <w:left w:val="none" w:sz="0" w:space="0" w:color="auto"/>
        <w:bottom w:val="none" w:sz="0" w:space="0" w:color="auto"/>
        <w:right w:val="none" w:sz="0" w:space="0" w:color="auto"/>
      </w:divBdr>
    </w:div>
    <w:div w:id="371077237">
      <w:bodyDiv w:val="1"/>
      <w:marLeft w:val="0"/>
      <w:marRight w:val="0"/>
      <w:marTop w:val="0"/>
      <w:marBottom w:val="0"/>
      <w:divBdr>
        <w:top w:val="none" w:sz="0" w:space="0" w:color="auto"/>
        <w:left w:val="none" w:sz="0" w:space="0" w:color="auto"/>
        <w:bottom w:val="none" w:sz="0" w:space="0" w:color="auto"/>
        <w:right w:val="none" w:sz="0" w:space="0" w:color="auto"/>
      </w:divBdr>
    </w:div>
    <w:div w:id="371812435">
      <w:bodyDiv w:val="1"/>
      <w:marLeft w:val="0"/>
      <w:marRight w:val="0"/>
      <w:marTop w:val="0"/>
      <w:marBottom w:val="0"/>
      <w:divBdr>
        <w:top w:val="none" w:sz="0" w:space="0" w:color="auto"/>
        <w:left w:val="none" w:sz="0" w:space="0" w:color="auto"/>
        <w:bottom w:val="none" w:sz="0" w:space="0" w:color="auto"/>
        <w:right w:val="none" w:sz="0" w:space="0" w:color="auto"/>
      </w:divBdr>
    </w:div>
    <w:div w:id="372116203">
      <w:bodyDiv w:val="1"/>
      <w:marLeft w:val="0"/>
      <w:marRight w:val="0"/>
      <w:marTop w:val="0"/>
      <w:marBottom w:val="0"/>
      <w:divBdr>
        <w:top w:val="none" w:sz="0" w:space="0" w:color="auto"/>
        <w:left w:val="none" w:sz="0" w:space="0" w:color="auto"/>
        <w:bottom w:val="none" w:sz="0" w:space="0" w:color="auto"/>
        <w:right w:val="none" w:sz="0" w:space="0" w:color="auto"/>
      </w:divBdr>
    </w:div>
    <w:div w:id="374669391">
      <w:bodyDiv w:val="1"/>
      <w:marLeft w:val="0"/>
      <w:marRight w:val="0"/>
      <w:marTop w:val="0"/>
      <w:marBottom w:val="0"/>
      <w:divBdr>
        <w:top w:val="none" w:sz="0" w:space="0" w:color="auto"/>
        <w:left w:val="none" w:sz="0" w:space="0" w:color="auto"/>
        <w:bottom w:val="none" w:sz="0" w:space="0" w:color="auto"/>
        <w:right w:val="none" w:sz="0" w:space="0" w:color="auto"/>
      </w:divBdr>
    </w:div>
    <w:div w:id="375666105">
      <w:bodyDiv w:val="1"/>
      <w:marLeft w:val="0"/>
      <w:marRight w:val="0"/>
      <w:marTop w:val="0"/>
      <w:marBottom w:val="0"/>
      <w:divBdr>
        <w:top w:val="none" w:sz="0" w:space="0" w:color="auto"/>
        <w:left w:val="none" w:sz="0" w:space="0" w:color="auto"/>
        <w:bottom w:val="none" w:sz="0" w:space="0" w:color="auto"/>
        <w:right w:val="none" w:sz="0" w:space="0" w:color="auto"/>
      </w:divBdr>
    </w:div>
    <w:div w:id="377583201">
      <w:bodyDiv w:val="1"/>
      <w:marLeft w:val="0"/>
      <w:marRight w:val="0"/>
      <w:marTop w:val="0"/>
      <w:marBottom w:val="0"/>
      <w:divBdr>
        <w:top w:val="none" w:sz="0" w:space="0" w:color="auto"/>
        <w:left w:val="none" w:sz="0" w:space="0" w:color="auto"/>
        <w:bottom w:val="none" w:sz="0" w:space="0" w:color="auto"/>
        <w:right w:val="none" w:sz="0" w:space="0" w:color="auto"/>
      </w:divBdr>
    </w:div>
    <w:div w:id="377710451">
      <w:bodyDiv w:val="1"/>
      <w:marLeft w:val="0"/>
      <w:marRight w:val="0"/>
      <w:marTop w:val="0"/>
      <w:marBottom w:val="0"/>
      <w:divBdr>
        <w:top w:val="none" w:sz="0" w:space="0" w:color="auto"/>
        <w:left w:val="none" w:sz="0" w:space="0" w:color="auto"/>
        <w:bottom w:val="none" w:sz="0" w:space="0" w:color="auto"/>
        <w:right w:val="none" w:sz="0" w:space="0" w:color="auto"/>
      </w:divBdr>
    </w:div>
    <w:div w:id="380444856">
      <w:bodyDiv w:val="1"/>
      <w:marLeft w:val="0"/>
      <w:marRight w:val="0"/>
      <w:marTop w:val="0"/>
      <w:marBottom w:val="0"/>
      <w:divBdr>
        <w:top w:val="none" w:sz="0" w:space="0" w:color="auto"/>
        <w:left w:val="none" w:sz="0" w:space="0" w:color="auto"/>
        <w:bottom w:val="none" w:sz="0" w:space="0" w:color="auto"/>
        <w:right w:val="none" w:sz="0" w:space="0" w:color="auto"/>
      </w:divBdr>
    </w:div>
    <w:div w:id="382680986">
      <w:bodyDiv w:val="1"/>
      <w:marLeft w:val="0"/>
      <w:marRight w:val="0"/>
      <w:marTop w:val="0"/>
      <w:marBottom w:val="0"/>
      <w:divBdr>
        <w:top w:val="none" w:sz="0" w:space="0" w:color="auto"/>
        <w:left w:val="none" w:sz="0" w:space="0" w:color="auto"/>
        <w:bottom w:val="none" w:sz="0" w:space="0" w:color="auto"/>
        <w:right w:val="none" w:sz="0" w:space="0" w:color="auto"/>
      </w:divBdr>
    </w:div>
    <w:div w:id="385105354">
      <w:bodyDiv w:val="1"/>
      <w:marLeft w:val="0"/>
      <w:marRight w:val="0"/>
      <w:marTop w:val="0"/>
      <w:marBottom w:val="0"/>
      <w:divBdr>
        <w:top w:val="none" w:sz="0" w:space="0" w:color="auto"/>
        <w:left w:val="none" w:sz="0" w:space="0" w:color="auto"/>
        <w:bottom w:val="none" w:sz="0" w:space="0" w:color="auto"/>
        <w:right w:val="none" w:sz="0" w:space="0" w:color="auto"/>
      </w:divBdr>
    </w:div>
    <w:div w:id="389233631">
      <w:bodyDiv w:val="1"/>
      <w:marLeft w:val="0"/>
      <w:marRight w:val="0"/>
      <w:marTop w:val="0"/>
      <w:marBottom w:val="0"/>
      <w:divBdr>
        <w:top w:val="none" w:sz="0" w:space="0" w:color="auto"/>
        <w:left w:val="none" w:sz="0" w:space="0" w:color="auto"/>
        <w:bottom w:val="none" w:sz="0" w:space="0" w:color="auto"/>
        <w:right w:val="none" w:sz="0" w:space="0" w:color="auto"/>
      </w:divBdr>
    </w:div>
    <w:div w:id="390203043">
      <w:bodyDiv w:val="1"/>
      <w:marLeft w:val="0"/>
      <w:marRight w:val="0"/>
      <w:marTop w:val="0"/>
      <w:marBottom w:val="0"/>
      <w:divBdr>
        <w:top w:val="none" w:sz="0" w:space="0" w:color="auto"/>
        <w:left w:val="none" w:sz="0" w:space="0" w:color="auto"/>
        <w:bottom w:val="none" w:sz="0" w:space="0" w:color="auto"/>
        <w:right w:val="none" w:sz="0" w:space="0" w:color="auto"/>
      </w:divBdr>
    </w:div>
    <w:div w:id="399983995">
      <w:bodyDiv w:val="1"/>
      <w:marLeft w:val="0"/>
      <w:marRight w:val="0"/>
      <w:marTop w:val="0"/>
      <w:marBottom w:val="0"/>
      <w:divBdr>
        <w:top w:val="none" w:sz="0" w:space="0" w:color="auto"/>
        <w:left w:val="none" w:sz="0" w:space="0" w:color="auto"/>
        <w:bottom w:val="none" w:sz="0" w:space="0" w:color="auto"/>
        <w:right w:val="none" w:sz="0" w:space="0" w:color="auto"/>
      </w:divBdr>
    </w:div>
    <w:div w:id="404958084">
      <w:bodyDiv w:val="1"/>
      <w:marLeft w:val="0"/>
      <w:marRight w:val="0"/>
      <w:marTop w:val="0"/>
      <w:marBottom w:val="0"/>
      <w:divBdr>
        <w:top w:val="none" w:sz="0" w:space="0" w:color="auto"/>
        <w:left w:val="none" w:sz="0" w:space="0" w:color="auto"/>
        <w:bottom w:val="none" w:sz="0" w:space="0" w:color="auto"/>
        <w:right w:val="none" w:sz="0" w:space="0" w:color="auto"/>
      </w:divBdr>
    </w:div>
    <w:div w:id="405078665">
      <w:bodyDiv w:val="1"/>
      <w:marLeft w:val="0"/>
      <w:marRight w:val="0"/>
      <w:marTop w:val="0"/>
      <w:marBottom w:val="0"/>
      <w:divBdr>
        <w:top w:val="none" w:sz="0" w:space="0" w:color="auto"/>
        <w:left w:val="none" w:sz="0" w:space="0" w:color="auto"/>
        <w:bottom w:val="none" w:sz="0" w:space="0" w:color="auto"/>
        <w:right w:val="none" w:sz="0" w:space="0" w:color="auto"/>
      </w:divBdr>
    </w:div>
    <w:div w:id="405344295">
      <w:bodyDiv w:val="1"/>
      <w:marLeft w:val="0"/>
      <w:marRight w:val="0"/>
      <w:marTop w:val="0"/>
      <w:marBottom w:val="0"/>
      <w:divBdr>
        <w:top w:val="none" w:sz="0" w:space="0" w:color="auto"/>
        <w:left w:val="none" w:sz="0" w:space="0" w:color="auto"/>
        <w:bottom w:val="none" w:sz="0" w:space="0" w:color="auto"/>
        <w:right w:val="none" w:sz="0" w:space="0" w:color="auto"/>
      </w:divBdr>
    </w:div>
    <w:div w:id="405762531">
      <w:bodyDiv w:val="1"/>
      <w:marLeft w:val="0"/>
      <w:marRight w:val="0"/>
      <w:marTop w:val="0"/>
      <w:marBottom w:val="0"/>
      <w:divBdr>
        <w:top w:val="none" w:sz="0" w:space="0" w:color="auto"/>
        <w:left w:val="none" w:sz="0" w:space="0" w:color="auto"/>
        <w:bottom w:val="none" w:sz="0" w:space="0" w:color="auto"/>
        <w:right w:val="none" w:sz="0" w:space="0" w:color="auto"/>
      </w:divBdr>
    </w:div>
    <w:div w:id="408382164">
      <w:bodyDiv w:val="1"/>
      <w:marLeft w:val="0"/>
      <w:marRight w:val="0"/>
      <w:marTop w:val="0"/>
      <w:marBottom w:val="0"/>
      <w:divBdr>
        <w:top w:val="none" w:sz="0" w:space="0" w:color="auto"/>
        <w:left w:val="none" w:sz="0" w:space="0" w:color="auto"/>
        <w:bottom w:val="none" w:sz="0" w:space="0" w:color="auto"/>
        <w:right w:val="none" w:sz="0" w:space="0" w:color="auto"/>
      </w:divBdr>
    </w:div>
    <w:div w:id="411972911">
      <w:bodyDiv w:val="1"/>
      <w:marLeft w:val="0"/>
      <w:marRight w:val="0"/>
      <w:marTop w:val="0"/>
      <w:marBottom w:val="0"/>
      <w:divBdr>
        <w:top w:val="none" w:sz="0" w:space="0" w:color="auto"/>
        <w:left w:val="none" w:sz="0" w:space="0" w:color="auto"/>
        <w:bottom w:val="none" w:sz="0" w:space="0" w:color="auto"/>
        <w:right w:val="none" w:sz="0" w:space="0" w:color="auto"/>
      </w:divBdr>
    </w:div>
    <w:div w:id="412171056">
      <w:bodyDiv w:val="1"/>
      <w:marLeft w:val="0"/>
      <w:marRight w:val="0"/>
      <w:marTop w:val="0"/>
      <w:marBottom w:val="0"/>
      <w:divBdr>
        <w:top w:val="none" w:sz="0" w:space="0" w:color="auto"/>
        <w:left w:val="none" w:sz="0" w:space="0" w:color="auto"/>
        <w:bottom w:val="none" w:sz="0" w:space="0" w:color="auto"/>
        <w:right w:val="none" w:sz="0" w:space="0" w:color="auto"/>
      </w:divBdr>
    </w:div>
    <w:div w:id="421682013">
      <w:bodyDiv w:val="1"/>
      <w:marLeft w:val="0"/>
      <w:marRight w:val="0"/>
      <w:marTop w:val="0"/>
      <w:marBottom w:val="0"/>
      <w:divBdr>
        <w:top w:val="none" w:sz="0" w:space="0" w:color="auto"/>
        <w:left w:val="none" w:sz="0" w:space="0" w:color="auto"/>
        <w:bottom w:val="none" w:sz="0" w:space="0" w:color="auto"/>
        <w:right w:val="none" w:sz="0" w:space="0" w:color="auto"/>
      </w:divBdr>
    </w:div>
    <w:div w:id="427116534">
      <w:bodyDiv w:val="1"/>
      <w:marLeft w:val="0"/>
      <w:marRight w:val="0"/>
      <w:marTop w:val="0"/>
      <w:marBottom w:val="0"/>
      <w:divBdr>
        <w:top w:val="none" w:sz="0" w:space="0" w:color="auto"/>
        <w:left w:val="none" w:sz="0" w:space="0" w:color="auto"/>
        <w:bottom w:val="none" w:sz="0" w:space="0" w:color="auto"/>
        <w:right w:val="none" w:sz="0" w:space="0" w:color="auto"/>
      </w:divBdr>
    </w:div>
    <w:div w:id="440953617">
      <w:bodyDiv w:val="1"/>
      <w:marLeft w:val="0"/>
      <w:marRight w:val="0"/>
      <w:marTop w:val="0"/>
      <w:marBottom w:val="0"/>
      <w:divBdr>
        <w:top w:val="none" w:sz="0" w:space="0" w:color="auto"/>
        <w:left w:val="none" w:sz="0" w:space="0" w:color="auto"/>
        <w:bottom w:val="none" w:sz="0" w:space="0" w:color="auto"/>
        <w:right w:val="none" w:sz="0" w:space="0" w:color="auto"/>
      </w:divBdr>
    </w:div>
    <w:div w:id="441921045">
      <w:bodyDiv w:val="1"/>
      <w:marLeft w:val="0"/>
      <w:marRight w:val="0"/>
      <w:marTop w:val="0"/>
      <w:marBottom w:val="0"/>
      <w:divBdr>
        <w:top w:val="none" w:sz="0" w:space="0" w:color="auto"/>
        <w:left w:val="none" w:sz="0" w:space="0" w:color="auto"/>
        <w:bottom w:val="none" w:sz="0" w:space="0" w:color="auto"/>
        <w:right w:val="none" w:sz="0" w:space="0" w:color="auto"/>
      </w:divBdr>
    </w:div>
    <w:div w:id="441924206">
      <w:bodyDiv w:val="1"/>
      <w:marLeft w:val="0"/>
      <w:marRight w:val="0"/>
      <w:marTop w:val="0"/>
      <w:marBottom w:val="0"/>
      <w:divBdr>
        <w:top w:val="none" w:sz="0" w:space="0" w:color="auto"/>
        <w:left w:val="none" w:sz="0" w:space="0" w:color="auto"/>
        <w:bottom w:val="none" w:sz="0" w:space="0" w:color="auto"/>
        <w:right w:val="none" w:sz="0" w:space="0" w:color="auto"/>
      </w:divBdr>
    </w:div>
    <w:div w:id="444545839">
      <w:bodyDiv w:val="1"/>
      <w:marLeft w:val="0"/>
      <w:marRight w:val="0"/>
      <w:marTop w:val="0"/>
      <w:marBottom w:val="0"/>
      <w:divBdr>
        <w:top w:val="none" w:sz="0" w:space="0" w:color="auto"/>
        <w:left w:val="none" w:sz="0" w:space="0" w:color="auto"/>
        <w:bottom w:val="none" w:sz="0" w:space="0" w:color="auto"/>
        <w:right w:val="none" w:sz="0" w:space="0" w:color="auto"/>
      </w:divBdr>
    </w:div>
    <w:div w:id="447047670">
      <w:bodyDiv w:val="1"/>
      <w:marLeft w:val="0"/>
      <w:marRight w:val="0"/>
      <w:marTop w:val="0"/>
      <w:marBottom w:val="0"/>
      <w:divBdr>
        <w:top w:val="none" w:sz="0" w:space="0" w:color="auto"/>
        <w:left w:val="none" w:sz="0" w:space="0" w:color="auto"/>
        <w:bottom w:val="none" w:sz="0" w:space="0" w:color="auto"/>
        <w:right w:val="none" w:sz="0" w:space="0" w:color="auto"/>
      </w:divBdr>
    </w:div>
    <w:div w:id="454638414">
      <w:bodyDiv w:val="1"/>
      <w:marLeft w:val="0"/>
      <w:marRight w:val="0"/>
      <w:marTop w:val="0"/>
      <w:marBottom w:val="0"/>
      <w:divBdr>
        <w:top w:val="none" w:sz="0" w:space="0" w:color="auto"/>
        <w:left w:val="none" w:sz="0" w:space="0" w:color="auto"/>
        <w:bottom w:val="none" w:sz="0" w:space="0" w:color="auto"/>
        <w:right w:val="none" w:sz="0" w:space="0" w:color="auto"/>
      </w:divBdr>
      <w:divsChild>
        <w:div w:id="1971090104">
          <w:marLeft w:val="0"/>
          <w:marRight w:val="0"/>
          <w:marTop w:val="0"/>
          <w:marBottom w:val="0"/>
          <w:divBdr>
            <w:top w:val="none" w:sz="0" w:space="0" w:color="auto"/>
            <w:left w:val="none" w:sz="0" w:space="0" w:color="auto"/>
            <w:bottom w:val="none" w:sz="0" w:space="0" w:color="auto"/>
            <w:right w:val="none" w:sz="0" w:space="0" w:color="auto"/>
          </w:divBdr>
          <w:divsChild>
            <w:div w:id="1362508180">
              <w:marLeft w:val="0"/>
              <w:marRight w:val="0"/>
              <w:marTop w:val="0"/>
              <w:marBottom w:val="0"/>
              <w:divBdr>
                <w:top w:val="none" w:sz="0" w:space="0" w:color="auto"/>
                <w:left w:val="none" w:sz="0" w:space="0" w:color="auto"/>
                <w:bottom w:val="none" w:sz="0" w:space="0" w:color="auto"/>
                <w:right w:val="none" w:sz="0" w:space="0" w:color="auto"/>
              </w:divBdr>
              <w:divsChild>
                <w:div w:id="740177525">
                  <w:marLeft w:val="0"/>
                  <w:marRight w:val="0"/>
                  <w:marTop w:val="0"/>
                  <w:marBottom w:val="0"/>
                  <w:divBdr>
                    <w:top w:val="none" w:sz="0" w:space="0" w:color="auto"/>
                    <w:left w:val="none" w:sz="0" w:space="0" w:color="auto"/>
                    <w:bottom w:val="none" w:sz="0" w:space="0" w:color="auto"/>
                    <w:right w:val="none" w:sz="0" w:space="0" w:color="auto"/>
                  </w:divBdr>
                  <w:divsChild>
                    <w:div w:id="947280149">
                      <w:marLeft w:val="0"/>
                      <w:marRight w:val="0"/>
                      <w:marTop w:val="0"/>
                      <w:marBottom w:val="0"/>
                      <w:divBdr>
                        <w:top w:val="none" w:sz="0" w:space="0" w:color="auto"/>
                        <w:left w:val="none" w:sz="0" w:space="0" w:color="auto"/>
                        <w:bottom w:val="none" w:sz="0" w:space="0" w:color="auto"/>
                        <w:right w:val="none" w:sz="0" w:space="0" w:color="auto"/>
                      </w:divBdr>
                      <w:divsChild>
                        <w:div w:id="518668117">
                          <w:marLeft w:val="0"/>
                          <w:marRight w:val="0"/>
                          <w:marTop w:val="0"/>
                          <w:marBottom w:val="0"/>
                          <w:divBdr>
                            <w:top w:val="none" w:sz="0" w:space="0" w:color="auto"/>
                            <w:left w:val="none" w:sz="0" w:space="0" w:color="auto"/>
                            <w:bottom w:val="none" w:sz="0" w:space="0" w:color="auto"/>
                            <w:right w:val="none" w:sz="0" w:space="0" w:color="auto"/>
                          </w:divBdr>
                          <w:divsChild>
                            <w:div w:id="4888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000621">
      <w:bodyDiv w:val="1"/>
      <w:marLeft w:val="0"/>
      <w:marRight w:val="0"/>
      <w:marTop w:val="0"/>
      <w:marBottom w:val="0"/>
      <w:divBdr>
        <w:top w:val="none" w:sz="0" w:space="0" w:color="auto"/>
        <w:left w:val="none" w:sz="0" w:space="0" w:color="auto"/>
        <w:bottom w:val="none" w:sz="0" w:space="0" w:color="auto"/>
        <w:right w:val="none" w:sz="0" w:space="0" w:color="auto"/>
      </w:divBdr>
    </w:div>
    <w:div w:id="461465389">
      <w:bodyDiv w:val="1"/>
      <w:marLeft w:val="0"/>
      <w:marRight w:val="0"/>
      <w:marTop w:val="0"/>
      <w:marBottom w:val="0"/>
      <w:divBdr>
        <w:top w:val="none" w:sz="0" w:space="0" w:color="auto"/>
        <w:left w:val="none" w:sz="0" w:space="0" w:color="auto"/>
        <w:bottom w:val="none" w:sz="0" w:space="0" w:color="auto"/>
        <w:right w:val="none" w:sz="0" w:space="0" w:color="auto"/>
      </w:divBdr>
    </w:div>
    <w:div w:id="463080104">
      <w:bodyDiv w:val="1"/>
      <w:marLeft w:val="0"/>
      <w:marRight w:val="0"/>
      <w:marTop w:val="0"/>
      <w:marBottom w:val="0"/>
      <w:divBdr>
        <w:top w:val="none" w:sz="0" w:space="0" w:color="auto"/>
        <w:left w:val="none" w:sz="0" w:space="0" w:color="auto"/>
        <w:bottom w:val="none" w:sz="0" w:space="0" w:color="auto"/>
        <w:right w:val="none" w:sz="0" w:space="0" w:color="auto"/>
      </w:divBdr>
    </w:div>
    <w:div w:id="468323049">
      <w:bodyDiv w:val="1"/>
      <w:marLeft w:val="0"/>
      <w:marRight w:val="0"/>
      <w:marTop w:val="0"/>
      <w:marBottom w:val="0"/>
      <w:divBdr>
        <w:top w:val="none" w:sz="0" w:space="0" w:color="auto"/>
        <w:left w:val="none" w:sz="0" w:space="0" w:color="auto"/>
        <w:bottom w:val="none" w:sz="0" w:space="0" w:color="auto"/>
        <w:right w:val="none" w:sz="0" w:space="0" w:color="auto"/>
      </w:divBdr>
    </w:div>
    <w:div w:id="474034921">
      <w:bodyDiv w:val="1"/>
      <w:marLeft w:val="0"/>
      <w:marRight w:val="0"/>
      <w:marTop w:val="0"/>
      <w:marBottom w:val="0"/>
      <w:divBdr>
        <w:top w:val="none" w:sz="0" w:space="0" w:color="auto"/>
        <w:left w:val="none" w:sz="0" w:space="0" w:color="auto"/>
        <w:bottom w:val="none" w:sz="0" w:space="0" w:color="auto"/>
        <w:right w:val="none" w:sz="0" w:space="0" w:color="auto"/>
      </w:divBdr>
    </w:div>
    <w:div w:id="474296758">
      <w:bodyDiv w:val="1"/>
      <w:marLeft w:val="0"/>
      <w:marRight w:val="0"/>
      <w:marTop w:val="0"/>
      <w:marBottom w:val="0"/>
      <w:divBdr>
        <w:top w:val="none" w:sz="0" w:space="0" w:color="auto"/>
        <w:left w:val="none" w:sz="0" w:space="0" w:color="auto"/>
        <w:bottom w:val="none" w:sz="0" w:space="0" w:color="auto"/>
        <w:right w:val="none" w:sz="0" w:space="0" w:color="auto"/>
      </w:divBdr>
    </w:div>
    <w:div w:id="488445279">
      <w:bodyDiv w:val="1"/>
      <w:marLeft w:val="0"/>
      <w:marRight w:val="0"/>
      <w:marTop w:val="0"/>
      <w:marBottom w:val="0"/>
      <w:divBdr>
        <w:top w:val="none" w:sz="0" w:space="0" w:color="auto"/>
        <w:left w:val="none" w:sz="0" w:space="0" w:color="auto"/>
        <w:bottom w:val="none" w:sz="0" w:space="0" w:color="auto"/>
        <w:right w:val="none" w:sz="0" w:space="0" w:color="auto"/>
      </w:divBdr>
    </w:div>
    <w:div w:id="491874887">
      <w:bodyDiv w:val="1"/>
      <w:marLeft w:val="0"/>
      <w:marRight w:val="0"/>
      <w:marTop w:val="0"/>
      <w:marBottom w:val="0"/>
      <w:divBdr>
        <w:top w:val="none" w:sz="0" w:space="0" w:color="auto"/>
        <w:left w:val="none" w:sz="0" w:space="0" w:color="auto"/>
        <w:bottom w:val="none" w:sz="0" w:space="0" w:color="auto"/>
        <w:right w:val="none" w:sz="0" w:space="0" w:color="auto"/>
      </w:divBdr>
    </w:div>
    <w:div w:id="498741390">
      <w:bodyDiv w:val="1"/>
      <w:marLeft w:val="0"/>
      <w:marRight w:val="0"/>
      <w:marTop w:val="0"/>
      <w:marBottom w:val="0"/>
      <w:divBdr>
        <w:top w:val="none" w:sz="0" w:space="0" w:color="auto"/>
        <w:left w:val="none" w:sz="0" w:space="0" w:color="auto"/>
        <w:bottom w:val="none" w:sz="0" w:space="0" w:color="auto"/>
        <w:right w:val="none" w:sz="0" w:space="0" w:color="auto"/>
      </w:divBdr>
    </w:div>
    <w:div w:id="499154242">
      <w:bodyDiv w:val="1"/>
      <w:marLeft w:val="0"/>
      <w:marRight w:val="0"/>
      <w:marTop w:val="0"/>
      <w:marBottom w:val="0"/>
      <w:divBdr>
        <w:top w:val="none" w:sz="0" w:space="0" w:color="auto"/>
        <w:left w:val="none" w:sz="0" w:space="0" w:color="auto"/>
        <w:bottom w:val="none" w:sz="0" w:space="0" w:color="auto"/>
        <w:right w:val="none" w:sz="0" w:space="0" w:color="auto"/>
      </w:divBdr>
    </w:div>
    <w:div w:id="499586145">
      <w:bodyDiv w:val="1"/>
      <w:marLeft w:val="0"/>
      <w:marRight w:val="0"/>
      <w:marTop w:val="0"/>
      <w:marBottom w:val="0"/>
      <w:divBdr>
        <w:top w:val="none" w:sz="0" w:space="0" w:color="auto"/>
        <w:left w:val="none" w:sz="0" w:space="0" w:color="auto"/>
        <w:bottom w:val="none" w:sz="0" w:space="0" w:color="auto"/>
        <w:right w:val="none" w:sz="0" w:space="0" w:color="auto"/>
      </w:divBdr>
    </w:div>
    <w:div w:id="502091355">
      <w:bodyDiv w:val="1"/>
      <w:marLeft w:val="0"/>
      <w:marRight w:val="0"/>
      <w:marTop w:val="0"/>
      <w:marBottom w:val="0"/>
      <w:divBdr>
        <w:top w:val="none" w:sz="0" w:space="0" w:color="auto"/>
        <w:left w:val="none" w:sz="0" w:space="0" w:color="auto"/>
        <w:bottom w:val="none" w:sz="0" w:space="0" w:color="auto"/>
        <w:right w:val="none" w:sz="0" w:space="0" w:color="auto"/>
      </w:divBdr>
    </w:div>
    <w:div w:id="502938201">
      <w:bodyDiv w:val="1"/>
      <w:marLeft w:val="0"/>
      <w:marRight w:val="0"/>
      <w:marTop w:val="0"/>
      <w:marBottom w:val="0"/>
      <w:divBdr>
        <w:top w:val="none" w:sz="0" w:space="0" w:color="auto"/>
        <w:left w:val="none" w:sz="0" w:space="0" w:color="auto"/>
        <w:bottom w:val="none" w:sz="0" w:space="0" w:color="auto"/>
        <w:right w:val="none" w:sz="0" w:space="0" w:color="auto"/>
      </w:divBdr>
    </w:div>
    <w:div w:id="503479338">
      <w:bodyDiv w:val="1"/>
      <w:marLeft w:val="0"/>
      <w:marRight w:val="0"/>
      <w:marTop w:val="0"/>
      <w:marBottom w:val="0"/>
      <w:divBdr>
        <w:top w:val="none" w:sz="0" w:space="0" w:color="auto"/>
        <w:left w:val="none" w:sz="0" w:space="0" w:color="auto"/>
        <w:bottom w:val="none" w:sz="0" w:space="0" w:color="auto"/>
        <w:right w:val="none" w:sz="0" w:space="0" w:color="auto"/>
      </w:divBdr>
    </w:div>
    <w:div w:id="506671018">
      <w:bodyDiv w:val="1"/>
      <w:marLeft w:val="0"/>
      <w:marRight w:val="0"/>
      <w:marTop w:val="0"/>
      <w:marBottom w:val="0"/>
      <w:divBdr>
        <w:top w:val="none" w:sz="0" w:space="0" w:color="auto"/>
        <w:left w:val="none" w:sz="0" w:space="0" w:color="auto"/>
        <w:bottom w:val="none" w:sz="0" w:space="0" w:color="auto"/>
        <w:right w:val="none" w:sz="0" w:space="0" w:color="auto"/>
      </w:divBdr>
    </w:div>
    <w:div w:id="512229838">
      <w:bodyDiv w:val="1"/>
      <w:marLeft w:val="0"/>
      <w:marRight w:val="0"/>
      <w:marTop w:val="0"/>
      <w:marBottom w:val="0"/>
      <w:divBdr>
        <w:top w:val="none" w:sz="0" w:space="0" w:color="auto"/>
        <w:left w:val="none" w:sz="0" w:space="0" w:color="auto"/>
        <w:bottom w:val="none" w:sz="0" w:space="0" w:color="auto"/>
        <w:right w:val="none" w:sz="0" w:space="0" w:color="auto"/>
      </w:divBdr>
    </w:div>
    <w:div w:id="520047474">
      <w:bodyDiv w:val="1"/>
      <w:marLeft w:val="0"/>
      <w:marRight w:val="0"/>
      <w:marTop w:val="0"/>
      <w:marBottom w:val="0"/>
      <w:divBdr>
        <w:top w:val="none" w:sz="0" w:space="0" w:color="auto"/>
        <w:left w:val="none" w:sz="0" w:space="0" w:color="auto"/>
        <w:bottom w:val="none" w:sz="0" w:space="0" w:color="auto"/>
        <w:right w:val="none" w:sz="0" w:space="0" w:color="auto"/>
      </w:divBdr>
    </w:div>
    <w:div w:id="522979481">
      <w:bodyDiv w:val="1"/>
      <w:marLeft w:val="0"/>
      <w:marRight w:val="0"/>
      <w:marTop w:val="0"/>
      <w:marBottom w:val="0"/>
      <w:divBdr>
        <w:top w:val="none" w:sz="0" w:space="0" w:color="auto"/>
        <w:left w:val="none" w:sz="0" w:space="0" w:color="auto"/>
        <w:bottom w:val="none" w:sz="0" w:space="0" w:color="auto"/>
        <w:right w:val="none" w:sz="0" w:space="0" w:color="auto"/>
      </w:divBdr>
    </w:div>
    <w:div w:id="524633977">
      <w:bodyDiv w:val="1"/>
      <w:marLeft w:val="0"/>
      <w:marRight w:val="0"/>
      <w:marTop w:val="0"/>
      <w:marBottom w:val="0"/>
      <w:divBdr>
        <w:top w:val="none" w:sz="0" w:space="0" w:color="auto"/>
        <w:left w:val="none" w:sz="0" w:space="0" w:color="auto"/>
        <w:bottom w:val="none" w:sz="0" w:space="0" w:color="auto"/>
        <w:right w:val="none" w:sz="0" w:space="0" w:color="auto"/>
      </w:divBdr>
    </w:div>
    <w:div w:id="524639464">
      <w:bodyDiv w:val="1"/>
      <w:marLeft w:val="0"/>
      <w:marRight w:val="0"/>
      <w:marTop w:val="0"/>
      <w:marBottom w:val="0"/>
      <w:divBdr>
        <w:top w:val="none" w:sz="0" w:space="0" w:color="auto"/>
        <w:left w:val="none" w:sz="0" w:space="0" w:color="auto"/>
        <w:bottom w:val="none" w:sz="0" w:space="0" w:color="auto"/>
        <w:right w:val="none" w:sz="0" w:space="0" w:color="auto"/>
      </w:divBdr>
    </w:div>
    <w:div w:id="527648949">
      <w:bodyDiv w:val="1"/>
      <w:marLeft w:val="0"/>
      <w:marRight w:val="0"/>
      <w:marTop w:val="0"/>
      <w:marBottom w:val="0"/>
      <w:divBdr>
        <w:top w:val="none" w:sz="0" w:space="0" w:color="auto"/>
        <w:left w:val="none" w:sz="0" w:space="0" w:color="auto"/>
        <w:bottom w:val="none" w:sz="0" w:space="0" w:color="auto"/>
        <w:right w:val="none" w:sz="0" w:space="0" w:color="auto"/>
      </w:divBdr>
    </w:div>
    <w:div w:id="528689741">
      <w:bodyDiv w:val="1"/>
      <w:marLeft w:val="0"/>
      <w:marRight w:val="0"/>
      <w:marTop w:val="0"/>
      <w:marBottom w:val="0"/>
      <w:divBdr>
        <w:top w:val="none" w:sz="0" w:space="0" w:color="auto"/>
        <w:left w:val="none" w:sz="0" w:space="0" w:color="auto"/>
        <w:bottom w:val="none" w:sz="0" w:space="0" w:color="auto"/>
        <w:right w:val="none" w:sz="0" w:space="0" w:color="auto"/>
      </w:divBdr>
    </w:div>
    <w:div w:id="532111600">
      <w:bodyDiv w:val="1"/>
      <w:marLeft w:val="0"/>
      <w:marRight w:val="0"/>
      <w:marTop w:val="0"/>
      <w:marBottom w:val="0"/>
      <w:divBdr>
        <w:top w:val="none" w:sz="0" w:space="0" w:color="auto"/>
        <w:left w:val="none" w:sz="0" w:space="0" w:color="auto"/>
        <w:bottom w:val="none" w:sz="0" w:space="0" w:color="auto"/>
        <w:right w:val="none" w:sz="0" w:space="0" w:color="auto"/>
      </w:divBdr>
    </w:div>
    <w:div w:id="533005681">
      <w:bodyDiv w:val="1"/>
      <w:marLeft w:val="0"/>
      <w:marRight w:val="0"/>
      <w:marTop w:val="0"/>
      <w:marBottom w:val="0"/>
      <w:divBdr>
        <w:top w:val="none" w:sz="0" w:space="0" w:color="auto"/>
        <w:left w:val="none" w:sz="0" w:space="0" w:color="auto"/>
        <w:bottom w:val="none" w:sz="0" w:space="0" w:color="auto"/>
        <w:right w:val="none" w:sz="0" w:space="0" w:color="auto"/>
      </w:divBdr>
    </w:div>
    <w:div w:id="535048933">
      <w:bodyDiv w:val="1"/>
      <w:marLeft w:val="0"/>
      <w:marRight w:val="0"/>
      <w:marTop w:val="0"/>
      <w:marBottom w:val="0"/>
      <w:divBdr>
        <w:top w:val="none" w:sz="0" w:space="0" w:color="auto"/>
        <w:left w:val="none" w:sz="0" w:space="0" w:color="auto"/>
        <w:bottom w:val="none" w:sz="0" w:space="0" w:color="auto"/>
        <w:right w:val="none" w:sz="0" w:space="0" w:color="auto"/>
      </w:divBdr>
    </w:div>
    <w:div w:id="537745257">
      <w:bodyDiv w:val="1"/>
      <w:marLeft w:val="0"/>
      <w:marRight w:val="0"/>
      <w:marTop w:val="0"/>
      <w:marBottom w:val="0"/>
      <w:divBdr>
        <w:top w:val="none" w:sz="0" w:space="0" w:color="auto"/>
        <w:left w:val="none" w:sz="0" w:space="0" w:color="auto"/>
        <w:bottom w:val="none" w:sz="0" w:space="0" w:color="auto"/>
        <w:right w:val="none" w:sz="0" w:space="0" w:color="auto"/>
      </w:divBdr>
    </w:div>
    <w:div w:id="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373581311">
          <w:marLeft w:val="0"/>
          <w:marRight w:val="0"/>
          <w:marTop w:val="0"/>
          <w:marBottom w:val="0"/>
          <w:divBdr>
            <w:top w:val="none" w:sz="0" w:space="0" w:color="auto"/>
            <w:left w:val="none" w:sz="0" w:space="0" w:color="auto"/>
            <w:bottom w:val="none" w:sz="0" w:space="0" w:color="auto"/>
            <w:right w:val="none" w:sz="0" w:space="0" w:color="auto"/>
          </w:divBdr>
          <w:divsChild>
            <w:div w:id="2019385635">
              <w:marLeft w:val="0"/>
              <w:marRight w:val="0"/>
              <w:marTop w:val="0"/>
              <w:marBottom w:val="0"/>
              <w:divBdr>
                <w:top w:val="none" w:sz="0" w:space="0" w:color="auto"/>
                <w:left w:val="none" w:sz="0" w:space="0" w:color="auto"/>
                <w:bottom w:val="none" w:sz="0" w:space="0" w:color="auto"/>
                <w:right w:val="none" w:sz="0" w:space="0" w:color="auto"/>
              </w:divBdr>
              <w:divsChild>
                <w:div w:id="1523518962">
                  <w:marLeft w:val="0"/>
                  <w:marRight w:val="0"/>
                  <w:marTop w:val="0"/>
                  <w:marBottom w:val="0"/>
                  <w:divBdr>
                    <w:top w:val="none" w:sz="0" w:space="0" w:color="auto"/>
                    <w:left w:val="none" w:sz="0" w:space="0" w:color="auto"/>
                    <w:bottom w:val="none" w:sz="0" w:space="0" w:color="auto"/>
                    <w:right w:val="none" w:sz="0" w:space="0" w:color="auto"/>
                  </w:divBdr>
                  <w:divsChild>
                    <w:div w:id="468861362">
                      <w:marLeft w:val="0"/>
                      <w:marRight w:val="0"/>
                      <w:marTop w:val="0"/>
                      <w:marBottom w:val="0"/>
                      <w:divBdr>
                        <w:top w:val="none" w:sz="0" w:space="0" w:color="auto"/>
                        <w:left w:val="none" w:sz="0" w:space="0" w:color="auto"/>
                        <w:bottom w:val="none" w:sz="0" w:space="0" w:color="auto"/>
                        <w:right w:val="none" w:sz="0" w:space="0" w:color="auto"/>
                      </w:divBdr>
                      <w:divsChild>
                        <w:div w:id="728000016">
                          <w:marLeft w:val="0"/>
                          <w:marRight w:val="0"/>
                          <w:marTop w:val="0"/>
                          <w:marBottom w:val="0"/>
                          <w:divBdr>
                            <w:top w:val="none" w:sz="0" w:space="0" w:color="auto"/>
                            <w:left w:val="none" w:sz="0" w:space="0" w:color="auto"/>
                            <w:bottom w:val="none" w:sz="0" w:space="0" w:color="auto"/>
                            <w:right w:val="none" w:sz="0" w:space="0" w:color="auto"/>
                          </w:divBdr>
                          <w:divsChild>
                            <w:div w:id="1944191824">
                              <w:marLeft w:val="0"/>
                              <w:marRight w:val="0"/>
                              <w:marTop w:val="0"/>
                              <w:marBottom w:val="0"/>
                              <w:divBdr>
                                <w:top w:val="none" w:sz="0" w:space="0" w:color="auto"/>
                                <w:left w:val="none" w:sz="0" w:space="0" w:color="auto"/>
                                <w:bottom w:val="none" w:sz="0" w:space="0" w:color="auto"/>
                                <w:right w:val="none" w:sz="0" w:space="0" w:color="auto"/>
                              </w:divBdr>
                              <w:divsChild>
                                <w:div w:id="845049233">
                                  <w:marLeft w:val="0"/>
                                  <w:marRight w:val="0"/>
                                  <w:marTop w:val="0"/>
                                  <w:marBottom w:val="0"/>
                                  <w:divBdr>
                                    <w:top w:val="none" w:sz="0" w:space="0" w:color="auto"/>
                                    <w:left w:val="none" w:sz="0" w:space="0" w:color="auto"/>
                                    <w:bottom w:val="none" w:sz="0" w:space="0" w:color="auto"/>
                                    <w:right w:val="none" w:sz="0" w:space="0" w:color="auto"/>
                                  </w:divBdr>
                                  <w:divsChild>
                                    <w:div w:id="1776513010">
                                      <w:marLeft w:val="0"/>
                                      <w:marRight w:val="0"/>
                                      <w:marTop w:val="0"/>
                                      <w:marBottom w:val="0"/>
                                      <w:divBdr>
                                        <w:top w:val="none" w:sz="0" w:space="0" w:color="auto"/>
                                        <w:left w:val="none" w:sz="0" w:space="0" w:color="auto"/>
                                        <w:bottom w:val="none" w:sz="0" w:space="0" w:color="auto"/>
                                        <w:right w:val="none" w:sz="0" w:space="0" w:color="auto"/>
                                      </w:divBdr>
                                      <w:divsChild>
                                        <w:div w:id="786386822">
                                          <w:marLeft w:val="0"/>
                                          <w:marRight w:val="0"/>
                                          <w:marTop w:val="0"/>
                                          <w:marBottom w:val="0"/>
                                          <w:divBdr>
                                            <w:top w:val="none" w:sz="0" w:space="0" w:color="auto"/>
                                            <w:left w:val="none" w:sz="0" w:space="0" w:color="auto"/>
                                            <w:bottom w:val="none" w:sz="0" w:space="0" w:color="auto"/>
                                            <w:right w:val="none" w:sz="0" w:space="0" w:color="auto"/>
                                          </w:divBdr>
                                          <w:divsChild>
                                            <w:div w:id="791051484">
                                              <w:marLeft w:val="0"/>
                                              <w:marRight w:val="0"/>
                                              <w:marTop w:val="0"/>
                                              <w:marBottom w:val="0"/>
                                              <w:divBdr>
                                                <w:top w:val="none" w:sz="0" w:space="0" w:color="auto"/>
                                                <w:left w:val="none" w:sz="0" w:space="0" w:color="auto"/>
                                                <w:bottom w:val="none" w:sz="0" w:space="0" w:color="auto"/>
                                                <w:right w:val="none" w:sz="0" w:space="0" w:color="auto"/>
                                              </w:divBdr>
                                              <w:divsChild>
                                                <w:div w:id="1796482058">
                                                  <w:marLeft w:val="0"/>
                                                  <w:marRight w:val="0"/>
                                                  <w:marTop w:val="0"/>
                                                  <w:marBottom w:val="0"/>
                                                  <w:divBdr>
                                                    <w:top w:val="none" w:sz="0" w:space="0" w:color="auto"/>
                                                    <w:left w:val="none" w:sz="0" w:space="0" w:color="auto"/>
                                                    <w:bottom w:val="none" w:sz="0" w:space="0" w:color="auto"/>
                                                    <w:right w:val="none" w:sz="0" w:space="0" w:color="auto"/>
                                                  </w:divBdr>
                                                  <w:divsChild>
                                                    <w:div w:id="2122989952">
                                                      <w:marLeft w:val="0"/>
                                                      <w:marRight w:val="0"/>
                                                      <w:marTop w:val="0"/>
                                                      <w:marBottom w:val="0"/>
                                                      <w:divBdr>
                                                        <w:top w:val="none" w:sz="0" w:space="0" w:color="auto"/>
                                                        <w:left w:val="none" w:sz="0" w:space="0" w:color="auto"/>
                                                        <w:bottom w:val="none" w:sz="0" w:space="0" w:color="auto"/>
                                                        <w:right w:val="none" w:sz="0" w:space="0" w:color="auto"/>
                                                      </w:divBdr>
                                                      <w:divsChild>
                                                        <w:div w:id="151036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2715215">
      <w:bodyDiv w:val="1"/>
      <w:marLeft w:val="0"/>
      <w:marRight w:val="0"/>
      <w:marTop w:val="0"/>
      <w:marBottom w:val="0"/>
      <w:divBdr>
        <w:top w:val="none" w:sz="0" w:space="0" w:color="auto"/>
        <w:left w:val="none" w:sz="0" w:space="0" w:color="auto"/>
        <w:bottom w:val="none" w:sz="0" w:space="0" w:color="auto"/>
        <w:right w:val="none" w:sz="0" w:space="0" w:color="auto"/>
      </w:divBdr>
    </w:div>
    <w:div w:id="543179481">
      <w:bodyDiv w:val="1"/>
      <w:marLeft w:val="0"/>
      <w:marRight w:val="0"/>
      <w:marTop w:val="0"/>
      <w:marBottom w:val="0"/>
      <w:divBdr>
        <w:top w:val="none" w:sz="0" w:space="0" w:color="auto"/>
        <w:left w:val="none" w:sz="0" w:space="0" w:color="auto"/>
        <w:bottom w:val="none" w:sz="0" w:space="0" w:color="auto"/>
        <w:right w:val="none" w:sz="0" w:space="0" w:color="auto"/>
      </w:divBdr>
    </w:div>
    <w:div w:id="554463057">
      <w:bodyDiv w:val="1"/>
      <w:marLeft w:val="0"/>
      <w:marRight w:val="0"/>
      <w:marTop w:val="0"/>
      <w:marBottom w:val="0"/>
      <w:divBdr>
        <w:top w:val="none" w:sz="0" w:space="0" w:color="auto"/>
        <w:left w:val="none" w:sz="0" w:space="0" w:color="auto"/>
        <w:bottom w:val="none" w:sz="0" w:space="0" w:color="auto"/>
        <w:right w:val="none" w:sz="0" w:space="0" w:color="auto"/>
      </w:divBdr>
    </w:div>
    <w:div w:id="559941826">
      <w:bodyDiv w:val="1"/>
      <w:marLeft w:val="0"/>
      <w:marRight w:val="0"/>
      <w:marTop w:val="0"/>
      <w:marBottom w:val="0"/>
      <w:divBdr>
        <w:top w:val="none" w:sz="0" w:space="0" w:color="auto"/>
        <w:left w:val="none" w:sz="0" w:space="0" w:color="auto"/>
        <w:bottom w:val="none" w:sz="0" w:space="0" w:color="auto"/>
        <w:right w:val="none" w:sz="0" w:space="0" w:color="auto"/>
      </w:divBdr>
    </w:div>
    <w:div w:id="562107779">
      <w:bodyDiv w:val="1"/>
      <w:marLeft w:val="0"/>
      <w:marRight w:val="0"/>
      <w:marTop w:val="0"/>
      <w:marBottom w:val="0"/>
      <w:divBdr>
        <w:top w:val="none" w:sz="0" w:space="0" w:color="auto"/>
        <w:left w:val="none" w:sz="0" w:space="0" w:color="auto"/>
        <w:bottom w:val="none" w:sz="0" w:space="0" w:color="auto"/>
        <w:right w:val="none" w:sz="0" w:space="0" w:color="auto"/>
      </w:divBdr>
    </w:div>
    <w:div w:id="564881178">
      <w:bodyDiv w:val="1"/>
      <w:marLeft w:val="0"/>
      <w:marRight w:val="0"/>
      <w:marTop w:val="0"/>
      <w:marBottom w:val="0"/>
      <w:divBdr>
        <w:top w:val="none" w:sz="0" w:space="0" w:color="auto"/>
        <w:left w:val="none" w:sz="0" w:space="0" w:color="auto"/>
        <w:bottom w:val="none" w:sz="0" w:space="0" w:color="auto"/>
        <w:right w:val="none" w:sz="0" w:space="0" w:color="auto"/>
      </w:divBdr>
    </w:div>
    <w:div w:id="566454955">
      <w:bodyDiv w:val="1"/>
      <w:marLeft w:val="0"/>
      <w:marRight w:val="0"/>
      <w:marTop w:val="0"/>
      <w:marBottom w:val="0"/>
      <w:divBdr>
        <w:top w:val="none" w:sz="0" w:space="0" w:color="auto"/>
        <w:left w:val="none" w:sz="0" w:space="0" w:color="auto"/>
        <w:bottom w:val="none" w:sz="0" w:space="0" w:color="auto"/>
        <w:right w:val="none" w:sz="0" w:space="0" w:color="auto"/>
      </w:divBdr>
    </w:div>
    <w:div w:id="566648023">
      <w:bodyDiv w:val="1"/>
      <w:marLeft w:val="0"/>
      <w:marRight w:val="0"/>
      <w:marTop w:val="0"/>
      <w:marBottom w:val="0"/>
      <w:divBdr>
        <w:top w:val="none" w:sz="0" w:space="0" w:color="auto"/>
        <w:left w:val="none" w:sz="0" w:space="0" w:color="auto"/>
        <w:bottom w:val="none" w:sz="0" w:space="0" w:color="auto"/>
        <w:right w:val="none" w:sz="0" w:space="0" w:color="auto"/>
      </w:divBdr>
    </w:div>
    <w:div w:id="582841240">
      <w:bodyDiv w:val="1"/>
      <w:marLeft w:val="0"/>
      <w:marRight w:val="0"/>
      <w:marTop w:val="0"/>
      <w:marBottom w:val="0"/>
      <w:divBdr>
        <w:top w:val="none" w:sz="0" w:space="0" w:color="auto"/>
        <w:left w:val="none" w:sz="0" w:space="0" w:color="auto"/>
        <w:bottom w:val="none" w:sz="0" w:space="0" w:color="auto"/>
        <w:right w:val="none" w:sz="0" w:space="0" w:color="auto"/>
      </w:divBdr>
      <w:divsChild>
        <w:div w:id="2004851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895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231046">
      <w:bodyDiv w:val="1"/>
      <w:marLeft w:val="0"/>
      <w:marRight w:val="0"/>
      <w:marTop w:val="0"/>
      <w:marBottom w:val="0"/>
      <w:divBdr>
        <w:top w:val="none" w:sz="0" w:space="0" w:color="auto"/>
        <w:left w:val="none" w:sz="0" w:space="0" w:color="auto"/>
        <w:bottom w:val="none" w:sz="0" w:space="0" w:color="auto"/>
        <w:right w:val="none" w:sz="0" w:space="0" w:color="auto"/>
      </w:divBdr>
    </w:div>
    <w:div w:id="594629442">
      <w:bodyDiv w:val="1"/>
      <w:marLeft w:val="0"/>
      <w:marRight w:val="0"/>
      <w:marTop w:val="0"/>
      <w:marBottom w:val="0"/>
      <w:divBdr>
        <w:top w:val="none" w:sz="0" w:space="0" w:color="auto"/>
        <w:left w:val="none" w:sz="0" w:space="0" w:color="auto"/>
        <w:bottom w:val="none" w:sz="0" w:space="0" w:color="auto"/>
        <w:right w:val="none" w:sz="0" w:space="0" w:color="auto"/>
      </w:divBdr>
    </w:div>
    <w:div w:id="596332506">
      <w:bodyDiv w:val="1"/>
      <w:marLeft w:val="0"/>
      <w:marRight w:val="0"/>
      <w:marTop w:val="0"/>
      <w:marBottom w:val="0"/>
      <w:divBdr>
        <w:top w:val="none" w:sz="0" w:space="0" w:color="auto"/>
        <w:left w:val="none" w:sz="0" w:space="0" w:color="auto"/>
        <w:bottom w:val="none" w:sz="0" w:space="0" w:color="auto"/>
        <w:right w:val="none" w:sz="0" w:space="0" w:color="auto"/>
      </w:divBdr>
    </w:div>
    <w:div w:id="604384373">
      <w:bodyDiv w:val="1"/>
      <w:marLeft w:val="0"/>
      <w:marRight w:val="0"/>
      <w:marTop w:val="0"/>
      <w:marBottom w:val="0"/>
      <w:divBdr>
        <w:top w:val="none" w:sz="0" w:space="0" w:color="auto"/>
        <w:left w:val="none" w:sz="0" w:space="0" w:color="auto"/>
        <w:bottom w:val="none" w:sz="0" w:space="0" w:color="auto"/>
        <w:right w:val="none" w:sz="0" w:space="0" w:color="auto"/>
      </w:divBdr>
    </w:div>
    <w:div w:id="613951011">
      <w:bodyDiv w:val="1"/>
      <w:marLeft w:val="0"/>
      <w:marRight w:val="0"/>
      <w:marTop w:val="0"/>
      <w:marBottom w:val="0"/>
      <w:divBdr>
        <w:top w:val="none" w:sz="0" w:space="0" w:color="auto"/>
        <w:left w:val="none" w:sz="0" w:space="0" w:color="auto"/>
        <w:bottom w:val="none" w:sz="0" w:space="0" w:color="auto"/>
        <w:right w:val="none" w:sz="0" w:space="0" w:color="auto"/>
      </w:divBdr>
    </w:div>
    <w:div w:id="614093985">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22032315">
      <w:bodyDiv w:val="1"/>
      <w:marLeft w:val="0"/>
      <w:marRight w:val="0"/>
      <w:marTop w:val="0"/>
      <w:marBottom w:val="0"/>
      <w:divBdr>
        <w:top w:val="none" w:sz="0" w:space="0" w:color="auto"/>
        <w:left w:val="none" w:sz="0" w:space="0" w:color="auto"/>
        <w:bottom w:val="none" w:sz="0" w:space="0" w:color="auto"/>
        <w:right w:val="none" w:sz="0" w:space="0" w:color="auto"/>
      </w:divBdr>
      <w:divsChild>
        <w:div w:id="191191511">
          <w:marLeft w:val="0"/>
          <w:marRight w:val="0"/>
          <w:marTop w:val="0"/>
          <w:marBottom w:val="0"/>
          <w:divBdr>
            <w:top w:val="none" w:sz="0" w:space="0" w:color="auto"/>
            <w:left w:val="none" w:sz="0" w:space="0" w:color="auto"/>
            <w:bottom w:val="none" w:sz="0" w:space="0" w:color="auto"/>
            <w:right w:val="none" w:sz="0" w:space="0" w:color="auto"/>
          </w:divBdr>
          <w:divsChild>
            <w:div w:id="1993363558">
              <w:marLeft w:val="0"/>
              <w:marRight w:val="0"/>
              <w:marTop w:val="0"/>
              <w:marBottom w:val="0"/>
              <w:divBdr>
                <w:top w:val="none" w:sz="0" w:space="0" w:color="auto"/>
                <w:left w:val="none" w:sz="0" w:space="0" w:color="auto"/>
                <w:bottom w:val="none" w:sz="0" w:space="0" w:color="auto"/>
                <w:right w:val="none" w:sz="0" w:space="0" w:color="auto"/>
              </w:divBdr>
              <w:divsChild>
                <w:div w:id="564530583">
                  <w:marLeft w:val="0"/>
                  <w:marRight w:val="0"/>
                  <w:marTop w:val="0"/>
                  <w:marBottom w:val="0"/>
                  <w:divBdr>
                    <w:top w:val="none" w:sz="0" w:space="0" w:color="auto"/>
                    <w:left w:val="none" w:sz="0" w:space="0" w:color="auto"/>
                    <w:bottom w:val="none" w:sz="0" w:space="0" w:color="auto"/>
                    <w:right w:val="none" w:sz="0" w:space="0" w:color="auto"/>
                  </w:divBdr>
                  <w:divsChild>
                    <w:div w:id="2033724573">
                      <w:marLeft w:val="0"/>
                      <w:marRight w:val="0"/>
                      <w:marTop w:val="0"/>
                      <w:marBottom w:val="0"/>
                      <w:divBdr>
                        <w:top w:val="none" w:sz="0" w:space="0" w:color="auto"/>
                        <w:left w:val="none" w:sz="0" w:space="0" w:color="auto"/>
                        <w:bottom w:val="none" w:sz="0" w:space="0" w:color="auto"/>
                        <w:right w:val="none" w:sz="0" w:space="0" w:color="auto"/>
                      </w:divBdr>
                      <w:divsChild>
                        <w:div w:id="1765031737">
                          <w:marLeft w:val="0"/>
                          <w:marRight w:val="0"/>
                          <w:marTop w:val="0"/>
                          <w:marBottom w:val="0"/>
                          <w:divBdr>
                            <w:top w:val="none" w:sz="0" w:space="0" w:color="auto"/>
                            <w:left w:val="none" w:sz="0" w:space="0" w:color="auto"/>
                            <w:bottom w:val="none" w:sz="0" w:space="0" w:color="auto"/>
                            <w:right w:val="none" w:sz="0" w:space="0" w:color="auto"/>
                          </w:divBdr>
                          <w:divsChild>
                            <w:div w:id="15856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322238">
      <w:bodyDiv w:val="1"/>
      <w:marLeft w:val="0"/>
      <w:marRight w:val="0"/>
      <w:marTop w:val="0"/>
      <w:marBottom w:val="0"/>
      <w:divBdr>
        <w:top w:val="none" w:sz="0" w:space="0" w:color="auto"/>
        <w:left w:val="none" w:sz="0" w:space="0" w:color="auto"/>
        <w:bottom w:val="none" w:sz="0" w:space="0" w:color="auto"/>
        <w:right w:val="none" w:sz="0" w:space="0" w:color="auto"/>
      </w:divBdr>
    </w:div>
    <w:div w:id="632948854">
      <w:bodyDiv w:val="1"/>
      <w:marLeft w:val="0"/>
      <w:marRight w:val="0"/>
      <w:marTop w:val="0"/>
      <w:marBottom w:val="0"/>
      <w:divBdr>
        <w:top w:val="none" w:sz="0" w:space="0" w:color="auto"/>
        <w:left w:val="none" w:sz="0" w:space="0" w:color="auto"/>
        <w:bottom w:val="none" w:sz="0" w:space="0" w:color="auto"/>
        <w:right w:val="none" w:sz="0" w:space="0" w:color="auto"/>
      </w:divBdr>
    </w:div>
    <w:div w:id="634414229">
      <w:bodyDiv w:val="1"/>
      <w:marLeft w:val="0"/>
      <w:marRight w:val="0"/>
      <w:marTop w:val="0"/>
      <w:marBottom w:val="0"/>
      <w:divBdr>
        <w:top w:val="none" w:sz="0" w:space="0" w:color="auto"/>
        <w:left w:val="none" w:sz="0" w:space="0" w:color="auto"/>
        <w:bottom w:val="none" w:sz="0" w:space="0" w:color="auto"/>
        <w:right w:val="none" w:sz="0" w:space="0" w:color="auto"/>
      </w:divBdr>
    </w:div>
    <w:div w:id="641422677">
      <w:bodyDiv w:val="1"/>
      <w:marLeft w:val="0"/>
      <w:marRight w:val="0"/>
      <w:marTop w:val="0"/>
      <w:marBottom w:val="0"/>
      <w:divBdr>
        <w:top w:val="none" w:sz="0" w:space="0" w:color="auto"/>
        <w:left w:val="none" w:sz="0" w:space="0" w:color="auto"/>
        <w:bottom w:val="none" w:sz="0" w:space="0" w:color="auto"/>
        <w:right w:val="none" w:sz="0" w:space="0" w:color="auto"/>
      </w:divBdr>
    </w:div>
    <w:div w:id="650601593">
      <w:bodyDiv w:val="1"/>
      <w:marLeft w:val="0"/>
      <w:marRight w:val="0"/>
      <w:marTop w:val="0"/>
      <w:marBottom w:val="0"/>
      <w:divBdr>
        <w:top w:val="none" w:sz="0" w:space="0" w:color="auto"/>
        <w:left w:val="none" w:sz="0" w:space="0" w:color="auto"/>
        <w:bottom w:val="none" w:sz="0" w:space="0" w:color="auto"/>
        <w:right w:val="none" w:sz="0" w:space="0" w:color="auto"/>
      </w:divBdr>
    </w:div>
    <w:div w:id="650643776">
      <w:bodyDiv w:val="1"/>
      <w:marLeft w:val="0"/>
      <w:marRight w:val="0"/>
      <w:marTop w:val="0"/>
      <w:marBottom w:val="0"/>
      <w:divBdr>
        <w:top w:val="none" w:sz="0" w:space="0" w:color="auto"/>
        <w:left w:val="none" w:sz="0" w:space="0" w:color="auto"/>
        <w:bottom w:val="none" w:sz="0" w:space="0" w:color="auto"/>
        <w:right w:val="none" w:sz="0" w:space="0" w:color="auto"/>
      </w:divBdr>
    </w:div>
    <w:div w:id="655962897">
      <w:bodyDiv w:val="1"/>
      <w:marLeft w:val="0"/>
      <w:marRight w:val="0"/>
      <w:marTop w:val="0"/>
      <w:marBottom w:val="0"/>
      <w:divBdr>
        <w:top w:val="none" w:sz="0" w:space="0" w:color="auto"/>
        <w:left w:val="none" w:sz="0" w:space="0" w:color="auto"/>
        <w:bottom w:val="none" w:sz="0" w:space="0" w:color="auto"/>
        <w:right w:val="none" w:sz="0" w:space="0" w:color="auto"/>
      </w:divBdr>
    </w:div>
    <w:div w:id="656108719">
      <w:bodyDiv w:val="1"/>
      <w:marLeft w:val="0"/>
      <w:marRight w:val="0"/>
      <w:marTop w:val="0"/>
      <w:marBottom w:val="0"/>
      <w:divBdr>
        <w:top w:val="none" w:sz="0" w:space="0" w:color="auto"/>
        <w:left w:val="none" w:sz="0" w:space="0" w:color="auto"/>
        <w:bottom w:val="none" w:sz="0" w:space="0" w:color="auto"/>
        <w:right w:val="none" w:sz="0" w:space="0" w:color="auto"/>
      </w:divBdr>
    </w:div>
    <w:div w:id="657920773">
      <w:bodyDiv w:val="1"/>
      <w:marLeft w:val="0"/>
      <w:marRight w:val="0"/>
      <w:marTop w:val="0"/>
      <w:marBottom w:val="0"/>
      <w:divBdr>
        <w:top w:val="none" w:sz="0" w:space="0" w:color="auto"/>
        <w:left w:val="none" w:sz="0" w:space="0" w:color="auto"/>
        <w:bottom w:val="none" w:sz="0" w:space="0" w:color="auto"/>
        <w:right w:val="none" w:sz="0" w:space="0" w:color="auto"/>
      </w:divBdr>
    </w:div>
    <w:div w:id="664744728">
      <w:bodyDiv w:val="1"/>
      <w:marLeft w:val="0"/>
      <w:marRight w:val="0"/>
      <w:marTop w:val="0"/>
      <w:marBottom w:val="0"/>
      <w:divBdr>
        <w:top w:val="none" w:sz="0" w:space="0" w:color="auto"/>
        <w:left w:val="none" w:sz="0" w:space="0" w:color="auto"/>
        <w:bottom w:val="none" w:sz="0" w:space="0" w:color="auto"/>
        <w:right w:val="none" w:sz="0" w:space="0" w:color="auto"/>
      </w:divBdr>
    </w:div>
    <w:div w:id="665548710">
      <w:bodyDiv w:val="1"/>
      <w:marLeft w:val="0"/>
      <w:marRight w:val="0"/>
      <w:marTop w:val="0"/>
      <w:marBottom w:val="0"/>
      <w:divBdr>
        <w:top w:val="none" w:sz="0" w:space="0" w:color="auto"/>
        <w:left w:val="none" w:sz="0" w:space="0" w:color="auto"/>
        <w:bottom w:val="none" w:sz="0" w:space="0" w:color="auto"/>
        <w:right w:val="none" w:sz="0" w:space="0" w:color="auto"/>
      </w:divBdr>
    </w:div>
    <w:div w:id="668800660">
      <w:bodyDiv w:val="1"/>
      <w:marLeft w:val="0"/>
      <w:marRight w:val="0"/>
      <w:marTop w:val="0"/>
      <w:marBottom w:val="0"/>
      <w:divBdr>
        <w:top w:val="none" w:sz="0" w:space="0" w:color="auto"/>
        <w:left w:val="none" w:sz="0" w:space="0" w:color="auto"/>
        <w:bottom w:val="none" w:sz="0" w:space="0" w:color="auto"/>
        <w:right w:val="none" w:sz="0" w:space="0" w:color="auto"/>
      </w:divBdr>
    </w:div>
    <w:div w:id="669333774">
      <w:bodyDiv w:val="1"/>
      <w:marLeft w:val="0"/>
      <w:marRight w:val="0"/>
      <w:marTop w:val="0"/>
      <w:marBottom w:val="0"/>
      <w:divBdr>
        <w:top w:val="none" w:sz="0" w:space="0" w:color="auto"/>
        <w:left w:val="none" w:sz="0" w:space="0" w:color="auto"/>
        <w:bottom w:val="none" w:sz="0" w:space="0" w:color="auto"/>
        <w:right w:val="none" w:sz="0" w:space="0" w:color="auto"/>
      </w:divBdr>
    </w:div>
    <w:div w:id="678240581">
      <w:bodyDiv w:val="1"/>
      <w:marLeft w:val="0"/>
      <w:marRight w:val="0"/>
      <w:marTop w:val="0"/>
      <w:marBottom w:val="0"/>
      <w:divBdr>
        <w:top w:val="none" w:sz="0" w:space="0" w:color="auto"/>
        <w:left w:val="none" w:sz="0" w:space="0" w:color="auto"/>
        <w:bottom w:val="none" w:sz="0" w:space="0" w:color="auto"/>
        <w:right w:val="none" w:sz="0" w:space="0" w:color="auto"/>
      </w:divBdr>
    </w:div>
    <w:div w:id="697779176">
      <w:bodyDiv w:val="1"/>
      <w:marLeft w:val="0"/>
      <w:marRight w:val="0"/>
      <w:marTop w:val="0"/>
      <w:marBottom w:val="0"/>
      <w:divBdr>
        <w:top w:val="none" w:sz="0" w:space="0" w:color="auto"/>
        <w:left w:val="none" w:sz="0" w:space="0" w:color="auto"/>
        <w:bottom w:val="none" w:sz="0" w:space="0" w:color="auto"/>
        <w:right w:val="none" w:sz="0" w:space="0" w:color="auto"/>
      </w:divBdr>
    </w:div>
    <w:div w:id="698311992">
      <w:bodyDiv w:val="1"/>
      <w:marLeft w:val="0"/>
      <w:marRight w:val="0"/>
      <w:marTop w:val="0"/>
      <w:marBottom w:val="0"/>
      <w:divBdr>
        <w:top w:val="none" w:sz="0" w:space="0" w:color="auto"/>
        <w:left w:val="none" w:sz="0" w:space="0" w:color="auto"/>
        <w:bottom w:val="none" w:sz="0" w:space="0" w:color="auto"/>
        <w:right w:val="none" w:sz="0" w:space="0" w:color="auto"/>
      </w:divBdr>
    </w:div>
    <w:div w:id="699234718">
      <w:bodyDiv w:val="1"/>
      <w:marLeft w:val="0"/>
      <w:marRight w:val="0"/>
      <w:marTop w:val="0"/>
      <w:marBottom w:val="0"/>
      <w:divBdr>
        <w:top w:val="none" w:sz="0" w:space="0" w:color="auto"/>
        <w:left w:val="none" w:sz="0" w:space="0" w:color="auto"/>
        <w:bottom w:val="none" w:sz="0" w:space="0" w:color="auto"/>
        <w:right w:val="none" w:sz="0" w:space="0" w:color="auto"/>
      </w:divBdr>
      <w:divsChild>
        <w:div w:id="1222640598">
          <w:marLeft w:val="0"/>
          <w:marRight w:val="0"/>
          <w:marTop w:val="0"/>
          <w:marBottom w:val="0"/>
          <w:divBdr>
            <w:top w:val="none" w:sz="0" w:space="0" w:color="auto"/>
            <w:left w:val="none" w:sz="0" w:space="0" w:color="auto"/>
            <w:bottom w:val="none" w:sz="0" w:space="0" w:color="auto"/>
            <w:right w:val="none" w:sz="0" w:space="0" w:color="auto"/>
          </w:divBdr>
        </w:div>
      </w:divsChild>
    </w:div>
    <w:div w:id="699861418">
      <w:bodyDiv w:val="1"/>
      <w:marLeft w:val="0"/>
      <w:marRight w:val="0"/>
      <w:marTop w:val="0"/>
      <w:marBottom w:val="0"/>
      <w:divBdr>
        <w:top w:val="none" w:sz="0" w:space="0" w:color="auto"/>
        <w:left w:val="none" w:sz="0" w:space="0" w:color="auto"/>
        <w:bottom w:val="none" w:sz="0" w:space="0" w:color="auto"/>
        <w:right w:val="none" w:sz="0" w:space="0" w:color="auto"/>
      </w:divBdr>
    </w:div>
    <w:div w:id="707990439">
      <w:bodyDiv w:val="1"/>
      <w:marLeft w:val="0"/>
      <w:marRight w:val="0"/>
      <w:marTop w:val="0"/>
      <w:marBottom w:val="0"/>
      <w:divBdr>
        <w:top w:val="none" w:sz="0" w:space="0" w:color="auto"/>
        <w:left w:val="none" w:sz="0" w:space="0" w:color="auto"/>
        <w:bottom w:val="none" w:sz="0" w:space="0" w:color="auto"/>
        <w:right w:val="none" w:sz="0" w:space="0" w:color="auto"/>
      </w:divBdr>
    </w:div>
    <w:div w:id="708527670">
      <w:bodyDiv w:val="1"/>
      <w:marLeft w:val="0"/>
      <w:marRight w:val="0"/>
      <w:marTop w:val="0"/>
      <w:marBottom w:val="0"/>
      <w:divBdr>
        <w:top w:val="none" w:sz="0" w:space="0" w:color="auto"/>
        <w:left w:val="none" w:sz="0" w:space="0" w:color="auto"/>
        <w:bottom w:val="none" w:sz="0" w:space="0" w:color="auto"/>
        <w:right w:val="none" w:sz="0" w:space="0" w:color="auto"/>
      </w:divBdr>
    </w:div>
    <w:div w:id="716011713">
      <w:bodyDiv w:val="1"/>
      <w:marLeft w:val="0"/>
      <w:marRight w:val="0"/>
      <w:marTop w:val="0"/>
      <w:marBottom w:val="0"/>
      <w:divBdr>
        <w:top w:val="none" w:sz="0" w:space="0" w:color="auto"/>
        <w:left w:val="none" w:sz="0" w:space="0" w:color="auto"/>
        <w:bottom w:val="none" w:sz="0" w:space="0" w:color="auto"/>
        <w:right w:val="none" w:sz="0" w:space="0" w:color="auto"/>
      </w:divBdr>
    </w:div>
    <w:div w:id="722601333">
      <w:bodyDiv w:val="1"/>
      <w:marLeft w:val="0"/>
      <w:marRight w:val="0"/>
      <w:marTop w:val="0"/>
      <w:marBottom w:val="0"/>
      <w:divBdr>
        <w:top w:val="none" w:sz="0" w:space="0" w:color="auto"/>
        <w:left w:val="none" w:sz="0" w:space="0" w:color="auto"/>
        <w:bottom w:val="none" w:sz="0" w:space="0" w:color="auto"/>
        <w:right w:val="none" w:sz="0" w:space="0" w:color="auto"/>
      </w:divBdr>
    </w:div>
    <w:div w:id="734162017">
      <w:bodyDiv w:val="1"/>
      <w:marLeft w:val="0"/>
      <w:marRight w:val="0"/>
      <w:marTop w:val="0"/>
      <w:marBottom w:val="0"/>
      <w:divBdr>
        <w:top w:val="none" w:sz="0" w:space="0" w:color="auto"/>
        <w:left w:val="none" w:sz="0" w:space="0" w:color="auto"/>
        <w:bottom w:val="none" w:sz="0" w:space="0" w:color="auto"/>
        <w:right w:val="none" w:sz="0" w:space="0" w:color="auto"/>
      </w:divBdr>
    </w:div>
    <w:div w:id="734401704">
      <w:bodyDiv w:val="1"/>
      <w:marLeft w:val="0"/>
      <w:marRight w:val="0"/>
      <w:marTop w:val="0"/>
      <w:marBottom w:val="0"/>
      <w:divBdr>
        <w:top w:val="none" w:sz="0" w:space="0" w:color="auto"/>
        <w:left w:val="none" w:sz="0" w:space="0" w:color="auto"/>
        <w:bottom w:val="none" w:sz="0" w:space="0" w:color="auto"/>
        <w:right w:val="none" w:sz="0" w:space="0" w:color="auto"/>
      </w:divBdr>
    </w:div>
    <w:div w:id="734814610">
      <w:bodyDiv w:val="1"/>
      <w:marLeft w:val="0"/>
      <w:marRight w:val="0"/>
      <w:marTop w:val="0"/>
      <w:marBottom w:val="0"/>
      <w:divBdr>
        <w:top w:val="none" w:sz="0" w:space="0" w:color="auto"/>
        <w:left w:val="none" w:sz="0" w:space="0" w:color="auto"/>
        <w:bottom w:val="none" w:sz="0" w:space="0" w:color="auto"/>
        <w:right w:val="none" w:sz="0" w:space="0" w:color="auto"/>
      </w:divBdr>
    </w:div>
    <w:div w:id="740517467">
      <w:bodyDiv w:val="1"/>
      <w:marLeft w:val="0"/>
      <w:marRight w:val="0"/>
      <w:marTop w:val="0"/>
      <w:marBottom w:val="0"/>
      <w:divBdr>
        <w:top w:val="none" w:sz="0" w:space="0" w:color="auto"/>
        <w:left w:val="none" w:sz="0" w:space="0" w:color="auto"/>
        <w:bottom w:val="none" w:sz="0" w:space="0" w:color="auto"/>
        <w:right w:val="none" w:sz="0" w:space="0" w:color="auto"/>
      </w:divBdr>
    </w:div>
    <w:div w:id="745617032">
      <w:bodyDiv w:val="1"/>
      <w:marLeft w:val="0"/>
      <w:marRight w:val="0"/>
      <w:marTop w:val="0"/>
      <w:marBottom w:val="0"/>
      <w:divBdr>
        <w:top w:val="none" w:sz="0" w:space="0" w:color="auto"/>
        <w:left w:val="none" w:sz="0" w:space="0" w:color="auto"/>
        <w:bottom w:val="none" w:sz="0" w:space="0" w:color="auto"/>
        <w:right w:val="none" w:sz="0" w:space="0" w:color="auto"/>
      </w:divBdr>
    </w:div>
    <w:div w:id="748773280">
      <w:bodyDiv w:val="1"/>
      <w:marLeft w:val="0"/>
      <w:marRight w:val="0"/>
      <w:marTop w:val="0"/>
      <w:marBottom w:val="0"/>
      <w:divBdr>
        <w:top w:val="none" w:sz="0" w:space="0" w:color="auto"/>
        <w:left w:val="none" w:sz="0" w:space="0" w:color="auto"/>
        <w:bottom w:val="none" w:sz="0" w:space="0" w:color="auto"/>
        <w:right w:val="none" w:sz="0" w:space="0" w:color="auto"/>
      </w:divBdr>
    </w:div>
    <w:div w:id="752819543">
      <w:bodyDiv w:val="1"/>
      <w:marLeft w:val="0"/>
      <w:marRight w:val="0"/>
      <w:marTop w:val="0"/>
      <w:marBottom w:val="0"/>
      <w:divBdr>
        <w:top w:val="none" w:sz="0" w:space="0" w:color="auto"/>
        <w:left w:val="none" w:sz="0" w:space="0" w:color="auto"/>
        <w:bottom w:val="none" w:sz="0" w:space="0" w:color="auto"/>
        <w:right w:val="none" w:sz="0" w:space="0" w:color="auto"/>
      </w:divBdr>
    </w:div>
    <w:div w:id="755634738">
      <w:bodyDiv w:val="1"/>
      <w:marLeft w:val="0"/>
      <w:marRight w:val="0"/>
      <w:marTop w:val="0"/>
      <w:marBottom w:val="0"/>
      <w:divBdr>
        <w:top w:val="none" w:sz="0" w:space="0" w:color="auto"/>
        <w:left w:val="none" w:sz="0" w:space="0" w:color="auto"/>
        <w:bottom w:val="none" w:sz="0" w:space="0" w:color="auto"/>
        <w:right w:val="none" w:sz="0" w:space="0" w:color="auto"/>
      </w:divBdr>
    </w:div>
    <w:div w:id="758720526">
      <w:bodyDiv w:val="1"/>
      <w:marLeft w:val="0"/>
      <w:marRight w:val="0"/>
      <w:marTop w:val="0"/>
      <w:marBottom w:val="0"/>
      <w:divBdr>
        <w:top w:val="none" w:sz="0" w:space="0" w:color="auto"/>
        <w:left w:val="none" w:sz="0" w:space="0" w:color="auto"/>
        <w:bottom w:val="none" w:sz="0" w:space="0" w:color="auto"/>
        <w:right w:val="none" w:sz="0" w:space="0" w:color="auto"/>
      </w:divBdr>
    </w:div>
    <w:div w:id="760952308">
      <w:bodyDiv w:val="1"/>
      <w:marLeft w:val="0"/>
      <w:marRight w:val="0"/>
      <w:marTop w:val="0"/>
      <w:marBottom w:val="0"/>
      <w:divBdr>
        <w:top w:val="none" w:sz="0" w:space="0" w:color="auto"/>
        <w:left w:val="none" w:sz="0" w:space="0" w:color="auto"/>
        <w:bottom w:val="none" w:sz="0" w:space="0" w:color="auto"/>
        <w:right w:val="none" w:sz="0" w:space="0" w:color="auto"/>
      </w:divBdr>
    </w:div>
    <w:div w:id="763957478">
      <w:bodyDiv w:val="1"/>
      <w:marLeft w:val="0"/>
      <w:marRight w:val="0"/>
      <w:marTop w:val="0"/>
      <w:marBottom w:val="0"/>
      <w:divBdr>
        <w:top w:val="none" w:sz="0" w:space="0" w:color="auto"/>
        <w:left w:val="none" w:sz="0" w:space="0" w:color="auto"/>
        <w:bottom w:val="none" w:sz="0" w:space="0" w:color="auto"/>
        <w:right w:val="none" w:sz="0" w:space="0" w:color="auto"/>
      </w:divBdr>
    </w:div>
    <w:div w:id="770930271">
      <w:bodyDiv w:val="1"/>
      <w:marLeft w:val="0"/>
      <w:marRight w:val="0"/>
      <w:marTop w:val="0"/>
      <w:marBottom w:val="0"/>
      <w:divBdr>
        <w:top w:val="none" w:sz="0" w:space="0" w:color="auto"/>
        <w:left w:val="none" w:sz="0" w:space="0" w:color="auto"/>
        <w:bottom w:val="none" w:sz="0" w:space="0" w:color="auto"/>
        <w:right w:val="none" w:sz="0" w:space="0" w:color="auto"/>
      </w:divBdr>
    </w:div>
    <w:div w:id="775516657">
      <w:bodyDiv w:val="1"/>
      <w:marLeft w:val="0"/>
      <w:marRight w:val="0"/>
      <w:marTop w:val="0"/>
      <w:marBottom w:val="0"/>
      <w:divBdr>
        <w:top w:val="none" w:sz="0" w:space="0" w:color="auto"/>
        <w:left w:val="none" w:sz="0" w:space="0" w:color="auto"/>
        <w:bottom w:val="none" w:sz="0" w:space="0" w:color="auto"/>
        <w:right w:val="none" w:sz="0" w:space="0" w:color="auto"/>
      </w:divBdr>
    </w:div>
    <w:div w:id="782647193">
      <w:bodyDiv w:val="1"/>
      <w:marLeft w:val="0"/>
      <w:marRight w:val="0"/>
      <w:marTop w:val="0"/>
      <w:marBottom w:val="0"/>
      <w:divBdr>
        <w:top w:val="none" w:sz="0" w:space="0" w:color="auto"/>
        <w:left w:val="none" w:sz="0" w:space="0" w:color="auto"/>
        <w:bottom w:val="none" w:sz="0" w:space="0" w:color="auto"/>
        <w:right w:val="none" w:sz="0" w:space="0" w:color="auto"/>
      </w:divBdr>
    </w:div>
    <w:div w:id="799374627">
      <w:bodyDiv w:val="1"/>
      <w:marLeft w:val="0"/>
      <w:marRight w:val="0"/>
      <w:marTop w:val="0"/>
      <w:marBottom w:val="0"/>
      <w:divBdr>
        <w:top w:val="none" w:sz="0" w:space="0" w:color="auto"/>
        <w:left w:val="none" w:sz="0" w:space="0" w:color="auto"/>
        <w:bottom w:val="none" w:sz="0" w:space="0" w:color="auto"/>
        <w:right w:val="none" w:sz="0" w:space="0" w:color="auto"/>
      </w:divBdr>
    </w:div>
    <w:div w:id="800728585">
      <w:bodyDiv w:val="1"/>
      <w:marLeft w:val="0"/>
      <w:marRight w:val="0"/>
      <w:marTop w:val="0"/>
      <w:marBottom w:val="0"/>
      <w:divBdr>
        <w:top w:val="none" w:sz="0" w:space="0" w:color="auto"/>
        <w:left w:val="none" w:sz="0" w:space="0" w:color="auto"/>
        <w:bottom w:val="none" w:sz="0" w:space="0" w:color="auto"/>
        <w:right w:val="none" w:sz="0" w:space="0" w:color="auto"/>
      </w:divBdr>
    </w:div>
    <w:div w:id="802120037">
      <w:bodyDiv w:val="1"/>
      <w:marLeft w:val="0"/>
      <w:marRight w:val="0"/>
      <w:marTop w:val="0"/>
      <w:marBottom w:val="0"/>
      <w:divBdr>
        <w:top w:val="none" w:sz="0" w:space="0" w:color="auto"/>
        <w:left w:val="none" w:sz="0" w:space="0" w:color="auto"/>
        <w:bottom w:val="none" w:sz="0" w:space="0" w:color="auto"/>
        <w:right w:val="none" w:sz="0" w:space="0" w:color="auto"/>
      </w:divBdr>
    </w:div>
    <w:div w:id="802504460">
      <w:bodyDiv w:val="1"/>
      <w:marLeft w:val="0"/>
      <w:marRight w:val="0"/>
      <w:marTop w:val="0"/>
      <w:marBottom w:val="0"/>
      <w:divBdr>
        <w:top w:val="none" w:sz="0" w:space="0" w:color="auto"/>
        <w:left w:val="none" w:sz="0" w:space="0" w:color="auto"/>
        <w:bottom w:val="none" w:sz="0" w:space="0" w:color="auto"/>
        <w:right w:val="none" w:sz="0" w:space="0" w:color="auto"/>
      </w:divBdr>
    </w:div>
    <w:div w:id="809252663">
      <w:bodyDiv w:val="1"/>
      <w:marLeft w:val="0"/>
      <w:marRight w:val="0"/>
      <w:marTop w:val="0"/>
      <w:marBottom w:val="0"/>
      <w:divBdr>
        <w:top w:val="none" w:sz="0" w:space="0" w:color="auto"/>
        <w:left w:val="none" w:sz="0" w:space="0" w:color="auto"/>
        <w:bottom w:val="none" w:sz="0" w:space="0" w:color="auto"/>
        <w:right w:val="none" w:sz="0" w:space="0" w:color="auto"/>
      </w:divBdr>
    </w:div>
    <w:div w:id="809664328">
      <w:bodyDiv w:val="1"/>
      <w:marLeft w:val="0"/>
      <w:marRight w:val="0"/>
      <w:marTop w:val="0"/>
      <w:marBottom w:val="0"/>
      <w:divBdr>
        <w:top w:val="none" w:sz="0" w:space="0" w:color="auto"/>
        <w:left w:val="none" w:sz="0" w:space="0" w:color="auto"/>
        <w:bottom w:val="none" w:sz="0" w:space="0" w:color="auto"/>
        <w:right w:val="none" w:sz="0" w:space="0" w:color="auto"/>
      </w:divBdr>
    </w:div>
    <w:div w:id="814838267">
      <w:bodyDiv w:val="1"/>
      <w:marLeft w:val="0"/>
      <w:marRight w:val="0"/>
      <w:marTop w:val="0"/>
      <w:marBottom w:val="0"/>
      <w:divBdr>
        <w:top w:val="none" w:sz="0" w:space="0" w:color="auto"/>
        <w:left w:val="none" w:sz="0" w:space="0" w:color="auto"/>
        <w:bottom w:val="none" w:sz="0" w:space="0" w:color="auto"/>
        <w:right w:val="none" w:sz="0" w:space="0" w:color="auto"/>
      </w:divBdr>
    </w:div>
    <w:div w:id="816537309">
      <w:bodyDiv w:val="1"/>
      <w:marLeft w:val="0"/>
      <w:marRight w:val="0"/>
      <w:marTop w:val="0"/>
      <w:marBottom w:val="0"/>
      <w:divBdr>
        <w:top w:val="none" w:sz="0" w:space="0" w:color="auto"/>
        <w:left w:val="none" w:sz="0" w:space="0" w:color="auto"/>
        <w:bottom w:val="none" w:sz="0" w:space="0" w:color="auto"/>
        <w:right w:val="none" w:sz="0" w:space="0" w:color="auto"/>
      </w:divBdr>
    </w:div>
    <w:div w:id="823742418">
      <w:bodyDiv w:val="1"/>
      <w:marLeft w:val="0"/>
      <w:marRight w:val="0"/>
      <w:marTop w:val="0"/>
      <w:marBottom w:val="0"/>
      <w:divBdr>
        <w:top w:val="none" w:sz="0" w:space="0" w:color="auto"/>
        <w:left w:val="none" w:sz="0" w:space="0" w:color="auto"/>
        <w:bottom w:val="none" w:sz="0" w:space="0" w:color="auto"/>
        <w:right w:val="none" w:sz="0" w:space="0" w:color="auto"/>
      </w:divBdr>
    </w:div>
    <w:div w:id="823815641">
      <w:bodyDiv w:val="1"/>
      <w:marLeft w:val="0"/>
      <w:marRight w:val="0"/>
      <w:marTop w:val="0"/>
      <w:marBottom w:val="0"/>
      <w:divBdr>
        <w:top w:val="none" w:sz="0" w:space="0" w:color="auto"/>
        <w:left w:val="none" w:sz="0" w:space="0" w:color="auto"/>
        <w:bottom w:val="none" w:sz="0" w:space="0" w:color="auto"/>
        <w:right w:val="none" w:sz="0" w:space="0" w:color="auto"/>
      </w:divBdr>
    </w:div>
    <w:div w:id="827599075">
      <w:bodyDiv w:val="1"/>
      <w:marLeft w:val="0"/>
      <w:marRight w:val="0"/>
      <w:marTop w:val="0"/>
      <w:marBottom w:val="0"/>
      <w:divBdr>
        <w:top w:val="none" w:sz="0" w:space="0" w:color="auto"/>
        <w:left w:val="none" w:sz="0" w:space="0" w:color="auto"/>
        <w:bottom w:val="none" w:sz="0" w:space="0" w:color="auto"/>
        <w:right w:val="none" w:sz="0" w:space="0" w:color="auto"/>
      </w:divBdr>
    </w:div>
    <w:div w:id="829638680">
      <w:bodyDiv w:val="1"/>
      <w:marLeft w:val="0"/>
      <w:marRight w:val="0"/>
      <w:marTop w:val="0"/>
      <w:marBottom w:val="0"/>
      <w:divBdr>
        <w:top w:val="none" w:sz="0" w:space="0" w:color="auto"/>
        <w:left w:val="none" w:sz="0" w:space="0" w:color="auto"/>
        <w:bottom w:val="none" w:sz="0" w:space="0" w:color="auto"/>
        <w:right w:val="none" w:sz="0" w:space="0" w:color="auto"/>
      </w:divBdr>
    </w:div>
    <w:div w:id="830608981">
      <w:bodyDiv w:val="1"/>
      <w:marLeft w:val="0"/>
      <w:marRight w:val="0"/>
      <w:marTop w:val="0"/>
      <w:marBottom w:val="0"/>
      <w:divBdr>
        <w:top w:val="none" w:sz="0" w:space="0" w:color="auto"/>
        <w:left w:val="none" w:sz="0" w:space="0" w:color="auto"/>
        <w:bottom w:val="none" w:sz="0" w:space="0" w:color="auto"/>
        <w:right w:val="none" w:sz="0" w:space="0" w:color="auto"/>
      </w:divBdr>
    </w:div>
    <w:div w:id="831720461">
      <w:bodyDiv w:val="1"/>
      <w:marLeft w:val="0"/>
      <w:marRight w:val="0"/>
      <w:marTop w:val="0"/>
      <w:marBottom w:val="0"/>
      <w:divBdr>
        <w:top w:val="none" w:sz="0" w:space="0" w:color="auto"/>
        <w:left w:val="none" w:sz="0" w:space="0" w:color="auto"/>
        <w:bottom w:val="none" w:sz="0" w:space="0" w:color="auto"/>
        <w:right w:val="none" w:sz="0" w:space="0" w:color="auto"/>
      </w:divBdr>
    </w:div>
    <w:div w:id="832336003">
      <w:bodyDiv w:val="1"/>
      <w:marLeft w:val="0"/>
      <w:marRight w:val="0"/>
      <w:marTop w:val="0"/>
      <w:marBottom w:val="0"/>
      <w:divBdr>
        <w:top w:val="none" w:sz="0" w:space="0" w:color="auto"/>
        <w:left w:val="none" w:sz="0" w:space="0" w:color="auto"/>
        <w:bottom w:val="none" w:sz="0" w:space="0" w:color="auto"/>
        <w:right w:val="none" w:sz="0" w:space="0" w:color="auto"/>
      </w:divBdr>
    </w:div>
    <w:div w:id="838885296">
      <w:bodyDiv w:val="1"/>
      <w:marLeft w:val="0"/>
      <w:marRight w:val="0"/>
      <w:marTop w:val="0"/>
      <w:marBottom w:val="0"/>
      <w:divBdr>
        <w:top w:val="none" w:sz="0" w:space="0" w:color="auto"/>
        <w:left w:val="none" w:sz="0" w:space="0" w:color="auto"/>
        <w:bottom w:val="none" w:sz="0" w:space="0" w:color="auto"/>
        <w:right w:val="none" w:sz="0" w:space="0" w:color="auto"/>
      </w:divBdr>
    </w:div>
    <w:div w:id="840392504">
      <w:bodyDiv w:val="1"/>
      <w:marLeft w:val="0"/>
      <w:marRight w:val="0"/>
      <w:marTop w:val="0"/>
      <w:marBottom w:val="0"/>
      <w:divBdr>
        <w:top w:val="none" w:sz="0" w:space="0" w:color="auto"/>
        <w:left w:val="none" w:sz="0" w:space="0" w:color="auto"/>
        <w:bottom w:val="none" w:sz="0" w:space="0" w:color="auto"/>
        <w:right w:val="none" w:sz="0" w:space="0" w:color="auto"/>
      </w:divBdr>
    </w:div>
    <w:div w:id="845562417">
      <w:bodyDiv w:val="1"/>
      <w:marLeft w:val="0"/>
      <w:marRight w:val="0"/>
      <w:marTop w:val="0"/>
      <w:marBottom w:val="0"/>
      <w:divBdr>
        <w:top w:val="none" w:sz="0" w:space="0" w:color="auto"/>
        <w:left w:val="none" w:sz="0" w:space="0" w:color="auto"/>
        <w:bottom w:val="none" w:sz="0" w:space="0" w:color="auto"/>
        <w:right w:val="none" w:sz="0" w:space="0" w:color="auto"/>
      </w:divBdr>
    </w:div>
    <w:div w:id="851409306">
      <w:bodyDiv w:val="1"/>
      <w:marLeft w:val="0"/>
      <w:marRight w:val="0"/>
      <w:marTop w:val="0"/>
      <w:marBottom w:val="0"/>
      <w:divBdr>
        <w:top w:val="none" w:sz="0" w:space="0" w:color="auto"/>
        <w:left w:val="none" w:sz="0" w:space="0" w:color="auto"/>
        <w:bottom w:val="none" w:sz="0" w:space="0" w:color="auto"/>
        <w:right w:val="none" w:sz="0" w:space="0" w:color="auto"/>
      </w:divBdr>
    </w:div>
    <w:div w:id="855995515">
      <w:bodyDiv w:val="1"/>
      <w:marLeft w:val="0"/>
      <w:marRight w:val="0"/>
      <w:marTop w:val="0"/>
      <w:marBottom w:val="0"/>
      <w:divBdr>
        <w:top w:val="none" w:sz="0" w:space="0" w:color="auto"/>
        <w:left w:val="none" w:sz="0" w:space="0" w:color="auto"/>
        <w:bottom w:val="none" w:sz="0" w:space="0" w:color="auto"/>
        <w:right w:val="none" w:sz="0" w:space="0" w:color="auto"/>
      </w:divBdr>
    </w:div>
    <w:div w:id="859853576">
      <w:bodyDiv w:val="1"/>
      <w:marLeft w:val="0"/>
      <w:marRight w:val="0"/>
      <w:marTop w:val="0"/>
      <w:marBottom w:val="0"/>
      <w:divBdr>
        <w:top w:val="none" w:sz="0" w:space="0" w:color="auto"/>
        <w:left w:val="none" w:sz="0" w:space="0" w:color="auto"/>
        <w:bottom w:val="none" w:sz="0" w:space="0" w:color="auto"/>
        <w:right w:val="none" w:sz="0" w:space="0" w:color="auto"/>
      </w:divBdr>
    </w:div>
    <w:div w:id="861865026">
      <w:bodyDiv w:val="1"/>
      <w:marLeft w:val="0"/>
      <w:marRight w:val="0"/>
      <w:marTop w:val="0"/>
      <w:marBottom w:val="0"/>
      <w:divBdr>
        <w:top w:val="none" w:sz="0" w:space="0" w:color="auto"/>
        <w:left w:val="none" w:sz="0" w:space="0" w:color="auto"/>
        <w:bottom w:val="none" w:sz="0" w:space="0" w:color="auto"/>
        <w:right w:val="none" w:sz="0" w:space="0" w:color="auto"/>
      </w:divBdr>
    </w:div>
    <w:div w:id="861868125">
      <w:bodyDiv w:val="1"/>
      <w:marLeft w:val="0"/>
      <w:marRight w:val="0"/>
      <w:marTop w:val="0"/>
      <w:marBottom w:val="0"/>
      <w:divBdr>
        <w:top w:val="none" w:sz="0" w:space="0" w:color="auto"/>
        <w:left w:val="none" w:sz="0" w:space="0" w:color="auto"/>
        <w:bottom w:val="none" w:sz="0" w:space="0" w:color="auto"/>
        <w:right w:val="none" w:sz="0" w:space="0" w:color="auto"/>
      </w:divBdr>
    </w:div>
    <w:div w:id="863442419">
      <w:bodyDiv w:val="1"/>
      <w:marLeft w:val="0"/>
      <w:marRight w:val="0"/>
      <w:marTop w:val="0"/>
      <w:marBottom w:val="0"/>
      <w:divBdr>
        <w:top w:val="none" w:sz="0" w:space="0" w:color="auto"/>
        <w:left w:val="none" w:sz="0" w:space="0" w:color="auto"/>
        <w:bottom w:val="none" w:sz="0" w:space="0" w:color="auto"/>
        <w:right w:val="none" w:sz="0" w:space="0" w:color="auto"/>
      </w:divBdr>
      <w:divsChild>
        <w:div w:id="206994769">
          <w:marLeft w:val="0"/>
          <w:marRight w:val="0"/>
          <w:marTop w:val="0"/>
          <w:marBottom w:val="0"/>
          <w:divBdr>
            <w:top w:val="none" w:sz="0" w:space="0" w:color="auto"/>
            <w:left w:val="none" w:sz="0" w:space="0" w:color="auto"/>
            <w:bottom w:val="none" w:sz="0" w:space="0" w:color="auto"/>
            <w:right w:val="none" w:sz="0" w:space="0" w:color="auto"/>
          </w:divBdr>
          <w:divsChild>
            <w:div w:id="1029768323">
              <w:marLeft w:val="0"/>
              <w:marRight w:val="0"/>
              <w:marTop w:val="0"/>
              <w:marBottom w:val="0"/>
              <w:divBdr>
                <w:top w:val="none" w:sz="0" w:space="0" w:color="auto"/>
                <w:left w:val="none" w:sz="0" w:space="0" w:color="auto"/>
                <w:bottom w:val="none" w:sz="0" w:space="0" w:color="auto"/>
                <w:right w:val="none" w:sz="0" w:space="0" w:color="auto"/>
              </w:divBdr>
              <w:divsChild>
                <w:div w:id="24454465">
                  <w:marLeft w:val="0"/>
                  <w:marRight w:val="0"/>
                  <w:marTop w:val="0"/>
                  <w:marBottom w:val="0"/>
                  <w:divBdr>
                    <w:top w:val="none" w:sz="0" w:space="0" w:color="auto"/>
                    <w:left w:val="none" w:sz="0" w:space="0" w:color="auto"/>
                    <w:bottom w:val="none" w:sz="0" w:space="0" w:color="auto"/>
                    <w:right w:val="none" w:sz="0" w:space="0" w:color="auto"/>
                  </w:divBdr>
                  <w:divsChild>
                    <w:div w:id="527988187">
                      <w:marLeft w:val="0"/>
                      <w:marRight w:val="0"/>
                      <w:marTop w:val="0"/>
                      <w:marBottom w:val="0"/>
                      <w:divBdr>
                        <w:top w:val="none" w:sz="0" w:space="0" w:color="auto"/>
                        <w:left w:val="none" w:sz="0" w:space="0" w:color="auto"/>
                        <w:bottom w:val="none" w:sz="0" w:space="0" w:color="auto"/>
                        <w:right w:val="none" w:sz="0" w:space="0" w:color="auto"/>
                      </w:divBdr>
                      <w:divsChild>
                        <w:div w:id="1629119182">
                          <w:marLeft w:val="0"/>
                          <w:marRight w:val="0"/>
                          <w:marTop w:val="0"/>
                          <w:marBottom w:val="0"/>
                          <w:divBdr>
                            <w:top w:val="none" w:sz="0" w:space="0" w:color="auto"/>
                            <w:left w:val="none" w:sz="0" w:space="0" w:color="auto"/>
                            <w:bottom w:val="none" w:sz="0" w:space="0" w:color="auto"/>
                            <w:right w:val="none" w:sz="0" w:space="0" w:color="auto"/>
                          </w:divBdr>
                          <w:divsChild>
                            <w:div w:id="18608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595194">
      <w:bodyDiv w:val="1"/>
      <w:marLeft w:val="0"/>
      <w:marRight w:val="0"/>
      <w:marTop w:val="0"/>
      <w:marBottom w:val="0"/>
      <w:divBdr>
        <w:top w:val="none" w:sz="0" w:space="0" w:color="auto"/>
        <w:left w:val="none" w:sz="0" w:space="0" w:color="auto"/>
        <w:bottom w:val="none" w:sz="0" w:space="0" w:color="auto"/>
        <w:right w:val="none" w:sz="0" w:space="0" w:color="auto"/>
      </w:divBdr>
    </w:div>
    <w:div w:id="866480479">
      <w:bodyDiv w:val="1"/>
      <w:marLeft w:val="0"/>
      <w:marRight w:val="0"/>
      <w:marTop w:val="0"/>
      <w:marBottom w:val="0"/>
      <w:divBdr>
        <w:top w:val="none" w:sz="0" w:space="0" w:color="auto"/>
        <w:left w:val="none" w:sz="0" w:space="0" w:color="auto"/>
        <w:bottom w:val="none" w:sz="0" w:space="0" w:color="auto"/>
        <w:right w:val="none" w:sz="0" w:space="0" w:color="auto"/>
      </w:divBdr>
    </w:div>
    <w:div w:id="866910489">
      <w:bodyDiv w:val="1"/>
      <w:marLeft w:val="0"/>
      <w:marRight w:val="0"/>
      <w:marTop w:val="0"/>
      <w:marBottom w:val="0"/>
      <w:divBdr>
        <w:top w:val="none" w:sz="0" w:space="0" w:color="auto"/>
        <w:left w:val="none" w:sz="0" w:space="0" w:color="auto"/>
        <w:bottom w:val="none" w:sz="0" w:space="0" w:color="auto"/>
        <w:right w:val="none" w:sz="0" w:space="0" w:color="auto"/>
      </w:divBdr>
    </w:div>
    <w:div w:id="875390767">
      <w:bodyDiv w:val="1"/>
      <w:marLeft w:val="0"/>
      <w:marRight w:val="0"/>
      <w:marTop w:val="0"/>
      <w:marBottom w:val="0"/>
      <w:divBdr>
        <w:top w:val="none" w:sz="0" w:space="0" w:color="auto"/>
        <w:left w:val="none" w:sz="0" w:space="0" w:color="auto"/>
        <w:bottom w:val="none" w:sz="0" w:space="0" w:color="auto"/>
        <w:right w:val="none" w:sz="0" w:space="0" w:color="auto"/>
      </w:divBdr>
    </w:div>
    <w:div w:id="877158462">
      <w:bodyDiv w:val="1"/>
      <w:marLeft w:val="0"/>
      <w:marRight w:val="0"/>
      <w:marTop w:val="0"/>
      <w:marBottom w:val="0"/>
      <w:divBdr>
        <w:top w:val="none" w:sz="0" w:space="0" w:color="auto"/>
        <w:left w:val="none" w:sz="0" w:space="0" w:color="auto"/>
        <w:bottom w:val="none" w:sz="0" w:space="0" w:color="auto"/>
        <w:right w:val="none" w:sz="0" w:space="0" w:color="auto"/>
      </w:divBdr>
    </w:div>
    <w:div w:id="879709181">
      <w:bodyDiv w:val="1"/>
      <w:marLeft w:val="0"/>
      <w:marRight w:val="0"/>
      <w:marTop w:val="0"/>
      <w:marBottom w:val="0"/>
      <w:divBdr>
        <w:top w:val="none" w:sz="0" w:space="0" w:color="auto"/>
        <w:left w:val="none" w:sz="0" w:space="0" w:color="auto"/>
        <w:bottom w:val="none" w:sz="0" w:space="0" w:color="auto"/>
        <w:right w:val="none" w:sz="0" w:space="0" w:color="auto"/>
      </w:divBdr>
    </w:div>
    <w:div w:id="884682171">
      <w:bodyDiv w:val="1"/>
      <w:marLeft w:val="0"/>
      <w:marRight w:val="0"/>
      <w:marTop w:val="0"/>
      <w:marBottom w:val="0"/>
      <w:divBdr>
        <w:top w:val="none" w:sz="0" w:space="0" w:color="auto"/>
        <w:left w:val="none" w:sz="0" w:space="0" w:color="auto"/>
        <w:bottom w:val="none" w:sz="0" w:space="0" w:color="auto"/>
        <w:right w:val="none" w:sz="0" w:space="0" w:color="auto"/>
      </w:divBdr>
    </w:div>
    <w:div w:id="885264184">
      <w:bodyDiv w:val="1"/>
      <w:marLeft w:val="0"/>
      <w:marRight w:val="0"/>
      <w:marTop w:val="0"/>
      <w:marBottom w:val="0"/>
      <w:divBdr>
        <w:top w:val="none" w:sz="0" w:space="0" w:color="auto"/>
        <w:left w:val="none" w:sz="0" w:space="0" w:color="auto"/>
        <w:bottom w:val="none" w:sz="0" w:space="0" w:color="auto"/>
        <w:right w:val="none" w:sz="0" w:space="0" w:color="auto"/>
      </w:divBdr>
      <w:divsChild>
        <w:div w:id="68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2147">
      <w:bodyDiv w:val="1"/>
      <w:marLeft w:val="0"/>
      <w:marRight w:val="0"/>
      <w:marTop w:val="0"/>
      <w:marBottom w:val="0"/>
      <w:divBdr>
        <w:top w:val="none" w:sz="0" w:space="0" w:color="auto"/>
        <w:left w:val="none" w:sz="0" w:space="0" w:color="auto"/>
        <w:bottom w:val="none" w:sz="0" w:space="0" w:color="auto"/>
        <w:right w:val="none" w:sz="0" w:space="0" w:color="auto"/>
      </w:divBdr>
    </w:div>
    <w:div w:id="899168214">
      <w:bodyDiv w:val="1"/>
      <w:marLeft w:val="0"/>
      <w:marRight w:val="0"/>
      <w:marTop w:val="0"/>
      <w:marBottom w:val="0"/>
      <w:divBdr>
        <w:top w:val="none" w:sz="0" w:space="0" w:color="auto"/>
        <w:left w:val="none" w:sz="0" w:space="0" w:color="auto"/>
        <w:bottom w:val="none" w:sz="0" w:space="0" w:color="auto"/>
        <w:right w:val="none" w:sz="0" w:space="0" w:color="auto"/>
      </w:divBdr>
    </w:div>
    <w:div w:id="903564338">
      <w:bodyDiv w:val="1"/>
      <w:marLeft w:val="0"/>
      <w:marRight w:val="0"/>
      <w:marTop w:val="0"/>
      <w:marBottom w:val="0"/>
      <w:divBdr>
        <w:top w:val="none" w:sz="0" w:space="0" w:color="auto"/>
        <w:left w:val="none" w:sz="0" w:space="0" w:color="auto"/>
        <w:bottom w:val="none" w:sz="0" w:space="0" w:color="auto"/>
        <w:right w:val="none" w:sz="0" w:space="0" w:color="auto"/>
      </w:divBdr>
    </w:div>
    <w:div w:id="905578597">
      <w:bodyDiv w:val="1"/>
      <w:marLeft w:val="0"/>
      <w:marRight w:val="0"/>
      <w:marTop w:val="0"/>
      <w:marBottom w:val="0"/>
      <w:divBdr>
        <w:top w:val="none" w:sz="0" w:space="0" w:color="auto"/>
        <w:left w:val="none" w:sz="0" w:space="0" w:color="auto"/>
        <w:bottom w:val="none" w:sz="0" w:space="0" w:color="auto"/>
        <w:right w:val="none" w:sz="0" w:space="0" w:color="auto"/>
      </w:divBdr>
    </w:div>
    <w:div w:id="906183428">
      <w:bodyDiv w:val="1"/>
      <w:marLeft w:val="0"/>
      <w:marRight w:val="0"/>
      <w:marTop w:val="0"/>
      <w:marBottom w:val="0"/>
      <w:divBdr>
        <w:top w:val="none" w:sz="0" w:space="0" w:color="auto"/>
        <w:left w:val="none" w:sz="0" w:space="0" w:color="auto"/>
        <w:bottom w:val="none" w:sz="0" w:space="0" w:color="auto"/>
        <w:right w:val="none" w:sz="0" w:space="0" w:color="auto"/>
      </w:divBdr>
      <w:divsChild>
        <w:div w:id="2054887203">
          <w:marLeft w:val="0"/>
          <w:marRight w:val="0"/>
          <w:marTop w:val="0"/>
          <w:marBottom w:val="0"/>
          <w:divBdr>
            <w:top w:val="none" w:sz="0" w:space="0" w:color="auto"/>
            <w:left w:val="none" w:sz="0" w:space="0" w:color="auto"/>
            <w:bottom w:val="none" w:sz="0" w:space="0" w:color="auto"/>
            <w:right w:val="none" w:sz="0" w:space="0" w:color="auto"/>
          </w:divBdr>
          <w:divsChild>
            <w:div w:id="366565178">
              <w:marLeft w:val="0"/>
              <w:marRight w:val="0"/>
              <w:marTop w:val="0"/>
              <w:marBottom w:val="0"/>
              <w:divBdr>
                <w:top w:val="none" w:sz="0" w:space="0" w:color="auto"/>
                <w:left w:val="none" w:sz="0" w:space="0" w:color="auto"/>
                <w:bottom w:val="none" w:sz="0" w:space="0" w:color="auto"/>
                <w:right w:val="none" w:sz="0" w:space="0" w:color="auto"/>
              </w:divBdr>
              <w:divsChild>
                <w:div w:id="554464278">
                  <w:marLeft w:val="0"/>
                  <w:marRight w:val="0"/>
                  <w:marTop w:val="0"/>
                  <w:marBottom w:val="0"/>
                  <w:divBdr>
                    <w:top w:val="none" w:sz="0" w:space="0" w:color="auto"/>
                    <w:left w:val="none" w:sz="0" w:space="0" w:color="auto"/>
                    <w:bottom w:val="none" w:sz="0" w:space="0" w:color="auto"/>
                    <w:right w:val="none" w:sz="0" w:space="0" w:color="auto"/>
                  </w:divBdr>
                  <w:divsChild>
                    <w:div w:id="1184516616">
                      <w:marLeft w:val="0"/>
                      <w:marRight w:val="0"/>
                      <w:marTop w:val="0"/>
                      <w:marBottom w:val="0"/>
                      <w:divBdr>
                        <w:top w:val="none" w:sz="0" w:space="0" w:color="auto"/>
                        <w:left w:val="none" w:sz="0" w:space="0" w:color="auto"/>
                        <w:bottom w:val="none" w:sz="0" w:space="0" w:color="auto"/>
                        <w:right w:val="none" w:sz="0" w:space="0" w:color="auto"/>
                      </w:divBdr>
                      <w:divsChild>
                        <w:div w:id="33310056">
                          <w:marLeft w:val="0"/>
                          <w:marRight w:val="0"/>
                          <w:marTop w:val="0"/>
                          <w:marBottom w:val="0"/>
                          <w:divBdr>
                            <w:top w:val="none" w:sz="0" w:space="0" w:color="auto"/>
                            <w:left w:val="none" w:sz="0" w:space="0" w:color="auto"/>
                            <w:bottom w:val="none" w:sz="0" w:space="0" w:color="auto"/>
                            <w:right w:val="none" w:sz="0" w:space="0" w:color="auto"/>
                          </w:divBdr>
                          <w:divsChild>
                            <w:div w:id="1080758630">
                              <w:marLeft w:val="0"/>
                              <w:marRight w:val="0"/>
                              <w:marTop w:val="0"/>
                              <w:marBottom w:val="0"/>
                              <w:divBdr>
                                <w:top w:val="none" w:sz="0" w:space="0" w:color="auto"/>
                                <w:left w:val="none" w:sz="0" w:space="0" w:color="auto"/>
                                <w:bottom w:val="none" w:sz="0" w:space="0" w:color="auto"/>
                                <w:right w:val="none" w:sz="0" w:space="0" w:color="auto"/>
                              </w:divBdr>
                              <w:divsChild>
                                <w:div w:id="1240678002">
                                  <w:marLeft w:val="0"/>
                                  <w:marRight w:val="0"/>
                                  <w:marTop w:val="0"/>
                                  <w:marBottom w:val="0"/>
                                  <w:divBdr>
                                    <w:top w:val="none" w:sz="0" w:space="0" w:color="auto"/>
                                    <w:left w:val="none" w:sz="0" w:space="0" w:color="auto"/>
                                    <w:bottom w:val="none" w:sz="0" w:space="0" w:color="auto"/>
                                    <w:right w:val="none" w:sz="0" w:space="0" w:color="auto"/>
                                  </w:divBdr>
                                  <w:divsChild>
                                    <w:div w:id="483544425">
                                      <w:marLeft w:val="0"/>
                                      <w:marRight w:val="0"/>
                                      <w:marTop w:val="0"/>
                                      <w:marBottom w:val="0"/>
                                      <w:divBdr>
                                        <w:top w:val="none" w:sz="0" w:space="0" w:color="auto"/>
                                        <w:left w:val="none" w:sz="0" w:space="0" w:color="auto"/>
                                        <w:bottom w:val="none" w:sz="0" w:space="0" w:color="auto"/>
                                        <w:right w:val="none" w:sz="0" w:space="0" w:color="auto"/>
                                      </w:divBdr>
                                      <w:divsChild>
                                        <w:div w:id="846291792">
                                          <w:marLeft w:val="0"/>
                                          <w:marRight w:val="0"/>
                                          <w:marTop w:val="0"/>
                                          <w:marBottom w:val="0"/>
                                          <w:divBdr>
                                            <w:top w:val="none" w:sz="0" w:space="0" w:color="auto"/>
                                            <w:left w:val="none" w:sz="0" w:space="0" w:color="auto"/>
                                            <w:bottom w:val="none" w:sz="0" w:space="0" w:color="auto"/>
                                            <w:right w:val="none" w:sz="0" w:space="0" w:color="auto"/>
                                          </w:divBdr>
                                          <w:divsChild>
                                            <w:div w:id="681203726">
                                              <w:marLeft w:val="0"/>
                                              <w:marRight w:val="0"/>
                                              <w:marTop w:val="0"/>
                                              <w:marBottom w:val="0"/>
                                              <w:divBdr>
                                                <w:top w:val="none" w:sz="0" w:space="0" w:color="auto"/>
                                                <w:left w:val="none" w:sz="0" w:space="0" w:color="auto"/>
                                                <w:bottom w:val="none" w:sz="0" w:space="0" w:color="auto"/>
                                                <w:right w:val="none" w:sz="0" w:space="0" w:color="auto"/>
                                              </w:divBdr>
                                              <w:divsChild>
                                                <w:div w:id="88502314">
                                                  <w:marLeft w:val="0"/>
                                                  <w:marRight w:val="0"/>
                                                  <w:marTop w:val="0"/>
                                                  <w:marBottom w:val="0"/>
                                                  <w:divBdr>
                                                    <w:top w:val="none" w:sz="0" w:space="0" w:color="auto"/>
                                                    <w:left w:val="none" w:sz="0" w:space="0" w:color="auto"/>
                                                    <w:bottom w:val="none" w:sz="0" w:space="0" w:color="auto"/>
                                                    <w:right w:val="none" w:sz="0" w:space="0" w:color="auto"/>
                                                  </w:divBdr>
                                                  <w:divsChild>
                                                    <w:div w:id="1008214552">
                                                      <w:marLeft w:val="0"/>
                                                      <w:marRight w:val="0"/>
                                                      <w:marTop w:val="0"/>
                                                      <w:marBottom w:val="0"/>
                                                      <w:divBdr>
                                                        <w:top w:val="none" w:sz="0" w:space="0" w:color="auto"/>
                                                        <w:left w:val="none" w:sz="0" w:space="0" w:color="auto"/>
                                                        <w:bottom w:val="none" w:sz="0" w:space="0" w:color="auto"/>
                                                        <w:right w:val="none" w:sz="0" w:space="0" w:color="auto"/>
                                                      </w:divBdr>
                                                      <w:divsChild>
                                                        <w:div w:id="3001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614424">
      <w:bodyDiv w:val="1"/>
      <w:marLeft w:val="0"/>
      <w:marRight w:val="0"/>
      <w:marTop w:val="0"/>
      <w:marBottom w:val="0"/>
      <w:divBdr>
        <w:top w:val="none" w:sz="0" w:space="0" w:color="auto"/>
        <w:left w:val="none" w:sz="0" w:space="0" w:color="auto"/>
        <w:bottom w:val="none" w:sz="0" w:space="0" w:color="auto"/>
        <w:right w:val="none" w:sz="0" w:space="0" w:color="auto"/>
      </w:divBdr>
    </w:div>
    <w:div w:id="914558836">
      <w:bodyDiv w:val="1"/>
      <w:marLeft w:val="0"/>
      <w:marRight w:val="0"/>
      <w:marTop w:val="0"/>
      <w:marBottom w:val="0"/>
      <w:divBdr>
        <w:top w:val="none" w:sz="0" w:space="0" w:color="auto"/>
        <w:left w:val="none" w:sz="0" w:space="0" w:color="auto"/>
        <w:bottom w:val="none" w:sz="0" w:space="0" w:color="auto"/>
        <w:right w:val="none" w:sz="0" w:space="0" w:color="auto"/>
      </w:divBdr>
    </w:div>
    <w:div w:id="915283412">
      <w:bodyDiv w:val="1"/>
      <w:marLeft w:val="0"/>
      <w:marRight w:val="0"/>
      <w:marTop w:val="0"/>
      <w:marBottom w:val="0"/>
      <w:divBdr>
        <w:top w:val="none" w:sz="0" w:space="0" w:color="auto"/>
        <w:left w:val="none" w:sz="0" w:space="0" w:color="auto"/>
        <w:bottom w:val="none" w:sz="0" w:space="0" w:color="auto"/>
        <w:right w:val="none" w:sz="0" w:space="0" w:color="auto"/>
      </w:divBdr>
      <w:divsChild>
        <w:div w:id="1274900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845436">
      <w:bodyDiv w:val="1"/>
      <w:marLeft w:val="0"/>
      <w:marRight w:val="0"/>
      <w:marTop w:val="0"/>
      <w:marBottom w:val="0"/>
      <w:divBdr>
        <w:top w:val="none" w:sz="0" w:space="0" w:color="auto"/>
        <w:left w:val="none" w:sz="0" w:space="0" w:color="auto"/>
        <w:bottom w:val="none" w:sz="0" w:space="0" w:color="auto"/>
        <w:right w:val="none" w:sz="0" w:space="0" w:color="auto"/>
      </w:divBdr>
    </w:div>
    <w:div w:id="930118011">
      <w:bodyDiv w:val="1"/>
      <w:marLeft w:val="0"/>
      <w:marRight w:val="0"/>
      <w:marTop w:val="0"/>
      <w:marBottom w:val="0"/>
      <w:divBdr>
        <w:top w:val="none" w:sz="0" w:space="0" w:color="auto"/>
        <w:left w:val="none" w:sz="0" w:space="0" w:color="auto"/>
        <w:bottom w:val="none" w:sz="0" w:space="0" w:color="auto"/>
        <w:right w:val="none" w:sz="0" w:space="0" w:color="auto"/>
      </w:divBdr>
    </w:div>
    <w:div w:id="938835320">
      <w:bodyDiv w:val="1"/>
      <w:marLeft w:val="0"/>
      <w:marRight w:val="0"/>
      <w:marTop w:val="0"/>
      <w:marBottom w:val="0"/>
      <w:divBdr>
        <w:top w:val="none" w:sz="0" w:space="0" w:color="auto"/>
        <w:left w:val="none" w:sz="0" w:space="0" w:color="auto"/>
        <w:bottom w:val="none" w:sz="0" w:space="0" w:color="auto"/>
        <w:right w:val="none" w:sz="0" w:space="0" w:color="auto"/>
      </w:divBdr>
    </w:div>
    <w:div w:id="942802608">
      <w:bodyDiv w:val="1"/>
      <w:marLeft w:val="0"/>
      <w:marRight w:val="0"/>
      <w:marTop w:val="0"/>
      <w:marBottom w:val="0"/>
      <w:divBdr>
        <w:top w:val="none" w:sz="0" w:space="0" w:color="auto"/>
        <w:left w:val="none" w:sz="0" w:space="0" w:color="auto"/>
        <w:bottom w:val="none" w:sz="0" w:space="0" w:color="auto"/>
        <w:right w:val="none" w:sz="0" w:space="0" w:color="auto"/>
      </w:divBdr>
      <w:divsChild>
        <w:div w:id="1490975454">
          <w:marLeft w:val="0"/>
          <w:marRight w:val="0"/>
          <w:marTop w:val="0"/>
          <w:marBottom w:val="0"/>
          <w:divBdr>
            <w:top w:val="none" w:sz="0" w:space="0" w:color="auto"/>
            <w:left w:val="none" w:sz="0" w:space="0" w:color="auto"/>
            <w:bottom w:val="none" w:sz="0" w:space="0" w:color="auto"/>
            <w:right w:val="none" w:sz="0" w:space="0" w:color="auto"/>
          </w:divBdr>
        </w:div>
      </w:divsChild>
    </w:div>
    <w:div w:id="959185662">
      <w:bodyDiv w:val="1"/>
      <w:marLeft w:val="0"/>
      <w:marRight w:val="0"/>
      <w:marTop w:val="0"/>
      <w:marBottom w:val="0"/>
      <w:divBdr>
        <w:top w:val="none" w:sz="0" w:space="0" w:color="auto"/>
        <w:left w:val="none" w:sz="0" w:space="0" w:color="auto"/>
        <w:bottom w:val="none" w:sz="0" w:space="0" w:color="auto"/>
        <w:right w:val="none" w:sz="0" w:space="0" w:color="auto"/>
      </w:divBdr>
    </w:div>
    <w:div w:id="962661006">
      <w:bodyDiv w:val="1"/>
      <w:marLeft w:val="0"/>
      <w:marRight w:val="0"/>
      <w:marTop w:val="0"/>
      <w:marBottom w:val="0"/>
      <w:divBdr>
        <w:top w:val="none" w:sz="0" w:space="0" w:color="auto"/>
        <w:left w:val="none" w:sz="0" w:space="0" w:color="auto"/>
        <w:bottom w:val="none" w:sz="0" w:space="0" w:color="auto"/>
        <w:right w:val="none" w:sz="0" w:space="0" w:color="auto"/>
      </w:divBdr>
    </w:div>
    <w:div w:id="968583369">
      <w:bodyDiv w:val="1"/>
      <w:marLeft w:val="0"/>
      <w:marRight w:val="0"/>
      <w:marTop w:val="0"/>
      <w:marBottom w:val="0"/>
      <w:divBdr>
        <w:top w:val="none" w:sz="0" w:space="0" w:color="auto"/>
        <w:left w:val="none" w:sz="0" w:space="0" w:color="auto"/>
        <w:bottom w:val="none" w:sz="0" w:space="0" w:color="auto"/>
        <w:right w:val="none" w:sz="0" w:space="0" w:color="auto"/>
      </w:divBdr>
    </w:div>
    <w:div w:id="968828061">
      <w:bodyDiv w:val="1"/>
      <w:marLeft w:val="0"/>
      <w:marRight w:val="0"/>
      <w:marTop w:val="0"/>
      <w:marBottom w:val="0"/>
      <w:divBdr>
        <w:top w:val="none" w:sz="0" w:space="0" w:color="auto"/>
        <w:left w:val="none" w:sz="0" w:space="0" w:color="auto"/>
        <w:bottom w:val="none" w:sz="0" w:space="0" w:color="auto"/>
        <w:right w:val="none" w:sz="0" w:space="0" w:color="auto"/>
      </w:divBdr>
    </w:div>
    <w:div w:id="977757928">
      <w:bodyDiv w:val="1"/>
      <w:marLeft w:val="0"/>
      <w:marRight w:val="0"/>
      <w:marTop w:val="0"/>
      <w:marBottom w:val="0"/>
      <w:divBdr>
        <w:top w:val="none" w:sz="0" w:space="0" w:color="auto"/>
        <w:left w:val="none" w:sz="0" w:space="0" w:color="auto"/>
        <w:bottom w:val="none" w:sz="0" w:space="0" w:color="auto"/>
        <w:right w:val="none" w:sz="0" w:space="0" w:color="auto"/>
      </w:divBdr>
    </w:div>
    <w:div w:id="977802025">
      <w:bodyDiv w:val="1"/>
      <w:marLeft w:val="0"/>
      <w:marRight w:val="0"/>
      <w:marTop w:val="0"/>
      <w:marBottom w:val="0"/>
      <w:divBdr>
        <w:top w:val="none" w:sz="0" w:space="0" w:color="auto"/>
        <w:left w:val="none" w:sz="0" w:space="0" w:color="auto"/>
        <w:bottom w:val="none" w:sz="0" w:space="0" w:color="auto"/>
        <w:right w:val="none" w:sz="0" w:space="0" w:color="auto"/>
      </w:divBdr>
    </w:div>
    <w:div w:id="984967040">
      <w:bodyDiv w:val="1"/>
      <w:marLeft w:val="0"/>
      <w:marRight w:val="0"/>
      <w:marTop w:val="0"/>
      <w:marBottom w:val="0"/>
      <w:divBdr>
        <w:top w:val="none" w:sz="0" w:space="0" w:color="auto"/>
        <w:left w:val="none" w:sz="0" w:space="0" w:color="auto"/>
        <w:bottom w:val="none" w:sz="0" w:space="0" w:color="auto"/>
        <w:right w:val="none" w:sz="0" w:space="0" w:color="auto"/>
      </w:divBdr>
    </w:div>
    <w:div w:id="986472355">
      <w:bodyDiv w:val="1"/>
      <w:marLeft w:val="0"/>
      <w:marRight w:val="0"/>
      <w:marTop w:val="0"/>
      <w:marBottom w:val="0"/>
      <w:divBdr>
        <w:top w:val="none" w:sz="0" w:space="0" w:color="auto"/>
        <w:left w:val="none" w:sz="0" w:space="0" w:color="auto"/>
        <w:bottom w:val="none" w:sz="0" w:space="0" w:color="auto"/>
        <w:right w:val="none" w:sz="0" w:space="0" w:color="auto"/>
      </w:divBdr>
    </w:div>
    <w:div w:id="989093581">
      <w:bodyDiv w:val="1"/>
      <w:marLeft w:val="0"/>
      <w:marRight w:val="0"/>
      <w:marTop w:val="0"/>
      <w:marBottom w:val="0"/>
      <w:divBdr>
        <w:top w:val="none" w:sz="0" w:space="0" w:color="auto"/>
        <w:left w:val="none" w:sz="0" w:space="0" w:color="auto"/>
        <w:bottom w:val="none" w:sz="0" w:space="0" w:color="auto"/>
        <w:right w:val="none" w:sz="0" w:space="0" w:color="auto"/>
      </w:divBdr>
      <w:divsChild>
        <w:div w:id="358090733">
          <w:marLeft w:val="0"/>
          <w:marRight w:val="0"/>
          <w:marTop w:val="0"/>
          <w:marBottom w:val="0"/>
          <w:divBdr>
            <w:top w:val="none" w:sz="0" w:space="0" w:color="auto"/>
            <w:left w:val="none" w:sz="0" w:space="0" w:color="auto"/>
            <w:bottom w:val="none" w:sz="0" w:space="0" w:color="auto"/>
            <w:right w:val="none" w:sz="0" w:space="0" w:color="auto"/>
          </w:divBdr>
        </w:div>
        <w:div w:id="395124599">
          <w:marLeft w:val="0"/>
          <w:marRight w:val="0"/>
          <w:marTop w:val="0"/>
          <w:marBottom w:val="0"/>
          <w:divBdr>
            <w:top w:val="none" w:sz="0" w:space="0" w:color="auto"/>
            <w:left w:val="none" w:sz="0" w:space="0" w:color="auto"/>
            <w:bottom w:val="none" w:sz="0" w:space="0" w:color="auto"/>
            <w:right w:val="none" w:sz="0" w:space="0" w:color="auto"/>
          </w:divBdr>
        </w:div>
        <w:div w:id="1093476152">
          <w:marLeft w:val="0"/>
          <w:marRight w:val="0"/>
          <w:marTop w:val="0"/>
          <w:marBottom w:val="0"/>
          <w:divBdr>
            <w:top w:val="none" w:sz="0" w:space="0" w:color="auto"/>
            <w:left w:val="none" w:sz="0" w:space="0" w:color="auto"/>
            <w:bottom w:val="none" w:sz="0" w:space="0" w:color="auto"/>
            <w:right w:val="none" w:sz="0" w:space="0" w:color="auto"/>
          </w:divBdr>
        </w:div>
        <w:div w:id="1861042486">
          <w:marLeft w:val="0"/>
          <w:marRight w:val="0"/>
          <w:marTop w:val="0"/>
          <w:marBottom w:val="0"/>
          <w:divBdr>
            <w:top w:val="none" w:sz="0" w:space="0" w:color="auto"/>
            <w:left w:val="none" w:sz="0" w:space="0" w:color="auto"/>
            <w:bottom w:val="none" w:sz="0" w:space="0" w:color="auto"/>
            <w:right w:val="none" w:sz="0" w:space="0" w:color="auto"/>
          </w:divBdr>
        </w:div>
      </w:divsChild>
    </w:div>
    <w:div w:id="990789283">
      <w:bodyDiv w:val="1"/>
      <w:marLeft w:val="0"/>
      <w:marRight w:val="0"/>
      <w:marTop w:val="0"/>
      <w:marBottom w:val="0"/>
      <w:divBdr>
        <w:top w:val="none" w:sz="0" w:space="0" w:color="auto"/>
        <w:left w:val="none" w:sz="0" w:space="0" w:color="auto"/>
        <w:bottom w:val="none" w:sz="0" w:space="0" w:color="auto"/>
        <w:right w:val="none" w:sz="0" w:space="0" w:color="auto"/>
      </w:divBdr>
    </w:div>
    <w:div w:id="992608649">
      <w:bodyDiv w:val="1"/>
      <w:marLeft w:val="0"/>
      <w:marRight w:val="0"/>
      <w:marTop w:val="0"/>
      <w:marBottom w:val="0"/>
      <w:divBdr>
        <w:top w:val="none" w:sz="0" w:space="0" w:color="auto"/>
        <w:left w:val="none" w:sz="0" w:space="0" w:color="auto"/>
        <w:bottom w:val="none" w:sz="0" w:space="0" w:color="auto"/>
        <w:right w:val="none" w:sz="0" w:space="0" w:color="auto"/>
      </w:divBdr>
    </w:div>
    <w:div w:id="993340126">
      <w:bodyDiv w:val="1"/>
      <w:marLeft w:val="0"/>
      <w:marRight w:val="0"/>
      <w:marTop w:val="0"/>
      <w:marBottom w:val="0"/>
      <w:divBdr>
        <w:top w:val="none" w:sz="0" w:space="0" w:color="auto"/>
        <w:left w:val="none" w:sz="0" w:space="0" w:color="auto"/>
        <w:bottom w:val="none" w:sz="0" w:space="0" w:color="auto"/>
        <w:right w:val="none" w:sz="0" w:space="0" w:color="auto"/>
      </w:divBdr>
    </w:div>
    <w:div w:id="995036710">
      <w:bodyDiv w:val="1"/>
      <w:marLeft w:val="0"/>
      <w:marRight w:val="0"/>
      <w:marTop w:val="0"/>
      <w:marBottom w:val="0"/>
      <w:divBdr>
        <w:top w:val="none" w:sz="0" w:space="0" w:color="auto"/>
        <w:left w:val="none" w:sz="0" w:space="0" w:color="auto"/>
        <w:bottom w:val="none" w:sz="0" w:space="0" w:color="auto"/>
        <w:right w:val="none" w:sz="0" w:space="0" w:color="auto"/>
      </w:divBdr>
      <w:divsChild>
        <w:div w:id="215170466">
          <w:marLeft w:val="0"/>
          <w:marRight w:val="0"/>
          <w:marTop w:val="0"/>
          <w:marBottom w:val="0"/>
          <w:divBdr>
            <w:top w:val="none" w:sz="0" w:space="0" w:color="auto"/>
            <w:left w:val="none" w:sz="0" w:space="0" w:color="auto"/>
            <w:bottom w:val="none" w:sz="0" w:space="0" w:color="auto"/>
            <w:right w:val="none" w:sz="0" w:space="0" w:color="auto"/>
          </w:divBdr>
          <w:divsChild>
            <w:div w:id="915092057">
              <w:marLeft w:val="0"/>
              <w:marRight w:val="0"/>
              <w:marTop w:val="0"/>
              <w:marBottom w:val="0"/>
              <w:divBdr>
                <w:top w:val="none" w:sz="0" w:space="0" w:color="auto"/>
                <w:left w:val="none" w:sz="0" w:space="0" w:color="auto"/>
                <w:bottom w:val="none" w:sz="0" w:space="0" w:color="auto"/>
                <w:right w:val="none" w:sz="0" w:space="0" w:color="auto"/>
              </w:divBdr>
              <w:divsChild>
                <w:div w:id="823090277">
                  <w:marLeft w:val="0"/>
                  <w:marRight w:val="0"/>
                  <w:marTop w:val="0"/>
                  <w:marBottom w:val="0"/>
                  <w:divBdr>
                    <w:top w:val="none" w:sz="0" w:space="0" w:color="auto"/>
                    <w:left w:val="none" w:sz="0" w:space="0" w:color="auto"/>
                    <w:bottom w:val="none" w:sz="0" w:space="0" w:color="auto"/>
                    <w:right w:val="none" w:sz="0" w:space="0" w:color="auto"/>
                  </w:divBdr>
                  <w:divsChild>
                    <w:div w:id="1870603801">
                      <w:marLeft w:val="0"/>
                      <w:marRight w:val="0"/>
                      <w:marTop w:val="0"/>
                      <w:marBottom w:val="0"/>
                      <w:divBdr>
                        <w:top w:val="none" w:sz="0" w:space="0" w:color="auto"/>
                        <w:left w:val="none" w:sz="0" w:space="0" w:color="auto"/>
                        <w:bottom w:val="none" w:sz="0" w:space="0" w:color="auto"/>
                        <w:right w:val="none" w:sz="0" w:space="0" w:color="auto"/>
                      </w:divBdr>
                      <w:divsChild>
                        <w:div w:id="956569624">
                          <w:marLeft w:val="0"/>
                          <w:marRight w:val="0"/>
                          <w:marTop w:val="0"/>
                          <w:marBottom w:val="0"/>
                          <w:divBdr>
                            <w:top w:val="none" w:sz="0" w:space="0" w:color="auto"/>
                            <w:left w:val="none" w:sz="0" w:space="0" w:color="auto"/>
                            <w:bottom w:val="none" w:sz="0" w:space="0" w:color="auto"/>
                            <w:right w:val="none" w:sz="0" w:space="0" w:color="auto"/>
                          </w:divBdr>
                          <w:divsChild>
                            <w:div w:id="957370325">
                              <w:marLeft w:val="0"/>
                              <w:marRight w:val="0"/>
                              <w:marTop w:val="0"/>
                              <w:marBottom w:val="0"/>
                              <w:divBdr>
                                <w:top w:val="none" w:sz="0" w:space="0" w:color="auto"/>
                                <w:left w:val="none" w:sz="0" w:space="0" w:color="auto"/>
                                <w:bottom w:val="none" w:sz="0" w:space="0" w:color="auto"/>
                                <w:right w:val="none" w:sz="0" w:space="0" w:color="auto"/>
                              </w:divBdr>
                              <w:divsChild>
                                <w:div w:id="1999339183">
                                  <w:marLeft w:val="0"/>
                                  <w:marRight w:val="0"/>
                                  <w:marTop w:val="0"/>
                                  <w:marBottom w:val="0"/>
                                  <w:divBdr>
                                    <w:top w:val="none" w:sz="0" w:space="0" w:color="auto"/>
                                    <w:left w:val="none" w:sz="0" w:space="0" w:color="auto"/>
                                    <w:bottom w:val="none" w:sz="0" w:space="0" w:color="auto"/>
                                    <w:right w:val="none" w:sz="0" w:space="0" w:color="auto"/>
                                  </w:divBdr>
                                  <w:divsChild>
                                    <w:div w:id="21382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178630">
          <w:marLeft w:val="0"/>
          <w:marRight w:val="0"/>
          <w:marTop w:val="0"/>
          <w:marBottom w:val="0"/>
          <w:divBdr>
            <w:top w:val="none" w:sz="0" w:space="0" w:color="auto"/>
            <w:left w:val="none" w:sz="0" w:space="0" w:color="auto"/>
            <w:bottom w:val="none" w:sz="0" w:space="0" w:color="auto"/>
            <w:right w:val="none" w:sz="0" w:space="0" w:color="auto"/>
          </w:divBdr>
          <w:divsChild>
            <w:div w:id="1641611547">
              <w:marLeft w:val="0"/>
              <w:marRight w:val="0"/>
              <w:marTop w:val="0"/>
              <w:marBottom w:val="0"/>
              <w:divBdr>
                <w:top w:val="none" w:sz="0" w:space="0" w:color="auto"/>
                <w:left w:val="none" w:sz="0" w:space="0" w:color="auto"/>
                <w:bottom w:val="none" w:sz="0" w:space="0" w:color="auto"/>
                <w:right w:val="none" w:sz="0" w:space="0" w:color="auto"/>
              </w:divBdr>
              <w:divsChild>
                <w:div w:id="1246498934">
                  <w:marLeft w:val="0"/>
                  <w:marRight w:val="0"/>
                  <w:marTop w:val="0"/>
                  <w:marBottom w:val="0"/>
                  <w:divBdr>
                    <w:top w:val="none" w:sz="0" w:space="0" w:color="auto"/>
                    <w:left w:val="none" w:sz="0" w:space="0" w:color="auto"/>
                    <w:bottom w:val="none" w:sz="0" w:space="0" w:color="auto"/>
                    <w:right w:val="none" w:sz="0" w:space="0" w:color="auto"/>
                  </w:divBdr>
                  <w:divsChild>
                    <w:div w:id="1228491079">
                      <w:marLeft w:val="0"/>
                      <w:marRight w:val="0"/>
                      <w:marTop w:val="0"/>
                      <w:marBottom w:val="0"/>
                      <w:divBdr>
                        <w:top w:val="none" w:sz="0" w:space="0" w:color="auto"/>
                        <w:left w:val="none" w:sz="0" w:space="0" w:color="auto"/>
                        <w:bottom w:val="none" w:sz="0" w:space="0" w:color="auto"/>
                        <w:right w:val="none" w:sz="0" w:space="0" w:color="auto"/>
                      </w:divBdr>
                      <w:divsChild>
                        <w:div w:id="850416808">
                          <w:marLeft w:val="0"/>
                          <w:marRight w:val="0"/>
                          <w:marTop w:val="0"/>
                          <w:marBottom w:val="0"/>
                          <w:divBdr>
                            <w:top w:val="none" w:sz="0" w:space="0" w:color="auto"/>
                            <w:left w:val="none" w:sz="0" w:space="0" w:color="auto"/>
                            <w:bottom w:val="none" w:sz="0" w:space="0" w:color="auto"/>
                            <w:right w:val="none" w:sz="0" w:space="0" w:color="auto"/>
                          </w:divBdr>
                          <w:divsChild>
                            <w:div w:id="1600022903">
                              <w:marLeft w:val="0"/>
                              <w:marRight w:val="0"/>
                              <w:marTop w:val="0"/>
                              <w:marBottom w:val="0"/>
                              <w:divBdr>
                                <w:top w:val="none" w:sz="0" w:space="0" w:color="auto"/>
                                <w:left w:val="none" w:sz="0" w:space="0" w:color="auto"/>
                                <w:bottom w:val="none" w:sz="0" w:space="0" w:color="auto"/>
                                <w:right w:val="none" w:sz="0" w:space="0" w:color="auto"/>
                              </w:divBdr>
                              <w:divsChild>
                                <w:div w:id="1439059279">
                                  <w:marLeft w:val="0"/>
                                  <w:marRight w:val="0"/>
                                  <w:marTop w:val="0"/>
                                  <w:marBottom w:val="0"/>
                                  <w:divBdr>
                                    <w:top w:val="none" w:sz="0" w:space="0" w:color="auto"/>
                                    <w:left w:val="none" w:sz="0" w:space="0" w:color="auto"/>
                                    <w:bottom w:val="none" w:sz="0" w:space="0" w:color="auto"/>
                                    <w:right w:val="none" w:sz="0" w:space="0" w:color="auto"/>
                                  </w:divBdr>
                                  <w:divsChild>
                                    <w:div w:id="12775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413173">
                  <w:marLeft w:val="0"/>
                  <w:marRight w:val="0"/>
                  <w:marTop w:val="0"/>
                  <w:marBottom w:val="0"/>
                  <w:divBdr>
                    <w:top w:val="none" w:sz="0" w:space="0" w:color="auto"/>
                    <w:left w:val="none" w:sz="0" w:space="0" w:color="auto"/>
                    <w:bottom w:val="none" w:sz="0" w:space="0" w:color="auto"/>
                    <w:right w:val="none" w:sz="0" w:space="0" w:color="auto"/>
                  </w:divBdr>
                  <w:divsChild>
                    <w:div w:id="1181091680">
                      <w:marLeft w:val="0"/>
                      <w:marRight w:val="0"/>
                      <w:marTop w:val="0"/>
                      <w:marBottom w:val="0"/>
                      <w:divBdr>
                        <w:top w:val="none" w:sz="0" w:space="0" w:color="auto"/>
                        <w:left w:val="none" w:sz="0" w:space="0" w:color="auto"/>
                        <w:bottom w:val="none" w:sz="0" w:space="0" w:color="auto"/>
                        <w:right w:val="none" w:sz="0" w:space="0" w:color="auto"/>
                      </w:divBdr>
                      <w:divsChild>
                        <w:div w:id="355236167">
                          <w:marLeft w:val="0"/>
                          <w:marRight w:val="0"/>
                          <w:marTop w:val="0"/>
                          <w:marBottom w:val="0"/>
                          <w:divBdr>
                            <w:top w:val="none" w:sz="0" w:space="0" w:color="auto"/>
                            <w:left w:val="none" w:sz="0" w:space="0" w:color="auto"/>
                            <w:bottom w:val="none" w:sz="0" w:space="0" w:color="auto"/>
                            <w:right w:val="none" w:sz="0" w:space="0" w:color="auto"/>
                          </w:divBdr>
                          <w:divsChild>
                            <w:div w:id="1646617461">
                              <w:marLeft w:val="0"/>
                              <w:marRight w:val="0"/>
                              <w:marTop w:val="0"/>
                              <w:marBottom w:val="0"/>
                              <w:divBdr>
                                <w:top w:val="none" w:sz="0" w:space="0" w:color="auto"/>
                                <w:left w:val="none" w:sz="0" w:space="0" w:color="auto"/>
                                <w:bottom w:val="none" w:sz="0" w:space="0" w:color="auto"/>
                                <w:right w:val="none" w:sz="0" w:space="0" w:color="auto"/>
                              </w:divBdr>
                              <w:divsChild>
                                <w:div w:id="1587763432">
                                  <w:marLeft w:val="0"/>
                                  <w:marRight w:val="0"/>
                                  <w:marTop w:val="0"/>
                                  <w:marBottom w:val="0"/>
                                  <w:divBdr>
                                    <w:top w:val="none" w:sz="0" w:space="0" w:color="auto"/>
                                    <w:left w:val="none" w:sz="0" w:space="0" w:color="auto"/>
                                    <w:bottom w:val="none" w:sz="0" w:space="0" w:color="auto"/>
                                    <w:right w:val="none" w:sz="0" w:space="0" w:color="auto"/>
                                  </w:divBdr>
                                  <w:divsChild>
                                    <w:div w:id="15585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538309">
          <w:marLeft w:val="0"/>
          <w:marRight w:val="0"/>
          <w:marTop w:val="0"/>
          <w:marBottom w:val="0"/>
          <w:divBdr>
            <w:top w:val="none" w:sz="0" w:space="0" w:color="auto"/>
            <w:left w:val="none" w:sz="0" w:space="0" w:color="auto"/>
            <w:bottom w:val="none" w:sz="0" w:space="0" w:color="auto"/>
            <w:right w:val="none" w:sz="0" w:space="0" w:color="auto"/>
          </w:divBdr>
          <w:divsChild>
            <w:div w:id="22635877">
              <w:marLeft w:val="0"/>
              <w:marRight w:val="0"/>
              <w:marTop w:val="0"/>
              <w:marBottom w:val="0"/>
              <w:divBdr>
                <w:top w:val="none" w:sz="0" w:space="0" w:color="auto"/>
                <w:left w:val="none" w:sz="0" w:space="0" w:color="auto"/>
                <w:bottom w:val="none" w:sz="0" w:space="0" w:color="auto"/>
                <w:right w:val="none" w:sz="0" w:space="0" w:color="auto"/>
              </w:divBdr>
              <w:divsChild>
                <w:div w:id="288823478">
                  <w:marLeft w:val="0"/>
                  <w:marRight w:val="0"/>
                  <w:marTop w:val="0"/>
                  <w:marBottom w:val="0"/>
                  <w:divBdr>
                    <w:top w:val="none" w:sz="0" w:space="0" w:color="auto"/>
                    <w:left w:val="none" w:sz="0" w:space="0" w:color="auto"/>
                    <w:bottom w:val="none" w:sz="0" w:space="0" w:color="auto"/>
                    <w:right w:val="none" w:sz="0" w:space="0" w:color="auto"/>
                  </w:divBdr>
                  <w:divsChild>
                    <w:div w:id="1251428130">
                      <w:marLeft w:val="0"/>
                      <w:marRight w:val="0"/>
                      <w:marTop w:val="0"/>
                      <w:marBottom w:val="0"/>
                      <w:divBdr>
                        <w:top w:val="none" w:sz="0" w:space="0" w:color="auto"/>
                        <w:left w:val="none" w:sz="0" w:space="0" w:color="auto"/>
                        <w:bottom w:val="none" w:sz="0" w:space="0" w:color="auto"/>
                        <w:right w:val="none" w:sz="0" w:space="0" w:color="auto"/>
                      </w:divBdr>
                      <w:divsChild>
                        <w:div w:id="2120636444">
                          <w:marLeft w:val="0"/>
                          <w:marRight w:val="0"/>
                          <w:marTop w:val="0"/>
                          <w:marBottom w:val="0"/>
                          <w:divBdr>
                            <w:top w:val="none" w:sz="0" w:space="0" w:color="auto"/>
                            <w:left w:val="none" w:sz="0" w:space="0" w:color="auto"/>
                            <w:bottom w:val="none" w:sz="0" w:space="0" w:color="auto"/>
                            <w:right w:val="none" w:sz="0" w:space="0" w:color="auto"/>
                          </w:divBdr>
                          <w:divsChild>
                            <w:div w:id="1433429496">
                              <w:marLeft w:val="0"/>
                              <w:marRight w:val="0"/>
                              <w:marTop w:val="0"/>
                              <w:marBottom w:val="0"/>
                              <w:divBdr>
                                <w:top w:val="none" w:sz="0" w:space="0" w:color="auto"/>
                                <w:left w:val="none" w:sz="0" w:space="0" w:color="auto"/>
                                <w:bottom w:val="none" w:sz="0" w:space="0" w:color="auto"/>
                                <w:right w:val="none" w:sz="0" w:space="0" w:color="auto"/>
                              </w:divBdr>
                              <w:divsChild>
                                <w:div w:id="1577132143">
                                  <w:marLeft w:val="0"/>
                                  <w:marRight w:val="0"/>
                                  <w:marTop w:val="0"/>
                                  <w:marBottom w:val="0"/>
                                  <w:divBdr>
                                    <w:top w:val="none" w:sz="0" w:space="0" w:color="auto"/>
                                    <w:left w:val="none" w:sz="0" w:space="0" w:color="auto"/>
                                    <w:bottom w:val="none" w:sz="0" w:space="0" w:color="auto"/>
                                    <w:right w:val="none" w:sz="0" w:space="0" w:color="auto"/>
                                  </w:divBdr>
                                  <w:divsChild>
                                    <w:div w:id="80807595">
                                      <w:marLeft w:val="0"/>
                                      <w:marRight w:val="0"/>
                                      <w:marTop w:val="0"/>
                                      <w:marBottom w:val="0"/>
                                      <w:divBdr>
                                        <w:top w:val="none" w:sz="0" w:space="0" w:color="auto"/>
                                        <w:left w:val="none" w:sz="0" w:space="0" w:color="auto"/>
                                        <w:bottom w:val="none" w:sz="0" w:space="0" w:color="auto"/>
                                        <w:right w:val="none" w:sz="0" w:space="0" w:color="auto"/>
                                      </w:divBdr>
                                      <w:divsChild>
                                        <w:div w:id="2478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0354074">
      <w:bodyDiv w:val="1"/>
      <w:marLeft w:val="0"/>
      <w:marRight w:val="0"/>
      <w:marTop w:val="0"/>
      <w:marBottom w:val="0"/>
      <w:divBdr>
        <w:top w:val="none" w:sz="0" w:space="0" w:color="auto"/>
        <w:left w:val="none" w:sz="0" w:space="0" w:color="auto"/>
        <w:bottom w:val="none" w:sz="0" w:space="0" w:color="auto"/>
        <w:right w:val="none" w:sz="0" w:space="0" w:color="auto"/>
      </w:divBdr>
    </w:div>
    <w:div w:id="1001198265">
      <w:bodyDiv w:val="1"/>
      <w:marLeft w:val="0"/>
      <w:marRight w:val="0"/>
      <w:marTop w:val="0"/>
      <w:marBottom w:val="0"/>
      <w:divBdr>
        <w:top w:val="none" w:sz="0" w:space="0" w:color="auto"/>
        <w:left w:val="none" w:sz="0" w:space="0" w:color="auto"/>
        <w:bottom w:val="none" w:sz="0" w:space="0" w:color="auto"/>
        <w:right w:val="none" w:sz="0" w:space="0" w:color="auto"/>
      </w:divBdr>
    </w:div>
    <w:div w:id="1003625169">
      <w:bodyDiv w:val="1"/>
      <w:marLeft w:val="0"/>
      <w:marRight w:val="0"/>
      <w:marTop w:val="0"/>
      <w:marBottom w:val="0"/>
      <w:divBdr>
        <w:top w:val="none" w:sz="0" w:space="0" w:color="auto"/>
        <w:left w:val="none" w:sz="0" w:space="0" w:color="auto"/>
        <w:bottom w:val="none" w:sz="0" w:space="0" w:color="auto"/>
        <w:right w:val="none" w:sz="0" w:space="0" w:color="auto"/>
      </w:divBdr>
    </w:div>
    <w:div w:id="1008944142">
      <w:bodyDiv w:val="1"/>
      <w:marLeft w:val="0"/>
      <w:marRight w:val="0"/>
      <w:marTop w:val="0"/>
      <w:marBottom w:val="0"/>
      <w:divBdr>
        <w:top w:val="none" w:sz="0" w:space="0" w:color="auto"/>
        <w:left w:val="none" w:sz="0" w:space="0" w:color="auto"/>
        <w:bottom w:val="none" w:sz="0" w:space="0" w:color="auto"/>
        <w:right w:val="none" w:sz="0" w:space="0" w:color="auto"/>
      </w:divBdr>
    </w:div>
    <w:div w:id="1012028004">
      <w:bodyDiv w:val="1"/>
      <w:marLeft w:val="0"/>
      <w:marRight w:val="0"/>
      <w:marTop w:val="0"/>
      <w:marBottom w:val="0"/>
      <w:divBdr>
        <w:top w:val="none" w:sz="0" w:space="0" w:color="auto"/>
        <w:left w:val="none" w:sz="0" w:space="0" w:color="auto"/>
        <w:bottom w:val="none" w:sz="0" w:space="0" w:color="auto"/>
        <w:right w:val="none" w:sz="0" w:space="0" w:color="auto"/>
      </w:divBdr>
    </w:div>
    <w:div w:id="1016031270">
      <w:bodyDiv w:val="1"/>
      <w:marLeft w:val="0"/>
      <w:marRight w:val="0"/>
      <w:marTop w:val="0"/>
      <w:marBottom w:val="0"/>
      <w:divBdr>
        <w:top w:val="none" w:sz="0" w:space="0" w:color="auto"/>
        <w:left w:val="none" w:sz="0" w:space="0" w:color="auto"/>
        <w:bottom w:val="none" w:sz="0" w:space="0" w:color="auto"/>
        <w:right w:val="none" w:sz="0" w:space="0" w:color="auto"/>
      </w:divBdr>
    </w:div>
    <w:div w:id="1017197415">
      <w:bodyDiv w:val="1"/>
      <w:marLeft w:val="0"/>
      <w:marRight w:val="0"/>
      <w:marTop w:val="0"/>
      <w:marBottom w:val="0"/>
      <w:divBdr>
        <w:top w:val="none" w:sz="0" w:space="0" w:color="auto"/>
        <w:left w:val="none" w:sz="0" w:space="0" w:color="auto"/>
        <w:bottom w:val="none" w:sz="0" w:space="0" w:color="auto"/>
        <w:right w:val="none" w:sz="0" w:space="0" w:color="auto"/>
      </w:divBdr>
      <w:divsChild>
        <w:div w:id="330985558">
          <w:marLeft w:val="0"/>
          <w:marRight w:val="0"/>
          <w:marTop w:val="0"/>
          <w:marBottom w:val="0"/>
          <w:divBdr>
            <w:top w:val="none" w:sz="0" w:space="0" w:color="auto"/>
            <w:left w:val="none" w:sz="0" w:space="0" w:color="auto"/>
            <w:bottom w:val="none" w:sz="0" w:space="0" w:color="auto"/>
            <w:right w:val="none" w:sz="0" w:space="0" w:color="auto"/>
          </w:divBdr>
          <w:divsChild>
            <w:div w:id="393048102">
              <w:marLeft w:val="0"/>
              <w:marRight w:val="0"/>
              <w:marTop w:val="0"/>
              <w:marBottom w:val="0"/>
              <w:divBdr>
                <w:top w:val="none" w:sz="0" w:space="0" w:color="auto"/>
                <w:left w:val="none" w:sz="0" w:space="0" w:color="auto"/>
                <w:bottom w:val="none" w:sz="0" w:space="0" w:color="auto"/>
                <w:right w:val="none" w:sz="0" w:space="0" w:color="auto"/>
              </w:divBdr>
              <w:divsChild>
                <w:div w:id="1015574780">
                  <w:marLeft w:val="0"/>
                  <w:marRight w:val="0"/>
                  <w:marTop w:val="0"/>
                  <w:marBottom w:val="0"/>
                  <w:divBdr>
                    <w:top w:val="none" w:sz="0" w:space="0" w:color="auto"/>
                    <w:left w:val="none" w:sz="0" w:space="0" w:color="auto"/>
                    <w:bottom w:val="none" w:sz="0" w:space="0" w:color="auto"/>
                    <w:right w:val="none" w:sz="0" w:space="0" w:color="auto"/>
                  </w:divBdr>
                  <w:divsChild>
                    <w:div w:id="13504668">
                      <w:marLeft w:val="0"/>
                      <w:marRight w:val="0"/>
                      <w:marTop w:val="0"/>
                      <w:marBottom w:val="0"/>
                      <w:divBdr>
                        <w:top w:val="none" w:sz="0" w:space="0" w:color="auto"/>
                        <w:left w:val="none" w:sz="0" w:space="0" w:color="auto"/>
                        <w:bottom w:val="none" w:sz="0" w:space="0" w:color="auto"/>
                        <w:right w:val="none" w:sz="0" w:space="0" w:color="auto"/>
                      </w:divBdr>
                      <w:divsChild>
                        <w:div w:id="477846367">
                          <w:marLeft w:val="0"/>
                          <w:marRight w:val="0"/>
                          <w:marTop w:val="0"/>
                          <w:marBottom w:val="0"/>
                          <w:divBdr>
                            <w:top w:val="none" w:sz="0" w:space="0" w:color="auto"/>
                            <w:left w:val="none" w:sz="0" w:space="0" w:color="auto"/>
                            <w:bottom w:val="none" w:sz="0" w:space="0" w:color="auto"/>
                            <w:right w:val="none" w:sz="0" w:space="0" w:color="auto"/>
                          </w:divBdr>
                          <w:divsChild>
                            <w:div w:id="2098552572">
                              <w:marLeft w:val="0"/>
                              <w:marRight w:val="0"/>
                              <w:marTop w:val="0"/>
                              <w:marBottom w:val="0"/>
                              <w:divBdr>
                                <w:top w:val="none" w:sz="0" w:space="0" w:color="auto"/>
                                <w:left w:val="none" w:sz="0" w:space="0" w:color="auto"/>
                                <w:bottom w:val="none" w:sz="0" w:space="0" w:color="auto"/>
                                <w:right w:val="none" w:sz="0" w:space="0" w:color="auto"/>
                              </w:divBdr>
                              <w:divsChild>
                                <w:div w:id="743646040">
                                  <w:marLeft w:val="0"/>
                                  <w:marRight w:val="0"/>
                                  <w:marTop w:val="0"/>
                                  <w:marBottom w:val="0"/>
                                  <w:divBdr>
                                    <w:top w:val="none" w:sz="0" w:space="0" w:color="auto"/>
                                    <w:left w:val="none" w:sz="0" w:space="0" w:color="auto"/>
                                    <w:bottom w:val="none" w:sz="0" w:space="0" w:color="auto"/>
                                    <w:right w:val="none" w:sz="0" w:space="0" w:color="auto"/>
                                  </w:divBdr>
                                  <w:divsChild>
                                    <w:div w:id="2141334599">
                                      <w:marLeft w:val="0"/>
                                      <w:marRight w:val="0"/>
                                      <w:marTop w:val="0"/>
                                      <w:marBottom w:val="0"/>
                                      <w:divBdr>
                                        <w:top w:val="none" w:sz="0" w:space="0" w:color="auto"/>
                                        <w:left w:val="none" w:sz="0" w:space="0" w:color="auto"/>
                                        <w:bottom w:val="none" w:sz="0" w:space="0" w:color="auto"/>
                                        <w:right w:val="none" w:sz="0" w:space="0" w:color="auto"/>
                                      </w:divBdr>
                                      <w:divsChild>
                                        <w:div w:id="504788283">
                                          <w:marLeft w:val="0"/>
                                          <w:marRight w:val="0"/>
                                          <w:marTop w:val="0"/>
                                          <w:marBottom w:val="0"/>
                                          <w:divBdr>
                                            <w:top w:val="none" w:sz="0" w:space="0" w:color="auto"/>
                                            <w:left w:val="none" w:sz="0" w:space="0" w:color="auto"/>
                                            <w:bottom w:val="none" w:sz="0" w:space="0" w:color="auto"/>
                                            <w:right w:val="none" w:sz="0" w:space="0" w:color="auto"/>
                                          </w:divBdr>
                                          <w:divsChild>
                                            <w:div w:id="605430223">
                                              <w:marLeft w:val="0"/>
                                              <w:marRight w:val="0"/>
                                              <w:marTop w:val="0"/>
                                              <w:marBottom w:val="0"/>
                                              <w:divBdr>
                                                <w:top w:val="none" w:sz="0" w:space="0" w:color="auto"/>
                                                <w:left w:val="none" w:sz="0" w:space="0" w:color="auto"/>
                                                <w:bottom w:val="none" w:sz="0" w:space="0" w:color="auto"/>
                                                <w:right w:val="none" w:sz="0" w:space="0" w:color="auto"/>
                                              </w:divBdr>
                                              <w:divsChild>
                                                <w:div w:id="1509447567">
                                                  <w:marLeft w:val="0"/>
                                                  <w:marRight w:val="0"/>
                                                  <w:marTop w:val="0"/>
                                                  <w:marBottom w:val="0"/>
                                                  <w:divBdr>
                                                    <w:top w:val="none" w:sz="0" w:space="0" w:color="auto"/>
                                                    <w:left w:val="none" w:sz="0" w:space="0" w:color="auto"/>
                                                    <w:bottom w:val="none" w:sz="0" w:space="0" w:color="auto"/>
                                                    <w:right w:val="none" w:sz="0" w:space="0" w:color="auto"/>
                                                  </w:divBdr>
                                                  <w:divsChild>
                                                    <w:div w:id="881091450">
                                                      <w:marLeft w:val="0"/>
                                                      <w:marRight w:val="0"/>
                                                      <w:marTop w:val="0"/>
                                                      <w:marBottom w:val="0"/>
                                                      <w:divBdr>
                                                        <w:top w:val="none" w:sz="0" w:space="0" w:color="auto"/>
                                                        <w:left w:val="none" w:sz="0" w:space="0" w:color="auto"/>
                                                        <w:bottom w:val="none" w:sz="0" w:space="0" w:color="auto"/>
                                                        <w:right w:val="none" w:sz="0" w:space="0" w:color="auto"/>
                                                      </w:divBdr>
                                                      <w:divsChild>
                                                        <w:div w:id="14983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0282362">
      <w:bodyDiv w:val="1"/>
      <w:marLeft w:val="0"/>
      <w:marRight w:val="0"/>
      <w:marTop w:val="0"/>
      <w:marBottom w:val="0"/>
      <w:divBdr>
        <w:top w:val="none" w:sz="0" w:space="0" w:color="auto"/>
        <w:left w:val="none" w:sz="0" w:space="0" w:color="auto"/>
        <w:bottom w:val="none" w:sz="0" w:space="0" w:color="auto"/>
        <w:right w:val="none" w:sz="0" w:space="0" w:color="auto"/>
      </w:divBdr>
    </w:div>
    <w:div w:id="1022584077">
      <w:bodyDiv w:val="1"/>
      <w:marLeft w:val="0"/>
      <w:marRight w:val="0"/>
      <w:marTop w:val="0"/>
      <w:marBottom w:val="0"/>
      <w:divBdr>
        <w:top w:val="none" w:sz="0" w:space="0" w:color="auto"/>
        <w:left w:val="none" w:sz="0" w:space="0" w:color="auto"/>
        <w:bottom w:val="none" w:sz="0" w:space="0" w:color="auto"/>
        <w:right w:val="none" w:sz="0" w:space="0" w:color="auto"/>
      </w:divBdr>
    </w:div>
    <w:div w:id="1022852879">
      <w:bodyDiv w:val="1"/>
      <w:marLeft w:val="0"/>
      <w:marRight w:val="0"/>
      <w:marTop w:val="0"/>
      <w:marBottom w:val="0"/>
      <w:divBdr>
        <w:top w:val="none" w:sz="0" w:space="0" w:color="auto"/>
        <w:left w:val="none" w:sz="0" w:space="0" w:color="auto"/>
        <w:bottom w:val="none" w:sz="0" w:space="0" w:color="auto"/>
        <w:right w:val="none" w:sz="0" w:space="0" w:color="auto"/>
      </w:divBdr>
    </w:div>
    <w:div w:id="1023288216">
      <w:bodyDiv w:val="1"/>
      <w:marLeft w:val="0"/>
      <w:marRight w:val="0"/>
      <w:marTop w:val="0"/>
      <w:marBottom w:val="0"/>
      <w:divBdr>
        <w:top w:val="none" w:sz="0" w:space="0" w:color="auto"/>
        <w:left w:val="none" w:sz="0" w:space="0" w:color="auto"/>
        <w:bottom w:val="none" w:sz="0" w:space="0" w:color="auto"/>
        <w:right w:val="none" w:sz="0" w:space="0" w:color="auto"/>
      </w:divBdr>
    </w:div>
    <w:div w:id="1029723262">
      <w:bodyDiv w:val="1"/>
      <w:marLeft w:val="0"/>
      <w:marRight w:val="0"/>
      <w:marTop w:val="0"/>
      <w:marBottom w:val="0"/>
      <w:divBdr>
        <w:top w:val="none" w:sz="0" w:space="0" w:color="auto"/>
        <w:left w:val="none" w:sz="0" w:space="0" w:color="auto"/>
        <w:bottom w:val="none" w:sz="0" w:space="0" w:color="auto"/>
        <w:right w:val="none" w:sz="0" w:space="0" w:color="auto"/>
      </w:divBdr>
    </w:div>
    <w:div w:id="1030762993">
      <w:bodyDiv w:val="1"/>
      <w:marLeft w:val="0"/>
      <w:marRight w:val="0"/>
      <w:marTop w:val="0"/>
      <w:marBottom w:val="0"/>
      <w:divBdr>
        <w:top w:val="none" w:sz="0" w:space="0" w:color="auto"/>
        <w:left w:val="none" w:sz="0" w:space="0" w:color="auto"/>
        <w:bottom w:val="none" w:sz="0" w:space="0" w:color="auto"/>
        <w:right w:val="none" w:sz="0" w:space="0" w:color="auto"/>
      </w:divBdr>
    </w:div>
    <w:div w:id="1034845515">
      <w:bodyDiv w:val="1"/>
      <w:marLeft w:val="0"/>
      <w:marRight w:val="0"/>
      <w:marTop w:val="0"/>
      <w:marBottom w:val="0"/>
      <w:divBdr>
        <w:top w:val="none" w:sz="0" w:space="0" w:color="auto"/>
        <w:left w:val="none" w:sz="0" w:space="0" w:color="auto"/>
        <w:bottom w:val="none" w:sz="0" w:space="0" w:color="auto"/>
        <w:right w:val="none" w:sz="0" w:space="0" w:color="auto"/>
      </w:divBdr>
    </w:div>
    <w:div w:id="1042444245">
      <w:bodyDiv w:val="1"/>
      <w:marLeft w:val="0"/>
      <w:marRight w:val="0"/>
      <w:marTop w:val="0"/>
      <w:marBottom w:val="0"/>
      <w:divBdr>
        <w:top w:val="none" w:sz="0" w:space="0" w:color="auto"/>
        <w:left w:val="none" w:sz="0" w:space="0" w:color="auto"/>
        <w:bottom w:val="none" w:sz="0" w:space="0" w:color="auto"/>
        <w:right w:val="none" w:sz="0" w:space="0" w:color="auto"/>
      </w:divBdr>
    </w:div>
    <w:div w:id="1044334025">
      <w:bodyDiv w:val="1"/>
      <w:marLeft w:val="0"/>
      <w:marRight w:val="0"/>
      <w:marTop w:val="0"/>
      <w:marBottom w:val="0"/>
      <w:divBdr>
        <w:top w:val="none" w:sz="0" w:space="0" w:color="auto"/>
        <w:left w:val="none" w:sz="0" w:space="0" w:color="auto"/>
        <w:bottom w:val="none" w:sz="0" w:space="0" w:color="auto"/>
        <w:right w:val="none" w:sz="0" w:space="0" w:color="auto"/>
      </w:divBdr>
    </w:div>
    <w:div w:id="1048341579">
      <w:bodyDiv w:val="1"/>
      <w:marLeft w:val="0"/>
      <w:marRight w:val="0"/>
      <w:marTop w:val="0"/>
      <w:marBottom w:val="0"/>
      <w:divBdr>
        <w:top w:val="none" w:sz="0" w:space="0" w:color="auto"/>
        <w:left w:val="none" w:sz="0" w:space="0" w:color="auto"/>
        <w:bottom w:val="none" w:sz="0" w:space="0" w:color="auto"/>
        <w:right w:val="none" w:sz="0" w:space="0" w:color="auto"/>
      </w:divBdr>
    </w:div>
    <w:div w:id="1053776128">
      <w:bodyDiv w:val="1"/>
      <w:marLeft w:val="0"/>
      <w:marRight w:val="0"/>
      <w:marTop w:val="0"/>
      <w:marBottom w:val="0"/>
      <w:divBdr>
        <w:top w:val="none" w:sz="0" w:space="0" w:color="auto"/>
        <w:left w:val="none" w:sz="0" w:space="0" w:color="auto"/>
        <w:bottom w:val="none" w:sz="0" w:space="0" w:color="auto"/>
        <w:right w:val="none" w:sz="0" w:space="0" w:color="auto"/>
      </w:divBdr>
    </w:div>
    <w:div w:id="1059861274">
      <w:bodyDiv w:val="1"/>
      <w:marLeft w:val="0"/>
      <w:marRight w:val="0"/>
      <w:marTop w:val="0"/>
      <w:marBottom w:val="0"/>
      <w:divBdr>
        <w:top w:val="none" w:sz="0" w:space="0" w:color="auto"/>
        <w:left w:val="none" w:sz="0" w:space="0" w:color="auto"/>
        <w:bottom w:val="none" w:sz="0" w:space="0" w:color="auto"/>
        <w:right w:val="none" w:sz="0" w:space="0" w:color="auto"/>
      </w:divBdr>
    </w:div>
    <w:div w:id="1064179298">
      <w:bodyDiv w:val="1"/>
      <w:marLeft w:val="0"/>
      <w:marRight w:val="0"/>
      <w:marTop w:val="0"/>
      <w:marBottom w:val="0"/>
      <w:divBdr>
        <w:top w:val="none" w:sz="0" w:space="0" w:color="auto"/>
        <w:left w:val="none" w:sz="0" w:space="0" w:color="auto"/>
        <w:bottom w:val="none" w:sz="0" w:space="0" w:color="auto"/>
        <w:right w:val="none" w:sz="0" w:space="0" w:color="auto"/>
      </w:divBdr>
    </w:div>
    <w:div w:id="1068455319">
      <w:bodyDiv w:val="1"/>
      <w:marLeft w:val="0"/>
      <w:marRight w:val="0"/>
      <w:marTop w:val="0"/>
      <w:marBottom w:val="0"/>
      <w:divBdr>
        <w:top w:val="none" w:sz="0" w:space="0" w:color="auto"/>
        <w:left w:val="none" w:sz="0" w:space="0" w:color="auto"/>
        <w:bottom w:val="none" w:sz="0" w:space="0" w:color="auto"/>
        <w:right w:val="none" w:sz="0" w:space="0" w:color="auto"/>
      </w:divBdr>
    </w:div>
    <w:div w:id="1074090491">
      <w:bodyDiv w:val="1"/>
      <w:marLeft w:val="0"/>
      <w:marRight w:val="0"/>
      <w:marTop w:val="0"/>
      <w:marBottom w:val="0"/>
      <w:divBdr>
        <w:top w:val="none" w:sz="0" w:space="0" w:color="auto"/>
        <w:left w:val="none" w:sz="0" w:space="0" w:color="auto"/>
        <w:bottom w:val="none" w:sz="0" w:space="0" w:color="auto"/>
        <w:right w:val="none" w:sz="0" w:space="0" w:color="auto"/>
      </w:divBdr>
    </w:div>
    <w:div w:id="1077558966">
      <w:bodyDiv w:val="1"/>
      <w:marLeft w:val="0"/>
      <w:marRight w:val="0"/>
      <w:marTop w:val="0"/>
      <w:marBottom w:val="0"/>
      <w:divBdr>
        <w:top w:val="none" w:sz="0" w:space="0" w:color="auto"/>
        <w:left w:val="none" w:sz="0" w:space="0" w:color="auto"/>
        <w:bottom w:val="none" w:sz="0" w:space="0" w:color="auto"/>
        <w:right w:val="none" w:sz="0" w:space="0" w:color="auto"/>
      </w:divBdr>
    </w:div>
    <w:div w:id="1082264144">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9041645">
      <w:bodyDiv w:val="1"/>
      <w:marLeft w:val="0"/>
      <w:marRight w:val="0"/>
      <w:marTop w:val="0"/>
      <w:marBottom w:val="0"/>
      <w:divBdr>
        <w:top w:val="none" w:sz="0" w:space="0" w:color="auto"/>
        <w:left w:val="none" w:sz="0" w:space="0" w:color="auto"/>
        <w:bottom w:val="none" w:sz="0" w:space="0" w:color="auto"/>
        <w:right w:val="none" w:sz="0" w:space="0" w:color="auto"/>
      </w:divBdr>
    </w:div>
    <w:div w:id="1104689879">
      <w:bodyDiv w:val="1"/>
      <w:marLeft w:val="0"/>
      <w:marRight w:val="0"/>
      <w:marTop w:val="0"/>
      <w:marBottom w:val="0"/>
      <w:divBdr>
        <w:top w:val="none" w:sz="0" w:space="0" w:color="auto"/>
        <w:left w:val="none" w:sz="0" w:space="0" w:color="auto"/>
        <w:bottom w:val="none" w:sz="0" w:space="0" w:color="auto"/>
        <w:right w:val="none" w:sz="0" w:space="0" w:color="auto"/>
      </w:divBdr>
    </w:div>
    <w:div w:id="1104883195">
      <w:bodyDiv w:val="1"/>
      <w:marLeft w:val="0"/>
      <w:marRight w:val="0"/>
      <w:marTop w:val="0"/>
      <w:marBottom w:val="0"/>
      <w:divBdr>
        <w:top w:val="none" w:sz="0" w:space="0" w:color="auto"/>
        <w:left w:val="none" w:sz="0" w:space="0" w:color="auto"/>
        <w:bottom w:val="none" w:sz="0" w:space="0" w:color="auto"/>
        <w:right w:val="none" w:sz="0" w:space="0" w:color="auto"/>
      </w:divBdr>
    </w:div>
    <w:div w:id="1106997678">
      <w:bodyDiv w:val="1"/>
      <w:marLeft w:val="0"/>
      <w:marRight w:val="0"/>
      <w:marTop w:val="0"/>
      <w:marBottom w:val="0"/>
      <w:divBdr>
        <w:top w:val="none" w:sz="0" w:space="0" w:color="auto"/>
        <w:left w:val="none" w:sz="0" w:space="0" w:color="auto"/>
        <w:bottom w:val="none" w:sz="0" w:space="0" w:color="auto"/>
        <w:right w:val="none" w:sz="0" w:space="0" w:color="auto"/>
      </w:divBdr>
    </w:div>
    <w:div w:id="1110198915">
      <w:bodyDiv w:val="1"/>
      <w:marLeft w:val="0"/>
      <w:marRight w:val="0"/>
      <w:marTop w:val="0"/>
      <w:marBottom w:val="0"/>
      <w:divBdr>
        <w:top w:val="none" w:sz="0" w:space="0" w:color="auto"/>
        <w:left w:val="none" w:sz="0" w:space="0" w:color="auto"/>
        <w:bottom w:val="none" w:sz="0" w:space="0" w:color="auto"/>
        <w:right w:val="none" w:sz="0" w:space="0" w:color="auto"/>
      </w:divBdr>
    </w:div>
    <w:div w:id="1111123502">
      <w:bodyDiv w:val="1"/>
      <w:marLeft w:val="0"/>
      <w:marRight w:val="0"/>
      <w:marTop w:val="0"/>
      <w:marBottom w:val="0"/>
      <w:divBdr>
        <w:top w:val="none" w:sz="0" w:space="0" w:color="auto"/>
        <w:left w:val="none" w:sz="0" w:space="0" w:color="auto"/>
        <w:bottom w:val="none" w:sz="0" w:space="0" w:color="auto"/>
        <w:right w:val="none" w:sz="0" w:space="0" w:color="auto"/>
      </w:divBdr>
    </w:div>
    <w:div w:id="1117259666">
      <w:bodyDiv w:val="1"/>
      <w:marLeft w:val="0"/>
      <w:marRight w:val="0"/>
      <w:marTop w:val="0"/>
      <w:marBottom w:val="0"/>
      <w:divBdr>
        <w:top w:val="none" w:sz="0" w:space="0" w:color="auto"/>
        <w:left w:val="none" w:sz="0" w:space="0" w:color="auto"/>
        <w:bottom w:val="none" w:sz="0" w:space="0" w:color="auto"/>
        <w:right w:val="none" w:sz="0" w:space="0" w:color="auto"/>
      </w:divBdr>
    </w:div>
    <w:div w:id="1121729878">
      <w:bodyDiv w:val="1"/>
      <w:marLeft w:val="0"/>
      <w:marRight w:val="0"/>
      <w:marTop w:val="0"/>
      <w:marBottom w:val="0"/>
      <w:divBdr>
        <w:top w:val="none" w:sz="0" w:space="0" w:color="auto"/>
        <w:left w:val="none" w:sz="0" w:space="0" w:color="auto"/>
        <w:bottom w:val="none" w:sz="0" w:space="0" w:color="auto"/>
        <w:right w:val="none" w:sz="0" w:space="0" w:color="auto"/>
      </w:divBdr>
    </w:div>
    <w:div w:id="1123033962">
      <w:bodyDiv w:val="1"/>
      <w:marLeft w:val="0"/>
      <w:marRight w:val="0"/>
      <w:marTop w:val="0"/>
      <w:marBottom w:val="0"/>
      <w:divBdr>
        <w:top w:val="none" w:sz="0" w:space="0" w:color="auto"/>
        <w:left w:val="none" w:sz="0" w:space="0" w:color="auto"/>
        <w:bottom w:val="none" w:sz="0" w:space="0" w:color="auto"/>
        <w:right w:val="none" w:sz="0" w:space="0" w:color="auto"/>
      </w:divBdr>
    </w:div>
    <w:div w:id="1130586702">
      <w:bodyDiv w:val="1"/>
      <w:marLeft w:val="0"/>
      <w:marRight w:val="0"/>
      <w:marTop w:val="0"/>
      <w:marBottom w:val="0"/>
      <w:divBdr>
        <w:top w:val="none" w:sz="0" w:space="0" w:color="auto"/>
        <w:left w:val="none" w:sz="0" w:space="0" w:color="auto"/>
        <w:bottom w:val="none" w:sz="0" w:space="0" w:color="auto"/>
        <w:right w:val="none" w:sz="0" w:space="0" w:color="auto"/>
      </w:divBdr>
    </w:div>
    <w:div w:id="1137333361">
      <w:bodyDiv w:val="1"/>
      <w:marLeft w:val="0"/>
      <w:marRight w:val="0"/>
      <w:marTop w:val="0"/>
      <w:marBottom w:val="0"/>
      <w:divBdr>
        <w:top w:val="none" w:sz="0" w:space="0" w:color="auto"/>
        <w:left w:val="none" w:sz="0" w:space="0" w:color="auto"/>
        <w:bottom w:val="none" w:sz="0" w:space="0" w:color="auto"/>
        <w:right w:val="none" w:sz="0" w:space="0" w:color="auto"/>
      </w:divBdr>
    </w:div>
    <w:div w:id="1139106307">
      <w:bodyDiv w:val="1"/>
      <w:marLeft w:val="0"/>
      <w:marRight w:val="0"/>
      <w:marTop w:val="0"/>
      <w:marBottom w:val="0"/>
      <w:divBdr>
        <w:top w:val="none" w:sz="0" w:space="0" w:color="auto"/>
        <w:left w:val="none" w:sz="0" w:space="0" w:color="auto"/>
        <w:bottom w:val="none" w:sz="0" w:space="0" w:color="auto"/>
        <w:right w:val="none" w:sz="0" w:space="0" w:color="auto"/>
      </w:divBdr>
    </w:div>
    <w:div w:id="1139225123">
      <w:bodyDiv w:val="1"/>
      <w:marLeft w:val="0"/>
      <w:marRight w:val="0"/>
      <w:marTop w:val="0"/>
      <w:marBottom w:val="0"/>
      <w:divBdr>
        <w:top w:val="none" w:sz="0" w:space="0" w:color="auto"/>
        <w:left w:val="none" w:sz="0" w:space="0" w:color="auto"/>
        <w:bottom w:val="none" w:sz="0" w:space="0" w:color="auto"/>
        <w:right w:val="none" w:sz="0" w:space="0" w:color="auto"/>
      </w:divBdr>
    </w:div>
    <w:div w:id="1142116146">
      <w:bodyDiv w:val="1"/>
      <w:marLeft w:val="0"/>
      <w:marRight w:val="0"/>
      <w:marTop w:val="0"/>
      <w:marBottom w:val="0"/>
      <w:divBdr>
        <w:top w:val="none" w:sz="0" w:space="0" w:color="auto"/>
        <w:left w:val="none" w:sz="0" w:space="0" w:color="auto"/>
        <w:bottom w:val="none" w:sz="0" w:space="0" w:color="auto"/>
        <w:right w:val="none" w:sz="0" w:space="0" w:color="auto"/>
      </w:divBdr>
    </w:div>
    <w:div w:id="1146555402">
      <w:bodyDiv w:val="1"/>
      <w:marLeft w:val="0"/>
      <w:marRight w:val="0"/>
      <w:marTop w:val="0"/>
      <w:marBottom w:val="0"/>
      <w:divBdr>
        <w:top w:val="none" w:sz="0" w:space="0" w:color="auto"/>
        <w:left w:val="none" w:sz="0" w:space="0" w:color="auto"/>
        <w:bottom w:val="none" w:sz="0" w:space="0" w:color="auto"/>
        <w:right w:val="none" w:sz="0" w:space="0" w:color="auto"/>
      </w:divBdr>
    </w:div>
    <w:div w:id="1146580744">
      <w:bodyDiv w:val="1"/>
      <w:marLeft w:val="0"/>
      <w:marRight w:val="0"/>
      <w:marTop w:val="0"/>
      <w:marBottom w:val="0"/>
      <w:divBdr>
        <w:top w:val="none" w:sz="0" w:space="0" w:color="auto"/>
        <w:left w:val="none" w:sz="0" w:space="0" w:color="auto"/>
        <w:bottom w:val="none" w:sz="0" w:space="0" w:color="auto"/>
        <w:right w:val="none" w:sz="0" w:space="0" w:color="auto"/>
      </w:divBdr>
    </w:div>
    <w:div w:id="1151752703">
      <w:bodyDiv w:val="1"/>
      <w:marLeft w:val="0"/>
      <w:marRight w:val="0"/>
      <w:marTop w:val="0"/>
      <w:marBottom w:val="0"/>
      <w:divBdr>
        <w:top w:val="none" w:sz="0" w:space="0" w:color="auto"/>
        <w:left w:val="none" w:sz="0" w:space="0" w:color="auto"/>
        <w:bottom w:val="none" w:sz="0" w:space="0" w:color="auto"/>
        <w:right w:val="none" w:sz="0" w:space="0" w:color="auto"/>
      </w:divBdr>
    </w:div>
    <w:div w:id="1169977701">
      <w:bodyDiv w:val="1"/>
      <w:marLeft w:val="0"/>
      <w:marRight w:val="0"/>
      <w:marTop w:val="0"/>
      <w:marBottom w:val="0"/>
      <w:divBdr>
        <w:top w:val="none" w:sz="0" w:space="0" w:color="auto"/>
        <w:left w:val="none" w:sz="0" w:space="0" w:color="auto"/>
        <w:bottom w:val="none" w:sz="0" w:space="0" w:color="auto"/>
        <w:right w:val="none" w:sz="0" w:space="0" w:color="auto"/>
      </w:divBdr>
    </w:div>
    <w:div w:id="1173256085">
      <w:bodyDiv w:val="1"/>
      <w:marLeft w:val="0"/>
      <w:marRight w:val="0"/>
      <w:marTop w:val="0"/>
      <w:marBottom w:val="0"/>
      <w:divBdr>
        <w:top w:val="none" w:sz="0" w:space="0" w:color="auto"/>
        <w:left w:val="none" w:sz="0" w:space="0" w:color="auto"/>
        <w:bottom w:val="none" w:sz="0" w:space="0" w:color="auto"/>
        <w:right w:val="none" w:sz="0" w:space="0" w:color="auto"/>
      </w:divBdr>
    </w:div>
    <w:div w:id="1186137999">
      <w:bodyDiv w:val="1"/>
      <w:marLeft w:val="0"/>
      <w:marRight w:val="0"/>
      <w:marTop w:val="0"/>
      <w:marBottom w:val="0"/>
      <w:divBdr>
        <w:top w:val="none" w:sz="0" w:space="0" w:color="auto"/>
        <w:left w:val="none" w:sz="0" w:space="0" w:color="auto"/>
        <w:bottom w:val="none" w:sz="0" w:space="0" w:color="auto"/>
        <w:right w:val="none" w:sz="0" w:space="0" w:color="auto"/>
      </w:divBdr>
    </w:div>
    <w:div w:id="1188063152">
      <w:bodyDiv w:val="1"/>
      <w:marLeft w:val="0"/>
      <w:marRight w:val="0"/>
      <w:marTop w:val="0"/>
      <w:marBottom w:val="0"/>
      <w:divBdr>
        <w:top w:val="none" w:sz="0" w:space="0" w:color="auto"/>
        <w:left w:val="none" w:sz="0" w:space="0" w:color="auto"/>
        <w:bottom w:val="none" w:sz="0" w:space="0" w:color="auto"/>
        <w:right w:val="none" w:sz="0" w:space="0" w:color="auto"/>
      </w:divBdr>
    </w:div>
    <w:div w:id="1192499768">
      <w:bodyDiv w:val="1"/>
      <w:marLeft w:val="0"/>
      <w:marRight w:val="0"/>
      <w:marTop w:val="0"/>
      <w:marBottom w:val="0"/>
      <w:divBdr>
        <w:top w:val="none" w:sz="0" w:space="0" w:color="auto"/>
        <w:left w:val="none" w:sz="0" w:space="0" w:color="auto"/>
        <w:bottom w:val="none" w:sz="0" w:space="0" w:color="auto"/>
        <w:right w:val="none" w:sz="0" w:space="0" w:color="auto"/>
      </w:divBdr>
    </w:div>
    <w:div w:id="1193417900">
      <w:bodyDiv w:val="1"/>
      <w:marLeft w:val="0"/>
      <w:marRight w:val="0"/>
      <w:marTop w:val="0"/>
      <w:marBottom w:val="0"/>
      <w:divBdr>
        <w:top w:val="none" w:sz="0" w:space="0" w:color="auto"/>
        <w:left w:val="none" w:sz="0" w:space="0" w:color="auto"/>
        <w:bottom w:val="none" w:sz="0" w:space="0" w:color="auto"/>
        <w:right w:val="none" w:sz="0" w:space="0" w:color="auto"/>
      </w:divBdr>
    </w:div>
    <w:div w:id="1193690645">
      <w:bodyDiv w:val="1"/>
      <w:marLeft w:val="0"/>
      <w:marRight w:val="0"/>
      <w:marTop w:val="0"/>
      <w:marBottom w:val="0"/>
      <w:divBdr>
        <w:top w:val="none" w:sz="0" w:space="0" w:color="auto"/>
        <w:left w:val="none" w:sz="0" w:space="0" w:color="auto"/>
        <w:bottom w:val="none" w:sz="0" w:space="0" w:color="auto"/>
        <w:right w:val="none" w:sz="0" w:space="0" w:color="auto"/>
      </w:divBdr>
    </w:div>
    <w:div w:id="1194464188">
      <w:bodyDiv w:val="1"/>
      <w:marLeft w:val="0"/>
      <w:marRight w:val="0"/>
      <w:marTop w:val="0"/>
      <w:marBottom w:val="0"/>
      <w:divBdr>
        <w:top w:val="none" w:sz="0" w:space="0" w:color="auto"/>
        <w:left w:val="none" w:sz="0" w:space="0" w:color="auto"/>
        <w:bottom w:val="none" w:sz="0" w:space="0" w:color="auto"/>
        <w:right w:val="none" w:sz="0" w:space="0" w:color="auto"/>
      </w:divBdr>
    </w:div>
    <w:div w:id="1203860931">
      <w:bodyDiv w:val="1"/>
      <w:marLeft w:val="0"/>
      <w:marRight w:val="0"/>
      <w:marTop w:val="0"/>
      <w:marBottom w:val="0"/>
      <w:divBdr>
        <w:top w:val="none" w:sz="0" w:space="0" w:color="auto"/>
        <w:left w:val="none" w:sz="0" w:space="0" w:color="auto"/>
        <w:bottom w:val="none" w:sz="0" w:space="0" w:color="auto"/>
        <w:right w:val="none" w:sz="0" w:space="0" w:color="auto"/>
      </w:divBdr>
    </w:div>
    <w:div w:id="1223366689">
      <w:bodyDiv w:val="1"/>
      <w:marLeft w:val="0"/>
      <w:marRight w:val="0"/>
      <w:marTop w:val="0"/>
      <w:marBottom w:val="0"/>
      <w:divBdr>
        <w:top w:val="none" w:sz="0" w:space="0" w:color="auto"/>
        <w:left w:val="none" w:sz="0" w:space="0" w:color="auto"/>
        <w:bottom w:val="none" w:sz="0" w:space="0" w:color="auto"/>
        <w:right w:val="none" w:sz="0" w:space="0" w:color="auto"/>
      </w:divBdr>
      <w:divsChild>
        <w:div w:id="1441796236">
          <w:marLeft w:val="0"/>
          <w:marRight w:val="0"/>
          <w:marTop w:val="0"/>
          <w:marBottom w:val="0"/>
          <w:divBdr>
            <w:top w:val="none" w:sz="0" w:space="0" w:color="auto"/>
            <w:left w:val="none" w:sz="0" w:space="0" w:color="auto"/>
            <w:bottom w:val="none" w:sz="0" w:space="0" w:color="auto"/>
            <w:right w:val="none" w:sz="0" w:space="0" w:color="auto"/>
          </w:divBdr>
          <w:divsChild>
            <w:div w:id="1336763885">
              <w:marLeft w:val="0"/>
              <w:marRight w:val="0"/>
              <w:marTop w:val="0"/>
              <w:marBottom w:val="0"/>
              <w:divBdr>
                <w:top w:val="none" w:sz="0" w:space="0" w:color="auto"/>
                <w:left w:val="none" w:sz="0" w:space="0" w:color="auto"/>
                <w:bottom w:val="none" w:sz="0" w:space="0" w:color="auto"/>
                <w:right w:val="none" w:sz="0" w:space="0" w:color="auto"/>
              </w:divBdr>
              <w:divsChild>
                <w:div w:id="63995645">
                  <w:marLeft w:val="0"/>
                  <w:marRight w:val="0"/>
                  <w:marTop w:val="0"/>
                  <w:marBottom w:val="0"/>
                  <w:divBdr>
                    <w:top w:val="none" w:sz="0" w:space="0" w:color="auto"/>
                    <w:left w:val="none" w:sz="0" w:space="0" w:color="auto"/>
                    <w:bottom w:val="none" w:sz="0" w:space="0" w:color="auto"/>
                    <w:right w:val="none" w:sz="0" w:space="0" w:color="auto"/>
                  </w:divBdr>
                  <w:divsChild>
                    <w:div w:id="2067869296">
                      <w:marLeft w:val="0"/>
                      <w:marRight w:val="0"/>
                      <w:marTop w:val="0"/>
                      <w:marBottom w:val="0"/>
                      <w:divBdr>
                        <w:top w:val="none" w:sz="0" w:space="0" w:color="auto"/>
                        <w:left w:val="none" w:sz="0" w:space="0" w:color="auto"/>
                        <w:bottom w:val="none" w:sz="0" w:space="0" w:color="auto"/>
                        <w:right w:val="none" w:sz="0" w:space="0" w:color="auto"/>
                      </w:divBdr>
                      <w:divsChild>
                        <w:div w:id="1659963416">
                          <w:marLeft w:val="0"/>
                          <w:marRight w:val="0"/>
                          <w:marTop w:val="0"/>
                          <w:marBottom w:val="0"/>
                          <w:divBdr>
                            <w:top w:val="none" w:sz="0" w:space="0" w:color="auto"/>
                            <w:left w:val="none" w:sz="0" w:space="0" w:color="auto"/>
                            <w:bottom w:val="none" w:sz="0" w:space="0" w:color="auto"/>
                            <w:right w:val="none" w:sz="0" w:space="0" w:color="auto"/>
                          </w:divBdr>
                          <w:divsChild>
                            <w:div w:id="1856963076">
                              <w:marLeft w:val="0"/>
                              <w:marRight w:val="0"/>
                              <w:marTop w:val="0"/>
                              <w:marBottom w:val="0"/>
                              <w:divBdr>
                                <w:top w:val="none" w:sz="0" w:space="0" w:color="auto"/>
                                <w:left w:val="none" w:sz="0" w:space="0" w:color="auto"/>
                                <w:bottom w:val="none" w:sz="0" w:space="0" w:color="auto"/>
                                <w:right w:val="none" w:sz="0" w:space="0" w:color="auto"/>
                              </w:divBdr>
                              <w:divsChild>
                                <w:div w:id="527259483">
                                  <w:marLeft w:val="0"/>
                                  <w:marRight w:val="0"/>
                                  <w:marTop w:val="0"/>
                                  <w:marBottom w:val="0"/>
                                  <w:divBdr>
                                    <w:top w:val="none" w:sz="0" w:space="0" w:color="auto"/>
                                    <w:left w:val="none" w:sz="0" w:space="0" w:color="auto"/>
                                    <w:bottom w:val="none" w:sz="0" w:space="0" w:color="auto"/>
                                    <w:right w:val="none" w:sz="0" w:space="0" w:color="auto"/>
                                  </w:divBdr>
                                  <w:divsChild>
                                    <w:div w:id="1016883652">
                                      <w:marLeft w:val="0"/>
                                      <w:marRight w:val="0"/>
                                      <w:marTop w:val="0"/>
                                      <w:marBottom w:val="0"/>
                                      <w:divBdr>
                                        <w:top w:val="none" w:sz="0" w:space="0" w:color="auto"/>
                                        <w:left w:val="none" w:sz="0" w:space="0" w:color="auto"/>
                                        <w:bottom w:val="none" w:sz="0" w:space="0" w:color="auto"/>
                                        <w:right w:val="none" w:sz="0" w:space="0" w:color="auto"/>
                                      </w:divBdr>
                                      <w:divsChild>
                                        <w:div w:id="1453282999">
                                          <w:marLeft w:val="0"/>
                                          <w:marRight w:val="0"/>
                                          <w:marTop w:val="0"/>
                                          <w:marBottom w:val="0"/>
                                          <w:divBdr>
                                            <w:top w:val="none" w:sz="0" w:space="0" w:color="auto"/>
                                            <w:left w:val="none" w:sz="0" w:space="0" w:color="auto"/>
                                            <w:bottom w:val="none" w:sz="0" w:space="0" w:color="auto"/>
                                            <w:right w:val="none" w:sz="0" w:space="0" w:color="auto"/>
                                          </w:divBdr>
                                          <w:divsChild>
                                            <w:div w:id="2029478391">
                                              <w:marLeft w:val="0"/>
                                              <w:marRight w:val="0"/>
                                              <w:marTop w:val="0"/>
                                              <w:marBottom w:val="0"/>
                                              <w:divBdr>
                                                <w:top w:val="none" w:sz="0" w:space="0" w:color="auto"/>
                                                <w:left w:val="none" w:sz="0" w:space="0" w:color="auto"/>
                                                <w:bottom w:val="none" w:sz="0" w:space="0" w:color="auto"/>
                                                <w:right w:val="none" w:sz="0" w:space="0" w:color="auto"/>
                                              </w:divBdr>
                                              <w:divsChild>
                                                <w:div w:id="1317804354">
                                                  <w:marLeft w:val="0"/>
                                                  <w:marRight w:val="0"/>
                                                  <w:marTop w:val="0"/>
                                                  <w:marBottom w:val="0"/>
                                                  <w:divBdr>
                                                    <w:top w:val="none" w:sz="0" w:space="0" w:color="auto"/>
                                                    <w:left w:val="none" w:sz="0" w:space="0" w:color="auto"/>
                                                    <w:bottom w:val="none" w:sz="0" w:space="0" w:color="auto"/>
                                                    <w:right w:val="none" w:sz="0" w:space="0" w:color="auto"/>
                                                  </w:divBdr>
                                                  <w:divsChild>
                                                    <w:div w:id="956912147">
                                                      <w:marLeft w:val="0"/>
                                                      <w:marRight w:val="0"/>
                                                      <w:marTop w:val="0"/>
                                                      <w:marBottom w:val="0"/>
                                                      <w:divBdr>
                                                        <w:top w:val="none" w:sz="0" w:space="0" w:color="auto"/>
                                                        <w:left w:val="none" w:sz="0" w:space="0" w:color="auto"/>
                                                        <w:bottom w:val="none" w:sz="0" w:space="0" w:color="auto"/>
                                                        <w:right w:val="none" w:sz="0" w:space="0" w:color="auto"/>
                                                      </w:divBdr>
                                                      <w:divsChild>
                                                        <w:div w:id="188409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4195914">
      <w:bodyDiv w:val="1"/>
      <w:marLeft w:val="0"/>
      <w:marRight w:val="0"/>
      <w:marTop w:val="0"/>
      <w:marBottom w:val="0"/>
      <w:divBdr>
        <w:top w:val="none" w:sz="0" w:space="0" w:color="auto"/>
        <w:left w:val="none" w:sz="0" w:space="0" w:color="auto"/>
        <w:bottom w:val="none" w:sz="0" w:space="0" w:color="auto"/>
        <w:right w:val="none" w:sz="0" w:space="0" w:color="auto"/>
      </w:divBdr>
    </w:div>
    <w:div w:id="1234583139">
      <w:bodyDiv w:val="1"/>
      <w:marLeft w:val="0"/>
      <w:marRight w:val="0"/>
      <w:marTop w:val="0"/>
      <w:marBottom w:val="0"/>
      <w:divBdr>
        <w:top w:val="none" w:sz="0" w:space="0" w:color="auto"/>
        <w:left w:val="none" w:sz="0" w:space="0" w:color="auto"/>
        <w:bottom w:val="none" w:sz="0" w:space="0" w:color="auto"/>
        <w:right w:val="none" w:sz="0" w:space="0" w:color="auto"/>
      </w:divBdr>
    </w:div>
    <w:div w:id="1237741361">
      <w:bodyDiv w:val="1"/>
      <w:marLeft w:val="0"/>
      <w:marRight w:val="0"/>
      <w:marTop w:val="0"/>
      <w:marBottom w:val="0"/>
      <w:divBdr>
        <w:top w:val="none" w:sz="0" w:space="0" w:color="auto"/>
        <w:left w:val="none" w:sz="0" w:space="0" w:color="auto"/>
        <w:bottom w:val="none" w:sz="0" w:space="0" w:color="auto"/>
        <w:right w:val="none" w:sz="0" w:space="0" w:color="auto"/>
      </w:divBdr>
    </w:div>
    <w:div w:id="1240290116">
      <w:bodyDiv w:val="1"/>
      <w:marLeft w:val="0"/>
      <w:marRight w:val="0"/>
      <w:marTop w:val="0"/>
      <w:marBottom w:val="0"/>
      <w:divBdr>
        <w:top w:val="none" w:sz="0" w:space="0" w:color="auto"/>
        <w:left w:val="none" w:sz="0" w:space="0" w:color="auto"/>
        <w:bottom w:val="none" w:sz="0" w:space="0" w:color="auto"/>
        <w:right w:val="none" w:sz="0" w:space="0" w:color="auto"/>
      </w:divBdr>
    </w:div>
    <w:div w:id="1250963244">
      <w:bodyDiv w:val="1"/>
      <w:marLeft w:val="0"/>
      <w:marRight w:val="0"/>
      <w:marTop w:val="0"/>
      <w:marBottom w:val="0"/>
      <w:divBdr>
        <w:top w:val="none" w:sz="0" w:space="0" w:color="auto"/>
        <w:left w:val="none" w:sz="0" w:space="0" w:color="auto"/>
        <w:bottom w:val="none" w:sz="0" w:space="0" w:color="auto"/>
        <w:right w:val="none" w:sz="0" w:space="0" w:color="auto"/>
      </w:divBdr>
    </w:div>
    <w:div w:id="1251430145">
      <w:bodyDiv w:val="1"/>
      <w:marLeft w:val="0"/>
      <w:marRight w:val="0"/>
      <w:marTop w:val="0"/>
      <w:marBottom w:val="0"/>
      <w:divBdr>
        <w:top w:val="none" w:sz="0" w:space="0" w:color="auto"/>
        <w:left w:val="none" w:sz="0" w:space="0" w:color="auto"/>
        <w:bottom w:val="none" w:sz="0" w:space="0" w:color="auto"/>
        <w:right w:val="none" w:sz="0" w:space="0" w:color="auto"/>
      </w:divBdr>
    </w:div>
    <w:div w:id="1256089930">
      <w:bodyDiv w:val="1"/>
      <w:marLeft w:val="0"/>
      <w:marRight w:val="0"/>
      <w:marTop w:val="0"/>
      <w:marBottom w:val="0"/>
      <w:divBdr>
        <w:top w:val="none" w:sz="0" w:space="0" w:color="auto"/>
        <w:left w:val="none" w:sz="0" w:space="0" w:color="auto"/>
        <w:bottom w:val="none" w:sz="0" w:space="0" w:color="auto"/>
        <w:right w:val="none" w:sz="0" w:space="0" w:color="auto"/>
      </w:divBdr>
    </w:div>
    <w:div w:id="1257716272">
      <w:bodyDiv w:val="1"/>
      <w:marLeft w:val="0"/>
      <w:marRight w:val="0"/>
      <w:marTop w:val="0"/>
      <w:marBottom w:val="0"/>
      <w:divBdr>
        <w:top w:val="none" w:sz="0" w:space="0" w:color="auto"/>
        <w:left w:val="none" w:sz="0" w:space="0" w:color="auto"/>
        <w:bottom w:val="none" w:sz="0" w:space="0" w:color="auto"/>
        <w:right w:val="none" w:sz="0" w:space="0" w:color="auto"/>
      </w:divBdr>
    </w:div>
    <w:div w:id="1262572294">
      <w:bodyDiv w:val="1"/>
      <w:marLeft w:val="0"/>
      <w:marRight w:val="0"/>
      <w:marTop w:val="0"/>
      <w:marBottom w:val="0"/>
      <w:divBdr>
        <w:top w:val="none" w:sz="0" w:space="0" w:color="auto"/>
        <w:left w:val="none" w:sz="0" w:space="0" w:color="auto"/>
        <w:bottom w:val="none" w:sz="0" w:space="0" w:color="auto"/>
        <w:right w:val="none" w:sz="0" w:space="0" w:color="auto"/>
      </w:divBdr>
    </w:div>
    <w:div w:id="1266501940">
      <w:bodyDiv w:val="1"/>
      <w:marLeft w:val="0"/>
      <w:marRight w:val="0"/>
      <w:marTop w:val="0"/>
      <w:marBottom w:val="0"/>
      <w:divBdr>
        <w:top w:val="none" w:sz="0" w:space="0" w:color="auto"/>
        <w:left w:val="none" w:sz="0" w:space="0" w:color="auto"/>
        <w:bottom w:val="none" w:sz="0" w:space="0" w:color="auto"/>
        <w:right w:val="none" w:sz="0" w:space="0" w:color="auto"/>
      </w:divBdr>
    </w:div>
    <w:div w:id="1266646475">
      <w:bodyDiv w:val="1"/>
      <w:marLeft w:val="0"/>
      <w:marRight w:val="0"/>
      <w:marTop w:val="0"/>
      <w:marBottom w:val="0"/>
      <w:divBdr>
        <w:top w:val="none" w:sz="0" w:space="0" w:color="auto"/>
        <w:left w:val="none" w:sz="0" w:space="0" w:color="auto"/>
        <w:bottom w:val="none" w:sz="0" w:space="0" w:color="auto"/>
        <w:right w:val="none" w:sz="0" w:space="0" w:color="auto"/>
      </w:divBdr>
    </w:div>
    <w:div w:id="1268344257">
      <w:bodyDiv w:val="1"/>
      <w:marLeft w:val="0"/>
      <w:marRight w:val="0"/>
      <w:marTop w:val="0"/>
      <w:marBottom w:val="0"/>
      <w:divBdr>
        <w:top w:val="none" w:sz="0" w:space="0" w:color="auto"/>
        <w:left w:val="none" w:sz="0" w:space="0" w:color="auto"/>
        <w:bottom w:val="none" w:sz="0" w:space="0" w:color="auto"/>
        <w:right w:val="none" w:sz="0" w:space="0" w:color="auto"/>
      </w:divBdr>
    </w:div>
    <w:div w:id="1268469223">
      <w:bodyDiv w:val="1"/>
      <w:marLeft w:val="0"/>
      <w:marRight w:val="0"/>
      <w:marTop w:val="0"/>
      <w:marBottom w:val="0"/>
      <w:divBdr>
        <w:top w:val="none" w:sz="0" w:space="0" w:color="auto"/>
        <w:left w:val="none" w:sz="0" w:space="0" w:color="auto"/>
        <w:bottom w:val="none" w:sz="0" w:space="0" w:color="auto"/>
        <w:right w:val="none" w:sz="0" w:space="0" w:color="auto"/>
      </w:divBdr>
    </w:div>
    <w:div w:id="1274287347">
      <w:bodyDiv w:val="1"/>
      <w:marLeft w:val="0"/>
      <w:marRight w:val="0"/>
      <w:marTop w:val="0"/>
      <w:marBottom w:val="0"/>
      <w:divBdr>
        <w:top w:val="none" w:sz="0" w:space="0" w:color="auto"/>
        <w:left w:val="none" w:sz="0" w:space="0" w:color="auto"/>
        <w:bottom w:val="none" w:sz="0" w:space="0" w:color="auto"/>
        <w:right w:val="none" w:sz="0" w:space="0" w:color="auto"/>
      </w:divBdr>
    </w:div>
    <w:div w:id="1274365507">
      <w:bodyDiv w:val="1"/>
      <w:marLeft w:val="0"/>
      <w:marRight w:val="0"/>
      <w:marTop w:val="0"/>
      <w:marBottom w:val="0"/>
      <w:divBdr>
        <w:top w:val="none" w:sz="0" w:space="0" w:color="auto"/>
        <w:left w:val="none" w:sz="0" w:space="0" w:color="auto"/>
        <w:bottom w:val="none" w:sz="0" w:space="0" w:color="auto"/>
        <w:right w:val="none" w:sz="0" w:space="0" w:color="auto"/>
      </w:divBdr>
    </w:div>
    <w:div w:id="1276018020">
      <w:bodyDiv w:val="1"/>
      <w:marLeft w:val="0"/>
      <w:marRight w:val="0"/>
      <w:marTop w:val="0"/>
      <w:marBottom w:val="0"/>
      <w:divBdr>
        <w:top w:val="none" w:sz="0" w:space="0" w:color="auto"/>
        <w:left w:val="none" w:sz="0" w:space="0" w:color="auto"/>
        <w:bottom w:val="none" w:sz="0" w:space="0" w:color="auto"/>
        <w:right w:val="none" w:sz="0" w:space="0" w:color="auto"/>
      </w:divBdr>
    </w:div>
    <w:div w:id="1286623458">
      <w:bodyDiv w:val="1"/>
      <w:marLeft w:val="0"/>
      <w:marRight w:val="0"/>
      <w:marTop w:val="0"/>
      <w:marBottom w:val="0"/>
      <w:divBdr>
        <w:top w:val="none" w:sz="0" w:space="0" w:color="auto"/>
        <w:left w:val="none" w:sz="0" w:space="0" w:color="auto"/>
        <w:bottom w:val="none" w:sz="0" w:space="0" w:color="auto"/>
        <w:right w:val="none" w:sz="0" w:space="0" w:color="auto"/>
      </w:divBdr>
    </w:div>
    <w:div w:id="1293174366">
      <w:bodyDiv w:val="1"/>
      <w:marLeft w:val="0"/>
      <w:marRight w:val="0"/>
      <w:marTop w:val="0"/>
      <w:marBottom w:val="0"/>
      <w:divBdr>
        <w:top w:val="none" w:sz="0" w:space="0" w:color="auto"/>
        <w:left w:val="none" w:sz="0" w:space="0" w:color="auto"/>
        <w:bottom w:val="none" w:sz="0" w:space="0" w:color="auto"/>
        <w:right w:val="none" w:sz="0" w:space="0" w:color="auto"/>
      </w:divBdr>
    </w:div>
    <w:div w:id="1295602628">
      <w:bodyDiv w:val="1"/>
      <w:marLeft w:val="0"/>
      <w:marRight w:val="0"/>
      <w:marTop w:val="0"/>
      <w:marBottom w:val="0"/>
      <w:divBdr>
        <w:top w:val="none" w:sz="0" w:space="0" w:color="auto"/>
        <w:left w:val="none" w:sz="0" w:space="0" w:color="auto"/>
        <w:bottom w:val="none" w:sz="0" w:space="0" w:color="auto"/>
        <w:right w:val="none" w:sz="0" w:space="0" w:color="auto"/>
      </w:divBdr>
      <w:divsChild>
        <w:div w:id="610162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612096">
      <w:bodyDiv w:val="1"/>
      <w:marLeft w:val="0"/>
      <w:marRight w:val="0"/>
      <w:marTop w:val="0"/>
      <w:marBottom w:val="0"/>
      <w:divBdr>
        <w:top w:val="none" w:sz="0" w:space="0" w:color="auto"/>
        <w:left w:val="none" w:sz="0" w:space="0" w:color="auto"/>
        <w:bottom w:val="none" w:sz="0" w:space="0" w:color="auto"/>
        <w:right w:val="none" w:sz="0" w:space="0" w:color="auto"/>
      </w:divBdr>
      <w:divsChild>
        <w:div w:id="878933703">
          <w:marLeft w:val="0"/>
          <w:marRight w:val="0"/>
          <w:marTop w:val="0"/>
          <w:marBottom w:val="0"/>
          <w:divBdr>
            <w:top w:val="none" w:sz="0" w:space="0" w:color="auto"/>
            <w:left w:val="none" w:sz="0" w:space="0" w:color="auto"/>
            <w:bottom w:val="none" w:sz="0" w:space="0" w:color="auto"/>
            <w:right w:val="none" w:sz="0" w:space="0" w:color="auto"/>
          </w:divBdr>
          <w:divsChild>
            <w:div w:id="860826144">
              <w:marLeft w:val="0"/>
              <w:marRight w:val="0"/>
              <w:marTop w:val="0"/>
              <w:marBottom w:val="0"/>
              <w:divBdr>
                <w:top w:val="none" w:sz="0" w:space="0" w:color="auto"/>
                <w:left w:val="none" w:sz="0" w:space="0" w:color="auto"/>
                <w:bottom w:val="none" w:sz="0" w:space="0" w:color="auto"/>
                <w:right w:val="none" w:sz="0" w:space="0" w:color="auto"/>
              </w:divBdr>
              <w:divsChild>
                <w:div w:id="1041370167">
                  <w:marLeft w:val="0"/>
                  <w:marRight w:val="0"/>
                  <w:marTop w:val="0"/>
                  <w:marBottom w:val="0"/>
                  <w:divBdr>
                    <w:top w:val="none" w:sz="0" w:space="0" w:color="auto"/>
                    <w:left w:val="none" w:sz="0" w:space="0" w:color="auto"/>
                    <w:bottom w:val="none" w:sz="0" w:space="0" w:color="auto"/>
                    <w:right w:val="none" w:sz="0" w:space="0" w:color="auto"/>
                  </w:divBdr>
                  <w:divsChild>
                    <w:div w:id="1901749974">
                      <w:marLeft w:val="0"/>
                      <w:marRight w:val="0"/>
                      <w:marTop w:val="0"/>
                      <w:marBottom w:val="0"/>
                      <w:divBdr>
                        <w:top w:val="none" w:sz="0" w:space="0" w:color="auto"/>
                        <w:left w:val="none" w:sz="0" w:space="0" w:color="auto"/>
                        <w:bottom w:val="none" w:sz="0" w:space="0" w:color="auto"/>
                        <w:right w:val="none" w:sz="0" w:space="0" w:color="auto"/>
                      </w:divBdr>
                      <w:divsChild>
                        <w:div w:id="1981569854">
                          <w:marLeft w:val="0"/>
                          <w:marRight w:val="0"/>
                          <w:marTop w:val="0"/>
                          <w:marBottom w:val="0"/>
                          <w:divBdr>
                            <w:top w:val="none" w:sz="0" w:space="0" w:color="auto"/>
                            <w:left w:val="none" w:sz="0" w:space="0" w:color="auto"/>
                            <w:bottom w:val="none" w:sz="0" w:space="0" w:color="auto"/>
                            <w:right w:val="none" w:sz="0" w:space="0" w:color="auto"/>
                          </w:divBdr>
                          <w:divsChild>
                            <w:div w:id="1785152033">
                              <w:marLeft w:val="0"/>
                              <w:marRight w:val="0"/>
                              <w:marTop w:val="0"/>
                              <w:marBottom w:val="0"/>
                              <w:divBdr>
                                <w:top w:val="none" w:sz="0" w:space="0" w:color="auto"/>
                                <w:left w:val="none" w:sz="0" w:space="0" w:color="auto"/>
                                <w:bottom w:val="none" w:sz="0" w:space="0" w:color="auto"/>
                                <w:right w:val="none" w:sz="0" w:space="0" w:color="auto"/>
                              </w:divBdr>
                              <w:divsChild>
                                <w:div w:id="1421678246">
                                  <w:marLeft w:val="0"/>
                                  <w:marRight w:val="0"/>
                                  <w:marTop w:val="0"/>
                                  <w:marBottom w:val="0"/>
                                  <w:divBdr>
                                    <w:top w:val="none" w:sz="0" w:space="0" w:color="auto"/>
                                    <w:left w:val="none" w:sz="0" w:space="0" w:color="auto"/>
                                    <w:bottom w:val="none" w:sz="0" w:space="0" w:color="auto"/>
                                    <w:right w:val="none" w:sz="0" w:space="0" w:color="auto"/>
                                  </w:divBdr>
                                  <w:divsChild>
                                    <w:div w:id="392895432">
                                      <w:marLeft w:val="0"/>
                                      <w:marRight w:val="0"/>
                                      <w:marTop w:val="0"/>
                                      <w:marBottom w:val="0"/>
                                      <w:divBdr>
                                        <w:top w:val="none" w:sz="0" w:space="0" w:color="auto"/>
                                        <w:left w:val="none" w:sz="0" w:space="0" w:color="auto"/>
                                        <w:bottom w:val="none" w:sz="0" w:space="0" w:color="auto"/>
                                        <w:right w:val="none" w:sz="0" w:space="0" w:color="auto"/>
                                      </w:divBdr>
                                      <w:divsChild>
                                        <w:div w:id="230624908">
                                          <w:marLeft w:val="0"/>
                                          <w:marRight w:val="0"/>
                                          <w:marTop w:val="0"/>
                                          <w:marBottom w:val="0"/>
                                          <w:divBdr>
                                            <w:top w:val="none" w:sz="0" w:space="0" w:color="auto"/>
                                            <w:left w:val="none" w:sz="0" w:space="0" w:color="auto"/>
                                            <w:bottom w:val="none" w:sz="0" w:space="0" w:color="auto"/>
                                            <w:right w:val="none" w:sz="0" w:space="0" w:color="auto"/>
                                          </w:divBdr>
                                          <w:divsChild>
                                            <w:div w:id="1966615425">
                                              <w:marLeft w:val="0"/>
                                              <w:marRight w:val="0"/>
                                              <w:marTop w:val="0"/>
                                              <w:marBottom w:val="0"/>
                                              <w:divBdr>
                                                <w:top w:val="none" w:sz="0" w:space="0" w:color="auto"/>
                                                <w:left w:val="none" w:sz="0" w:space="0" w:color="auto"/>
                                                <w:bottom w:val="none" w:sz="0" w:space="0" w:color="auto"/>
                                                <w:right w:val="none" w:sz="0" w:space="0" w:color="auto"/>
                                              </w:divBdr>
                                              <w:divsChild>
                                                <w:div w:id="1666858862">
                                                  <w:marLeft w:val="0"/>
                                                  <w:marRight w:val="0"/>
                                                  <w:marTop w:val="0"/>
                                                  <w:marBottom w:val="0"/>
                                                  <w:divBdr>
                                                    <w:top w:val="none" w:sz="0" w:space="0" w:color="auto"/>
                                                    <w:left w:val="none" w:sz="0" w:space="0" w:color="auto"/>
                                                    <w:bottom w:val="none" w:sz="0" w:space="0" w:color="auto"/>
                                                    <w:right w:val="none" w:sz="0" w:space="0" w:color="auto"/>
                                                  </w:divBdr>
                                                  <w:divsChild>
                                                    <w:div w:id="985665820">
                                                      <w:marLeft w:val="0"/>
                                                      <w:marRight w:val="0"/>
                                                      <w:marTop w:val="0"/>
                                                      <w:marBottom w:val="0"/>
                                                      <w:divBdr>
                                                        <w:top w:val="none" w:sz="0" w:space="0" w:color="auto"/>
                                                        <w:left w:val="none" w:sz="0" w:space="0" w:color="auto"/>
                                                        <w:bottom w:val="none" w:sz="0" w:space="0" w:color="auto"/>
                                                        <w:right w:val="none" w:sz="0" w:space="0" w:color="auto"/>
                                                      </w:divBdr>
                                                      <w:divsChild>
                                                        <w:div w:id="186424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157169">
      <w:bodyDiv w:val="1"/>
      <w:marLeft w:val="0"/>
      <w:marRight w:val="0"/>
      <w:marTop w:val="0"/>
      <w:marBottom w:val="0"/>
      <w:divBdr>
        <w:top w:val="none" w:sz="0" w:space="0" w:color="auto"/>
        <w:left w:val="none" w:sz="0" w:space="0" w:color="auto"/>
        <w:bottom w:val="none" w:sz="0" w:space="0" w:color="auto"/>
        <w:right w:val="none" w:sz="0" w:space="0" w:color="auto"/>
      </w:divBdr>
    </w:div>
    <w:div w:id="1310090775">
      <w:bodyDiv w:val="1"/>
      <w:marLeft w:val="0"/>
      <w:marRight w:val="0"/>
      <w:marTop w:val="0"/>
      <w:marBottom w:val="0"/>
      <w:divBdr>
        <w:top w:val="none" w:sz="0" w:space="0" w:color="auto"/>
        <w:left w:val="none" w:sz="0" w:space="0" w:color="auto"/>
        <w:bottom w:val="none" w:sz="0" w:space="0" w:color="auto"/>
        <w:right w:val="none" w:sz="0" w:space="0" w:color="auto"/>
      </w:divBdr>
    </w:div>
    <w:div w:id="1310134059">
      <w:bodyDiv w:val="1"/>
      <w:marLeft w:val="0"/>
      <w:marRight w:val="0"/>
      <w:marTop w:val="0"/>
      <w:marBottom w:val="0"/>
      <w:divBdr>
        <w:top w:val="none" w:sz="0" w:space="0" w:color="auto"/>
        <w:left w:val="none" w:sz="0" w:space="0" w:color="auto"/>
        <w:bottom w:val="none" w:sz="0" w:space="0" w:color="auto"/>
        <w:right w:val="none" w:sz="0" w:space="0" w:color="auto"/>
      </w:divBdr>
    </w:div>
    <w:div w:id="1315450885">
      <w:bodyDiv w:val="1"/>
      <w:marLeft w:val="0"/>
      <w:marRight w:val="0"/>
      <w:marTop w:val="0"/>
      <w:marBottom w:val="0"/>
      <w:divBdr>
        <w:top w:val="none" w:sz="0" w:space="0" w:color="auto"/>
        <w:left w:val="none" w:sz="0" w:space="0" w:color="auto"/>
        <w:bottom w:val="none" w:sz="0" w:space="0" w:color="auto"/>
        <w:right w:val="none" w:sz="0" w:space="0" w:color="auto"/>
      </w:divBdr>
    </w:div>
    <w:div w:id="1322927281">
      <w:bodyDiv w:val="1"/>
      <w:marLeft w:val="0"/>
      <w:marRight w:val="0"/>
      <w:marTop w:val="0"/>
      <w:marBottom w:val="0"/>
      <w:divBdr>
        <w:top w:val="none" w:sz="0" w:space="0" w:color="auto"/>
        <w:left w:val="none" w:sz="0" w:space="0" w:color="auto"/>
        <w:bottom w:val="none" w:sz="0" w:space="0" w:color="auto"/>
        <w:right w:val="none" w:sz="0" w:space="0" w:color="auto"/>
      </w:divBdr>
    </w:div>
    <w:div w:id="1326667561">
      <w:bodyDiv w:val="1"/>
      <w:marLeft w:val="0"/>
      <w:marRight w:val="0"/>
      <w:marTop w:val="0"/>
      <w:marBottom w:val="0"/>
      <w:divBdr>
        <w:top w:val="none" w:sz="0" w:space="0" w:color="auto"/>
        <w:left w:val="none" w:sz="0" w:space="0" w:color="auto"/>
        <w:bottom w:val="none" w:sz="0" w:space="0" w:color="auto"/>
        <w:right w:val="none" w:sz="0" w:space="0" w:color="auto"/>
      </w:divBdr>
    </w:div>
    <w:div w:id="1326973626">
      <w:bodyDiv w:val="1"/>
      <w:marLeft w:val="0"/>
      <w:marRight w:val="0"/>
      <w:marTop w:val="0"/>
      <w:marBottom w:val="0"/>
      <w:divBdr>
        <w:top w:val="none" w:sz="0" w:space="0" w:color="auto"/>
        <w:left w:val="none" w:sz="0" w:space="0" w:color="auto"/>
        <w:bottom w:val="none" w:sz="0" w:space="0" w:color="auto"/>
        <w:right w:val="none" w:sz="0" w:space="0" w:color="auto"/>
      </w:divBdr>
    </w:div>
    <w:div w:id="1329554621">
      <w:bodyDiv w:val="1"/>
      <w:marLeft w:val="0"/>
      <w:marRight w:val="0"/>
      <w:marTop w:val="0"/>
      <w:marBottom w:val="0"/>
      <w:divBdr>
        <w:top w:val="none" w:sz="0" w:space="0" w:color="auto"/>
        <w:left w:val="none" w:sz="0" w:space="0" w:color="auto"/>
        <w:bottom w:val="none" w:sz="0" w:space="0" w:color="auto"/>
        <w:right w:val="none" w:sz="0" w:space="0" w:color="auto"/>
      </w:divBdr>
    </w:div>
    <w:div w:id="1341354321">
      <w:bodyDiv w:val="1"/>
      <w:marLeft w:val="0"/>
      <w:marRight w:val="0"/>
      <w:marTop w:val="0"/>
      <w:marBottom w:val="0"/>
      <w:divBdr>
        <w:top w:val="none" w:sz="0" w:space="0" w:color="auto"/>
        <w:left w:val="none" w:sz="0" w:space="0" w:color="auto"/>
        <w:bottom w:val="none" w:sz="0" w:space="0" w:color="auto"/>
        <w:right w:val="none" w:sz="0" w:space="0" w:color="auto"/>
      </w:divBdr>
    </w:div>
    <w:div w:id="1349335916">
      <w:bodyDiv w:val="1"/>
      <w:marLeft w:val="0"/>
      <w:marRight w:val="0"/>
      <w:marTop w:val="0"/>
      <w:marBottom w:val="0"/>
      <w:divBdr>
        <w:top w:val="none" w:sz="0" w:space="0" w:color="auto"/>
        <w:left w:val="none" w:sz="0" w:space="0" w:color="auto"/>
        <w:bottom w:val="none" w:sz="0" w:space="0" w:color="auto"/>
        <w:right w:val="none" w:sz="0" w:space="0" w:color="auto"/>
      </w:divBdr>
    </w:div>
    <w:div w:id="1349722025">
      <w:bodyDiv w:val="1"/>
      <w:marLeft w:val="0"/>
      <w:marRight w:val="0"/>
      <w:marTop w:val="0"/>
      <w:marBottom w:val="0"/>
      <w:divBdr>
        <w:top w:val="none" w:sz="0" w:space="0" w:color="auto"/>
        <w:left w:val="none" w:sz="0" w:space="0" w:color="auto"/>
        <w:bottom w:val="none" w:sz="0" w:space="0" w:color="auto"/>
        <w:right w:val="none" w:sz="0" w:space="0" w:color="auto"/>
      </w:divBdr>
    </w:div>
    <w:div w:id="1356931142">
      <w:bodyDiv w:val="1"/>
      <w:marLeft w:val="0"/>
      <w:marRight w:val="0"/>
      <w:marTop w:val="0"/>
      <w:marBottom w:val="0"/>
      <w:divBdr>
        <w:top w:val="none" w:sz="0" w:space="0" w:color="auto"/>
        <w:left w:val="none" w:sz="0" w:space="0" w:color="auto"/>
        <w:bottom w:val="none" w:sz="0" w:space="0" w:color="auto"/>
        <w:right w:val="none" w:sz="0" w:space="0" w:color="auto"/>
      </w:divBdr>
    </w:div>
    <w:div w:id="1364096006">
      <w:bodyDiv w:val="1"/>
      <w:marLeft w:val="0"/>
      <w:marRight w:val="0"/>
      <w:marTop w:val="0"/>
      <w:marBottom w:val="0"/>
      <w:divBdr>
        <w:top w:val="none" w:sz="0" w:space="0" w:color="auto"/>
        <w:left w:val="none" w:sz="0" w:space="0" w:color="auto"/>
        <w:bottom w:val="none" w:sz="0" w:space="0" w:color="auto"/>
        <w:right w:val="none" w:sz="0" w:space="0" w:color="auto"/>
      </w:divBdr>
    </w:div>
    <w:div w:id="1365251838">
      <w:bodyDiv w:val="1"/>
      <w:marLeft w:val="0"/>
      <w:marRight w:val="0"/>
      <w:marTop w:val="0"/>
      <w:marBottom w:val="0"/>
      <w:divBdr>
        <w:top w:val="none" w:sz="0" w:space="0" w:color="auto"/>
        <w:left w:val="none" w:sz="0" w:space="0" w:color="auto"/>
        <w:bottom w:val="none" w:sz="0" w:space="0" w:color="auto"/>
        <w:right w:val="none" w:sz="0" w:space="0" w:color="auto"/>
      </w:divBdr>
    </w:div>
    <w:div w:id="1365714483">
      <w:bodyDiv w:val="1"/>
      <w:marLeft w:val="0"/>
      <w:marRight w:val="0"/>
      <w:marTop w:val="0"/>
      <w:marBottom w:val="0"/>
      <w:divBdr>
        <w:top w:val="none" w:sz="0" w:space="0" w:color="auto"/>
        <w:left w:val="none" w:sz="0" w:space="0" w:color="auto"/>
        <w:bottom w:val="none" w:sz="0" w:space="0" w:color="auto"/>
        <w:right w:val="none" w:sz="0" w:space="0" w:color="auto"/>
      </w:divBdr>
    </w:div>
    <w:div w:id="1369449127">
      <w:bodyDiv w:val="1"/>
      <w:marLeft w:val="0"/>
      <w:marRight w:val="0"/>
      <w:marTop w:val="0"/>
      <w:marBottom w:val="0"/>
      <w:divBdr>
        <w:top w:val="none" w:sz="0" w:space="0" w:color="auto"/>
        <w:left w:val="none" w:sz="0" w:space="0" w:color="auto"/>
        <w:bottom w:val="none" w:sz="0" w:space="0" w:color="auto"/>
        <w:right w:val="none" w:sz="0" w:space="0" w:color="auto"/>
      </w:divBdr>
    </w:div>
    <w:div w:id="1370298694">
      <w:bodyDiv w:val="1"/>
      <w:marLeft w:val="0"/>
      <w:marRight w:val="0"/>
      <w:marTop w:val="0"/>
      <w:marBottom w:val="0"/>
      <w:divBdr>
        <w:top w:val="none" w:sz="0" w:space="0" w:color="auto"/>
        <w:left w:val="none" w:sz="0" w:space="0" w:color="auto"/>
        <w:bottom w:val="none" w:sz="0" w:space="0" w:color="auto"/>
        <w:right w:val="none" w:sz="0" w:space="0" w:color="auto"/>
      </w:divBdr>
    </w:div>
    <w:div w:id="1373530825">
      <w:bodyDiv w:val="1"/>
      <w:marLeft w:val="0"/>
      <w:marRight w:val="0"/>
      <w:marTop w:val="0"/>
      <w:marBottom w:val="0"/>
      <w:divBdr>
        <w:top w:val="none" w:sz="0" w:space="0" w:color="auto"/>
        <w:left w:val="none" w:sz="0" w:space="0" w:color="auto"/>
        <w:bottom w:val="none" w:sz="0" w:space="0" w:color="auto"/>
        <w:right w:val="none" w:sz="0" w:space="0" w:color="auto"/>
      </w:divBdr>
    </w:div>
    <w:div w:id="1374384913">
      <w:bodyDiv w:val="1"/>
      <w:marLeft w:val="0"/>
      <w:marRight w:val="0"/>
      <w:marTop w:val="0"/>
      <w:marBottom w:val="0"/>
      <w:divBdr>
        <w:top w:val="none" w:sz="0" w:space="0" w:color="auto"/>
        <w:left w:val="none" w:sz="0" w:space="0" w:color="auto"/>
        <w:bottom w:val="none" w:sz="0" w:space="0" w:color="auto"/>
        <w:right w:val="none" w:sz="0" w:space="0" w:color="auto"/>
      </w:divBdr>
    </w:div>
    <w:div w:id="1385831474">
      <w:bodyDiv w:val="1"/>
      <w:marLeft w:val="0"/>
      <w:marRight w:val="0"/>
      <w:marTop w:val="0"/>
      <w:marBottom w:val="0"/>
      <w:divBdr>
        <w:top w:val="none" w:sz="0" w:space="0" w:color="auto"/>
        <w:left w:val="none" w:sz="0" w:space="0" w:color="auto"/>
        <w:bottom w:val="none" w:sz="0" w:space="0" w:color="auto"/>
        <w:right w:val="none" w:sz="0" w:space="0" w:color="auto"/>
      </w:divBdr>
    </w:div>
    <w:div w:id="1387953600">
      <w:bodyDiv w:val="1"/>
      <w:marLeft w:val="0"/>
      <w:marRight w:val="0"/>
      <w:marTop w:val="0"/>
      <w:marBottom w:val="0"/>
      <w:divBdr>
        <w:top w:val="none" w:sz="0" w:space="0" w:color="auto"/>
        <w:left w:val="none" w:sz="0" w:space="0" w:color="auto"/>
        <w:bottom w:val="none" w:sz="0" w:space="0" w:color="auto"/>
        <w:right w:val="none" w:sz="0" w:space="0" w:color="auto"/>
      </w:divBdr>
    </w:div>
    <w:div w:id="1390107293">
      <w:bodyDiv w:val="1"/>
      <w:marLeft w:val="0"/>
      <w:marRight w:val="0"/>
      <w:marTop w:val="0"/>
      <w:marBottom w:val="0"/>
      <w:divBdr>
        <w:top w:val="none" w:sz="0" w:space="0" w:color="auto"/>
        <w:left w:val="none" w:sz="0" w:space="0" w:color="auto"/>
        <w:bottom w:val="none" w:sz="0" w:space="0" w:color="auto"/>
        <w:right w:val="none" w:sz="0" w:space="0" w:color="auto"/>
      </w:divBdr>
    </w:div>
    <w:div w:id="1393574675">
      <w:bodyDiv w:val="1"/>
      <w:marLeft w:val="0"/>
      <w:marRight w:val="0"/>
      <w:marTop w:val="0"/>
      <w:marBottom w:val="0"/>
      <w:divBdr>
        <w:top w:val="none" w:sz="0" w:space="0" w:color="auto"/>
        <w:left w:val="none" w:sz="0" w:space="0" w:color="auto"/>
        <w:bottom w:val="none" w:sz="0" w:space="0" w:color="auto"/>
        <w:right w:val="none" w:sz="0" w:space="0" w:color="auto"/>
      </w:divBdr>
    </w:div>
    <w:div w:id="1397165814">
      <w:bodyDiv w:val="1"/>
      <w:marLeft w:val="0"/>
      <w:marRight w:val="0"/>
      <w:marTop w:val="0"/>
      <w:marBottom w:val="0"/>
      <w:divBdr>
        <w:top w:val="none" w:sz="0" w:space="0" w:color="auto"/>
        <w:left w:val="none" w:sz="0" w:space="0" w:color="auto"/>
        <w:bottom w:val="none" w:sz="0" w:space="0" w:color="auto"/>
        <w:right w:val="none" w:sz="0" w:space="0" w:color="auto"/>
      </w:divBdr>
    </w:div>
    <w:div w:id="1397822667">
      <w:bodyDiv w:val="1"/>
      <w:marLeft w:val="0"/>
      <w:marRight w:val="0"/>
      <w:marTop w:val="0"/>
      <w:marBottom w:val="0"/>
      <w:divBdr>
        <w:top w:val="none" w:sz="0" w:space="0" w:color="auto"/>
        <w:left w:val="none" w:sz="0" w:space="0" w:color="auto"/>
        <w:bottom w:val="none" w:sz="0" w:space="0" w:color="auto"/>
        <w:right w:val="none" w:sz="0" w:space="0" w:color="auto"/>
      </w:divBdr>
    </w:div>
    <w:div w:id="1405030508">
      <w:bodyDiv w:val="1"/>
      <w:marLeft w:val="0"/>
      <w:marRight w:val="0"/>
      <w:marTop w:val="0"/>
      <w:marBottom w:val="0"/>
      <w:divBdr>
        <w:top w:val="none" w:sz="0" w:space="0" w:color="auto"/>
        <w:left w:val="none" w:sz="0" w:space="0" w:color="auto"/>
        <w:bottom w:val="none" w:sz="0" w:space="0" w:color="auto"/>
        <w:right w:val="none" w:sz="0" w:space="0" w:color="auto"/>
      </w:divBdr>
    </w:div>
    <w:div w:id="1405031938">
      <w:bodyDiv w:val="1"/>
      <w:marLeft w:val="0"/>
      <w:marRight w:val="0"/>
      <w:marTop w:val="0"/>
      <w:marBottom w:val="0"/>
      <w:divBdr>
        <w:top w:val="none" w:sz="0" w:space="0" w:color="auto"/>
        <w:left w:val="none" w:sz="0" w:space="0" w:color="auto"/>
        <w:bottom w:val="none" w:sz="0" w:space="0" w:color="auto"/>
        <w:right w:val="none" w:sz="0" w:space="0" w:color="auto"/>
      </w:divBdr>
    </w:div>
    <w:div w:id="1407996256">
      <w:bodyDiv w:val="1"/>
      <w:marLeft w:val="0"/>
      <w:marRight w:val="0"/>
      <w:marTop w:val="0"/>
      <w:marBottom w:val="0"/>
      <w:divBdr>
        <w:top w:val="none" w:sz="0" w:space="0" w:color="auto"/>
        <w:left w:val="none" w:sz="0" w:space="0" w:color="auto"/>
        <w:bottom w:val="none" w:sz="0" w:space="0" w:color="auto"/>
        <w:right w:val="none" w:sz="0" w:space="0" w:color="auto"/>
      </w:divBdr>
    </w:div>
    <w:div w:id="1413237570">
      <w:bodyDiv w:val="1"/>
      <w:marLeft w:val="0"/>
      <w:marRight w:val="0"/>
      <w:marTop w:val="0"/>
      <w:marBottom w:val="0"/>
      <w:divBdr>
        <w:top w:val="none" w:sz="0" w:space="0" w:color="auto"/>
        <w:left w:val="none" w:sz="0" w:space="0" w:color="auto"/>
        <w:bottom w:val="none" w:sz="0" w:space="0" w:color="auto"/>
        <w:right w:val="none" w:sz="0" w:space="0" w:color="auto"/>
      </w:divBdr>
    </w:div>
    <w:div w:id="1414471738">
      <w:bodyDiv w:val="1"/>
      <w:marLeft w:val="0"/>
      <w:marRight w:val="0"/>
      <w:marTop w:val="0"/>
      <w:marBottom w:val="0"/>
      <w:divBdr>
        <w:top w:val="none" w:sz="0" w:space="0" w:color="auto"/>
        <w:left w:val="none" w:sz="0" w:space="0" w:color="auto"/>
        <w:bottom w:val="none" w:sz="0" w:space="0" w:color="auto"/>
        <w:right w:val="none" w:sz="0" w:space="0" w:color="auto"/>
      </w:divBdr>
    </w:div>
    <w:div w:id="1423331580">
      <w:bodyDiv w:val="1"/>
      <w:marLeft w:val="0"/>
      <w:marRight w:val="0"/>
      <w:marTop w:val="0"/>
      <w:marBottom w:val="0"/>
      <w:divBdr>
        <w:top w:val="none" w:sz="0" w:space="0" w:color="auto"/>
        <w:left w:val="none" w:sz="0" w:space="0" w:color="auto"/>
        <w:bottom w:val="none" w:sz="0" w:space="0" w:color="auto"/>
        <w:right w:val="none" w:sz="0" w:space="0" w:color="auto"/>
      </w:divBdr>
    </w:div>
    <w:div w:id="1424447714">
      <w:bodyDiv w:val="1"/>
      <w:marLeft w:val="0"/>
      <w:marRight w:val="0"/>
      <w:marTop w:val="0"/>
      <w:marBottom w:val="0"/>
      <w:divBdr>
        <w:top w:val="none" w:sz="0" w:space="0" w:color="auto"/>
        <w:left w:val="none" w:sz="0" w:space="0" w:color="auto"/>
        <w:bottom w:val="none" w:sz="0" w:space="0" w:color="auto"/>
        <w:right w:val="none" w:sz="0" w:space="0" w:color="auto"/>
      </w:divBdr>
    </w:div>
    <w:div w:id="1436903697">
      <w:bodyDiv w:val="1"/>
      <w:marLeft w:val="0"/>
      <w:marRight w:val="0"/>
      <w:marTop w:val="0"/>
      <w:marBottom w:val="0"/>
      <w:divBdr>
        <w:top w:val="none" w:sz="0" w:space="0" w:color="auto"/>
        <w:left w:val="none" w:sz="0" w:space="0" w:color="auto"/>
        <w:bottom w:val="none" w:sz="0" w:space="0" w:color="auto"/>
        <w:right w:val="none" w:sz="0" w:space="0" w:color="auto"/>
      </w:divBdr>
      <w:divsChild>
        <w:div w:id="2051343099">
          <w:marLeft w:val="0"/>
          <w:marRight w:val="0"/>
          <w:marTop w:val="0"/>
          <w:marBottom w:val="0"/>
          <w:divBdr>
            <w:top w:val="none" w:sz="0" w:space="0" w:color="auto"/>
            <w:left w:val="none" w:sz="0" w:space="0" w:color="auto"/>
            <w:bottom w:val="none" w:sz="0" w:space="0" w:color="auto"/>
            <w:right w:val="none" w:sz="0" w:space="0" w:color="auto"/>
          </w:divBdr>
          <w:divsChild>
            <w:div w:id="1764376123">
              <w:marLeft w:val="0"/>
              <w:marRight w:val="0"/>
              <w:marTop w:val="0"/>
              <w:marBottom w:val="0"/>
              <w:divBdr>
                <w:top w:val="none" w:sz="0" w:space="0" w:color="auto"/>
                <w:left w:val="none" w:sz="0" w:space="0" w:color="auto"/>
                <w:bottom w:val="none" w:sz="0" w:space="0" w:color="auto"/>
                <w:right w:val="none" w:sz="0" w:space="0" w:color="auto"/>
              </w:divBdr>
              <w:divsChild>
                <w:div w:id="1806434363">
                  <w:marLeft w:val="0"/>
                  <w:marRight w:val="0"/>
                  <w:marTop w:val="0"/>
                  <w:marBottom w:val="0"/>
                  <w:divBdr>
                    <w:top w:val="none" w:sz="0" w:space="0" w:color="auto"/>
                    <w:left w:val="none" w:sz="0" w:space="0" w:color="auto"/>
                    <w:bottom w:val="none" w:sz="0" w:space="0" w:color="auto"/>
                    <w:right w:val="none" w:sz="0" w:space="0" w:color="auto"/>
                  </w:divBdr>
                  <w:divsChild>
                    <w:div w:id="161433811">
                      <w:marLeft w:val="0"/>
                      <w:marRight w:val="0"/>
                      <w:marTop w:val="0"/>
                      <w:marBottom w:val="0"/>
                      <w:divBdr>
                        <w:top w:val="none" w:sz="0" w:space="0" w:color="auto"/>
                        <w:left w:val="none" w:sz="0" w:space="0" w:color="auto"/>
                        <w:bottom w:val="none" w:sz="0" w:space="0" w:color="auto"/>
                        <w:right w:val="none" w:sz="0" w:space="0" w:color="auto"/>
                      </w:divBdr>
                      <w:divsChild>
                        <w:div w:id="321467085">
                          <w:marLeft w:val="0"/>
                          <w:marRight w:val="0"/>
                          <w:marTop w:val="0"/>
                          <w:marBottom w:val="0"/>
                          <w:divBdr>
                            <w:top w:val="none" w:sz="0" w:space="0" w:color="auto"/>
                            <w:left w:val="none" w:sz="0" w:space="0" w:color="auto"/>
                            <w:bottom w:val="none" w:sz="0" w:space="0" w:color="auto"/>
                            <w:right w:val="none" w:sz="0" w:space="0" w:color="auto"/>
                          </w:divBdr>
                          <w:divsChild>
                            <w:div w:id="249239457">
                              <w:marLeft w:val="0"/>
                              <w:marRight w:val="0"/>
                              <w:marTop w:val="0"/>
                              <w:marBottom w:val="0"/>
                              <w:divBdr>
                                <w:top w:val="none" w:sz="0" w:space="0" w:color="auto"/>
                                <w:left w:val="none" w:sz="0" w:space="0" w:color="auto"/>
                                <w:bottom w:val="none" w:sz="0" w:space="0" w:color="auto"/>
                                <w:right w:val="none" w:sz="0" w:space="0" w:color="auto"/>
                              </w:divBdr>
                              <w:divsChild>
                                <w:div w:id="1814905317">
                                  <w:marLeft w:val="0"/>
                                  <w:marRight w:val="0"/>
                                  <w:marTop w:val="0"/>
                                  <w:marBottom w:val="0"/>
                                  <w:divBdr>
                                    <w:top w:val="none" w:sz="0" w:space="0" w:color="auto"/>
                                    <w:left w:val="none" w:sz="0" w:space="0" w:color="auto"/>
                                    <w:bottom w:val="none" w:sz="0" w:space="0" w:color="auto"/>
                                    <w:right w:val="none" w:sz="0" w:space="0" w:color="auto"/>
                                  </w:divBdr>
                                  <w:divsChild>
                                    <w:div w:id="781418054">
                                      <w:marLeft w:val="0"/>
                                      <w:marRight w:val="0"/>
                                      <w:marTop w:val="0"/>
                                      <w:marBottom w:val="0"/>
                                      <w:divBdr>
                                        <w:top w:val="none" w:sz="0" w:space="0" w:color="auto"/>
                                        <w:left w:val="none" w:sz="0" w:space="0" w:color="auto"/>
                                        <w:bottom w:val="none" w:sz="0" w:space="0" w:color="auto"/>
                                        <w:right w:val="none" w:sz="0" w:space="0" w:color="auto"/>
                                      </w:divBdr>
                                      <w:divsChild>
                                        <w:div w:id="234359346">
                                          <w:marLeft w:val="0"/>
                                          <w:marRight w:val="0"/>
                                          <w:marTop w:val="0"/>
                                          <w:marBottom w:val="0"/>
                                          <w:divBdr>
                                            <w:top w:val="none" w:sz="0" w:space="0" w:color="auto"/>
                                            <w:left w:val="none" w:sz="0" w:space="0" w:color="auto"/>
                                            <w:bottom w:val="none" w:sz="0" w:space="0" w:color="auto"/>
                                            <w:right w:val="none" w:sz="0" w:space="0" w:color="auto"/>
                                          </w:divBdr>
                                          <w:divsChild>
                                            <w:div w:id="757100545">
                                              <w:marLeft w:val="0"/>
                                              <w:marRight w:val="0"/>
                                              <w:marTop w:val="0"/>
                                              <w:marBottom w:val="0"/>
                                              <w:divBdr>
                                                <w:top w:val="none" w:sz="0" w:space="0" w:color="auto"/>
                                                <w:left w:val="none" w:sz="0" w:space="0" w:color="auto"/>
                                                <w:bottom w:val="none" w:sz="0" w:space="0" w:color="auto"/>
                                                <w:right w:val="none" w:sz="0" w:space="0" w:color="auto"/>
                                              </w:divBdr>
                                              <w:divsChild>
                                                <w:div w:id="827093375">
                                                  <w:marLeft w:val="0"/>
                                                  <w:marRight w:val="0"/>
                                                  <w:marTop w:val="0"/>
                                                  <w:marBottom w:val="0"/>
                                                  <w:divBdr>
                                                    <w:top w:val="none" w:sz="0" w:space="0" w:color="auto"/>
                                                    <w:left w:val="none" w:sz="0" w:space="0" w:color="auto"/>
                                                    <w:bottom w:val="none" w:sz="0" w:space="0" w:color="auto"/>
                                                    <w:right w:val="none" w:sz="0" w:space="0" w:color="auto"/>
                                                  </w:divBdr>
                                                  <w:divsChild>
                                                    <w:div w:id="832179903">
                                                      <w:marLeft w:val="0"/>
                                                      <w:marRight w:val="0"/>
                                                      <w:marTop w:val="0"/>
                                                      <w:marBottom w:val="0"/>
                                                      <w:divBdr>
                                                        <w:top w:val="none" w:sz="0" w:space="0" w:color="auto"/>
                                                        <w:left w:val="none" w:sz="0" w:space="0" w:color="auto"/>
                                                        <w:bottom w:val="none" w:sz="0" w:space="0" w:color="auto"/>
                                                        <w:right w:val="none" w:sz="0" w:space="0" w:color="auto"/>
                                                      </w:divBdr>
                                                      <w:divsChild>
                                                        <w:div w:id="20106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140417">
      <w:bodyDiv w:val="1"/>
      <w:marLeft w:val="0"/>
      <w:marRight w:val="0"/>
      <w:marTop w:val="0"/>
      <w:marBottom w:val="0"/>
      <w:divBdr>
        <w:top w:val="none" w:sz="0" w:space="0" w:color="auto"/>
        <w:left w:val="none" w:sz="0" w:space="0" w:color="auto"/>
        <w:bottom w:val="none" w:sz="0" w:space="0" w:color="auto"/>
        <w:right w:val="none" w:sz="0" w:space="0" w:color="auto"/>
      </w:divBdr>
    </w:div>
    <w:div w:id="1444496785">
      <w:bodyDiv w:val="1"/>
      <w:marLeft w:val="0"/>
      <w:marRight w:val="0"/>
      <w:marTop w:val="0"/>
      <w:marBottom w:val="0"/>
      <w:divBdr>
        <w:top w:val="none" w:sz="0" w:space="0" w:color="auto"/>
        <w:left w:val="none" w:sz="0" w:space="0" w:color="auto"/>
        <w:bottom w:val="none" w:sz="0" w:space="0" w:color="auto"/>
        <w:right w:val="none" w:sz="0" w:space="0" w:color="auto"/>
      </w:divBdr>
    </w:div>
    <w:div w:id="1451625548">
      <w:bodyDiv w:val="1"/>
      <w:marLeft w:val="0"/>
      <w:marRight w:val="0"/>
      <w:marTop w:val="0"/>
      <w:marBottom w:val="0"/>
      <w:divBdr>
        <w:top w:val="none" w:sz="0" w:space="0" w:color="auto"/>
        <w:left w:val="none" w:sz="0" w:space="0" w:color="auto"/>
        <w:bottom w:val="none" w:sz="0" w:space="0" w:color="auto"/>
        <w:right w:val="none" w:sz="0" w:space="0" w:color="auto"/>
      </w:divBdr>
    </w:div>
    <w:div w:id="1453404457">
      <w:bodyDiv w:val="1"/>
      <w:marLeft w:val="0"/>
      <w:marRight w:val="0"/>
      <w:marTop w:val="0"/>
      <w:marBottom w:val="0"/>
      <w:divBdr>
        <w:top w:val="none" w:sz="0" w:space="0" w:color="auto"/>
        <w:left w:val="none" w:sz="0" w:space="0" w:color="auto"/>
        <w:bottom w:val="none" w:sz="0" w:space="0" w:color="auto"/>
        <w:right w:val="none" w:sz="0" w:space="0" w:color="auto"/>
      </w:divBdr>
    </w:div>
    <w:div w:id="1455824719">
      <w:bodyDiv w:val="1"/>
      <w:marLeft w:val="0"/>
      <w:marRight w:val="0"/>
      <w:marTop w:val="0"/>
      <w:marBottom w:val="0"/>
      <w:divBdr>
        <w:top w:val="none" w:sz="0" w:space="0" w:color="auto"/>
        <w:left w:val="none" w:sz="0" w:space="0" w:color="auto"/>
        <w:bottom w:val="none" w:sz="0" w:space="0" w:color="auto"/>
        <w:right w:val="none" w:sz="0" w:space="0" w:color="auto"/>
      </w:divBdr>
    </w:div>
    <w:div w:id="1458136682">
      <w:bodyDiv w:val="1"/>
      <w:marLeft w:val="0"/>
      <w:marRight w:val="0"/>
      <w:marTop w:val="0"/>
      <w:marBottom w:val="0"/>
      <w:divBdr>
        <w:top w:val="none" w:sz="0" w:space="0" w:color="auto"/>
        <w:left w:val="none" w:sz="0" w:space="0" w:color="auto"/>
        <w:bottom w:val="none" w:sz="0" w:space="0" w:color="auto"/>
        <w:right w:val="none" w:sz="0" w:space="0" w:color="auto"/>
      </w:divBdr>
    </w:div>
    <w:div w:id="1462532740">
      <w:bodyDiv w:val="1"/>
      <w:marLeft w:val="0"/>
      <w:marRight w:val="0"/>
      <w:marTop w:val="0"/>
      <w:marBottom w:val="0"/>
      <w:divBdr>
        <w:top w:val="none" w:sz="0" w:space="0" w:color="auto"/>
        <w:left w:val="none" w:sz="0" w:space="0" w:color="auto"/>
        <w:bottom w:val="none" w:sz="0" w:space="0" w:color="auto"/>
        <w:right w:val="none" w:sz="0" w:space="0" w:color="auto"/>
      </w:divBdr>
    </w:div>
    <w:div w:id="1462575681">
      <w:bodyDiv w:val="1"/>
      <w:marLeft w:val="0"/>
      <w:marRight w:val="0"/>
      <w:marTop w:val="0"/>
      <w:marBottom w:val="0"/>
      <w:divBdr>
        <w:top w:val="none" w:sz="0" w:space="0" w:color="auto"/>
        <w:left w:val="none" w:sz="0" w:space="0" w:color="auto"/>
        <w:bottom w:val="none" w:sz="0" w:space="0" w:color="auto"/>
        <w:right w:val="none" w:sz="0" w:space="0" w:color="auto"/>
      </w:divBdr>
    </w:div>
    <w:div w:id="1463887219">
      <w:bodyDiv w:val="1"/>
      <w:marLeft w:val="0"/>
      <w:marRight w:val="0"/>
      <w:marTop w:val="0"/>
      <w:marBottom w:val="0"/>
      <w:divBdr>
        <w:top w:val="none" w:sz="0" w:space="0" w:color="auto"/>
        <w:left w:val="none" w:sz="0" w:space="0" w:color="auto"/>
        <w:bottom w:val="none" w:sz="0" w:space="0" w:color="auto"/>
        <w:right w:val="none" w:sz="0" w:space="0" w:color="auto"/>
      </w:divBdr>
    </w:div>
    <w:div w:id="1464427125">
      <w:bodyDiv w:val="1"/>
      <w:marLeft w:val="0"/>
      <w:marRight w:val="0"/>
      <w:marTop w:val="0"/>
      <w:marBottom w:val="0"/>
      <w:divBdr>
        <w:top w:val="none" w:sz="0" w:space="0" w:color="auto"/>
        <w:left w:val="none" w:sz="0" w:space="0" w:color="auto"/>
        <w:bottom w:val="none" w:sz="0" w:space="0" w:color="auto"/>
        <w:right w:val="none" w:sz="0" w:space="0" w:color="auto"/>
      </w:divBdr>
    </w:div>
    <w:div w:id="1467702581">
      <w:bodyDiv w:val="1"/>
      <w:marLeft w:val="0"/>
      <w:marRight w:val="0"/>
      <w:marTop w:val="0"/>
      <w:marBottom w:val="0"/>
      <w:divBdr>
        <w:top w:val="none" w:sz="0" w:space="0" w:color="auto"/>
        <w:left w:val="none" w:sz="0" w:space="0" w:color="auto"/>
        <w:bottom w:val="none" w:sz="0" w:space="0" w:color="auto"/>
        <w:right w:val="none" w:sz="0" w:space="0" w:color="auto"/>
      </w:divBdr>
    </w:div>
    <w:div w:id="1468812576">
      <w:bodyDiv w:val="1"/>
      <w:marLeft w:val="0"/>
      <w:marRight w:val="0"/>
      <w:marTop w:val="0"/>
      <w:marBottom w:val="0"/>
      <w:divBdr>
        <w:top w:val="none" w:sz="0" w:space="0" w:color="auto"/>
        <w:left w:val="none" w:sz="0" w:space="0" w:color="auto"/>
        <w:bottom w:val="none" w:sz="0" w:space="0" w:color="auto"/>
        <w:right w:val="none" w:sz="0" w:space="0" w:color="auto"/>
      </w:divBdr>
    </w:div>
    <w:div w:id="1478456179">
      <w:bodyDiv w:val="1"/>
      <w:marLeft w:val="0"/>
      <w:marRight w:val="0"/>
      <w:marTop w:val="0"/>
      <w:marBottom w:val="0"/>
      <w:divBdr>
        <w:top w:val="none" w:sz="0" w:space="0" w:color="auto"/>
        <w:left w:val="none" w:sz="0" w:space="0" w:color="auto"/>
        <w:bottom w:val="none" w:sz="0" w:space="0" w:color="auto"/>
        <w:right w:val="none" w:sz="0" w:space="0" w:color="auto"/>
      </w:divBdr>
    </w:div>
    <w:div w:id="1488596444">
      <w:bodyDiv w:val="1"/>
      <w:marLeft w:val="0"/>
      <w:marRight w:val="0"/>
      <w:marTop w:val="0"/>
      <w:marBottom w:val="0"/>
      <w:divBdr>
        <w:top w:val="none" w:sz="0" w:space="0" w:color="auto"/>
        <w:left w:val="none" w:sz="0" w:space="0" w:color="auto"/>
        <w:bottom w:val="none" w:sz="0" w:space="0" w:color="auto"/>
        <w:right w:val="none" w:sz="0" w:space="0" w:color="auto"/>
      </w:divBdr>
    </w:div>
    <w:div w:id="1493793064">
      <w:bodyDiv w:val="1"/>
      <w:marLeft w:val="0"/>
      <w:marRight w:val="0"/>
      <w:marTop w:val="0"/>
      <w:marBottom w:val="0"/>
      <w:divBdr>
        <w:top w:val="none" w:sz="0" w:space="0" w:color="auto"/>
        <w:left w:val="none" w:sz="0" w:space="0" w:color="auto"/>
        <w:bottom w:val="none" w:sz="0" w:space="0" w:color="auto"/>
        <w:right w:val="none" w:sz="0" w:space="0" w:color="auto"/>
      </w:divBdr>
    </w:div>
    <w:div w:id="1500120833">
      <w:bodyDiv w:val="1"/>
      <w:marLeft w:val="0"/>
      <w:marRight w:val="0"/>
      <w:marTop w:val="0"/>
      <w:marBottom w:val="0"/>
      <w:divBdr>
        <w:top w:val="none" w:sz="0" w:space="0" w:color="auto"/>
        <w:left w:val="none" w:sz="0" w:space="0" w:color="auto"/>
        <w:bottom w:val="none" w:sz="0" w:space="0" w:color="auto"/>
        <w:right w:val="none" w:sz="0" w:space="0" w:color="auto"/>
      </w:divBdr>
    </w:div>
    <w:div w:id="1503855860">
      <w:bodyDiv w:val="1"/>
      <w:marLeft w:val="0"/>
      <w:marRight w:val="0"/>
      <w:marTop w:val="0"/>
      <w:marBottom w:val="0"/>
      <w:divBdr>
        <w:top w:val="none" w:sz="0" w:space="0" w:color="auto"/>
        <w:left w:val="none" w:sz="0" w:space="0" w:color="auto"/>
        <w:bottom w:val="none" w:sz="0" w:space="0" w:color="auto"/>
        <w:right w:val="none" w:sz="0" w:space="0" w:color="auto"/>
      </w:divBdr>
    </w:div>
    <w:div w:id="1511335070">
      <w:bodyDiv w:val="1"/>
      <w:marLeft w:val="0"/>
      <w:marRight w:val="0"/>
      <w:marTop w:val="0"/>
      <w:marBottom w:val="0"/>
      <w:divBdr>
        <w:top w:val="none" w:sz="0" w:space="0" w:color="auto"/>
        <w:left w:val="none" w:sz="0" w:space="0" w:color="auto"/>
        <w:bottom w:val="none" w:sz="0" w:space="0" w:color="auto"/>
        <w:right w:val="none" w:sz="0" w:space="0" w:color="auto"/>
      </w:divBdr>
    </w:div>
    <w:div w:id="1517841851">
      <w:bodyDiv w:val="1"/>
      <w:marLeft w:val="0"/>
      <w:marRight w:val="0"/>
      <w:marTop w:val="0"/>
      <w:marBottom w:val="0"/>
      <w:divBdr>
        <w:top w:val="none" w:sz="0" w:space="0" w:color="auto"/>
        <w:left w:val="none" w:sz="0" w:space="0" w:color="auto"/>
        <w:bottom w:val="none" w:sz="0" w:space="0" w:color="auto"/>
        <w:right w:val="none" w:sz="0" w:space="0" w:color="auto"/>
      </w:divBdr>
    </w:div>
    <w:div w:id="1518158364">
      <w:bodyDiv w:val="1"/>
      <w:marLeft w:val="0"/>
      <w:marRight w:val="0"/>
      <w:marTop w:val="0"/>
      <w:marBottom w:val="0"/>
      <w:divBdr>
        <w:top w:val="none" w:sz="0" w:space="0" w:color="auto"/>
        <w:left w:val="none" w:sz="0" w:space="0" w:color="auto"/>
        <w:bottom w:val="none" w:sz="0" w:space="0" w:color="auto"/>
        <w:right w:val="none" w:sz="0" w:space="0" w:color="auto"/>
      </w:divBdr>
    </w:div>
    <w:div w:id="1519002136">
      <w:bodyDiv w:val="1"/>
      <w:marLeft w:val="0"/>
      <w:marRight w:val="0"/>
      <w:marTop w:val="0"/>
      <w:marBottom w:val="0"/>
      <w:divBdr>
        <w:top w:val="none" w:sz="0" w:space="0" w:color="auto"/>
        <w:left w:val="none" w:sz="0" w:space="0" w:color="auto"/>
        <w:bottom w:val="none" w:sz="0" w:space="0" w:color="auto"/>
        <w:right w:val="none" w:sz="0" w:space="0" w:color="auto"/>
      </w:divBdr>
    </w:div>
    <w:div w:id="1544830165">
      <w:bodyDiv w:val="1"/>
      <w:marLeft w:val="0"/>
      <w:marRight w:val="0"/>
      <w:marTop w:val="0"/>
      <w:marBottom w:val="0"/>
      <w:divBdr>
        <w:top w:val="none" w:sz="0" w:space="0" w:color="auto"/>
        <w:left w:val="none" w:sz="0" w:space="0" w:color="auto"/>
        <w:bottom w:val="none" w:sz="0" w:space="0" w:color="auto"/>
        <w:right w:val="none" w:sz="0" w:space="0" w:color="auto"/>
      </w:divBdr>
    </w:div>
    <w:div w:id="1548370058">
      <w:bodyDiv w:val="1"/>
      <w:marLeft w:val="0"/>
      <w:marRight w:val="0"/>
      <w:marTop w:val="0"/>
      <w:marBottom w:val="0"/>
      <w:divBdr>
        <w:top w:val="none" w:sz="0" w:space="0" w:color="auto"/>
        <w:left w:val="none" w:sz="0" w:space="0" w:color="auto"/>
        <w:bottom w:val="none" w:sz="0" w:space="0" w:color="auto"/>
        <w:right w:val="none" w:sz="0" w:space="0" w:color="auto"/>
      </w:divBdr>
    </w:div>
    <w:div w:id="1549564096">
      <w:bodyDiv w:val="1"/>
      <w:marLeft w:val="0"/>
      <w:marRight w:val="0"/>
      <w:marTop w:val="0"/>
      <w:marBottom w:val="0"/>
      <w:divBdr>
        <w:top w:val="none" w:sz="0" w:space="0" w:color="auto"/>
        <w:left w:val="none" w:sz="0" w:space="0" w:color="auto"/>
        <w:bottom w:val="none" w:sz="0" w:space="0" w:color="auto"/>
        <w:right w:val="none" w:sz="0" w:space="0" w:color="auto"/>
      </w:divBdr>
    </w:div>
    <w:div w:id="1551526806">
      <w:bodyDiv w:val="1"/>
      <w:marLeft w:val="0"/>
      <w:marRight w:val="0"/>
      <w:marTop w:val="0"/>
      <w:marBottom w:val="0"/>
      <w:divBdr>
        <w:top w:val="none" w:sz="0" w:space="0" w:color="auto"/>
        <w:left w:val="none" w:sz="0" w:space="0" w:color="auto"/>
        <w:bottom w:val="none" w:sz="0" w:space="0" w:color="auto"/>
        <w:right w:val="none" w:sz="0" w:space="0" w:color="auto"/>
      </w:divBdr>
    </w:div>
    <w:div w:id="1553148727">
      <w:bodyDiv w:val="1"/>
      <w:marLeft w:val="0"/>
      <w:marRight w:val="0"/>
      <w:marTop w:val="0"/>
      <w:marBottom w:val="0"/>
      <w:divBdr>
        <w:top w:val="none" w:sz="0" w:space="0" w:color="auto"/>
        <w:left w:val="none" w:sz="0" w:space="0" w:color="auto"/>
        <w:bottom w:val="none" w:sz="0" w:space="0" w:color="auto"/>
        <w:right w:val="none" w:sz="0" w:space="0" w:color="auto"/>
      </w:divBdr>
    </w:div>
    <w:div w:id="1558778565">
      <w:bodyDiv w:val="1"/>
      <w:marLeft w:val="0"/>
      <w:marRight w:val="0"/>
      <w:marTop w:val="0"/>
      <w:marBottom w:val="0"/>
      <w:divBdr>
        <w:top w:val="none" w:sz="0" w:space="0" w:color="auto"/>
        <w:left w:val="none" w:sz="0" w:space="0" w:color="auto"/>
        <w:bottom w:val="none" w:sz="0" w:space="0" w:color="auto"/>
        <w:right w:val="none" w:sz="0" w:space="0" w:color="auto"/>
      </w:divBdr>
    </w:div>
    <w:div w:id="1562868691">
      <w:bodyDiv w:val="1"/>
      <w:marLeft w:val="0"/>
      <w:marRight w:val="0"/>
      <w:marTop w:val="0"/>
      <w:marBottom w:val="0"/>
      <w:divBdr>
        <w:top w:val="none" w:sz="0" w:space="0" w:color="auto"/>
        <w:left w:val="none" w:sz="0" w:space="0" w:color="auto"/>
        <w:bottom w:val="none" w:sz="0" w:space="0" w:color="auto"/>
        <w:right w:val="none" w:sz="0" w:space="0" w:color="auto"/>
      </w:divBdr>
    </w:div>
    <w:div w:id="1564442228">
      <w:bodyDiv w:val="1"/>
      <w:marLeft w:val="0"/>
      <w:marRight w:val="0"/>
      <w:marTop w:val="0"/>
      <w:marBottom w:val="0"/>
      <w:divBdr>
        <w:top w:val="none" w:sz="0" w:space="0" w:color="auto"/>
        <w:left w:val="none" w:sz="0" w:space="0" w:color="auto"/>
        <w:bottom w:val="none" w:sz="0" w:space="0" w:color="auto"/>
        <w:right w:val="none" w:sz="0" w:space="0" w:color="auto"/>
      </w:divBdr>
    </w:div>
    <w:div w:id="1565605359">
      <w:bodyDiv w:val="1"/>
      <w:marLeft w:val="0"/>
      <w:marRight w:val="0"/>
      <w:marTop w:val="0"/>
      <w:marBottom w:val="0"/>
      <w:divBdr>
        <w:top w:val="none" w:sz="0" w:space="0" w:color="auto"/>
        <w:left w:val="none" w:sz="0" w:space="0" w:color="auto"/>
        <w:bottom w:val="none" w:sz="0" w:space="0" w:color="auto"/>
        <w:right w:val="none" w:sz="0" w:space="0" w:color="auto"/>
      </w:divBdr>
    </w:div>
    <w:div w:id="1569732563">
      <w:bodyDiv w:val="1"/>
      <w:marLeft w:val="0"/>
      <w:marRight w:val="0"/>
      <w:marTop w:val="0"/>
      <w:marBottom w:val="0"/>
      <w:divBdr>
        <w:top w:val="none" w:sz="0" w:space="0" w:color="auto"/>
        <w:left w:val="none" w:sz="0" w:space="0" w:color="auto"/>
        <w:bottom w:val="none" w:sz="0" w:space="0" w:color="auto"/>
        <w:right w:val="none" w:sz="0" w:space="0" w:color="auto"/>
      </w:divBdr>
    </w:div>
    <w:div w:id="1590700897">
      <w:bodyDiv w:val="1"/>
      <w:marLeft w:val="0"/>
      <w:marRight w:val="0"/>
      <w:marTop w:val="0"/>
      <w:marBottom w:val="0"/>
      <w:divBdr>
        <w:top w:val="none" w:sz="0" w:space="0" w:color="auto"/>
        <w:left w:val="none" w:sz="0" w:space="0" w:color="auto"/>
        <w:bottom w:val="none" w:sz="0" w:space="0" w:color="auto"/>
        <w:right w:val="none" w:sz="0" w:space="0" w:color="auto"/>
      </w:divBdr>
    </w:div>
    <w:div w:id="1594361550">
      <w:bodyDiv w:val="1"/>
      <w:marLeft w:val="0"/>
      <w:marRight w:val="0"/>
      <w:marTop w:val="0"/>
      <w:marBottom w:val="0"/>
      <w:divBdr>
        <w:top w:val="none" w:sz="0" w:space="0" w:color="auto"/>
        <w:left w:val="none" w:sz="0" w:space="0" w:color="auto"/>
        <w:bottom w:val="none" w:sz="0" w:space="0" w:color="auto"/>
        <w:right w:val="none" w:sz="0" w:space="0" w:color="auto"/>
      </w:divBdr>
    </w:div>
    <w:div w:id="1595747693">
      <w:bodyDiv w:val="1"/>
      <w:marLeft w:val="0"/>
      <w:marRight w:val="0"/>
      <w:marTop w:val="0"/>
      <w:marBottom w:val="0"/>
      <w:divBdr>
        <w:top w:val="none" w:sz="0" w:space="0" w:color="auto"/>
        <w:left w:val="none" w:sz="0" w:space="0" w:color="auto"/>
        <w:bottom w:val="none" w:sz="0" w:space="0" w:color="auto"/>
        <w:right w:val="none" w:sz="0" w:space="0" w:color="auto"/>
      </w:divBdr>
    </w:div>
    <w:div w:id="1598058434">
      <w:bodyDiv w:val="1"/>
      <w:marLeft w:val="0"/>
      <w:marRight w:val="0"/>
      <w:marTop w:val="0"/>
      <w:marBottom w:val="0"/>
      <w:divBdr>
        <w:top w:val="none" w:sz="0" w:space="0" w:color="auto"/>
        <w:left w:val="none" w:sz="0" w:space="0" w:color="auto"/>
        <w:bottom w:val="none" w:sz="0" w:space="0" w:color="auto"/>
        <w:right w:val="none" w:sz="0" w:space="0" w:color="auto"/>
      </w:divBdr>
    </w:div>
    <w:div w:id="1607807259">
      <w:bodyDiv w:val="1"/>
      <w:marLeft w:val="0"/>
      <w:marRight w:val="0"/>
      <w:marTop w:val="0"/>
      <w:marBottom w:val="0"/>
      <w:divBdr>
        <w:top w:val="none" w:sz="0" w:space="0" w:color="auto"/>
        <w:left w:val="none" w:sz="0" w:space="0" w:color="auto"/>
        <w:bottom w:val="none" w:sz="0" w:space="0" w:color="auto"/>
        <w:right w:val="none" w:sz="0" w:space="0" w:color="auto"/>
      </w:divBdr>
    </w:div>
    <w:div w:id="1613584952">
      <w:bodyDiv w:val="1"/>
      <w:marLeft w:val="0"/>
      <w:marRight w:val="0"/>
      <w:marTop w:val="0"/>
      <w:marBottom w:val="0"/>
      <w:divBdr>
        <w:top w:val="none" w:sz="0" w:space="0" w:color="auto"/>
        <w:left w:val="none" w:sz="0" w:space="0" w:color="auto"/>
        <w:bottom w:val="none" w:sz="0" w:space="0" w:color="auto"/>
        <w:right w:val="none" w:sz="0" w:space="0" w:color="auto"/>
      </w:divBdr>
    </w:div>
    <w:div w:id="1614633438">
      <w:bodyDiv w:val="1"/>
      <w:marLeft w:val="0"/>
      <w:marRight w:val="0"/>
      <w:marTop w:val="0"/>
      <w:marBottom w:val="0"/>
      <w:divBdr>
        <w:top w:val="none" w:sz="0" w:space="0" w:color="auto"/>
        <w:left w:val="none" w:sz="0" w:space="0" w:color="auto"/>
        <w:bottom w:val="none" w:sz="0" w:space="0" w:color="auto"/>
        <w:right w:val="none" w:sz="0" w:space="0" w:color="auto"/>
      </w:divBdr>
    </w:div>
    <w:div w:id="1617560593">
      <w:bodyDiv w:val="1"/>
      <w:marLeft w:val="0"/>
      <w:marRight w:val="0"/>
      <w:marTop w:val="0"/>
      <w:marBottom w:val="0"/>
      <w:divBdr>
        <w:top w:val="none" w:sz="0" w:space="0" w:color="auto"/>
        <w:left w:val="none" w:sz="0" w:space="0" w:color="auto"/>
        <w:bottom w:val="none" w:sz="0" w:space="0" w:color="auto"/>
        <w:right w:val="none" w:sz="0" w:space="0" w:color="auto"/>
      </w:divBdr>
    </w:div>
    <w:div w:id="1622804128">
      <w:bodyDiv w:val="1"/>
      <w:marLeft w:val="0"/>
      <w:marRight w:val="0"/>
      <w:marTop w:val="0"/>
      <w:marBottom w:val="0"/>
      <w:divBdr>
        <w:top w:val="none" w:sz="0" w:space="0" w:color="auto"/>
        <w:left w:val="none" w:sz="0" w:space="0" w:color="auto"/>
        <w:bottom w:val="none" w:sz="0" w:space="0" w:color="auto"/>
        <w:right w:val="none" w:sz="0" w:space="0" w:color="auto"/>
      </w:divBdr>
    </w:div>
    <w:div w:id="1623920109">
      <w:bodyDiv w:val="1"/>
      <w:marLeft w:val="0"/>
      <w:marRight w:val="0"/>
      <w:marTop w:val="0"/>
      <w:marBottom w:val="0"/>
      <w:divBdr>
        <w:top w:val="none" w:sz="0" w:space="0" w:color="auto"/>
        <w:left w:val="none" w:sz="0" w:space="0" w:color="auto"/>
        <w:bottom w:val="none" w:sz="0" w:space="0" w:color="auto"/>
        <w:right w:val="none" w:sz="0" w:space="0" w:color="auto"/>
      </w:divBdr>
      <w:divsChild>
        <w:div w:id="844786381">
          <w:marLeft w:val="0"/>
          <w:marRight w:val="0"/>
          <w:marTop w:val="0"/>
          <w:marBottom w:val="0"/>
          <w:divBdr>
            <w:top w:val="none" w:sz="0" w:space="0" w:color="auto"/>
            <w:left w:val="none" w:sz="0" w:space="0" w:color="auto"/>
            <w:bottom w:val="none" w:sz="0" w:space="0" w:color="auto"/>
            <w:right w:val="none" w:sz="0" w:space="0" w:color="auto"/>
          </w:divBdr>
          <w:divsChild>
            <w:div w:id="528223151">
              <w:marLeft w:val="0"/>
              <w:marRight w:val="0"/>
              <w:marTop w:val="0"/>
              <w:marBottom w:val="0"/>
              <w:divBdr>
                <w:top w:val="none" w:sz="0" w:space="0" w:color="auto"/>
                <w:left w:val="none" w:sz="0" w:space="0" w:color="auto"/>
                <w:bottom w:val="none" w:sz="0" w:space="0" w:color="auto"/>
                <w:right w:val="none" w:sz="0" w:space="0" w:color="auto"/>
              </w:divBdr>
              <w:divsChild>
                <w:div w:id="1391608594">
                  <w:marLeft w:val="0"/>
                  <w:marRight w:val="0"/>
                  <w:marTop w:val="0"/>
                  <w:marBottom w:val="0"/>
                  <w:divBdr>
                    <w:top w:val="none" w:sz="0" w:space="0" w:color="auto"/>
                    <w:left w:val="none" w:sz="0" w:space="0" w:color="auto"/>
                    <w:bottom w:val="none" w:sz="0" w:space="0" w:color="auto"/>
                    <w:right w:val="none" w:sz="0" w:space="0" w:color="auto"/>
                  </w:divBdr>
                  <w:divsChild>
                    <w:div w:id="1971131629">
                      <w:marLeft w:val="0"/>
                      <w:marRight w:val="0"/>
                      <w:marTop w:val="0"/>
                      <w:marBottom w:val="0"/>
                      <w:divBdr>
                        <w:top w:val="none" w:sz="0" w:space="0" w:color="auto"/>
                        <w:left w:val="none" w:sz="0" w:space="0" w:color="auto"/>
                        <w:bottom w:val="none" w:sz="0" w:space="0" w:color="auto"/>
                        <w:right w:val="none" w:sz="0" w:space="0" w:color="auto"/>
                      </w:divBdr>
                      <w:divsChild>
                        <w:div w:id="1800612053">
                          <w:marLeft w:val="0"/>
                          <w:marRight w:val="0"/>
                          <w:marTop w:val="0"/>
                          <w:marBottom w:val="0"/>
                          <w:divBdr>
                            <w:top w:val="none" w:sz="0" w:space="0" w:color="auto"/>
                            <w:left w:val="none" w:sz="0" w:space="0" w:color="auto"/>
                            <w:bottom w:val="none" w:sz="0" w:space="0" w:color="auto"/>
                            <w:right w:val="none" w:sz="0" w:space="0" w:color="auto"/>
                          </w:divBdr>
                          <w:divsChild>
                            <w:div w:id="1347825113">
                              <w:marLeft w:val="0"/>
                              <w:marRight w:val="0"/>
                              <w:marTop w:val="0"/>
                              <w:marBottom w:val="0"/>
                              <w:divBdr>
                                <w:top w:val="none" w:sz="0" w:space="0" w:color="auto"/>
                                <w:left w:val="none" w:sz="0" w:space="0" w:color="auto"/>
                                <w:bottom w:val="none" w:sz="0" w:space="0" w:color="auto"/>
                                <w:right w:val="none" w:sz="0" w:space="0" w:color="auto"/>
                              </w:divBdr>
                              <w:divsChild>
                                <w:div w:id="126245206">
                                  <w:marLeft w:val="0"/>
                                  <w:marRight w:val="0"/>
                                  <w:marTop w:val="0"/>
                                  <w:marBottom w:val="0"/>
                                  <w:divBdr>
                                    <w:top w:val="none" w:sz="0" w:space="0" w:color="auto"/>
                                    <w:left w:val="none" w:sz="0" w:space="0" w:color="auto"/>
                                    <w:bottom w:val="none" w:sz="0" w:space="0" w:color="auto"/>
                                    <w:right w:val="none" w:sz="0" w:space="0" w:color="auto"/>
                                  </w:divBdr>
                                  <w:divsChild>
                                    <w:div w:id="824861576">
                                      <w:marLeft w:val="0"/>
                                      <w:marRight w:val="0"/>
                                      <w:marTop w:val="0"/>
                                      <w:marBottom w:val="0"/>
                                      <w:divBdr>
                                        <w:top w:val="none" w:sz="0" w:space="0" w:color="auto"/>
                                        <w:left w:val="none" w:sz="0" w:space="0" w:color="auto"/>
                                        <w:bottom w:val="none" w:sz="0" w:space="0" w:color="auto"/>
                                        <w:right w:val="none" w:sz="0" w:space="0" w:color="auto"/>
                                      </w:divBdr>
                                      <w:divsChild>
                                        <w:div w:id="464080462">
                                          <w:marLeft w:val="0"/>
                                          <w:marRight w:val="0"/>
                                          <w:marTop w:val="0"/>
                                          <w:marBottom w:val="0"/>
                                          <w:divBdr>
                                            <w:top w:val="none" w:sz="0" w:space="0" w:color="auto"/>
                                            <w:left w:val="none" w:sz="0" w:space="0" w:color="auto"/>
                                            <w:bottom w:val="none" w:sz="0" w:space="0" w:color="auto"/>
                                            <w:right w:val="none" w:sz="0" w:space="0" w:color="auto"/>
                                          </w:divBdr>
                                          <w:divsChild>
                                            <w:div w:id="210002761">
                                              <w:marLeft w:val="0"/>
                                              <w:marRight w:val="0"/>
                                              <w:marTop w:val="0"/>
                                              <w:marBottom w:val="0"/>
                                              <w:divBdr>
                                                <w:top w:val="none" w:sz="0" w:space="0" w:color="auto"/>
                                                <w:left w:val="none" w:sz="0" w:space="0" w:color="auto"/>
                                                <w:bottom w:val="none" w:sz="0" w:space="0" w:color="auto"/>
                                                <w:right w:val="none" w:sz="0" w:space="0" w:color="auto"/>
                                              </w:divBdr>
                                              <w:divsChild>
                                                <w:div w:id="1072510296">
                                                  <w:marLeft w:val="0"/>
                                                  <w:marRight w:val="0"/>
                                                  <w:marTop w:val="0"/>
                                                  <w:marBottom w:val="0"/>
                                                  <w:divBdr>
                                                    <w:top w:val="none" w:sz="0" w:space="0" w:color="auto"/>
                                                    <w:left w:val="none" w:sz="0" w:space="0" w:color="auto"/>
                                                    <w:bottom w:val="none" w:sz="0" w:space="0" w:color="auto"/>
                                                    <w:right w:val="none" w:sz="0" w:space="0" w:color="auto"/>
                                                  </w:divBdr>
                                                  <w:divsChild>
                                                    <w:div w:id="1634168161">
                                                      <w:marLeft w:val="0"/>
                                                      <w:marRight w:val="0"/>
                                                      <w:marTop w:val="0"/>
                                                      <w:marBottom w:val="0"/>
                                                      <w:divBdr>
                                                        <w:top w:val="none" w:sz="0" w:space="0" w:color="auto"/>
                                                        <w:left w:val="none" w:sz="0" w:space="0" w:color="auto"/>
                                                        <w:bottom w:val="none" w:sz="0" w:space="0" w:color="auto"/>
                                                        <w:right w:val="none" w:sz="0" w:space="0" w:color="auto"/>
                                                      </w:divBdr>
                                                      <w:divsChild>
                                                        <w:div w:id="4678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5579407">
      <w:bodyDiv w:val="1"/>
      <w:marLeft w:val="0"/>
      <w:marRight w:val="0"/>
      <w:marTop w:val="0"/>
      <w:marBottom w:val="0"/>
      <w:divBdr>
        <w:top w:val="none" w:sz="0" w:space="0" w:color="auto"/>
        <w:left w:val="none" w:sz="0" w:space="0" w:color="auto"/>
        <w:bottom w:val="none" w:sz="0" w:space="0" w:color="auto"/>
        <w:right w:val="none" w:sz="0" w:space="0" w:color="auto"/>
      </w:divBdr>
    </w:div>
    <w:div w:id="1626539768">
      <w:bodyDiv w:val="1"/>
      <w:marLeft w:val="0"/>
      <w:marRight w:val="0"/>
      <w:marTop w:val="0"/>
      <w:marBottom w:val="0"/>
      <w:divBdr>
        <w:top w:val="none" w:sz="0" w:space="0" w:color="auto"/>
        <w:left w:val="none" w:sz="0" w:space="0" w:color="auto"/>
        <w:bottom w:val="none" w:sz="0" w:space="0" w:color="auto"/>
        <w:right w:val="none" w:sz="0" w:space="0" w:color="auto"/>
      </w:divBdr>
    </w:div>
    <w:div w:id="1626931866">
      <w:bodyDiv w:val="1"/>
      <w:marLeft w:val="0"/>
      <w:marRight w:val="0"/>
      <w:marTop w:val="0"/>
      <w:marBottom w:val="0"/>
      <w:divBdr>
        <w:top w:val="none" w:sz="0" w:space="0" w:color="auto"/>
        <w:left w:val="none" w:sz="0" w:space="0" w:color="auto"/>
        <w:bottom w:val="none" w:sz="0" w:space="0" w:color="auto"/>
        <w:right w:val="none" w:sz="0" w:space="0" w:color="auto"/>
      </w:divBdr>
    </w:div>
    <w:div w:id="1628243754">
      <w:bodyDiv w:val="1"/>
      <w:marLeft w:val="0"/>
      <w:marRight w:val="0"/>
      <w:marTop w:val="0"/>
      <w:marBottom w:val="0"/>
      <w:divBdr>
        <w:top w:val="none" w:sz="0" w:space="0" w:color="auto"/>
        <w:left w:val="none" w:sz="0" w:space="0" w:color="auto"/>
        <w:bottom w:val="none" w:sz="0" w:space="0" w:color="auto"/>
        <w:right w:val="none" w:sz="0" w:space="0" w:color="auto"/>
      </w:divBdr>
      <w:divsChild>
        <w:div w:id="1431464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745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623879">
      <w:bodyDiv w:val="1"/>
      <w:marLeft w:val="0"/>
      <w:marRight w:val="0"/>
      <w:marTop w:val="0"/>
      <w:marBottom w:val="0"/>
      <w:divBdr>
        <w:top w:val="none" w:sz="0" w:space="0" w:color="auto"/>
        <w:left w:val="none" w:sz="0" w:space="0" w:color="auto"/>
        <w:bottom w:val="none" w:sz="0" w:space="0" w:color="auto"/>
        <w:right w:val="none" w:sz="0" w:space="0" w:color="auto"/>
      </w:divBdr>
    </w:div>
    <w:div w:id="1644969225">
      <w:bodyDiv w:val="1"/>
      <w:marLeft w:val="0"/>
      <w:marRight w:val="0"/>
      <w:marTop w:val="0"/>
      <w:marBottom w:val="0"/>
      <w:divBdr>
        <w:top w:val="none" w:sz="0" w:space="0" w:color="auto"/>
        <w:left w:val="none" w:sz="0" w:space="0" w:color="auto"/>
        <w:bottom w:val="none" w:sz="0" w:space="0" w:color="auto"/>
        <w:right w:val="none" w:sz="0" w:space="0" w:color="auto"/>
      </w:divBdr>
    </w:div>
    <w:div w:id="1648045056">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sChild>
        <w:div w:id="503588115">
          <w:marLeft w:val="0"/>
          <w:marRight w:val="0"/>
          <w:marTop w:val="0"/>
          <w:marBottom w:val="0"/>
          <w:divBdr>
            <w:top w:val="none" w:sz="0" w:space="0" w:color="auto"/>
            <w:left w:val="none" w:sz="0" w:space="0" w:color="auto"/>
            <w:bottom w:val="none" w:sz="0" w:space="0" w:color="auto"/>
            <w:right w:val="none" w:sz="0" w:space="0" w:color="auto"/>
          </w:divBdr>
        </w:div>
      </w:divsChild>
    </w:div>
    <w:div w:id="1654991668">
      <w:bodyDiv w:val="1"/>
      <w:marLeft w:val="0"/>
      <w:marRight w:val="0"/>
      <w:marTop w:val="0"/>
      <w:marBottom w:val="0"/>
      <w:divBdr>
        <w:top w:val="none" w:sz="0" w:space="0" w:color="auto"/>
        <w:left w:val="none" w:sz="0" w:space="0" w:color="auto"/>
        <w:bottom w:val="none" w:sz="0" w:space="0" w:color="auto"/>
        <w:right w:val="none" w:sz="0" w:space="0" w:color="auto"/>
      </w:divBdr>
    </w:div>
    <w:div w:id="1661813159">
      <w:bodyDiv w:val="1"/>
      <w:marLeft w:val="0"/>
      <w:marRight w:val="0"/>
      <w:marTop w:val="0"/>
      <w:marBottom w:val="0"/>
      <w:divBdr>
        <w:top w:val="none" w:sz="0" w:space="0" w:color="auto"/>
        <w:left w:val="none" w:sz="0" w:space="0" w:color="auto"/>
        <w:bottom w:val="none" w:sz="0" w:space="0" w:color="auto"/>
        <w:right w:val="none" w:sz="0" w:space="0" w:color="auto"/>
      </w:divBdr>
    </w:div>
    <w:div w:id="1664774986">
      <w:bodyDiv w:val="1"/>
      <w:marLeft w:val="0"/>
      <w:marRight w:val="0"/>
      <w:marTop w:val="0"/>
      <w:marBottom w:val="0"/>
      <w:divBdr>
        <w:top w:val="none" w:sz="0" w:space="0" w:color="auto"/>
        <w:left w:val="none" w:sz="0" w:space="0" w:color="auto"/>
        <w:bottom w:val="none" w:sz="0" w:space="0" w:color="auto"/>
        <w:right w:val="none" w:sz="0" w:space="0" w:color="auto"/>
      </w:divBdr>
    </w:div>
    <w:div w:id="1670251284">
      <w:bodyDiv w:val="1"/>
      <w:marLeft w:val="0"/>
      <w:marRight w:val="0"/>
      <w:marTop w:val="0"/>
      <w:marBottom w:val="0"/>
      <w:divBdr>
        <w:top w:val="none" w:sz="0" w:space="0" w:color="auto"/>
        <w:left w:val="none" w:sz="0" w:space="0" w:color="auto"/>
        <w:bottom w:val="none" w:sz="0" w:space="0" w:color="auto"/>
        <w:right w:val="none" w:sz="0" w:space="0" w:color="auto"/>
      </w:divBdr>
    </w:div>
    <w:div w:id="1674065640">
      <w:bodyDiv w:val="1"/>
      <w:marLeft w:val="0"/>
      <w:marRight w:val="0"/>
      <w:marTop w:val="0"/>
      <w:marBottom w:val="0"/>
      <w:divBdr>
        <w:top w:val="none" w:sz="0" w:space="0" w:color="auto"/>
        <w:left w:val="none" w:sz="0" w:space="0" w:color="auto"/>
        <w:bottom w:val="none" w:sz="0" w:space="0" w:color="auto"/>
        <w:right w:val="none" w:sz="0" w:space="0" w:color="auto"/>
      </w:divBdr>
    </w:div>
    <w:div w:id="1676153044">
      <w:bodyDiv w:val="1"/>
      <w:marLeft w:val="0"/>
      <w:marRight w:val="0"/>
      <w:marTop w:val="0"/>
      <w:marBottom w:val="0"/>
      <w:divBdr>
        <w:top w:val="none" w:sz="0" w:space="0" w:color="auto"/>
        <w:left w:val="none" w:sz="0" w:space="0" w:color="auto"/>
        <w:bottom w:val="none" w:sz="0" w:space="0" w:color="auto"/>
        <w:right w:val="none" w:sz="0" w:space="0" w:color="auto"/>
      </w:divBdr>
    </w:div>
    <w:div w:id="1677146865">
      <w:bodyDiv w:val="1"/>
      <w:marLeft w:val="0"/>
      <w:marRight w:val="0"/>
      <w:marTop w:val="0"/>
      <w:marBottom w:val="0"/>
      <w:divBdr>
        <w:top w:val="none" w:sz="0" w:space="0" w:color="auto"/>
        <w:left w:val="none" w:sz="0" w:space="0" w:color="auto"/>
        <w:bottom w:val="none" w:sz="0" w:space="0" w:color="auto"/>
        <w:right w:val="none" w:sz="0" w:space="0" w:color="auto"/>
      </w:divBdr>
    </w:div>
    <w:div w:id="1678799829">
      <w:bodyDiv w:val="1"/>
      <w:marLeft w:val="0"/>
      <w:marRight w:val="0"/>
      <w:marTop w:val="0"/>
      <w:marBottom w:val="0"/>
      <w:divBdr>
        <w:top w:val="none" w:sz="0" w:space="0" w:color="auto"/>
        <w:left w:val="none" w:sz="0" w:space="0" w:color="auto"/>
        <w:bottom w:val="none" w:sz="0" w:space="0" w:color="auto"/>
        <w:right w:val="none" w:sz="0" w:space="0" w:color="auto"/>
      </w:divBdr>
    </w:div>
    <w:div w:id="1688362462">
      <w:bodyDiv w:val="1"/>
      <w:marLeft w:val="0"/>
      <w:marRight w:val="0"/>
      <w:marTop w:val="0"/>
      <w:marBottom w:val="0"/>
      <w:divBdr>
        <w:top w:val="none" w:sz="0" w:space="0" w:color="auto"/>
        <w:left w:val="none" w:sz="0" w:space="0" w:color="auto"/>
        <w:bottom w:val="none" w:sz="0" w:space="0" w:color="auto"/>
        <w:right w:val="none" w:sz="0" w:space="0" w:color="auto"/>
      </w:divBdr>
    </w:div>
    <w:div w:id="1695225378">
      <w:bodyDiv w:val="1"/>
      <w:marLeft w:val="0"/>
      <w:marRight w:val="0"/>
      <w:marTop w:val="0"/>
      <w:marBottom w:val="0"/>
      <w:divBdr>
        <w:top w:val="none" w:sz="0" w:space="0" w:color="auto"/>
        <w:left w:val="none" w:sz="0" w:space="0" w:color="auto"/>
        <w:bottom w:val="none" w:sz="0" w:space="0" w:color="auto"/>
        <w:right w:val="none" w:sz="0" w:space="0" w:color="auto"/>
      </w:divBdr>
    </w:div>
    <w:div w:id="1698651416">
      <w:bodyDiv w:val="1"/>
      <w:marLeft w:val="0"/>
      <w:marRight w:val="0"/>
      <w:marTop w:val="0"/>
      <w:marBottom w:val="0"/>
      <w:divBdr>
        <w:top w:val="none" w:sz="0" w:space="0" w:color="auto"/>
        <w:left w:val="none" w:sz="0" w:space="0" w:color="auto"/>
        <w:bottom w:val="none" w:sz="0" w:space="0" w:color="auto"/>
        <w:right w:val="none" w:sz="0" w:space="0" w:color="auto"/>
      </w:divBdr>
    </w:div>
    <w:div w:id="1700155985">
      <w:bodyDiv w:val="1"/>
      <w:marLeft w:val="0"/>
      <w:marRight w:val="0"/>
      <w:marTop w:val="0"/>
      <w:marBottom w:val="0"/>
      <w:divBdr>
        <w:top w:val="none" w:sz="0" w:space="0" w:color="auto"/>
        <w:left w:val="none" w:sz="0" w:space="0" w:color="auto"/>
        <w:bottom w:val="none" w:sz="0" w:space="0" w:color="auto"/>
        <w:right w:val="none" w:sz="0" w:space="0" w:color="auto"/>
      </w:divBdr>
    </w:div>
    <w:div w:id="1701080363">
      <w:bodyDiv w:val="1"/>
      <w:marLeft w:val="0"/>
      <w:marRight w:val="0"/>
      <w:marTop w:val="0"/>
      <w:marBottom w:val="0"/>
      <w:divBdr>
        <w:top w:val="none" w:sz="0" w:space="0" w:color="auto"/>
        <w:left w:val="none" w:sz="0" w:space="0" w:color="auto"/>
        <w:bottom w:val="none" w:sz="0" w:space="0" w:color="auto"/>
        <w:right w:val="none" w:sz="0" w:space="0" w:color="auto"/>
      </w:divBdr>
    </w:div>
    <w:div w:id="1703479960">
      <w:bodyDiv w:val="1"/>
      <w:marLeft w:val="0"/>
      <w:marRight w:val="0"/>
      <w:marTop w:val="0"/>
      <w:marBottom w:val="0"/>
      <w:divBdr>
        <w:top w:val="none" w:sz="0" w:space="0" w:color="auto"/>
        <w:left w:val="none" w:sz="0" w:space="0" w:color="auto"/>
        <w:bottom w:val="none" w:sz="0" w:space="0" w:color="auto"/>
        <w:right w:val="none" w:sz="0" w:space="0" w:color="auto"/>
      </w:divBdr>
    </w:div>
    <w:div w:id="1704935647">
      <w:bodyDiv w:val="1"/>
      <w:marLeft w:val="0"/>
      <w:marRight w:val="0"/>
      <w:marTop w:val="0"/>
      <w:marBottom w:val="0"/>
      <w:divBdr>
        <w:top w:val="none" w:sz="0" w:space="0" w:color="auto"/>
        <w:left w:val="none" w:sz="0" w:space="0" w:color="auto"/>
        <w:bottom w:val="none" w:sz="0" w:space="0" w:color="auto"/>
        <w:right w:val="none" w:sz="0" w:space="0" w:color="auto"/>
      </w:divBdr>
    </w:div>
    <w:div w:id="1713921987">
      <w:bodyDiv w:val="1"/>
      <w:marLeft w:val="0"/>
      <w:marRight w:val="0"/>
      <w:marTop w:val="0"/>
      <w:marBottom w:val="0"/>
      <w:divBdr>
        <w:top w:val="none" w:sz="0" w:space="0" w:color="auto"/>
        <w:left w:val="none" w:sz="0" w:space="0" w:color="auto"/>
        <w:bottom w:val="none" w:sz="0" w:space="0" w:color="auto"/>
        <w:right w:val="none" w:sz="0" w:space="0" w:color="auto"/>
      </w:divBdr>
    </w:div>
    <w:div w:id="1714307804">
      <w:bodyDiv w:val="1"/>
      <w:marLeft w:val="0"/>
      <w:marRight w:val="0"/>
      <w:marTop w:val="0"/>
      <w:marBottom w:val="0"/>
      <w:divBdr>
        <w:top w:val="none" w:sz="0" w:space="0" w:color="auto"/>
        <w:left w:val="none" w:sz="0" w:space="0" w:color="auto"/>
        <w:bottom w:val="none" w:sz="0" w:space="0" w:color="auto"/>
        <w:right w:val="none" w:sz="0" w:space="0" w:color="auto"/>
      </w:divBdr>
    </w:div>
    <w:div w:id="1716080145">
      <w:bodyDiv w:val="1"/>
      <w:marLeft w:val="0"/>
      <w:marRight w:val="0"/>
      <w:marTop w:val="0"/>
      <w:marBottom w:val="0"/>
      <w:divBdr>
        <w:top w:val="none" w:sz="0" w:space="0" w:color="auto"/>
        <w:left w:val="none" w:sz="0" w:space="0" w:color="auto"/>
        <w:bottom w:val="none" w:sz="0" w:space="0" w:color="auto"/>
        <w:right w:val="none" w:sz="0" w:space="0" w:color="auto"/>
      </w:divBdr>
    </w:div>
    <w:div w:id="1721125764">
      <w:bodyDiv w:val="1"/>
      <w:marLeft w:val="0"/>
      <w:marRight w:val="0"/>
      <w:marTop w:val="0"/>
      <w:marBottom w:val="0"/>
      <w:divBdr>
        <w:top w:val="none" w:sz="0" w:space="0" w:color="auto"/>
        <w:left w:val="none" w:sz="0" w:space="0" w:color="auto"/>
        <w:bottom w:val="none" w:sz="0" w:space="0" w:color="auto"/>
        <w:right w:val="none" w:sz="0" w:space="0" w:color="auto"/>
      </w:divBdr>
    </w:div>
    <w:div w:id="1721241545">
      <w:bodyDiv w:val="1"/>
      <w:marLeft w:val="0"/>
      <w:marRight w:val="0"/>
      <w:marTop w:val="0"/>
      <w:marBottom w:val="0"/>
      <w:divBdr>
        <w:top w:val="none" w:sz="0" w:space="0" w:color="auto"/>
        <w:left w:val="none" w:sz="0" w:space="0" w:color="auto"/>
        <w:bottom w:val="none" w:sz="0" w:space="0" w:color="auto"/>
        <w:right w:val="none" w:sz="0" w:space="0" w:color="auto"/>
      </w:divBdr>
    </w:div>
    <w:div w:id="1725367351">
      <w:bodyDiv w:val="1"/>
      <w:marLeft w:val="0"/>
      <w:marRight w:val="0"/>
      <w:marTop w:val="0"/>
      <w:marBottom w:val="0"/>
      <w:divBdr>
        <w:top w:val="none" w:sz="0" w:space="0" w:color="auto"/>
        <w:left w:val="none" w:sz="0" w:space="0" w:color="auto"/>
        <w:bottom w:val="none" w:sz="0" w:space="0" w:color="auto"/>
        <w:right w:val="none" w:sz="0" w:space="0" w:color="auto"/>
      </w:divBdr>
    </w:div>
    <w:div w:id="1730838384">
      <w:bodyDiv w:val="1"/>
      <w:marLeft w:val="0"/>
      <w:marRight w:val="0"/>
      <w:marTop w:val="0"/>
      <w:marBottom w:val="0"/>
      <w:divBdr>
        <w:top w:val="none" w:sz="0" w:space="0" w:color="auto"/>
        <w:left w:val="none" w:sz="0" w:space="0" w:color="auto"/>
        <w:bottom w:val="none" w:sz="0" w:space="0" w:color="auto"/>
        <w:right w:val="none" w:sz="0" w:space="0" w:color="auto"/>
      </w:divBdr>
    </w:div>
    <w:div w:id="1750887518">
      <w:bodyDiv w:val="1"/>
      <w:marLeft w:val="0"/>
      <w:marRight w:val="0"/>
      <w:marTop w:val="0"/>
      <w:marBottom w:val="0"/>
      <w:divBdr>
        <w:top w:val="none" w:sz="0" w:space="0" w:color="auto"/>
        <w:left w:val="none" w:sz="0" w:space="0" w:color="auto"/>
        <w:bottom w:val="none" w:sz="0" w:space="0" w:color="auto"/>
        <w:right w:val="none" w:sz="0" w:space="0" w:color="auto"/>
      </w:divBdr>
    </w:div>
    <w:div w:id="1752118939">
      <w:bodyDiv w:val="1"/>
      <w:marLeft w:val="0"/>
      <w:marRight w:val="0"/>
      <w:marTop w:val="0"/>
      <w:marBottom w:val="0"/>
      <w:divBdr>
        <w:top w:val="none" w:sz="0" w:space="0" w:color="auto"/>
        <w:left w:val="none" w:sz="0" w:space="0" w:color="auto"/>
        <w:bottom w:val="none" w:sz="0" w:space="0" w:color="auto"/>
        <w:right w:val="none" w:sz="0" w:space="0" w:color="auto"/>
      </w:divBdr>
    </w:div>
    <w:div w:id="1759907873">
      <w:bodyDiv w:val="1"/>
      <w:marLeft w:val="0"/>
      <w:marRight w:val="0"/>
      <w:marTop w:val="0"/>
      <w:marBottom w:val="0"/>
      <w:divBdr>
        <w:top w:val="none" w:sz="0" w:space="0" w:color="auto"/>
        <w:left w:val="none" w:sz="0" w:space="0" w:color="auto"/>
        <w:bottom w:val="none" w:sz="0" w:space="0" w:color="auto"/>
        <w:right w:val="none" w:sz="0" w:space="0" w:color="auto"/>
      </w:divBdr>
      <w:divsChild>
        <w:div w:id="321126976">
          <w:marLeft w:val="0"/>
          <w:marRight w:val="0"/>
          <w:marTop w:val="0"/>
          <w:marBottom w:val="0"/>
          <w:divBdr>
            <w:top w:val="none" w:sz="0" w:space="0" w:color="auto"/>
            <w:left w:val="none" w:sz="0" w:space="0" w:color="auto"/>
            <w:bottom w:val="none" w:sz="0" w:space="0" w:color="auto"/>
            <w:right w:val="none" w:sz="0" w:space="0" w:color="auto"/>
          </w:divBdr>
          <w:divsChild>
            <w:div w:id="1713767118">
              <w:marLeft w:val="0"/>
              <w:marRight w:val="0"/>
              <w:marTop w:val="0"/>
              <w:marBottom w:val="0"/>
              <w:divBdr>
                <w:top w:val="none" w:sz="0" w:space="0" w:color="auto"/>
                <w:left w:val="none" w:sz="0" w:space="0" w:color="auto"/>
                <w:bottom w:val="none" w:sz="0" w:space="0" w:color="auto"/>
                <w:right w:val="none" w:sz="0" w:space="0" w:color="auto"/>
              </w:divBdr>
              <w:divsChild>
                <w:div w:id="41172218">
                  <w:marLeft w:val="0"/>
                  <w:marRight w:val="0"/>
                  <w:marTop w:val="0"/>
                  <w:marBottom w:val="0"/>
                  <w:divBdr>
                    <w:top w:val="none" w:sz="0" w:space="0" w:color="auto"/>
                    <w:left w:val="none" w:sz="0" w:space="0" w:color="auto"/>
                    <w:bottom w:val="none" w:sz="0" w:space="0" w:color="auto"/>
                    <w:right w:val="none" w:sz="0" w:space="0" w:color="auto"/>
                  </w:divBdr>
                  <w:divsChild>
                    <w:div w:id="825240159">
                      <w:marLeft w:val="0"/>
                      <w:marRight w:val="0"/>
                      <w:marTop w:val="0"/>
                      <w:marBottom w:val="0"/>
                      <w:divBdr>
                        <w:top w:val="none" w:sz="0" w:space="0" w:color="auto"/>
                        <w:left w:val="none" w:sz="0" w:space="0" w:color="auto"/>
                        <w:bottom w:val="none" w:sz="0" w:space="0" w:color="auto"/>
                        <w:right w:val="none" w:sz="0" w:space="0" w:color="auto"/>
                      </w:divBdr>
                      <w:divsChild>
                        <w:div w:id="775754634">
                          <w:marLeft w:val="0"/>
                          <w:marRight w:val="0"/>
                          <w:marTop w:val="0"/>
                          <w:marBottom w:val="0"/>
                          <w:divBdr>
                            <w:top w:val="none" w:sz="0" w:space="0" w:color="auto"/>
                            <w:left w:val="none" w:sz="0" w:space="0" w:color="auto"/>
                            <w:bottom w:val="none" w:sz="0" w:space="0" w:color="auto"/>
                            <w:right w:val="none" w:sz="0" w:space="0" w:color="auto"/>
                          </w:divBdr>
                          <w:divsChild>
                            <w:div w:id="226038056">
                              <w:marLeft w:val="0"/>
                              <w:marRight w:val="0"/>
                              <w:marTop w:val="0"/>
                              <w:marBottom w:val="0"/>
                              <w:divBdr>
                                <w:top w:val="none" w:sz="0" w:space="0" w:color="auto"/>
                                <w:left w:val="none" w:sz="0" w:space="0" w:color="auto"/>
                                <w:bottom w:val="none" w:sz="0" w:space="0" w:color="auto"/>
                                <w:right w:val="none" w:sz="0" w:space="0" w:color="auto"/>
                              </w:divBdr>
                              <w:divsChild>
                                <w:div w:id="1534418130">
                                  <w:marLeft w:val="0"/>
                                  <w:marRight w:val="0"/>
                                  <w:marTop w:val="0"/>
                                  <w:marBottom w:val="0"/>
                                  <w:divBdr>
                                    <w:top w:val="none" w:sz="0" w:space="0" w:color="auto"/>
                                    <w:left w:val="none" w:sz="0" w:space="0" w:color="auto"/>
                                    <w:bottom w:val="none" w:sz="0" w:space="0" w:color="auto"/>
                                    <w:right w:val="none" w:sz="0" w:space="0" w:color="auto"/>
                                  </w:divBdr>
                                  <w:divsChild>
                                    <w:div w:id="305932530">
                                      <w:marLeft w:val="0"/>
                                      <w:marRight w:val="0"/>
                                      <w:marTop w:val="0"/>
                                      <w:marBottom w:val="0"/>
                                      <w:divBdr>
                                        <w:top w:val="none" w:sz="0" w:space="0" w:color="auto"/>
                                        <w:left w:val="none" w:sz="0" w:space="0" w:color="auto"/>
                                        <w:bottom w:val="none" w:sz="0" w:space="0" w:color="auto"/>
                                        <w:right w:val="none" w:sz="0" w:space="0" w:color="auto"/>
                                      </w:divBdr>
                                      <w:divsChild>
                                        <w:div w:id="1553031716">
                                          <w:marLeft w:val="0"/>
                                          <w:marRight w:val="0"/>
                                          <w:marTop w:val="0"/>
                                          <w:marBottom w:val="0"/>
                                          <w:divBdr>
                                            <w:top w:val="none" w:sz="0" w:space="0" w:color="auto"/>
                                            <w:left w:val="none" w:sz="0" w:space="0" w:color="auto"/>
                                            <w:bottom w:val="none" w:sz="0" w:space="0" w:color="auto"/>
                                            <w:right w:val="none" w:sz="0" w:space="0" w:color="auto"/>
                                          </w:divBdr>
                                          <w:divsChild>
                                            <w:div w:id="1674259578">
                                              <w:marLeft w:val="0"/>
                                              <w:marRight w:val="0"/>
                                              <w:marTop w:val="0"/>
                                              <w:marBottom w:val="0"/>
                                              <w:divBdr>
                                                <w:top w:val="none" w:sz="0" w:space="0" w:color="auto"/>
                                                <w:left w:val="none" w:sz="0" w:space="0" w:color="auto"/>
                                                <w:bottom w:val="none" w:sz="0" w:space="0" w:color="auto"/>
                                                <w:right w:val="none" w:sz="0" w:space="0" w:color="auto"/>
                                              </w:divBdr>
                                              <w:divsChild>
                                                <w:div w:id="1636566586">
                                                  <w:marLeft w:val="0"/>
                                                  <w:marRight w:val="0"/>
                                                  <w:marTop w:val="0"/>
                                                  <w:marBottom w:val="0"/>
                                                  <w:divBdr>
                                                    <w:top w:val="none" w:sz="0" w:space="0" w:color="auto"/>
                                                    <w:left w:val="none" w:sz="0" w:space="0" w:color="auto"/>
                                                    <w:bottom w:val="none" w:sz="0" w:space="0" w:color="auto"/>
                                                    <w:right w:val="none" w:sz="0" w:space="0" w:color="auto"/>
                                                  </w:divBdr>
                                                  <w:divsChild>
                                                    <w:div w:id="793451000">
                                                      <w:marLeft w:val="0"/>
                                                      <w:marRight w:val="0"/>
                                                      <w:marTop w:val="0"/>
                                                      <w:marBottom w:val="0"/>
                                                      <w:divBdr>
                                                        <w:top w:val="none" w:sz="0" w:space="0" w:color="auto"/>
                                                        <w:left w:val="none" w:sz="0" w:space="0" w:color="auto"/>
                                                        <w:bottom w:val="none" w:sz="0" w:space="0" w:color="auto"/>
                                                        <w:right w:val="none" w:sz="0" w:space="0" w:color="auto"/>
                                                      </w:divBdr>
                                                      <w:divsChild>
                                                        <w:div w:id="8277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0250125">
      <w:bodyDiv w:val="1"/>
      <w:marLeft w:val="0"/>
      <w:marRight w:val="0"/>
      <w:marTop w:val="0"/>
      <w:marBottom w:val="0"/>
      <w:divBdr>
        <w:top w:val="none" w:sz="0" w:space="0" w:color="auto"/>
        <w:left w:val="none" w:sz="0" w:space="0" w:color="auto"/>
        <w:bottom w:val="none" w:sz="0" w:space="0" w:color="auto"/>
        <w:right w:val="none" w:sz="0" w:space="0" w:color="auto"/>
      </w:divBdr>
    </w:div>
    <w:div w:id="1762605352">
      <w:bodyDiv w:val="1"/>
      <w:marLeft w:val="0"/>
      <w:marRight w:val="0"/>
      <w:marTop w:val="0"/>
      <w:marBottom w:val="0"/>
      <w:divBdr>
        <w:top w:val="none" w:sz="0" w:space="0" w:color="auto"/>
        <w:left w:val="none" w:sz="0" w:space="0" w:color="auto"/>
        <w:bottom w:val="none" w:sz="0" w:space="0" w:color="auto"/>
        <w:right w:val="none" w:sz="0" w:space="0" w:color="auto"/>
      </w:divBdr>
    </w:div>
    <w:div w:id="1763526072">
      <w:bodyDiv w:val="1"/>
      <w:marLeft w:val="0"/>
      <w:marRight w:val="0"/>
      <w:marTop w:val="0"/>
      <w:marBottom w:val="0"/>
      <w:divBdr>
        <w:top w:val="none" w:sz="0" w:space="0" w:color="auto"/>
        <w:left w:val="none" w:sz="0" w:space="0" w:color="auto"/>
        <w:bottom w:val="none" w:sz="0" w:space="0" w:color="auto"/>
        <w:right w:val="none" w:sz="0" w:space="0" w:color="auto"/>
      </w:divBdr>
    </w:div>
    <w:div w:id="1769808450">
      <w:bodyDiv w:val="1"/>
      <w:marLeft w:val="0"/>
      <w:marRight w:val="0"/>
      <w:marTop w:val="0"/>
      <w:marBottom w:val="0"/>
      <w:divBdr>
        <w:top w:val="none" w:sz="0" w:space="0" w:color="auto"/>
        <w:left w:val="none" w:sz="0" w:space="0" w:color="auto"/>
        <w:bottom w:val="none" w:sz="0" w:space="0" w:color="auto"/>
        <w:right w:val="none" w:sz="0" w:space="0" w:color="auto"/>
      </w:divBdr>
    </w:div>
    <w:div w:id="1771393257">
      <w:bodyDiv w:val="1"/>
      <w:marLeft w:val="0"/>
      <w:marRight w:val="0"/>
      <w:marTop w:val="0"/>
      <w:marBottom w:val="0"/>
      <w:divBdr>
        <w:top w:val="none" w:sz="0" w:space="0" w:color="auto"/>
        <w:left w:val="none" w:sz="0" w:space="0" w:color="auto"/>
        <w:bottom w:val="none" w:sz="0" w:space="0" w:color="auto"/>
        <w:right w:val="none" w:sz="0" w:space="0" w:color="auto"/>
      </w:divBdr>
      <w:divsChild>
        <w:div w:id="1205605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362093">
      <w:bodyDiv w:val="1"/>
      <w:marLeft w:val="0"/>
      <w:marRight w:val="0"/>
      <w:marTop w:val="0"/>
      <w:marBottom w:val="0"/>
      <w:divBdr>
        <w:top w:val="none" w:sz="0" w:space="0" w:color="auto"/>
        <w:left w:val="none" w:sz="0" w:space="0" w:color="auto"/>
        <w:bottom w:val="none" w:sz="0" w:space="0" w:color="auto"/>
        <w:right w:val="none" w:sz="0" w:space="0" w:color="auto"/>
      </w:divBdr>
    </w:div>
    <w:div w:id="1781072187">
      <w:bodyDiv w:val="1"/>
      <w:marLeft w:val="0"/>
      <w:marRight w:val="0"/>
      <w:marTop w:val="0"/>
      <w:marBottom w:val="0"/>
      <w:divBdr>
        <w:top w:val="none" w:sz="0" w:space="0" w:color="auto"/>
        <w:left w:val="none" w:sz="0" w:space="0" w:color="auto"/>
        <w:bottom w:val="none" w:sz="0" w:space="0" w:color="auto"/>
        <w:right w:val="none" w:sz="0" w:space="0" w:color="auto"/>
      </w:divBdr>
    </w:div>
    <w:div w:id="1787499047">
      <w:bodyDiv w:val="1"/>
      <w:marLeft w:val="0"/>
      <w:marRight w:val="0"/>
      <w:marTop w:val="0"/>
      <w:marBottom w:val="0"/>
      <w:divBdr>
        <w:top w:val="none" w:sz="0" w:space="0" w:color="auto"/>
        <w:left w:val="none" w:sz="0" w:space="0" w:color="auto"/>
        <w:bottom w:val="none" w:sz="0" w:space="0" w:color="auto"/>
        <w:right w:val="none" w:sz="0" w:space="0" w:color="auto"/>
      </w:divBdr>
    </w:div>
    <w:div w:id="1796872014">
      <w:bodyDiv w:val="1"/>
      <w:marLeft w:val="0"/>
      <w:marRight w:val="0"/>
      <w:marTop w:val="0"/>
      <w:marBottom w:val="0"/>
      <w:divBdr>
        <w:top w:val="none" w:sz="0" w:space="0" w:color="auto"/>
        <w:left w:val="none" w:sz="0" w:space="0" w:color="auto"/>
        <w:bottom w:val="none" w:sz="0" w:space="0" w:color="auto"/>
        <w:right w:val="none" w:sz="0" w:space="0" w:color="auto"/>
      </w:divBdr>
    </w:div>
    <w:div w:id="1796944947">
      <w:bodyDiv w:val="1"/>
      <w:marLeft w:val="0"/>
      <w:marRight w:val="0"/>
      <w:marTop w:val="0"/>
      <w:marBottom w:val="0"/>
      <w:divBdr>
        <w:top w:val="none" w:sz="0" w:space="0" w:color="auto"/>
        <w:left w:val="none" w:sz="0" w:space="0" w:color="auto"/>
        <w:bottom w:val="none" w:sz="0" w:space="0" w:color="auto"/>
        <w:right w:val="none" w:sz="0" w:space="0" w:color="auto"/>
      </w:divBdr>
    </w:div>
    <w:div w:id="1799109745">
      <w:bodyDiv w:val="1"/>
      <w:marLeft w:val="0"/>
      <w:marRight w:val="0"/>
      <w:marTop w:val="0"/>
      <w:marBottom w:val="0"/>
      <w:divBdr>
        <w:top w:val="none" w:sz="0" w:space="0" w:color="auto"/>
        <w:left w:val="none" w:sz="0" w:space="0" w:color="auto"/>
        <w:bottom w:val="none" w:sz="0" w:space="0" w:color="auto"/>
        <w:right w:val="none" w:sz="0" w:space="0" w:color="auto"/>
      </w:divBdr>
    </w:div>
    <w:div w:id="1800150354">
      <w:bodyDiv w:val="1"/>
      <w:marLeft w:val="0"/>
      <w:marRight w:val="0"/>
      <w:marTop w:val="0"/>
      <w:marBottom w:val="0"/>
      <w:divBdr>
        <w:top w:val="none" w:sz="0" w:space="0" w:color="auto"/>
        <w:left w:val="none" w:sz="0" w:space="0" w:color="auto"/>
        <w:bottom w:val="none" w:sz="0" w:space="0" w:color="auto"/>
        <w:right w:val="none" w:sz="0" w:space="0" w:color="auto"/>
      </w:divBdr>
    </w:div>
    <w:div w:id="1800493335">
      <w:bodyDiv w:val="1"/>
      <w:marLeft w:val="0"/>
      <w:marRight w:val="0"/>
      <w:marTop w:val="0"/>
      <w:marBottom w:val="0"/>
      <w:divBdr>
        <w:top w:val="none" w:sz="0" w:space="0" w:color="auto"/>
        <w:left w:val="none" w:sz="0" w:space="0" w:color="auto"/>
        <w:bottom w:val="none" w:sz="0" w:space="0" w:color="auto"/>
        <w:right w:val="none" w:sz="0" w:space="0" w:color="auto"/>
      </w:divBdr>
    </w:div>
    <w:div w:id="1802260636">
      <w:bodyDiv w:val="1"/>
      <w:marLeft w:val="0"/>
      <w:marRight w:val="0"/>
      <w:marTop w:val="0"/>
      <w:marBottom w:val="0"/>
      <w:divBdr>
        <w:top w:val="none" w:sz="0" w:space="0" w:color="auto"/>
        <w:left w:val="none" w:sz="0" w:space="0" w:color="auto"/>
        <w:bottom w:val="none" w:sz="0" w:space="0" w:color="auto"/>
        <w:right w:val="none" w:sz="0" w:space="0" w:color="auto"/>
      </w:divBdr>
    </w:div>
    <w:div w:id="1813979073">
      <w:bodyDiv w:val="1"/>
      <w:marLeft w:val="0"/>
      <w:marRight w:val="0"/>
      <w:marTop w:val="0"/>
      <w:marBottom w:val="0"/>
      <w:divBdr>
        <w:top w:val="none" w:sz="0" w:space="0" w:color="auto"/>
        <w:left w:val="none" w:sz="0" w:space="0" w:color="auto"/>
        <w:bottom w:val="none" w:sz="0" w:space="0" w:color="auto"/>
        <w:right w:val="none" w:sz="0" w:space="0" w:color="auto"/>
      </w:divBdr>
    </w:div>
    <w:div w:id="1818493511">
      <w:bodyDiv w:val="1"/>
      <w:marLeft w:val="0"/>
      <w:marRight w:val="0"/>
      <w:marTop w:val="0"/>
      <w:marBottom w:val="0"/>
      <w:divBdr>
        <w:top w:val="none" w:sz="0" w:space="0" w:color="auto"/>
        <w:left w:val="none" w:sz="0" w:space="0" w:color="auto"/>
        <w:bottom w:val="none" w:sz="0" w:space="0" w:color="auto"/>
        <w:right w:val="none" w:sz="0" w:space="0" w:color="auto"/>
      </w:divBdr>
    </w:div>
    <w:div w:id="1818918057">
      <w:bodyDiv w:val="1"/>
      <w:marLeft w:val="0"/>
      <w:marRight w:val="0"/>
      <w:marTop w:val="0"/>
      <w:marBottom w:val="0"/>
      <w:divBdr>
        <w:top w:val="none" w:sz="0" w:space="0" w:color="auto"/>
        <w:left w:val="none" w:sz="0" w:space="0" w:color="auto"/>
        <w:bottom w:val="none" w:sz="0" w:space="0" w:color="auto"/>
        <w:right w:val="none" w:sz="0" w:space="0" w:color="auto"/>
      </w:divBdr>
    </w:div>
    <w:div w:id="1820418298">
      <w:bodyDiv w:val="1"/>
      <w:marLeft w:val="0"/>
      <w:marRight w:val="0"/>
      <w:marTop w:val="0"/>
      <w:marBottom w:val="0"/>
      <w:divBdr>
        <w:top w:val="none" w:sz="0" w:space="0" w:color="auto"/>
        <w:left w:val="none" w:sz="0" w:space="0" w:color="auto"/>
        <w:bottom w:val="none" w:sz="0" w:space="0" w:color="auto"/>
        <w:right w:val="none" w:sz="0" w:space="0" w:color="auto"/>
      </w:divBdr>
    </w:div>
    <w:div w:id="1823234381">
      <w:bodyDiv w:val="1"/>
      <w:marLeft w:val="0"/>
      <w:marRight w:val="0"/>
      <w:marTop w:val="0"/>
      <w:marBottom w:val="0"/>
      <w:divBdr>
        <w:top w:val="none" w:sz="0" w:space="0" w:color="auto"/>
        <w:left w:val="none" w:sz="0" w:space="0" w:color="auto"/>
        <w:bottom w:val="none" w:sz="0" w:space="0" w:color="auto"/>
        <w:right w:val="none" w:sz="0" w:space="0" w:color="auto"/>
      </w:divBdr>
    </w:div>
    <w:div w:id="1833791019">
      <w:bodyDiv w:val="1"/>
      <w:marLeft w:val="0"/>
      <w:marRight w:val="0"/>
      <w:marTop w:val="0"/>
      <w:marBottom w:val="0"/>
      <w:divBdr>
        <w:top w:val="none" w:sz="0" w:space="0" w:color="auto"/>
        <w:left w:val="none" w:sz="0" w:space="0" w:color="auto"/>
        <w:bottom w:val="none" w:sz="0" w:space="0" w:color="auto"/>
        <w:right w:val="none" w:sz="0" w:space="0" w:color="auto"/>
      </w:divBdr>
    </w:div>
    <w:div w:id="1836070543">
      <w:bodyDiv w:val="1"/>
      <w:marLeft w:val="0"/>
      <w:marRight w:val="0"/>
      <w:marTop w:val="0"/>
      <w:marBottom w:val="0"/>
      <w:divBdr>
        <w:top w:val="none" w:sz="0" w:space="0" w:color="auto"/>
        <w:left w:val="none" w:sz="0" w:space="0" w:color="auto"/>
        <w:bottom w:val="none" w:sz="0" w:space="0" w:color="auto"/>
        <w:right w:val="none" w:sz="0" w:space="0" w:color="auto"/>
      </w:divBdr>
    </w:div>
    <w:div w:id="1839037335">
      <w:bodyDiv w:val="1"/>
      <w:marLeft w:val="0"/>
      <w:marRight w:val="0"/>
      <w:marTop w:val="0"/>
      <w:marBottom w:val="0"/>
      <w:divBdr>
        <w:top w:val="none" w:sz="0" w:space="0" w:color="auto"/>
        <w:left w:val="none" w:sz="0" w:space="0" w:color="auto"/>
        <w:bottom w:val="none" w:sz="0" w:space="0" w:color="auto"/>
        <w:right w:val="none" w:sz="0" w:space="0" w:color="auto"/>
      </w:divBdr>
    </w:div>
    <w:div w:id="1842576277">
      <w:bodyDiv w:val="1"/>
      <w:marLeft w:val="0"/>
      <w:marRight w:val="0"/>
      <w:marTop w:val="0"/>
      <w:marBottom w:val="0"/>
      <w:divBdr>
        <w:top w:val="none" w:sz="0" w:space="0" w:color="auto"/>
        <w:left w:val="none" w:sz="0" w:space="0" w:color="auto"/>
        <w:bottom w:val="none" w:sz="0" w:space="0" w:color="auto"/>
        <w:right w:val="none" w:sz="0" w:space="0" w:color="auto"/>
      </w:divBdr>
    </w:div>
    <w:div w:id="1850677652">
      <w:bodyDiv w:val="1"/>
      <w:marLeft w:val="0"/>
      <w:marRight w:val="0"/>
      <w:marTop w:val="0"/>
      <w:marBottom w:val="0"/>
      <w:divBdr>
        <w:top w:val="none" w:sz="0" w:space="0" w:color="auto"/>
        <w:left w:val="none" w:sz="0" w:space="0" w:color="auto"/>
        <w:bottom w:val="none" w:sz="0" w:space="0" w:color="auto"/>
        <w:right w:val="none" w:sz="0" w:space="0" w:color="auto"/>
      </w:divBdr>
    </w:div>
    <w:div w:id="1853180016">
      <w:bodyDiv w:val="1"/>
      <w:marLeft w:val="0"/>
      <w:marRight w:val="0"/>
      <w:marTop w:val="0"/>
      <w:marBottom w:val="0"/>
      <w:divBdr>
        <w:top w:val="none" w:sz="0" w:space="0" w:color="auto"/>
        <w:left w:val="none" w:sz="0" w:space="0" w:color="auto"/>
        <w:bottom w:val="none" w:sz="0" w:space="0" w:color="auto"/>
        <w:right w:val="none" w:sz="0" w:space="0" w:color="auto"/>
      </w:divBdr>
    </w:div>
    <w:div w:id="1854411907">
      <w:bodyDiv w:val="1"/>
      <w:marLeft w:val="0"/>
      <w:marRight w:val="0"/>
      <w:marTop w:val="0"/>
      <w:marBottom w:val="0"/>
      <w:divBdr>
        <w:top w:val="none" w:sz="0" w:space="0" w:color="auto"/>
        <w:left w:val="none" w:sz="0" w:space="0" w:color="auto"/>
        <w:bottom w:val="none" w:sz="0" w:space="0" w:color="auto"/>
        <w:right w:val="none" w:sz="0" w:space="0" w:color="auto"/>
      </w:divBdr>
    </w:div>
    <w:div w:id="1858348481">
      <w:bodyDiv w:val="1"/>
      <w:marLeft w:val="0"/>
      <w:marRight w:val="0"/>
      <w:marTop w:val="0"/>
      <w:marBottom w:val="0"/>
      <w:divBdr>
        <w:top w:val="none" w:sz="0" w:space="0" w:color="auto"/>
        <w:left w:val="none" w:sz="0" w:space="0" w:color="auto"/>
        <w:bottom w:val="none" w:sz="0" w:space="0" w:color="auto"/>
        <w:right w:val="none" w:sz="0" w:space="0" w:color="auto"/>
      </w:divBdr>
    </w:div>
    <w:div w:id="1863129803">
      <w:bodyDiv w:val="1"/>
      <w:marLeft w:val="0"/>
      <w:marRight w:val="0"/>
      <w:marTop w:val="0"/>
      <w:marBottom w:val="0"/>
      <w:divBdr>
        <w:top w:val="none" w:sz="0" w:space="0" w:color="auto"/>
        <w:left w:val="none" w:sz="0" w:space="0" w:color="auto"/>
        <w:bottom w:val="none" w:sz="0" w:space="0" w:color="auto"/>
        <w:right w:val="none" w:sz="0" w:space="0" w:color="auto"/>
      </w:divBdr>
    </w:div>
    <w:div w:id="1867404050">
      <w:bodyDiv w:val="1"/>
      <w:marLeft w:val="0"/>
      <w:marRight w:val="0"/>
      <w:marTop w:val="0"/>
      <w:marBottom w:val="0"/>
      <w:divBdr>
        <w:top w:val="none" w:sz="0" w:space="0" w:color="auto"/>
        <w:left w:val="none" w:sz="0" w:space="0" w:color="auto"/>
        <w:bottom w:val="none" w:sz="0" w:space="0" w:color="auto"/>
        <w:right w:val="none" w:sz="0" w:space="0" w:color="auto"/>
      </w:divBdr>
    </w:div>
    <w:div w:id="1885172108">
      <w:bodyDiv w:val="1"/>
      <w:marLeft w:val="0"/>
      <w:marRight w:val="0"/>
      <w:marTop w:val="0"/>
      <w:marBottom w:val="0"/>
      <w:divBdr>
        <w:top w:val="none" w:sz="0" w:space="0" w:color="auto"/>
        <w:left w:val="none" w:sz="0" w:space="0" w:color="auto"/>
        <w:bottom w:val="none" w:sz="0" w:space="0" w:color="auto"/>
        <w:right w:val="none" w:sz="0" w:space="0" w:color="auto"/>
      </w:divBdr>
    </w:div>
    <w:div w:id="1888640690">
      <w:bodyDiv w:val="1"/>
      <w:marLeft w:val="0"/>
      <w:marRight w:val="0"/>
      <w:marTop w:val="0"/>
      <w:marBottom w:val="0"/>
      <w:divBdr>
        <w:top w:val="none" w:sz="0" w:space="0" w:color="auto"/>
        <w:left w:val="none" w:sz="0" w:space="0" w:color="auto"/>
        <w:bottom w:val="none" w:sz="0" w:space="0" w:color="auto"/>
        <w:right w:val="none" w:sz="0" w:space="0" w:color="auto"/>
      </w:divBdr>
    </w:div>
    <w:div w:id="1890919958">
      <w:bodyDiv w:val="1"/>
      <w:marLeft w:val="0"/>
      <w:marRight w:val="0"/>
      <w:marTop w:val="0"/>
      <w:marBottom w:val="0"/>
      <w:divBdr>
        <w:top w:val="none" w:sz="0" w:space="0" w:color="auto"/>
        <w:left w:val="none" w:sz="0" w:space="0" w:color="auto"/>
        <w:bottom w:val="none" w:sz="0" w:space="0" w:color="auto"/>
        <w:right w:val="none" w:sz="0" w:space="0" w:color="auto"/>
      </w:divBdr>
    </w:div>
    <w:div w:id="1894466548">
      <w:bodyDiv w:val="1"/>
      <w:marLeft w:val="0"/>
      <w:marRight w:val="0"/>
      <w:marTop w:val="0"/>
      <w:marBottom w:val="0"/>
      <w:divBdr>
        <w:top w:val="none" w:sz="0" w:space="0" w:color="auto"/>
        <w:left w:val="none" w:sz="0" w:space="0" w:color="auto"/>
        <w:bottom w:val="none" w:sz="0" w:space="0" w:color="auto"/>
        <w:right w:val="none" w:sz="0" w:space="0" w:color="auto"/>
      </w:divBdr>
    </w:div>
    <w:div w:id="1897013422">
      <w:bodyDiv w:val="1"/>
      <w:marLeft w:val="0"/>
      <w:marRight w:val="0"/>
      <w:marTop w:val="0"/>
      <w:marBottom w:val="0"/>
      <w:divBdr>
        <w:top w:val="none" w:sz="0" w:space="0" w:color="auto"/>
        <w:left w:val="none" w:sz="0" w:space="0" w:color="auto"/>
        <w:bottom w:val="none" w:sz="0" w:space="0" w:color="auto"/>
        <w:right w:val="none" w:sz="0" w:space="0" w:color="auto"/>
      </w:divBdr>
    </w:div>
    <w:div w:id="1898007736">
      <w:bodyDiv w:val="1"/>
      <w:marLeft w:val="0"/>
      <w:marRight w:val="0"/>
      <w:marTop w:val="0"/>
      <w:marBottom w:val="0"/>
      <w:divBdr>
        <w:top w:val="none" w:sz="0" w:space="0" w:color="auto"/>
        <w:left w:val="none" w:sz="0" w:space="0" w:color="auto"/>
        <w:bottom w:val="none" w:sz="0" w:space="0" w:color="auto"/>
        <w:right w:val="none" w:sz="0" w:space="0" w:color="auto"/>
      </w:divBdr>
    </w:div>
    <w:div w:id="1905680783">
      <w:bodyDiv w:val="1"/>
      <w:marLeft w:val="0"/>
      <w:marRight w:val="0"/>
      <w:marTop w:val="0"/>
      <w:marBottom w:val="0"/>
      <w:divBdr>
        <w:top w:val="none" w:sz="0" w:space="0" w:color="auto"/>
        <w:left w:val="none" w:sz="0" w:space="0" w:color="auto"/>
        <w:bottom w:val="none" w:sz="0" w:space="0" w:color="auto"/>
        <w:right w:val="none" w:sz="0" w:space="0" w:color="auto"/>
      </w:divBdr>
    </w:div>
    <w:div w:id="1910453863">
      <w:bodyDiv w:val="1"/>
      <w:marLeft w:val="0"/>
      <w:marRight w:val="0"/>
      <w:marTop w:val="0"/>
      <w:marBottom w:val="0"/>
      <w:divBdr>
        <w:top w:val="none" w:sz="0" w:space="0" w:color="auto"/>
        <w:left w:val="none" w:sz="0" w:space="0" w:color="auto"/>
        <w:bottom w:val="none" w:sz="0" w:space="0" w:color="auto"/>
        <w:right w:val="none" w:sz="0" w:space="0" w:color="auto"/>
      </w:divBdr>
    </w:div>
    <w:div w:id="1915124345">
      <w:bodyDiv w:val="1"/>
      <w:marLeft w:val="0"/>
      <w:marRight w:val="0"/>
      <w:marTop w:val="0"/>
      <w:marBottom w:val="0"/>
      <w:divBdr>
        <w:top w:val="none" w:sz="0" w:space="0" w:color="auto"/>
        <w:left w:val="none" w:sz="0" w:space="0" w:color="auto"/>
        <w:bottom w:val="none" w:sz="0" w:space="0" w:color="auto"/>
        <w:right w:val="none" w:sz="0" w:space="0" w:color="auto"/>
      </w:divBdr>
    </w:div>
    <w:div w:id="1915580345">
      <w:bodyDiv w:val="1"/>
      <w:marLeft w:val="0"/>
      <w:marRight w:val="0"/>
      <w:marTop w:val="0"/>
      <w:marBottom w:val="0"/>
      <w:divBdr>
        <w:top w:val="none" w:sz="0" w:space="0" w:color="auto"/>
        <w:left w:val="none" w:sz="0" w:space="0" w:color="auto"/>
        <w:bottom w:val="none" w:sz="0" w:space="0" w:color="auto"/>
        <w:right w:val="none" w:sz="0" w:space="0" w:color="auto"/>
      </w:divBdr>
    </w:div>
    <w:div w:id="1916815400">
      <w:bodyDiv w:val="1"/>
      <w:marLeft w:val="0"/>
      <w:marRight w:val="0"/>
      <w:marTop w:val="0"/>
      <w:marBottom w:val="0"/>
      <w:divBdr>
        <w:top w:val="none" w:sz="0" w:space="0" w:color="auto"/>
        <w:left w:val="none" w:sz="0" w:space="0" w:color="auto"/>
        <w:bottom w:val="none" w:sz="0" w:space="0" w:color="auto"/>
        <w:right w:val="none" w:sz="0" w:space="0" w:color="auto"/>
      </w:divBdr>
    </w:div>
    <w:div w:id="1919947509">
      <w:bodyDiv w:val="1"/>
      <w:marLeft w:val="0"/>
      <w:marRight w:val="0"/>
      <w:marTop w:val="0"/>
      <w:marBottom w:val="0"/>
      <w:divBdr>
        <w:top w:val="none" w:sz="0" w:space="0" w:color="auto"/>
        <w:left w:val="none" w:sz="0" w:space="0" w:color="auto"/>
        <w:bottom w:val="none" w:sz="0" w:space="0" w:color="auto"/>
        <w:right w:val="none" w:sz="0" w:space="0" w:color="auto"/>
      </w:divBdr>
    </w:div>
    <w:div w:id="1927299948">
      <w:bodyDiv w:val="1"/>
      <w:marLeft w:val="0"/>
      <w:marRight w:val="0"/>
      <w:marTop w:val="0"/>
      <w:marBottom w:val="0"/>
      <w:divBdr>
        <w:top w:val="none" w:sz="0" w:space="0" w:color="auto"/>
        <w:left w:val="none" w:sz="0" w:space="0" w:color="auto"/>
        <w:bottom w:val="none" w:sz="0" w:space="0" w:color="auto"/>
        <w:right w:val="none" w:sz="0" w:space="0" w:color="auto"/>
      </w:divBdr>
    </w:div>
    <w:div w:id="1938559604">
      <w:bodyDiv w:val="1"/>
      <w:marLeft w:val="0"/>
      <w:marRight w:val="0"/>
      <w:marTop w:val="0"/>
      <w:marBottom w:val="0"/>
      <w:divBdr>
        <w:top w:val="none" w:sz="0" w:space="0" w:color="auto"/>
        <w:left w:val="none" w:sz="0" w:space="0" w:color="auto"/>
        <w:bottom w:val="none" w:sz="0" w:space="0" w:color="auto"/>
        <w:right w:val="none" w:sz="0" w:space="0" w:color="auto"/>
      </w:divBdr>
    </w:div>
    <w:div w:id="1940480321">
      <w:bodyDiv w:val="1"/>
      <w:marLeft w:val="0"/>
      <w:marRight w:val="0"/>
      <w:marTop w:val="0"/>
      <w:marBottom w:val="0"/>
      <w:divBdr>
        <w:top w:val="none" w:sz="0" w:space="0" w:color="auto"/>
        <w:left w:val="none" w:sz="0" w:space="0" w:color="auto"/>
        <w:bottom w:val="none" w:sz="0" w:space="0" w:color="auto"/>
        <w:right w:val="none" w:sz="0" w:space="0" w:color="auto"/>
      </w:divBdr>
    </w:div>
    <w:div w:id="1942298724">
      <w:bodyDiv w:val="1"/>
      <w:marLeft w:val="0"/>
      <w:marRight w:val="0"/>
      <w:marTop w:val="0"/>
      <w:marBottom w:val="0"/>
      <w:divBdr>
        <w:top w:val="none" w:sz="0" w:space="0" w:color="auto"/>
        <w:left w:val="none" w:sz="0" w:space="0" w:color="auto"/>
        <w:bottom w:val="none" w:sz="0" w:space="0" w:color="auto"/>
        <w:right w:val="none" w:sz="0" w:space="0" w:color="auto"/>
      </w:divBdr>
    </w:div>
    <w:div w:id="1943683125">
      <w:bodyDiv w:val="1"/>
      <w:marLeft w:val="0"/>
      <w:marRight w:val="0"/>
      <w:marTop w:val="0"/>
      <w:marBottom w:val="0"/>
      <w:divBdr>
        <w:top w:val="none" w:sz="0" w:space="0" w:color="auto"/>
        <w:left w:val="none" w:sz="0" w:space="0" w:color="auto"/>
        <w:bottom w:val="none" w:sz="0" w:space="0" w:color="auto"/>
        <w:right w:val="none" w:sz="0" w:space="0" w:color="auto"/>
      </w:divBdr>
      <w:divsChild>
        <w:div w:id="51852898">
          <w:marLeft w:val="0"/>
          <w:marRight w:val="0"/>
          <w:marTop w:val="0"/>
          <w:marBottom w:val="0"/>
          <w:divBdr>
            <w:top w:val="none" w:sz="0" w:space="0" w:color="auto"/>
            <w:left w:val="none" w:sz="0" w:space="0" w:color="auto"/>
            <w:bottom w:val="none" w:sz="0" w:space="0" w:color="auto"/>
            <w:right w:val="none" w:sz="0" w:space="0" w:color="auto"/>
          </w:divBdr>
        </w:div>
      </w:divsChild>
    </w:div>
    <w:div w:id="1952980261">
      <w:bodyDiv w:val="1"/>
      <w:marLeft w:val="0"/>
      <w:marRight w:val="0"/>
      <w:marTop w:val="0"/>
      <w:marBottom w:val="0"/>
      <w:divBdr>
        <w:top w:val="none" w:sz="0" w:space="0" w:color="auto"/>
        <w:left w:val="none" w:sz="0" w:space="0" w:color="auto"/>
        <w:bottom w:val="none" w:sz="0" w:space="0" w:color="auto"/>
        <w:right w:val="none" w:sz="0" w:space="0" w:color="auto"/>
      </w:divBdr>
    </w:div>
    <w:div w:id="1964730259">
      <w:bodyDiv w:val="1"/>
      <w:marLeft w:val="0"/>
      <w:marRight w:val="0"/>
      <w:marTop w:val="0"/>
      <w:marBottom w:val="0"/>
      <w:divBdr>
        <w:top w:val="none" w:sz="0" w:space="0" w:color="auto"/>
        <w:left w:val="none" w:sz="0" w:space="0" w:color="auto"/>
        <w:bottom w:val="none" w:sz="0" w:space="0" w:color="auto"/>
        <w:right w:val="none" w:sz="0" w:space="0" w:color="auto"/>
      </w:divBdr>
    </w:div>
    <w:div w:id="1964772750">
      <w:bodyDiv w:val="1"/>
      <w:marLeft w:val="0"/>
      <w:marRight w:val="0"/>
      <w:marTop w:val="0"/>
      <w:marBottom w:val="0"/>
      <w:divBdr>
        <w:top w:val="none" w:sz="0" w:space="0" w:color="auto"/>
        <w:left w:val="none" w:sz="0" w:space="0" w:color="auto"/>
        <w:bottom w:val="none" w:sz="0" w:space="0" w:color="auto"/>
        <w:right w:val="none" w:sz="0" w:space="0" w:color="auto"/>
      </w:divBdr>
    </w:div>
    <w:div w:id="1965500737">
      <w:bodyDiv w:val="1"/>
      <w:marLeft w:val="0"/>
      <w:marRight w:val="0"/>
      <w:marTop w:val="0"/>
      <w:marBottom w:val="0"/>
      <w:divBdr>
        <w:top w:val="none" w:sz="0" w:space="0" w:color="auto"/>
        <w:left w:val="none" w:sz="0" w:space="0" w:color="auto"/>
        <w:bottom w:val="none" w:sz="0" w:space="0" w:color="auto"/>
        <w:right w:val="none" w:sz="0" w:space="0" w:color="auto"/>
      </w:divBdr>
    </w:div>
    <w:div w:id="1976062807">
      <w:bodyDiv w:val="1"/>
      <w:marLeft w:val="0"/>
      <w:marRight w:val="0"/>
      <w:marTop w:val="0"/>
      <w:marBottom w:val="0"/>
      <w:divBdr>
        <w:top w:val="none" w:sz="0" w:space="0" w:color="auto"/>
        <w:left w:val="none" w:sz="0" w:space="0" w:color="auto"/>
        <w:bottom w:val="none" w:sz="0" w:space="0" w:color="auto"/>
        <w:right w:val="none" w:sz="0" w:space="0" w:color="auto"/>
      </w:divBdr>
    </w:div>
    <w:div w:id="1986466536">
      <w:bodyDiv w:val="1"/>
      <w:marLeft w:val="0"/>
      <w:marRight w:val="0"/>
      <w:marTop w:val="0"/>
      <w:marBottom w:val="0"/>
      <w:divBdr>
        <w:top w:val="none" w:sz="0" w:space="0" w:color="auto"/>
        <w:left w:val="none" w:sz="0" w:space="0" w:color="auto"/>
        <w:bottom w:val="none" w:sz="0" w:space="0" w:color="auto"/>
        <w:right w:val="none" w:sz="0" w:space="0" w:color="auto"/>
      </w:divBdr>
    </w:div>
    <w:div w:id="1986546635">
      <w:bodyDiv w:val="1"/>
      <w:marLeft w:val="0"/>
      <w:marRight w:val="0"/>
      <w:marTop w:val="0"/>
      <w:marBottom w:val="0"/>
      <w:divBdr>
        <w:top w:val="none" w:sz="0" w:space="0" w:color="auto"/>
        <w:left w:val="none" w:sz="0" w:space="0" w:color="auto"/>
        <w:bottom w:val="none" w:sz="0" w:space="0" w:color="auto"/>
        <w:right w:val="none" w:sz="0" w:space="0" w:color="auto"/>
      </w:divBdr>
    </w:div>
    <w:div w:id="1987316545">
      <w:bodyDiv w:val="1"/>
      <w:marLeft w:val="0"/>
      <w:marRight w:val="0"/>
      <w:marTop w:val="0"/>
      <w:marBottom w:val="0"/>
      <w:divBdr>
        <w:top w:val="none" w:sz="0" w:space="0" w:color="auto"/>
        <w:left w:val="none" w:sz="0" w:space="0" w:color="auto"/>
        <w:bottom w:val="none" w:sz="0" w:space="0" w:color="auto"/>
        <w:right w:val="none" w:sz="0" w:space="0" w:color="auto"/>
      </w:divBdr>
    </w:div>
    <w:div w:id="2000502556">
      <w:bodyDiv w:val="1"/>
      <w:marLeft w:val="0"/>
      <w:marRight w:val="0"/>
      <w:marTop w:val="0"/>
      <w:marBottom w:val="0"/>
      <w:divBdr>
        <w:top w:val="none" w:sz="0" w:space="0" w:color="auto"/>
        <w:left w:val="none" w:sz="0" w:space="0" w:color="auto"/>
        <w:bottom w:val="none" w:sz="0" w:space="0" w:color="auto"/>
        <w:right w:val="none" w:sz="0" w:space="0" w:color="auto"/>
      </w:divBdr>
    </w:div>
    <w:div w:id="2001695894">
      <w:bodyDiv w:val="1"/>
      <w:marLeft w:val="0"/>
      <w:marRight w:val="0"/>
      <w:marTop w:val="0"/>
      <w:marBottom w:val="0"/>
      <w:divBdr>
        <w:top w:val="none" w:sz="0" w:space="0" w:color="auto"/>
        <w:left w:val="none" w:sz="0" w:space="0" w:color="auto"/>
        <w:bottom w:val="none" w:sz="0" w:space="0" w:color="auto"/>
        <w:right w:val="none" w:sz="0" w:space="0" w:color="auto"/>
      </w:divBdr>
    </w:div>
    <w:div w:id="2001881314">
      <w:bodyDiv w:val="1"/>
      <w:marLeft w:val="0"/>
      <w:marRight w:val="0"/>
      <w:marTop w:val="0"/>
      <w:marBottom w:val="0"/>
      <w:divBdr>
        <w:top w:val="none" w:sz="0" w:space="0" w:color="auto"/>
        <w:left w:val="none" w:sz="0" w:space="0" w:color="auto"/>
        <w:bottom w:val="none" w:sz="0" w:space="0" w:color="auto"/>
        <w:right w:val="none" w:sz="0" w:space="0" w:color="auto"/>
      </w:divBdr>
    </w:div>
    <w:div w:id="2003269649">
      <w:bodyDiv w:val="1"/>
      <w:marLeft w:val="0"/>
      <w:marRight w:val="0"/>
      <w:marTop w:val="0"/>
      <w:marBottom w:val="0"/>
      <w:divBdr>
        <w:top w:val="none" w:sz="0" w:space="0" w:color="auto"/>
        <w:left w:val="none" w:sz="0" w:space="0" w:color="auto"/>
        <w:bottom w:val="none" w:sz="0" w:space="0" w:color="auto"/>
        <w:right w:val="none" w:sz="0" w:space="0" w:color="auto"/>
      </w:divBdr>
    </w:div>
    <w:div w:id="2016491045">
      <w:bodyDiv w:val="1"/>
      <w:marLeft w:val="0"/>
      <w:marRight w:val="0"/>
      <w:marTop w:val="0"/>
      <w:marBottom w:val="0"/>
      <w:divBdr>
        <w:top w:val="none" w:sz="0" w:space="0" w:color="auto"/>
        <w:left w:val="none" w:sz="0" w:space="0" w:color="auto"/>
        <w:bottom w:val="none" w:sz="0" w:space="0" w:color="auto"/>
        <w:right w:val="none" w:sz="0" w:space="0" w:color="auto"/>
      </w:divBdr>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022971555">
      <w:bodyDiv w:val="1"/>
      <w:marLeft w:val="0"/>
      <w:marRight w:val="0"/>
      <w:marTop w:val="0"/>
      <w:marBottom w:val="0"/>
      <w:divBdr>
        <w:top w:val="none" w:sz="0" w:space="0" w:color="auto"/>
        <w:left w:val="none" w:sz="0" w:space="0" w:color="auto"/>
        <w:bottom w:val="none" w:sz="0" w:space="0" w:color="auto"/>
        <w:right w:val="none" w:sz="0" w:space="0" w:color="auto"/>
      </w:divBdr>
    </w:div>
    <w:div w:id="2023966699">
      <w:bodyDiv w:val="1"/>
      <w:marLeft w:val="0"/>
      <w:marRight w:val="0"/>
      <w:marTop w:val="0"/>
      <w:marBottom w:val="0"/>
      <w:divBdr>
        <w:top w:val="none" w:sz="0" w:space="0" w:color="auto"/>
        <w:left w:val="none" w:sz="0" w:space="0" w:color="auto"/>
        <w:bottom w:val="none" w:sz="0" w:space="0" w:color="auto"/>
        <w:right w:val="none" w:sz="0" w:space="0" w:color="auto"/>
      </w:divBdr>
    </w:div>
    <w:div w:id="2024934903">
      <w:bodyDiv w:val="1"/>
      <w:marLeft w:val="0"/>
      <w:marRight w:val="0"/>
      <w:marTop w:val="0"/>
      <w:marBottom w:val="0"/>
      <w:divBdr>
        <w:top w:val="none" w:sz="0" w:space="0" w:color="auto"/>
        <w:left w:val="none" w:sz="0" w:space="0" w:color="auto"/>
        <w:bottom w:val="none" w:sz="0" w:space="0" w:color="auto"/>
        <w:right w:val="none" w:sz="0" w:space="0" w:color="auto"/>
      </w:divBdr>
    </w:div>
    <w:div w:id="2027976616">
      <w:bodyDiv w:val="1"/>
      <w:marLeft w:val="0"/>
      <w:marRight w:val="0"/>
      <w:marTop w:val="0"/>
      <w:marBottom w:val="0"/>
      <w:divBdr>
        <w:top w:val="none" w:sz="0" w:space="0" w:color="auto"/>
        <w:left w:val="none" w:sz="0" w:space="0" w:color="auto"/>
        <w:bottom w:val="none" w:sz="0" w:space="0" w:color="auto"/>
        <w:right w:val="none" w:sz="0" w:space="0" w:color="auto"/>
      </w:divBdr>
    </w:div>
    <w:div w:id="2031299306">
      <w:bodyDiv w:val="1"/>
      <w:marLeft w:val="0"/>
      <w:marRight w:val="0"/>
      <w:marTop w:val="0"/>
      <w:marBottom w:val="0"/>
      <w:divBdr>
        <w:top w:val="none" w:sz="0" w:space="0" w:color="auto"/>
        <w:left w:val="none" w:sz="0" w:space="0" w:color="auto"/>
        <w:bottom w:val="none" w:sz="0" w:space="0" w:color="auto"/>
        <w:right w:val="none" w:sz="0" w:space="0" w:color="auto"/>
      </w:divBdr>
    </w:div>
    <w:div w:id="2032559723">
      <w:bodyDiv w:val="1"/>
      <w:marLeft w:val="0"/>
      <w:marRight w:val="0"/>
      <w:marTop w:val="0"/>
      <w:marBottom w:val="0"/>
      <w:divBdr>
        <w:top w:val="none" w:sz="0" w:space="0" w:color="auto"/>
        <w:left w:val="none" w:sz="0" w:space="0" w:color="auto"/>
        <w:bottom w:val="none" w:sz="0" w:space="0" w:color="auto"/>
        <w:right w:val="none" w:sz="0" w:space="0" w:color="auto"/>
      </w:divBdr>
    </w:div>
    <w:div w:id="2034576142">
      <w:bodyDiv w:val="1"/>
      <w:marLeft w:val="0"/>
      <w:marRight w:val="0"/>
      <w:marTop w:val="0"/>
      <w:marBottom w:val="0"/>
      <w:divBdr>
        <w:top w:val="none" w:sz="0" w:space="0" w:color="auto"/>
        <w:left w:val="none" w:sz="0" w:space="0" w:color="auto"/>
        <w:bottom w:val="none" w:sz="0" w:space="0" w:color="auto"/>
        <w:right w:val="none" w:sz="0" w:space="0" w:color="auto"/>
      </w:divBdr>
    </w:div>
    <w:div w:id="2035155372">
      <w:bodyDiv w:val="1"/>
      <w:marLeft w:val="0"/>
      <w:marRight w:val="0"/>
      <w:marTop w:val="0"/>
      <w:marBottom w:val="0"/>
      <w:divBdr>
        <w:top w:val="none" w:sz="0" w:space="0" w:color="auto"/>
        <w:left w:val="none" w:sz="0" w:space="0" w:color="auto"/>
        <w:bottom w:val="none" w:sz="0" w:space="0" w:color="auto"/>
        <w:right w:val="none" w:sz="0" w:space="0" w:color="auto"/>
      </w:divBdr>
    </w:div>
    <w:div w:id="2035643030">
      <w:bodyDiv w:val="1"/>
      <w:marLeft w:val="0"/>
      <w:marRight w:val="0"/>
      <w:marTop w:val="0"/>
      <w:marBottom w:val="0"/>
      <w:divBdr>
        <w:top w:val="none" w:sz="0" w:space="0" w:color="auto"/>
        <w:left w:val="none" w:sz="0" w:space="0" w:color="auto"/>
        <w:bottom w:val="none" w:sz="0" w:space="0" w:color="auto"/>
        <w:right w:val="none" w:sz="0" w:space="0" w:color="auto"/>
      </w:divBdr>
    </w:div>
    <w:div w:id="2037585342">
      <w:bodyDiv w:val="1"/>
      <w:marLeft w:val="0"/>
      <w:marRight w:val="0"/>
      <w:marTop w:val="0"/>
      <w:marBottom w:val="0"/>
      <w:divBdr>
        <w:top w:val="none" w:sz="0" w:space="0" w:color="auto"/>
        <w:left w:val="none" w:sz="0" w:space="0" w:color="auto"/>
        <w:bottom w:val="none" w:sz="0" w:space="0" w:color="auto"/>
        <w:right w:val="none" w:sz="0" w:space="0" w:color="auto"/>
      </w:divBdr>
      <w:divsChild>
        <w:div w:id="53698099">
          <w:marLeft w:val="0"/>
          <w:marRight w:val="0"/>
          <w:marTop w:val="0"/>
          <w:marBottom w:val="0"/>
          <w:divBdr>
            <w:top w:val="none" w:sz="0" w:space="0" w:color="auto"/>
            <w:left w:val="none" w:sz="0" w:space="0" w:color="auto"/>
            <w:bottom w:val="none" w:sz="0" w:space="0" w:color="auto"/>
            <w:right w:val="none" w:sz="0" w:space="0" w:color="auto"/>
          </w:divBdr>
          <w:divsChild>
            <w:div w:id="1159270688">
              <w:marLeft w:val="0"/>
              <w:marRight w:val="0"/>
              <w:marTop w:val="0"/>
              <w:marBottom w:val="0"/>
              <w:divBdr>
                <w:top w:val="none" w:sz="0" w:space="0" w:color="auto"/>
                <w:left w:val="none" w:sz="0" w:space="0" w:color="auto"/>
                <w:bottom w:val="none" w:sz="0" w:space="0" w:color="auto"/>
                <w:right w:val="none" w:sz="0" w:space="0" w:color="auto"/>
              </w:divBdr>
              <w:divsChild>
                <w:div w:id="173036588">
                  <w:marLeft w:val="0"/>
                  <w:marRight w:val="0"/>
                  <w:marTop w:val="0"/>
                  <w:marBottom w:val="0"/>
                  <w:divBdr>
                    <w:top w:val="none" w:sz="0" w:space="0" w:color="auto"/>
                    <w:left w:val="none" w:sz="0" w:space="0" w:color="auto"/>
                    <w:bottom w:val="none" w:sz="0" w:space="0" w:color="auto"/>
                    <w:right w:val="none" w:sz="0" w:space="0" w:color="auto"/>
                  </w:divBdr>
                  <w:divsChild>
                    <w:div w:id="2032606867">
                      <w:marLeft w:val="0"/>
                      <w:marRight w:val="0"/>
                      <w:marTop w:val="0"/>
                      <w:marBottom w:val="0"/>
                      <w:divBdr>
                        <w:top w:val="none" w:sz="0" w:space="0" w:color="auto"/>
                        <w:left w:val="none" w:sz="0" w:space="0" w:color="auto"/>
                        <w:bottom w:val="none" w:sz="0" w:space="0" w:color="auto"/>
                        <w:right w:val="none" w:sz="0" w:space="0" w:color="auto"/>
                      </w:divBdr>
                      <w:divsChild>
                        <w:div w:id="163522075">
                          <w:marLeft w:val="0"/>
                          <w:marRight w:val="0"/>
                          <w:marTop w:val="0"/>
                          <w:marBottom w:val="0"/>
                          <w:divBdr>
                            <w:top w:val="none" w:sz="0" w:space="0" w:color="auto"/>
                            <w:left w:val="none" w:sz="0" w:space="0" w:color="auto"/>
                            <w:bottom w:val="none" w:sz="0" w:space="0" w:color="auto"/>
                            <w:right w:val="none" w:sz="0" w:space="0" w:color="auto"/>
                          </w:divBdr>
                          <w:divsChild>
                            <w:div w:id="2139182847">
                              <w:marLeft w:val="0"/>
                              <w:marRight w:val="0"/>
                              <w:marTop w:val="0"/>
                              <w:marBottom w:val="0"/>
                              <w:divBdr>
                                <w:top w:val="none" w:sz="0" w:space="0" w:color="auto"/>
                                <w:left w:val="none" w:sz="0" w:space="0" w:color="auto"/>
                                <w:bottom w:val="none" w:sz="0" w:space="0" w:color="auto"/>
                                <w:right w:val="none" w:sz="0" w:space="0" w:color="auto"/>
                              </w:divBdr>
                              <w:divsChild>
                                <w:div w:id="1057895117">
                                  <w:marLeft w:val="0"/>
                                  <w:marRight w:val="0"/>
                                  <w:marTop w:val="0"/>
                                  <w:marBottom w:val="0"/>
                                  <w:divBdr>
                                    <w:top w:val="none" w:sz="0" w:space="0" w:color="auto"/>
                                    <w:left w:val="none" w:sz="0" w:space="0" w:color="auto"/>
                                    <w:bottom w:val="none" w:sz="0" w:space="0" w:color="auto"/>
                                    <w:right w:val="none" w:sz="0" w:space="0" w:color="auto"/>
                                  </w:divBdr>
                                  <w:divsChild>
                                    <w:div w:id="183834787">
                                      <w:marLeft w:val="0"/>
                                      <w:marRight w:val="0"/>
                                      <w:marTop w:val="0"/>
                                      <w:marBottom w:val="0"/>
                                      <w:divBdr>
                                        <w:top w:val="none" w:sz="0" w:space="0" w:color="auto"/>
                                        <w:left w:val="none" w:sz="0" w:space="0" w:color="auto"/>
                                        <w:bottom w:val="none" w:sz="0" w:space="0" w:color="auto"/>
                                        <w:right w:val="none" w:sz="0" w:space="0" w:color="auto"/>
                                      </w:divBdr>
                                      <w:divsChild>
                                        <w:div w:id="37975615">
                                          <w:marLeft w:val="0"/>
                                          <w:marRight w:val="0"/>
                                          <w:marTop w:val="0"/>
                                          <w:marBottom w:val="0"/>
                                          <w:divBdr>
                                            <w:top w:val="none" w:sz="0" w:space="0" w:color="auto"/>
                                            <w:left w:val="none" w:sz="0" w:space="0" w:color="auto"/>
                                            <w:bottom w:val="none" w:sz="0" w:space="0" w:color="auto"/>
                                            <w:right w:val="none" w:sz="0" w:space="0" w:color="auto"/>
                                          </w:divBdr>
                                          <w:divsChild>
                                            <w:div w:id="338310731">
                                              <w:marLeft w:val="0"/>
                                              <w:marRight w:val="0"/>
                                              <w:marTop w:val="0"/>
                                              <w:marBottom w:val="0"/>
                                              <w:divBdr>
                                                <w:top w:val="none" w:sz="0" w:space="0" w:color="auto"/>
                                                <w:left w:val="none" w:sz="0" w:space="0" w:color="auto"/>
                                                <w:bottom w:val="none" w:sz="0" w:space="0" w:color="auto"/>
                                                <w:right w:val="none" w:sz="0" w:space="0" w:color="auto"/>
                                              </w:divBdr>
                                              <w:divsChild>
                                                <w:div w:id="885796971">
                                                  <w:marLeft w:val="0"/>
                                                  <w:marRight w:val="0"/>
                                                  <w:marTop w:val="0"/>
                                                  <w:marBottom w:val="0"/>
                                                  <w:divBdr>
                                                    <w:top w:val="none" w:sz="0" w:space="0" w:color="auto"/>
                                                    <w:left w:val="none" w:sz="0" w:space="0" w:color="auto"/>
                                                    <w:bottom w:val="none" w:sz="0" w:space="0" w:color="auto"/>
                                                    <w:right w:val="none" w:sz="0" w:space="0" w:color="auto"/>
                                                  </w:divBdr>
                                                  <w:divsChild>
                                                    <w:div w:id="546526595">
                                                      <w:marLeft w:val="0"/>
                                                      <w:marRight w:val="0"/>
                                                      <w:marTop w:val="0"/>
                                                      <w:marBottom w:val="0"/>
                                                      <w:divBdr>
                                                        <w:top w:val="none" w:sz="0" w:space="0" w:color="auto"/>
                                                        <w:left w:val="none" w:sz="0" w:space="0" w:color="auto"/>
                                                        <w:bottom w:val="none" w:sz="0" w:space="0" w:color="auto"/>
                                                        <w:right w:val="none" w:sz="0" w:space="0" w:color="auto"/>
                                                      </w:divBdr>
                                                      <w:divsChild>
                                                        <w:div w:id="3684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1733814">
      <w:bodyDiv w:val="1"/>
      <w:marLeft w:val="0"/>
      <w:marRight w:val="0"/>
      <w:marTop w:val="0"/>
      <w:marBottom w:val="0"/>
      <w:divBdr>
        <w:top w:val="none" w:sz="0" w:space="0" w:color="auto"/>
        <w:left w:val="none" w:sz="0" w:space="0" w:color="auto"/>
        <w:bottom w:val="none" w:sz="0" w:space="0" w:color="auto"/>
        <w:right w:val="none" w:sz="0" w:space="0" w:color="auto"/>
      </w:divBdr>
    </w:div>
    <w:div w:id="2042127987">
      <w:bodyDiv w:val="1"/>
      <w:marLeft w:val="0"/>
      <w:marRight w:val="0"/>
      <w:marTop w:val="0"/>
      <w:marBottom w:val="0"/>
      <w:divBdr>
        <w:top w:val="none" w:sz="0" w:space="0" w:color="auto"/>
        <w:left w:val="none" w:sz="0" w:space="0" w:color="auto"/>
        <w:bottom w:val="none" w:sz="0" w:space="0" w:color="auto"/>
        <w:right w:val="none" w:sz="0" w:space="0" w:color="auto"/>
      </w:divBdr>
    </w:div>
    <w:div w:id="2042973003">
      <w:bodyDiv w:val="1"/>
      <w:marLeft w:val="0"/>
      <w:marRight w:val="0"/>
      <w:marTop w:val="0"/>
      <w:marBottom w:val="0"/>
      <w:divBdr>
        <w:top w:val="none" w:sz="0" w:space="0" w:color="auto"/>
        <w:left w:val="none" w:sz="0" w:space="0" w:color="auto"/>
        <w:bottom w:val="none" w:sz="0" w:space="0" w:color="auto"/>
        <w:right w:val="none" w:sz="0" w:space="0" w:color="auto"/>
      </w:divBdr>
    </w:div>
    <w:div w:id="2043095289">
      <w:bodyDiv w:val="1"/>
      <w:marLeft w:val="0"/>
      <w:marRight w:val="0"/>
      <w:marTop w:val="0"/>
      <w:marBottom w:val="0"/>
      <w:divBdr>
        <w:top w:val="none" w:sz="0" w:space="0" w:color="auto"/>
        <w:left w:val="none" w:sz="0" w:space="0" w:color="auto"/>
        <w:bottom w:val="none" w:sz="0" w:space="0" w:color="auto"/>
        <w:right w:val="none" w:sz="0" w:space="0" w:color="auto"/>
      </w:divBdr>
    </w:div>
    <w:div w:id="2044088127">
      <w:bodyDiv w:val="1"/>
      <w:marLeft w:val="0"/>
      <w:marRight w:val="0"/>
      <w:marTop w:val="0"/>
      <w:marBottom w:val="0"/>
      <w:divBdr>
        <w:top w:val="none" w:sz="0" w:space="0" w:color="auto"/>
        <w:left w:val="none" w:sz="0" w:space="0" w:color="auto"/>
        <w:bottom w:val="none" w:sz="0" w:space="0" w:color="auto"/>
        <w:right w:val="none" w:sz="0" w:space="0" w:color="auto"/>
      </w:divBdr>
    </w:div>
    <w:div w:id="2044357915">
      <w:bodyDiv w:val="1"/>
      <w:marLeft w:val="0"/>
      <w:marRight w:val="0"/>
      <w:marTop w:val="0"/>
      <w:marBottom w:val="0"/>
      <w:divBdr>
        <w:top w:val="none" w:sz="0" w:space="0" w:color="auto"/>
        <w:left w:val="none" w:sz="0" w:space="0" w:color="auto"/>
        <w:bottom w:val="none" w:sz="0" w:space="0" w:color="auto"/>
        <w:right w:val="none" w:sz="0" w:space="0" w:color="auto"/>
      </w:divBdr>
    </w:div>
    <w:div w:id="2048218333">
      <w:bodyDiv w:val="1"/>
      <w:marLeft w:val="0"/>
      <w:marRight w:val="0"/>
      <w:marTop w:val="0"/>
      <w:marBottom w:val="0"/>
      <w:divBdr>
        <w:top w:val="none" w:sz="0" w:space="0" w:color="auto"/>
        <w:left w:val="none" w:sz="0" w:space="0" w:color="auto"/>
        <w:bottom w:val="none" w:sz="0" w:space="0" w:color="auto"/>
        <w:right w:val="none" w:sz="0" w:space="0" w:color="auto"/>
      </w:divBdr>
    </w:div>
    <w:div w:id="2049527148">
      <w:bodyDiv w:val="1"/>
      <w:marLeft w:val="0"/>
      <w:marRight w:val="0"/>
      <w:marTop w:val="0"/>
      <w:marBottom w:val="0"/>
      <w:divBdr>
        <w:top w:val="none" w:sz="0" w:space="0" w:color="auto"/>
        <w:left w:val="none" w:sz="0" w:space="0" w:color="auto"/>
        <w:bottom w:val="none" w:sz="0" w:space="0" w:color="auto"/>
        <w:right w:val="none" w:sz="0" w:space="0" w:color="auto"/>
      </w:divBdr>
    </w:div>
    <w:div w:id="2052807192">
      <w:bodyDiv w:val="1"/>
      <w:marLeft w:val="0"/>
      <w:marRight w:val="0"/>
      <w:marTop w:val="0"/>
      <w:marBottom w:val="0"/>
      <w:divBdr>
        <w:top w:val="none" w:sz="0" w:space="0" w:color="auto"/>
        <w:left w:val="none" w:sz="0" w:space="0" w:color="auto"/>
        <w:bottom w:val="none" w:sz="0" w:space="0" w:color="auto"/>
        <w:right w:val="none" w:sz="0" w:space="0" w:color="auto"/>
      </w:divBdr>
    </w:div>
    <w:div w:id="2055234898">
      <w:bodyDiv w:val="1"/>
      <w:marLeft w:val="0"/>
      <w:marRight w:val="0"/>
      <w:marTop w:val="0"/>
      <w:marBottom w:val="0"/>
      <w:divBdr>
        <w:top w:val="none" w:sz="0" w:space="0" w:color="auto"/>
        <w:left w:val="none" w:sz="0" w:space="0" w:color="auto"/>
        <w:bottom w:val="none" w:sz="0" w:space="0" w:color="auto"/>
        <w:right w:val="none" w:sz="0" w:space="0" w:color="auto"/>
      </w:divBdr>
    </w:div>
    <w:div w:id="2057505899">
      <w:bodyDiv w:val="1"/>
      <w:marLeft w:val="0"/>
      <w:marRight w:val="0"/>
      <w:marTop w:val="0"/>
      <w:marBottom w:val="0"/>
      <w:divBdr>
        <w:top w:val="none" w:sz="0" w:space="0" w:color="auto"/>
        <w:left w:val="none" w:sz="0" w:space="0" w:color="auto"/>
        <w:bottom w:val="none" w:sz="0" w:space="0" w:color="auto"/>
        <w:right w:val="none" w:sz="0" w:space="0" w:color="auto"/>
      </w:divBdr>
    </w:div>
    <w:div w:id="2059040398">
      <w:bodyDiv w:val="1"/>
      <w:marLeft w:val="0"/>
      <w:marRight w:val="0"/>
      <w:marTop w:val="0"/>
      <w:marBottom w:val="0"/>
      <w:divBdr>
        <w:top w:val="none" w:sz="0" w:space="0" w:color="auto"/>
        <w:left w:val="none" w:sz="0" w:space="0" w:color="auto"/>
        <w:bottom w:val="none" w:sz="0" w:space="0" w:color="auto"/>
        <w:right w:val="none" w:sz="0" w:space="0" w:color="auto"/>
      </w:divBdr>
    </w:div>
    <w:div w:id="2062287752">
      <w:bodyDiv w:val="1"/>
      <w:marLeft w:val="0"/>
      <w:marRight w:val="0"/>
      <w:marTop w:val="0"/>
      <w:marBottom w:val="0"/>
      <w:divBdr>
        <w:top w:val="none" w:sz="0" w:space="0" w:color="auto"/>
        <w:left w:val="none" w:sz="0" w:space="0" w:color="auto"/>
        <w:bottom w:val="none" w:sz="0" w:space="0" w:color="auto"/>
        <w:right w:val="none" w:sz="0" w:space="0" w:color="auto"/>
      </w:divBdr>
    </w:div>
    <w:div w:id="2066682506">
      <w:bodyDiv w:val="1"/>
      <w:marLeft w:val="0"/>
      <w:marRight w:val="0"/>
      <w:marTop w:val="0"/>
      <w:marBottom w:val="0"/>
      <w:divBdr>
        <w:top w:val="none" w:sz="0" w:space="0" w:color="auto"/>
        <w:left w:val="none" w:sz="0" w:space="0" w:color="auto"/>
        <w:bottom w:val="none" w:sz="0" w:space="0" w:color="auto"/>
        <w:right w:val="none" w:sz="0" w:space="0" w:color="auto"/>
      </w:divBdr>
    </w:div>
    <w:div w:id="2079668867">
      <w:bodyDiv w:val="1"/>
      <w:marLeft w:val="0"/>
      <w:marRight w:val="0"/>
      <w:marTop w:val="0"/>
      <w:marBottom w:val="0"/>
      <w:divBdr>
        <w:top w:val="none" w:sz="0" w:space="0" w:color="auto"/>
        <w:left w:val="none" w:sz="0" w:space="0" w:color="auto"/>
        <w:bottom w:val="none" w:sz="0" w:space="0" w:color="auto"/>
        <w:right w:val="none" w:sz="0" w:space="0" w:color="auto"/>
      </w:divBdr>
    </w:div>
    <w:div w:id="2085177081">
      <w:bodyDiv w:val="1"/>
      <w:marLeft w:val="0"/>
      <w:marRight w:val="0"/>
      <w:marTop w:val="0"/>
      <w:marBottom w:val="0"/>
      <w:divBdr>
        <w:top w:val="none" w:sz="0" w:space="0" w:color="auto"/>
        <w:left w:val="none" w:sz="0" w:space="0" w:color="auto"/>
        <w:bottom w:val="none" w:sz="0" w:space="0" w:color="auto"/>
        <w:right w:val="none" w:sz="0" w:space="0" w:color="auto"/>
      </w:divBdr>
    </w:div>
    <w:div w:id="2094810663">
      <w:bodyDiv w:val="1"/>
      <w:marLeft w:val="0"/>
      <w:marRight w:val="0"/>
      <w:marTop w:val="0"/>
      <w:marBottom w:val="0"/>
      <w:divBdr>
        <w:top w:val="none" w:sz="0" w:space="0" w:color="auto"/>
        <w:left w:val="none" w:sz="0" w:space="0" w:color="auto"/>
        <w:bottom w:val="none" w:sz="0" w:space="0" w:color="auto"/>
        <w:right w:val="none" w:sz="0" w:space="0" w:color="auto"/>
      </w:divBdr>
      <w:divsChild>
        <w:div w:id="250969817">
          <w:marLeft w:val="0"/>
          <w:marRight w:val="0"/>
          <w:marTop w:val="0"/>
          <w:marBottom w:val="0"/>
          <w:divBdr>
            <w:top w:val="none" w:sz="0" w:space="0" w:color="auto"/>
            <w:left w:val="none" w:sz="0" w:space="0" w:color="auto"/>
            <w:bottom w:val="none" w:sz="0" w:space="0" w:color="auto"/>
            <w:right w:val="none" w:sz="0" w:space="0" w:color="auto"/>
          </w:divBdr>
          <w:divsChild>
            <w:div w:id="105275419">
              <w:marLeft w:val="0"/>
              <w:marRight w:val="0"/>
              <w:marTop w:val="0"/>
              <w:marBottom w:val="0"/>
              <w:divBdr>
                <w:top w:val="none" w:sz="0" w:space="0" w:color="auto"/>
                <w:left w:val="none" w:sz="0" w:space="0" w:color="auto"/>
                <w:bottom w:val="none" w:sz="0" w:space="0" w:color="auto"/>
                <w:right w:val="none" w:sz="0" w:space="0" w:color="auto"/>
              </w:divBdr>
              <w:divsChild>
                <w:div w:id="586308004">
                  <w:marLeft w:val="0"/>
                  <w:marRight w:val="0"/>
                  <w:marTop w:val="0"/>
                  <w:marBottom w:val="0"/>
                  <w:divBdr>
                    <w:top w:val="none" w:sz="0" w:space="0" w:color="auto"/>
                    <w:left w:val="none" w:sz="0" w:space="0" w:color="auto"/>
                    <w:bottom w:val="none" w:sz="0" w:space="0" w:color="auto"/>
                    <w:right w:val="none" w:sz="0" w:space="0" w:color="auto"/>
                  </w:divBdr>
                  <w:divsChild>
                    <w:div w:id="1132023397">
                      <w:marLeft w:val="0"/>
                      <w:marRight w:val="0"/>
                      <w:marTop w:val="0"/>
                      <w:marBottom w:val="0"/>
                      <w:divBdr>
                        <w:top w:val="none" w:sz="0" w:space="0" w:color="auto"/>
                        <w:left w:val="none" w:sz="0" w:space="0" w:color="auto"/>
                        <w:bottom w:val="none" w:sz="0" w:space="0" w:color="auto"/>
                        <w:right w:val="none" w:sz="0" w:space="0" w:color="auto"/>
                      </w:divBdr>
                      <w:divsChild>
                        <w:div w:id="593248726">
                          <w:marLeft w:val="0"/>
                          <w:marRight w:val="0"/>
                          <w:marTop w:val="0"/>
                          <w:marBottom w:val="0"/>
                          <w:divBdr>
                            <w:top w:val="none" w:sz="0" w:space="0" w:color="auto"/>
                            <w:left w:val="none" w:sz="0" w:space="0" w:color="auto"/>
                            <w:bottom w:val="none" w:sz="0" w:space="0" w:color="auto"/>
                            <w:right w:val="none" w:sz="0" w:space="0" w:color="auto"/>
                          </w:divBdr>
                          <w:divsChild>
                            <w:div w:id="94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162923">
      <w:bodyDiv w:val="1"/>
      <w:marLeft w:val="0"/>
      <w:marRight w:val="0"/>
      <w:marTop w:val="0"/>
      <w:marBottom w:val="0"/>
      <w:divBdr>
        <w:top w:val="none" w:sz="0" w:space="0" w:color="auto"/>
        <w:left w:val="none" w:sz="0" w:space="0" w:color="auto"/>
        <w:bottom w:val="none" w:sz="0" w:space="0" w:color="auto"/>
        <w:right w:val="none" w:sz="0" w:space="0" w:color="auto"/>
      </w:divBdr>
    </w:div>
    <w:div w:id="2103794724">
      <w:bodyDiv w:val="1"/>
      <w:marLeft w:val="0"/>
      <w:marRight w:val="0"/>
      <w:marTop w:val="0"/>
      <w:marBottom w:val="0"/>
      <w:divBdr>
        <w:top w:val="none" w:sz="0" w:space="0" w:color="auto"/>
        <w:left w:val="none" w:sz="0" w:space="0" w:color="auto"/>
        <w:bottom w:val="none" w:sz="0" w:space="0" w:color="auto"/>
        <w:right w:val="none" w:sz="0" w:space="0" w:color="auto"/>
      </w:divBdr>
    </w:div>
    <w:div w:id="2110658598">
      <w:bodyDiv w:val="1"/>
      <w:marLeft w:val="0"/>
      <w:marRight w:val="0"/>
      <w:marTop w:val="0"/>
      <w:marBottom w:val="0"/>
      <w:divBdr>
        <w:top w:val="none" w:sz="0" w:space="0" w:color="auto"/>
        <w:left w:val="none" w:sz="0" w:space="0" w:color="auto"/>
        <w:bottom w:val="none" w:sz="0" w:space="0" w:color="auto"/>
        <w:right w:val="none" w:sz="0" w:space="0" w:color="auto"/>
      </w:divBdr>
    </w:div>
    <w:div w:id="2113236132">
      <w:bodyDiv w:val="1"/>
      <w:marLeft w:val="0"/>
      <w:marRight w:val="0"/>
      <w:marTop w:val="0"/>
      <w:marBottom w:val="0"/>
      <w:divBdr>
        <w:top w:val="none" w:sz="0" w:space="0" w:color="auto"/>
        <w:left w:val="none" w:sz="0" w:space="0" w:color="auto"/>
        <w:bottom w:val="none" w:sz="0" w:space="0" w:color="auto"/>
        <w:right w:val="none" w:sz="0" w:space="0" w:color="auto"/>
      </w:divBdr>
    </w:div>
    <w:div w:id="2121754896">
      <w:bodyDiv w:val="1"/>
      <w:marLeft w:val="0"/>
      <w:marRight w:val="0"/>
      <w:marTop w:val="0"/>
      <w:marBottom w:val="0"/>
      <w:divBdr>
        <w:top w:val="none" w:sz="0" w:space="0" w:color="auto"/>
        <w:left w:val="none" w:sz="0" w:space="0" w:color="auto"/>
        <w:bottom w:val="none" w:sz="0" w:space="0" w:color="auto"/>
        <w:right w:val="none" w:sz="0" w:space="0" w:color="auto"/>
      </w:divBdr>
    </w:div>
    <w:div w:id="2123106761">
      <w:bodyDiv w:val="1"/>
      <w:marLeft w:val="0"/>
      <w:marRight w:val="0"/>
      <w:marTop w:val="0"/>
      <w:marBottom w:val="0"/>
      <w:divBdr>
        <w:top w:val="none" w:sz="0" w:space="0" w:color="auto"/>
        <w:left w:val="none" w:sz="0" w:space="0" w:color="auto"/>
        <w:bottom w:val="none" w:sz="0" w:space="0" w:color="auto"/>
        <w:right w:val="none" w:sz="0" w:space="0" w:color="auto"/>
      </w:divBdr>
    </w:div>
    <w:div w:id="2124762409">
      <w:bodyDiv w:val="1"/>
      <w:marLeft w:val="0"/>
      <w:marRight w:val="0"/>
      <w:marTop w:val="0"/>
      <w:marBottom w:val="0"/>
      <w:divBdr>
        <w:top w:val="none" w:sz="0" w:space="0" w:color="auto"/>
        <w:left w:val="none" w:sz="0" w:space="0" w:color="auto"/>
        <w:bottom w:val="none" w:sz="0" w:space="0" w:color="auto"/>
        <w:right w:val="none" w:sz="0" w:space="0" w:color="auto"/>
      </w:divBdr>
    </w:div>
    <w:div w:id="2128087203">
      <w:bodyDiv w:val="1"/>
      <w:marLeft w:val="0"/>
      <w:marRight w:val="0"/>
      <w:marTop w:val="0"/>
      <w:marBottom w:val="0"/>
      <w:divBdr>
        <w:top w:val="none" w:sz="0" w:space="0" w:color="auto"/>
        <w:left w:val="none" w:sz="0" w:space="0" w:color="auto"/>
        <w:bottom w:val="none" w:sz="0" w:space="0" w:color="auto"/>
        <w:right w:val="none" w:sz="0" w:space="0" w:color="auto"/>
      </w:divBdr>
    </w:div>
    <w:div w:id="2129085025">
      <w:bodyDiv w:val="1"/>
      <w:marLeft w:val="0"/>
      <w:marRight w:val="0"/>
      <w:marTop w:val="0"/>
      <w:marBottom w:val="0"/>
      <w:divBdr>
        <w:top w:val="none" w:sz="0" w:space="0" w:color="auto"/>
        <w:left w:val="none" w:sz="0" w:space="0" w:color="auto"/>
        <w:bottom w:val="none" w:sz="0" w:space="0" w:color="auto"/>
        <w:right w:val="none" w:sz="0" w:space="0" w:color="auto"/>
      </w:divBdr>
    </w:div>
    <w:div w:id="2132898088">
      <w:bodyDiv w:val="1"/>
      <w:marLeft w:val="0"/>
      <w:marRight w:val="0"/>
      <w:marTop w:val="0"/>
      <w:marBottom w:val="0"/>
      <w:divBdr>
        <w:top w:val="none" w:sz="0" w:space="0" w:color="auto"/>
        <w:left w:val="none" w:sz="0" w:space="0" w:color="auto"/>
        <w:bottom w:val="none" w:sz="0" w:space="0" w:color="auto"/>
        <w:right w:val="none" w:sz="0" w:space="0" w:color="auto"/>
      </w:divBdr>
    </w:div>
    <w:div w:id="2134132576">
      <w:bodyDiv w:val="1"/>
      <w:marLeft w:val="0"/>
      <w:marRight w:val="0"/>
      <w:marTop w:val="0"/>
      <w:marBottom w:val="0"/>
      <w:divBdr>
        <w:top w:val="none" w:sz="0" w:space="0" w:color="auto"/>
        <w:left w:val="none" w:sz="0" w:space="0" w:color="auto"/>
        <w:bottom w:val="none" w:sz="0" w:space="0" w:color="auto"/>
        <w:right w:val="none" w:sz="0" w:space="0" w:color="auto"/>
      </w:divBdr>
    </w:div>
    <w:div w:id="2135249771">
      <w:bodyDiv w:val="1"/>
      <w:marLeft w:val="0"/>
      <w:marRight w:val="0"/>
      <w:marTop w:val="0"/>
      <w:marBottom w:val="0"/>
      <w:divBdr>
        <w:top w:val="none" w:sz="0" w:space="0" w:color="auto"/>
        <w:left w:val="none" w:sz="0" w:space="0" w:color="auto"/>
        <w:bottom w:val="none" w:sz="0" w:space="0" w:color="auto"/>
        <w:right w:val="none" w:sz="0" w:space="0" w:color="auto"/>
      </w:divBdr>
    </w:div>
    <w:div w:id="21418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inra.org/rules-guidance/rulebooks/finra-rules/2270" TargetMode="External"/><Relationship Id="rId21" Type="http://schemas.openxmlformats.org/officeDocument/2006/relationships/hyperlink" Target="https://www.cqf.com/blog/what-quantitative-finance-brief-history" TargetMode="External"/><Relationship Id="rId324" Type="http://schemas.openxmlformats.org/officeDocument/2006/relationships/hyperlink" Target="https://finance.sina.com.cn/tech/digi/2025-02-10/doc-ineiuwqt1957967.shtml" TargetMode="External"/><Relationship Id="rId170" Type="http://schemas.openxmlformats.org/officeDocument/2006/relationships/hyperlink" Target="https://www.reuters.com/markets/us/with-interest-rates-hold-feds-economic-projections-take-center-stage-2025-03-19/" TargetMode="External"/><Relationship Id="rId268" Type="http://schemas.openxmlformats.org/officeDocument/2006/relationships/hyperlink" Target="https://finance.sina.com.cn/jjxw/2025-04-03/doc-inervzcv2755071.shtml" TargetMode="External"/><Relationship Id="rId475" Type="http://schemas.openxmlformats.org/officeDocument/2006/relationships/hyperlink" Target="https://www.marketscreener.com/quote/stock/XIAOMI-CORPORATION-45271958/news/Xiaomi-s-Quarterly-Net-Profit-Soars-90-on-Record-Revenue-49361126/" TargetMode="External"/><Relationship Id="rId32" Type="http://schemas.openxmlformats.org/officeDocument/2006/relationships/hyperlink" Target="https://en.wikipedia.org/wiki/QuantConnect" TargetMode="External"/><Relationship Id="rId128" Type="http://schemas.openxmlformats.org/officeDocument/2006/relationships/image" Target="media/image3.png"/><Relationship Id="rId335" Type="http://schemas.openxmlformats.org/officeDocument/2006/relationships/hyperlink" Target="https://m.amz123.com/t/KFiljtWw" TargetMode="External"/><Relationship Id="rId5" Type="http://schemas.openxmlformats.org/officeDocument/2006/relationships/settings" Target="settings.xml"/><Relationship Id="rId181" Type="http://schemas.openxmlformats.org/officeDocument/2006/relationships/hyperlink" Target="https://www.janushenderson.com/social/article/a-us-small-cap-awakening-positive-momentum-for-2025/" TargetMode="External"/><Relationship Id="rId237" Type="http://schemas.openxmlformats.org/officeDocument/2006/relationships/hyperlink" Target="https://finance.sina.com.cn/jjxw/2025-04-03/doc-inervzcv2755071.shtml" TargetMode="External"/><Relationship Id="rId402" Type="http://schemas.openxmlformats.org/officeDocument/2006/relationships/hyperlink" Target="https://www.sohu.com/a/842695843_122066678" TargetMode="External"/><Relationship Id="rId279" Type="http://schemas.openxmlformats.org/officeDocument/2006/relationships/hyperlink" Target="https://stcn.com/article/detail/1639093.html" TargetMode="External"/><Relationship Id="rId444" Type="http://schemas.openxmlformats.org/officeDocument/2006/relationships/hyperlink" Target="https://www.wuxibiologics.com/wuxi-biologics-reports-solid-2024-interim-results/" TargetMode="External"/><Relationship Id="rId486" Type="http://schemas.openxmlformats.org/officeDocument/2006/relationships/hyperlink" Target="https://www.streetinsider.com/Reuters/Xiaomi+raises+EV+sales+target%2C+plans+new+overseas+stores+as+Q4+revenue+jumps/24512286.html" TargetMode="External"/><Relationship Id="rId43" Type="http://schemas.openxmlformats.org/officeDocument/2006/relationships/hyperlink" Target="https://en.wikipedia.org/wiki/QuantConnect" TargetMode="External"/><Relationship Id="rId139" Type="http://schemas.openxmlformats.org/officeDocument/2006/relationships/hyperlink" Target="https://www.reuters.com/markets/us/goldman-sachs-forecasts-sp-500-target-6500-2025-end-joins-morgan-stanley-2024-11-19/" TargetMode="External"/><Relationship Id="rId290" Type="http://schemas.openxmlformats.org/officeDocument/2006/relationships/hyperlink" Target="https://finance.sina.com.cn/jjxw/2025-04-03/doc-inervzcv2755071.shtml" TargetMode="External"/><Relationship Id="rId304" Type="http://schemas.openxmlformats.org/officeDocument/2006/relationships/hyperlink" Target="https://international.caixin.com/2025-04-03/102305362.html" TargetMode="External"/><Relationship Id="rId346" Type="http://schemas.openxmlformats.org/officeDocument/2006/relationships/hyperlink" Target="https://finance.sina.com.cn/stock/stockzmt/2025-01-04/doc-inecuumu7786290.shtml" TargetMode="External"/><Relationship Id="rId388" Type="http://schemas.openxmlformats.org/officeDocument/2006/relationships/hyperlink" Target="https://wallstreetcn.com/articles/3738197" TargetMode="External"/><Relationship Id="rId511" Type="http://schemas.openxmlformats.org/officeDocument/2006/relationships/hyperlink" Target="https://www.tradingview.com/symbols/NASDAQ-PDD/" TargetMode="External"/><Relationship Id="rId85" Type="http://schemas.openxmlformats.org/officeDocument/2006/relationships/hyperlink" Target="https://www.reddit.com/r/ETFs/comments/1ewew3h/chatgpt_puts_it_all_perfectly/" TargetMode="External"/><Relationship Id="rId150" Type="http://schemas.openxmlformats.org/officeDocument/2006/relationships/hyperlink" Target="https://www.nasdaq.com/articles/biotech-market-forecast-top-trends-biotech-2025" TargetMode="External"/><Relationship Id="rId192" Type="http://schemas.openxmlformats.org/officeDocument/2006/relationships/hyperlink" Target="https://www.reuters.com/markets/us/with-interest-rates-hold-feds-economic-projections-take-center-stage-2025-03-19/" TargetMode="External"/><Relationship Id="rId206" Type="http://schemas.openxmlformats.org/officeDocument/2006/relationships/hyperlink" Target="https://www.reuters.com/markets/us/goldman-sachs-forecasts-sp-500-target-6500-2025-end-joins-morgan-stanley-2024-11-19/" TargetMode="External"/><Relationship Id="rId413" Type="http://schemas.openxmlformats.org/officeDocument/2006/relationships/image" Target="media/image6.png"/><Relationship Id="rId248" Type="http://schemas.openxmlformats.org/officeDocument/2006/relationships/hyperlink" Target="https://www.cls.cn/detail/1992222" TargetMode="External"/><Relationship Id="rId455" Type="http://schemas.openxmlformats.org/officeDocument/2006/relationships/hyperlink" Target="https://www.wuxibiologics.com/wuxi-biologics-reports-solid-2023-annual-results/" TargetMode="External"/><Relationship Id="rId497" Type="http://schemas.openxmlformats.org/officeDocument/2006/relationships/hyperlink" Target="https://www.marketscreener.com/quote/stock/XIAOMI-CORPORATION-45271958/news/Xiaomi-s-Quarterly-Net-Profit-Soars-90-on-Record-Revenue-49361126/" TargetMode="External"/><Relationship Id="rId12" Type="http://schemas.openxmlformats.org/officeDocument/2006/relationships/footer" Target="footer2.xml"/><Relationship Id="rId108" Type="http://schemas.openxmlformats.org/officeDocument/2006/relationships/hyperlink" Target="https://www.moomoo.com/us/support/topic4_192" TargetMode="External"/><Relationship Id="rId315" Type="http://schemas.openxmlformats.org/officeDocument/2006/relationships/hyperlink" Target="https://m.amz123.com/t/KFiljtWw" TargetMode="External"/><Relationship Id="rId357" Type="http://schemas.openxmlformats.org/officeDocument/2006/relationships/hyperlink" Target="https://finance.sina.com.cn/stock/stockzmt/2025-01-04/doc-inecuumu7786290.shtml" TargetMode="External"/><Relationship Id="rId522" Type="http://schemas.openxmlformats.org/officeDocument/2006/relationships/hyperlink" Target="https://www.investtech.com/main/market.php?CompanyID=10200302" TargetMode="External"/><Relationship Id="rId54" Type="http://schemas.openxmlformats.org/officeDocument/2006/relationships/hyperlink" Target="https://finance.sina.com.cn/test/2025-02-14/doc-ineknmey6506239.shtml" TargetMode="External"/><Relationship Id="rId96" Type="http://schemas.openxmlformats.org/officeDocument/2006/relationships/hyperlink" Target="https://www.fxgoplus.com/1-percent-risk-management/" TargetMode="External"/><Relationship Id="rId161" Type="http://schemas.openxmlformats.org/officeDocument/2006/relationships/hyperlink" Target="https://www.janushenderson.com/social/article/a-us-small-cap-awakening-positive-momentum-for-2025/" TargetMode="External"/><Relationship Id="rId217" Type="http://schemas.openxmlformats.org/officeDocument/2006/relationships/hyperlink" Target="https://www.janushenderson.com/social/article/a-us-small-cap-awakening-positive-momentum-for-2025/" TargetMode="External"/><Relationship Id="rId399" Type="http://schemas.openxmlformats.org/officeDocument/2006/relationships/hyperlink" Target="https://www.stcn.com/article/detail/1524538.html" TargetMode="External"/><Relationship Id="rId259" Type="http://schemas.openxmlformats.org/officeDocument/2006/relationships/hyperlink" Target="https://www.cls.cn/detail/1992222" TargetMode="External"/><Relationship Id="rId424" Type="http://schemas.openxmlformats.org/officeDocument/2006/relationships/hyperlink" Target="https://markets.businessinsider.com/news/stocks/applovin-says-to-divest-apps-business-total-consideration-is-900m-1034355936" TargetMode="External"/><Relationship Id="rId466" Type="http://schemas.openxmlformats.org/officeDocument/2006/relationships/hyperlink" Target="https://think.ing.com/articles/global-car-market-in-slow-lane-china-soars-ahead-west-electrification/" TargetMode="External"/><Relationship Id="rId23" Type="http://schemas.openxmlformats.org/officeDocument/2006/relationships/hyperlink" Target="https://en.wikipedia.org/wiki/Renaissance_Technologies" TargetMode="External"/><Relationship Id="rId119" Type="http://schemas.openxmlformats.org/officeDocument/2006/relationships/hyperlink" Target="https://www.ifec.org.hk/web/common/pdf/about-ifec/retail-investor-study-2023.pdf" TargetMode="External"/><Relationship Id="rId270" Type="http://schemas.openxmlformats.org/officeDocument/2006/relationships/hyperlink" Target="https://international.caixin.com/2025-04-03/102305376.html" TargetMode="External"/><Relationship Id="rId326" Type="http://schemas.openxmlformats.org/officeDocument/2006/relationships/hyperlink" Target="https://view.inews.qq.com/a/20250327A06WWB00?uid%5B0%5D=100011431952&amp;uid%5B1%5D=100011431952" TargetMode="External"/><Relationship Id="rId65" Type="http://schemas.openxmlformats.org/officeDocument/2006/relationships/hyperlink" Target="https://www.stcn.com/article/detail/1037111.html?u_atoken=c81ba511-b9f8-41f5-8bb5-90118fa595d6&amp;u_asig=bbbf3&amp;u_aref=4M7Js2C63wg68HwBJz82Q4%2FguLM%3D" TargetMode="External"/><Relationship Id="rId130" Type="http://schemas.openxmlformats.org/officeDocument/2006/relationships/hyperlink" Target="https://www.alliocapital.com/macrocalendar-weekly/week-of-march-31-2025" TargetMode="External"/><Relationship Id="rId368" Type="http://schemas.openxmlformats.org/officeDocument/2006/relationships/hyperlink" Target="https://wallstreetcn.com/articles/3737977" TargetMode="External"/><Relationship Id="rId172" Type="http://schemas.openxmlformats.org/officeDocument/2006/relationships/hyperlink" Target="https://www.fidelity.com/viewpoints/market-and-economic-insights/quarterly-market-update" TargetMode="External"/><Relationship Id="rId228" Type="http://schemas.openxmlformats.org/officeDocument/2006/relationships/hyperlink" Target="https://www.cls.cn/detail/1992222" TargetMode="External"/><Relationship Id="rId435" Type="http://schemas.openxmlformats.org/officeDocument/2006/relationships/hyperlink" Target="https://finviz.com/quote.ashx?t=APP" TargetMode="External"/><Relationship Id="rId477" Type="http://schemas.openxmlformats.org/officeDocument/2006/relationships/hyperlink" Target="https://www.marketscreener.com/quote/stock/XIAOMI-CORPORATION-45271958/news/Xiaomi-s-Quarterly-Net-Profit-Soars-90-on-Record-Revenue-49361126/" TargetMode="External"/><Relationship Id="rId281" Type="http://schemas.openxmlformats.org/officeDocument/2006/relationships/hyperlink" Target="https://stcn.com/article/detail/1639093.html" TargetMode="External"/><Relationship Id="rId337" Type="http://schemas.openxmlformats.org/officeDocument/2006/relationships/hyperlink" Target="https://backend.chinanews.com/cj/2025/02-26/10374469.shtml" TargetMode="External"/><Relationship Id="rId502" Type="http://schemas.openxmlformats.org/officeDocument/2006/relationships/hyperlink" Target="https://www.reuters.com/business/autos-transportation/global-electric-vehicle-sales-up-25-record-2024-2025-01-14/" TargetMode="External"/><Relationship Id="rId34" Type="http://schemas.openxmlformats.org/officeDocument/2006/relationships/hyperlink" Target="https://en.wikipedia.org/wiki/Aladdin_(BlackRock)" TargetMode="External"/><Relationship Id="rId76" Type="http://schemas.openxmlformats.org/officeDocument/2006/relationships/hyperlink" Target="https://papers.ssrn.com/sol3/Delivery.cfm/4977485.pdf?abstractid=4977485&amp;mirid=1" TargetMode="External"/><Relationship Id="rId141" Type="http://schemas.openxmlformats.org/officeDocument/2006/relationships/hyperlink" Target="https://www.businessinsider.com/stock-market-outlook-bearish-signal-200-day-moving-average-2025-3" TargetMode="External"/><Relationship Id="rId379" Type="http://schemas.openxmlformats.org/officeDocument/2006/relationships/hyperlink" Target="https://stcn.com/article/detail/1445102.html" TargetMode="External"/><Relationship Id="rId7" Type="http://schemas.openxmlformats.org/officeDocument/2006/relationships/footnotes" Target="footnotes.xml"/><Relationship Id="rId183" Type="http://schemas.openxmlformats.org/officeDocument/2006/relationships/hyperlink" Target="https://www.alliocapital.com/macrocalendar-weekly/week-of-march-31-2025" TargetMode="External"/><Relationship Id="rId239" Type="http://schemas.openxmlformats.org/officeDocument/2006/relationships/hyperlink" Target="https://stcn.com/article/detail/1639093.html" TargetMode="External"/><Relationship Id="rId390" Type="http://schemas.openxmlformats.org/officeDocument/2006/relationships/hyperlink" Target="https://wallstreetcn.com/articles/3738197" TargetMode="External"/><Relationship Id="rId404" Type="http://schemas.openxmlformats.org/officeDocument/2006/relationships/hyperlink" Target="https://www.sohu.com/a/842695843_122066678" TargetMode="External"/><Relationship Id="rId446" Type="http://schemas.openxmlformats.org/officeDocument/2006/relationships/hyperlink" Target="https://www.wuxibiologics.com/wuxi-biologics-reports-solid-2024-interim-results/" TargetMode="External"/><Relationship Id="rId250" Type="http://schemas.openxmlformats.org/officeDocument/2006/relationships/hyperlink" Target="https://finance.sina.com.cn/jjxw/2025-04-03/doc-inervzcv2755071.shtml" TargetMode="External"/><Relationship Id="rId292" Type="http://schemas.openxmlformats.org/officeDocument/2006/relationships/hyperlink" Target="https://stcn.com/article/detail/1320880.html" TargetMode="External"/><Relationship Id="rId306" Type="http://schemas.openxmlformats.org/officeDocument/2006/relationships/hyperlink" Target="https://finance.sina.com.cn/jjxw/2025-04-03/doc-inervzcv2755071.shtml" TargetMode="External"/><Relationship Id="rId488" Type="http://schemas.openxmlformats.org/officeDocument/2006/relationships/hyperlink" Target="https://www.marketscreener.com/quote/stock/XIAOMI-CORPORATION-45271958/news/Xiaomi-s-Quarterly-Net-Profit-Soars-90-on-Record-Revenue-49361126/" TargetMode="External"/><Relationship Id="rId45" Type="http://schemas.openxmlformats.org/officeDocument/2006/relationships/hyperlink" Target="https://zhuanlan.zhihu.com/p/655610574" TargetMode="External"/><Relationship Id="rId87" Type="http://schemas.openxmlformats.org/officeDocument/2006/relationships/hyperlink" Target="https://zh.wikipedia.org/zh-hans/%E7%95%B6%E6%97%A5%E6%B2%96%E9%8A%B7" TargetMode="External"/><Relationship Id="rId110" Type="http://schemas.openxmlformats.org/officeDocument/2006/relationships/hyperlink" Target="http://bank.pingan.com/jincheng/zixun/zhengquan/241128210311590.shtml" TargetMode="External"/><Relationship Id="rId348" Type="http://schemas.openxmlformats.org/officeDocument/2006/relationships/hyperlink" Target="https://finance.eastmoney.com/a/202412313284028392.html" TargetMode="External"/><Relationship Id="rId513" Type="http://schemas.openxmlformats.org/officeDocument/2006/relationships/hyperlink" Target="https://www.tradingview.com/symbols/NASDAQ-PDD/" TargetMode="External"/><Relationship Id="rId152" Type="http://schemas.openxmlformats.org/officeDocument/2006/relationships/hyperlink" Target="https://www.nasdaq.com/articles/biotech-market-forecast-top-trends-biotech-2025" TargetMode="External"/><Relationship Id="rId194" Type="http://schemas.openxmlformats.org/officeDocument/2006/relationships/hyperlink" Target="https://www.fidelity.com/viewpoints/market-and-economic-insights/quarterly-market-update" TargetMode="External"/><Relationship Id="rId208" Type="http://schemas.openxmlformats.org/officeDocument/2006/relationships/hyperlink" Target="https://www.alliocapital.com/macrocalendar-weekly/week-of-march-31-2025" TargetMode="External"/><Relationship Id="rId415" Type="http://schemas.openxmlformats.org/officeDocument/2006/relationships/hyperlink" Target="https://stockanalysis.com/stocks/app/" TargetMode="External"/><Relationship Id="rId457" Type="http://schemas.openxmlformats.org/officeDocument/2006/relationships/hyperlink" Target="https://www.wuxibiologics.com/wuxi-biologics-reports-solid-2023-annual-results/" TargetMode="External"/><Relationship Id="rId261" Type="http://schemas.openxmlformats.org/officeDocument/2006/relationships/hyperlink" Target="https://finance.sina.com.cn/jjxw/2025-04-03/doc-inervzcv2755071.shtml" TargetMode="External"/><Relationship Id="rId499" Type="http://schemas.openxmlformats.org/officeDocument/2006/relationships/hyperlink" Target="http://www.aastocks.com/en/cnhk/quote/stock-news-content/000002/NOW.1425619/AAFN" TargetMode="External"/><Relationship Id="rId14" Type="http://schemas.openxmlformats.org/officeDocument/2006/relationships/hyperlink" Target="https://www.linkedin.com/pulse/brief-history-quantitative-investment-management-herbert-blank-wotje" TargetMode="External"/><Relationship Id="rId56" Type="http://schemas.openxmlformats.org/officeDocument/2006/relationships/hyperlink" Target="https://en.wikipedia.org/wiki/Aladdin_(BlackRock)" TargetMode="External"/><Relationship Id="rId317" Type="http://schemas.openxmlformats.org/officeDocument/2006/relationships/hyperlink" Target="https://backend.chinanews.com/cj/2025/02-26/10374469.shtml" TargetMode="External"/><Relationship Id="rId359" Type="http://schemas.openxmlformats.org/officeDocument/2006/relationships/hyperlink" Target="https://finance.sina.com.cn/stock/stockzmt/2025-01-04/doc-inecuumu7786290.shtml" TargetMode="External"/><Relationship Id="rId524" Type="http://schemas.openxmlformats.org/officeDocument/2006/relationships/hyperlink" Target="https://cncva.cn/cms/news/details/id/410.html" TargetMode="External"/><Relationship Id="rId98" Type="http://schemas.openxmlformats.org/officeDocument/2006/relationships/hyperlink" Target="https://www.finra.org/rules-guidance/rulebooks/finra-rules/2270" TargetMode="External"/><Relationship Id="rId121" Type="http://schemas.openxmlformats.org/officeDocument/2006/relationships/hyperlink" Target="https://zh.wikipedia.org/zh-hans/%E7%95%B6%E6%97%A5%E6%B2%96%E9%8A%B7" TargetMode="External"/><Relationship Id="rId163" Type="http://schemas.openxmlformats.org/officeDocument/2006/relationships/image" Target="media/image4.png"/><Relationship Id="rId219" Type="http://schemas.openxmlformats.org/officeDocument/2006/relationships/hyperlink" Target="https://www.nasdaq.com/articles/biotech-market-forecast-top-trends-biotech-2025" TargetMode="External"/><Relationship Id="rId370" Type="http://schemas.openxmlformats.org/officeDocument/2006/relationships/hyperlink" Target="https://finance.sina.com.cn/roll/2025-01-07/doc-ineeayzf1819616.shtml" TargetMode="External"/><Relationship Id="rId426" Type="http://schemas.openxmlformats.org/officeDocument/2006/relationships/hyperlink" Target="https://s27.q4cdn.com/966411597/files/doc_financials/2023/q4/applovin-4q23-shareholder-letter.pdf" TargetMode="External"/><Relationship Id="rId230" Type="http://schemas.openxmlformats.org/officeDocument/2006/relationships/hyperlink" Target="https://www.cls.cn/detail/1992222" TargetMode="External"/><Relationship Id="rId468" Type="http://schemas.openxmlformats.org/officeDocument/2006/relationships/hyperlink" Target="https://iot-analytics.com/number-connected-iot-devices/" TargetMode="External"/><Relationship Id="rId25" Type="http://schemas.openxmlformats.org/officeDocument/2006/relationships/hyperlink" Target="https://en.wikipedia.org/wiki/Renaissance_Technologies" TargetMode="External"/><Relationship Id="rId67" Type="http://schemas.openxmlformats.org/officeDocument/2006/relationships/hyperlink" Target="https://www.investopedia.com/articles/active-trading/053115/average-rate-return-day-traders.asp" TargetMode="External"/><Relationship Id="rId272" Type="http://schemas.openxmlformats.org/officeDocument/2006/relationships/hyperlink" Target="https://finance.sina.com.cn/jjxw/2025-04-03/doc-inervzcv2755071.shtml" TargetMode="External"/><Relationship Id="rId328" Type="http://schemas.openxmlformats.org/officeDocument/2006/relationships/hyperlink" Target="https://view.inews.qq.com/a/20250327A06WWB00?uid%5B0%5D=100011431952&amp;uid%5B1%5D=100011431952" TargetMode="External"/><Relationship Id="rId132" Type="http://schemas.openxmlformats.org/officeDocument/2006/relationships/hyperlink" Target="https://www.businessinsider.com/stock-market-outlook-bearish-signal-200-day-moving-average-2025-3" TargetMode="External"/><Relationship Id="rId174" Type="http://schemas.openxmlformats.org/officeDocument/2006/relationships/hyperlink" Target="https://www.businessinsider.com/stock-market-outlook-bearish-signal-200-day-moving-average-2025-3" TargetMode="External"/><Relationship Id="rId381" Type="http://schemas.openxmlformats.org/officeDocument/2006/relationships/hyperlink" Target="https://stcn.com/article/detail/1445102.html" TargetMode="External"/><Relationship Id="rId241" Type="http://schemas.openxmlformats.org/officeDocument/2006/relationships/hyperlink" Target="https://finance.sina.com.cn/jjxw/2025-04-03/doc-inervzcv2755071.shtml" TargetMode="External"/><Relationship Id="rId437" Type="http://schemas.openxmlformats.org/officeDocument/2006/relationships/hyperlink" Target="https://finviz.com/quote.ashx?t=APP" TargetMode="External"/><Relationship Id="rId479" Type="http://schemas.openxmlformats.org/officeDocument/2006/relationships/hyperlink" Target="https://news.futunn.com/en/flash/18575676/xiaomi-internet-service-revenue-and-gross-margin-both-hit-record" TargetMode="External"/><Relationship Id="rId36" Type="http://schemas.openxmlformats.org/officeDocument/2006/relationships/hyperlink" Target="https://en.wikipedia.org/wiki/Renaissance_Technologies" TargetMode="External"/><Relationship Id="rId283" Type="http://schemas.openxmlformats.org/officeDocument/2006/relationships/hyperlink" Target="https://stcn.com/article/detail/1320880.html" TargetMode="External"/><Relationship Id="rId339" Type="http://schemas.openxmlformats.org/officeDocument/2006/relationships/hyperlink" Target="https://www.21jingji.com/article/20250325/herald/45568d94e376354d199824e944875b6c.html" TargetMode="External"/><Relationship Id="rId490" Type="http://schemas.openxmlformats.org/officeDocument/2006/relationships/hyperlink" Target="https://ir.mi.com/system/files-encrypted/nasdaq_kms/assets/2025/03/18/5-38-56/%E8%8B%B1%E6%96%87%E5%85%AC%E5%91%8A.pdf" TargetMode="External"/><Relationship Id="rId504" Type="http://schemas.openxmlformats.org/officeDocument/2006/relationships/hyperlink" Target="https://canalys.com/newsroom/worldwide-smartphone-market-2024" TargetMode="External"/><Relationship Id="rId78" Type="http://schemas.openxmlformats.org/officeDocument/2006/relationships/hyperlink" Target="https://papers.ssrn.com/sol3/Delivery.cfm/4977485.pdf?abstractid=4977485&amp;mirid=1" TargetMode="External"/><Relationship Id="rId101" Type="http://schemas.openxmlformats.org/officeDocument/2006/relationships/hyperlink" Target="https://www.finra.org/rules-guidance/rulebooks/finra-rules/2270" TargetMode="External"/><Relationship Id="rId143" Type="http://schemas.openxmlformats.org/officeDocument/2006/relationships/hyperlink" Target="https://www.alliocapital.com/macrocalendar-weekly/week-of-march-31-2025" TargetMode="External"/><Relationship Id="rId185" Type="http://schemas.openxmlformats.org/officeDocument/2006/relationships/hyperlink" Target="https://www.reuters.com/markets/us/goldman-sachs-forecasts-sp-500-target-6500-2025-end-joins-morgan-stanley-2024-11-19/" TargetMode="External"/><Relationship Id="rId350" Type="http://schemas.openxmlformats.org/officeDocument/2006/relationships/hyperlink" Target="https://finance.eastmoney.com/a/202412313284028392.html" TargetMode="External"/><Relationship Id="rId406" Type="http://schemas.openxmlformats.org/officeDocument/2006/relationships/hyperlink" Target="https://www.sohu.com/a/842695843_122066678" TargetMode="External"/><Relationship Id="rId9" Type="http://schemas.openxmlformats.org/officeDocument/2006/relationships/image" Target="media/image1.png"/><Relationship Id="rId210" Type="http://schemas.openxmlformats.org/officeDocument/2006/relationships/hyperlink" Target="https://www.alliocapital.com/macrocalendar-weekly/week-of-march-31-2025" TargetMode="External"/><Relationship Id="rId392" Type="http://schemas.openxmlformats.org/officeDocument/2006/relationships/hyperlink" Target="https://wallstreetcn.com/articles/3738197" TargetMode="External"/><Relationship Id="rId448" Type="http://schemas.openxmlformats.org/officeDocument/2006/relationships/hyperlink" Target="https://www.wuxibiologics.com/wuxi-biologics-reports-solid-2024-interim-results/" TargetMode="External"/><Relationship Id="rId252" Type="http://schemas.openxmlformats.org/officeDocument/2006/relationships/hyperlink" Target="https://finance.sina.com.cn/jjxw/2025-04-03/doc-inervzcv2755071.shtml" TargetMode="External"/><Relationship Id="rId294" Type="http://schemas.openxmlformats.org/officeDocument/2006/relationships/hyperlink" Target="https://finance.sina.com.cn/roll/2025-04-03/doc-inervuwa8580622.shtml" TargetMode="External"/><Relationship Id="rId308" Type="http://schemas.openxmlformats.org/officeDocument/2006/relationships/hyperlink" Target="https://stcn.com/article/detail/1320880.html" TargetMode="External"/><Relationship Id="rId515" Type="http://schemas.openxmlformats.org/officeDocument/2006/relationships/hyperlink" Target="https://stockanalysis.com/stocks/pdd/statistics/" TargetMode="External"/><Relationship Id="rId47" Type="http://schemas.openxmlformats.org/officeDocument/2006/relationships/hyperlink" Target="https://www.linkedin.com/pulse/brief-history-quantitative-investment-management-herbert-blank-wotje" TargetMode="External"/><Relationship Id="rId89" Type="http://schemas.openxmlformats.org/officeDocument/2006/relationships/hyperlink" Target="https://cepr.org/voxeu/columns/competition-among-high-frequency-traders-and-market-liquidity" TargetMode="External"/><Relationship Id="rId112" Type="http://schemas.openxmlformats.org/officeDocument/2006/relationships/hyperlink" Target="https://m.21jingji.com/article/20250228/herald/809b0b778820c87bfd4110cd49cbf302.html" TargetMode="External"/><Relationship Id="rId154" Type="http://schemas.openxmlformats.org/officeDocument/2006/relationships/hyperlink" Target="https://www.fidelity.com/viewpoints/market-and-economic-insights/quarterly-market-update" TargetMode="External"/><Relationship Id="rId361" Type="http://schemas.openxmlformats.org/officeDocument/2006/relationships/hyperlink" Target="https://finance.sina.com.cn/stock/stockzmt/2025-01-04/doc-inecuumu7786290.shtml" TargetMode="External"/><Relationship Id="rId196" Type="http://schemas.openxmlformats.org/officeDocument/2006/relationships/hyperlink" Target="https://www.janushenderson.com/social/article/a-us-small-cap-awakening-positive-momentum-for-2025/" TargetMode="External"/><Relationship Id="rId417" Type="http://schemas.openxmlformats.org/officeDocument/2006/relationships/hyperlink" Target="https://www.gamelook.com.cn/2025/03/565369/" TargetMode="External"/><Relationship Id="rId459" Type="http://schemas.openxmlformats.org/officeDocument/2006/relationships/hyperlink" Target="https://www.streetinsider.com/Reuters/Xiaomi+raises+EV+sales+target%2C+plans+new+overseas+stores+as+Q4+revenue+jumps/24512286.html" TargetMode="External"/><Relationship Id="rId16" Type="http://schemas.openxmlformats.org/officeDocument/2006/relationships/hyperlink" Target="https://www.linkedin.com/pulse/brief-history-quantitative-investment-management-herbert-blank-wotje" TargetMode="External"/><Relationship Id="rId221" Type="http://schemas.openxmlformats.org/officeDocument/2006/relationships/hyperlink" Target="https://www.reuters.com/markets/us/goldman-sachs-forecasts-sp-500-target-6500-2025-end-joins-morgan-stanley-2024-11-19/" TargetMode="External"/><Relationship Id="rId263" Type="http://schemas.openxmlformats.org/officeDocument/2006/relationships/hyperlink" Target="https://stcn.com/article/detail/1639093.html" TargetMode="External"/><Relationship Id="rId319" Type="http://schemas.openxmlformats.org/officeDocument/2006/relationships/hyperlink" Target="https://www.21jingji.com/article/20250325/herald/45568d94e376354d199824e944875b6c.html" TargetMode="External"/><Relationship Id="rId470" Type="http://schemas.openxmlformats.org/officeDocument/2006/relationships/hyperlink" Target="https://www.streetinsider.com/Reuters/Xiaomi+raises+EV+sales+target%2C+plans+new+overseas+stores+as+Q4+revenue+jumps/24512286.html" TargetMode="External"/><Relationship Id="rId526" Type="http://schemas.openxmlformats.org/officeDocument/2006/relationships/hyperlink" Target="https://blog.csdn.net/2405_88636357/article/details/146319618" TargetMode="External"/><Relationship Id="rId58" Type="http://schemas.openxmlformats.org/officeDocument/2006/relationships/hyperlink" Target="https://zh.wikipedia.org/zh-hans/%E7%95%B6%E6%97%A5%E6%B2%96%E9%8A%B7" TargetMode="External"/><Relationship Id="rId123" Type="http://schemas.openxmlformats.org/officeDocument/2006/relationships/hyperlink" Target="https://www.investopedia.com/articles/active-trading/053115/average-rate-return-day-traders.asp" TargetMode="External"/><Relationship Id="rId330" Type="http://schemas.openxmlformats.org/officeDocument/2006/relationships/hyperlink" Target="https://chatgpt.com/c/67efe141-3928-8002-9df0-0c59b81e393c" TargetMode="External"/><Relationship Id="rId165" Type="http://schemas.openxmlformats.org/officeDocument/2006/relationships/hyperlink" Target="https://www.janushenderson.com/social/article/a-us-small-cap-awakening-positive-momentum-for-2025/" TargetMode="External"/><Relationship Id="rId372" Type="http://schemas.openxmlformats.org/officeDocument/2006/relationships/hyperlink" Target="https://finance.eastmoney.com/a/202412313284028392.html" TargetMode="External"/><Relationship Id="rId428" Type="http://schemas.openxmlformats.org/officeDocument/2006/relationships/hyperlink" Target="https://stockanalysis.com/stocks/app/revenue/" TargetMode="External"/><Relationship Id="rId232" Type="http://schemas.openxmlformats.org/officeDocument/2006/relationships/hyperlink" Target="https://finance.sina.com.cn/jjxw/2025-04-03/doc-inervzcv2755071.shtml" TargetMode="External"/><Relationship Id="rId274" Type="http://schemas.openxmlformats.org/officeDocument/2006/relationships/hyperlink" Target="https://finance.sina.com.cn/jjxw/2025-04-03/doc-inervzcv2755071.shtml" TargetMode="External"/><Relationship Id="rId481" Type="http://schemas.openxmlformats.org/officeDocument/2006/relationships/hyperlink" Target="https://news.futunn.com/en/flash/18575676/xiaomi-internet-service-revenue-and-gross-margin-both-hit-record" TargetMode="External"/><Relationship Id="rId27" Type="http://schemas.openxmlformats.org/officeDocument/2006/relationships/hyperlink" Target="https://en.wikipedia.org/wiki/Renaissance_Technologies" TargetMode="External"/><Relationship Id="rId69" Type="http://schemas.openxmlformats.org/officeDocument/2006/relationships/hyperlink" Target="https://www.finra.org/rules-guidance/rulebooks/finra-rules/2270" TargetMode="External"/><Relationship Id="rId134" Type="http://schemas.openxmlformats.org/officeDocument/2006/relationships/hyperlink" Target="https://www.morningstar.com/bonds/bonds-take-lead-over-stocks-2025" TargetMode="External"/><Relationship Id="rId80" Type="http://schemas.openxmlformats.org/officeDocument/2006/relationships/hyperlink" Target="https://papers.ssrn.com/sol3/Delivery.cfm/4977485.pdf?abstractid=4977485&amp;mirid=1" TargetMode="External"/><Relationship Id="rId176" Type="http://schemas.openxmlformats.org/officeDocument/2006/relationships/hyperlink" Target="https://am.jpmorgan.com/se/en/asset-management/per/insights/market-insights/investment-outlook/ai-investment/" TargetMode="External"/><Relationship Id="rId341" Type="http://schemas.openxmlformats.org/officeDocument/2006/relationships/hyperlink" Target="https://view.inews.qq.com/a/20250327A06WWB00?uid%5B0%5D=100011431952&amp;uid%5B1%5D=100011431952" TargetMode="External"/><Relationship Id="rId383" Type="http://schemas.openxmlformats.org/officeDocument/2006/relationships/hyperlink" Target="https://wallstreetcn.com/articles/3738197" TargetMode="External"/><Relationship Id="rId439" Type="http://schemas.openxmlformats.org/officeDocument/2006/relationships/hyperlink" Target="https://www.wuxibiologics.com/wuxi-biologics-reports-solid-2024-interim-results/" TargetMode="External"/><Relationship Id="rId201" Type="http://schemas.openxmlformats.org/officeDocument/2006/relationships/hyperlink" Target="https://www.reuters.com/markets/us/with-interest-rates-hold-feds-economic-projections-take-center-stage-2025-03-19/" TargetMode="External"/><Relationship Id="rId243" Type="http://schemas.openxmlformats.org/officeDocument/2006/relationships/hyperlink" Target="https://stcn.com/article/detail/1639093.html" TargetMode="External"/><Relationship Id="rId285" Type="http://schemas.openxmlformats.org/officeDocument/2006/relationships/hyperlink" Target="https://finance.sina.com.cn/jjxw/2025-04-03/doc-inervzcv2755071.shtml" TargetMode="External"/><Relationship Id="rId450" Type="http://schemas.openxmlformats.org/officeDocument/2006/relationships/hyperlink" Target="https://www.koreabiomed.com/news/articleView.html?idxno=23669" TargetMode="External"/><Relationship Id="rId506" Type="http://schemas.openxmlformats.org/officeDocument/2006/relationships/hyperlink" Target="https://www.reuters.com/business/autos-transportation/global-electric-vehicle-sales-up-25-record-2024-2025-01-14/" TargetMode="External"/><Relationship Id="rId38" Type="http://schemas.openxmlformats.org/officeDocument/2006/relationships/hyperlink" Target="https://en.wikipedia.org/wiki/Two_Sigma" TargetMode="External"/><Relationship Id="rId103" Type="http://schemas.openxmlformats.org/officeDocument/2006/relationships/hyperlink" Target="https://www.finra.org/rules-guidance/rulebooks/finra-rules/2270" TargetMode="External"/><Relationship Id="rId310" Type="http://schemas.openxmlformats.org/officeDocument/2006/relationships/hyperlink" Target="https://m.amz123.com/t/KFiljtWw" TargetMode="External"/><Relationship Id="rId492" Type="http://schemas.openxmlformats.org/officeDocument/2006/relationships/hyperlink" Target="https://stockanalysis.com/quote/otc/XIACF/financials/balance-sheet/" TargetMode="External"/><Relationship Id="rId91" Type="http://schemas.openxmlformats.org/officeDocument/2006/relationships/hyperlink" Target="https://zh.wikipedia.org/zh-hans/%E7%95%B6%E6%97%A5%E6%B2%96%E9%8A%B7" TargetMode="External"/><Relationship Id="rId145" Type="http://schemas.openxmlformats.org/officeDocument/2006/relationships/hyperlink" Target="https://www.alliocapital.com/macrocalendar-weekly/week-of-march-31-2025" TargetMode="External"/><Relationship Id="rId187" Type="http://schemas.openxmlformats.org/officeDocument/2006/relationships/hyperlink" Target="https://www.reuters.com/markets/us/goldman-sachs-forecasts-sp-500-target-6500-2025-end-joins-morgan-stanley-2024-11-19/" TargetMode="External"/><Relationship Id="rId352" Type="http://schemas.openxmlformats.org/officeDocument/2006/relationships/hyperlink" Target="https://stcn.com/article/detail/1445102.html" TargetMode="External"/><Relationship Id="rId394" Type="http://schemas.openxmlformats.org/officeDocument/2006/relationships/hyperlink" Target="https://finance.sina.com.cn/stock/hyyj/2025-01-06/doc-ineczxpt2302306.shtml" TargetMode="External"/><Relationship Id="rId408" Type="http://schemas.openxmlformats.org/officeDocument/2006/relationships/hyperlink" Target="https://www.sohu.com/a/842695843_122066678" TargetMode="External"/><Relationship Id="rId212" Type="http://schemas.openxmlformats.org/officeDocument/2006/relationships/hyperlink" Target="https://www.fidelity.com/viewpoints/market-and-economic-insights/quarterly-market-update" TargetMode="External"/><Relationship Id="rId254" Type="http://schemas.openxmlformats.org/officeDocument/2006/relationships/hyperlink" Target="https://finance.sina.com.cn/jjxw/2025-04-03/doc-inervzcv2755071.shtml" TargetMode="External"/><Relationship Id="rId49" Type="http://schemas.openxmlformats.org/officeDocument/2006/relationships/hyperlink" Target="https://www.cqf.com/blog/what-quantitative-finance-brief-history" TargetMode="External"/><Relationship Id="rId114" Type="http://schemas.openxmlformats.org/officeDocument/2006/relationships/hyperlink" Target="https://www.stcn.com/article/detail/1037111.html?u_atoken=c81ba511-b9f8-41f5-8bb5-90118fa595d6&amp;u_asig=bbbf3&amp;u_aref=4M7Js2C63wg68HwBJz82Q4%2FguLM%3D" TargetMode="External"/><Relationship Id="rId296" Type="http://schemas.openxmlformats.org/officeDocument/2006/relationships/hyperlink" Target="https://www.cls.cn/detail/1992222" TargetMode="External"/><Relationship Id="rId461" Type="http://schemas.openxmlformats.org/officeDocument/2006/relationships/hyperlink" Target="https://canalys.com/newsroom/worldwide-smartphone-market-2024" TargetMode="External"/><Relationship Id="rId517" Type="http://schemas.openxmlformats.org/officeDocument/2006/relationships/hyperlink" Target="https://stockanalysis.com/stocks/pdd/statistics/" TargetMode="External"/><Relationship Id="rId60" Type="http://schemas.openxmlformats.org/officeDocument/2006/relationships/hyperlink" Target="https://www.investopedia.com/articles/active-trading/053115/average-rate-return-day-traders.asp" TargetMode="External"/><Relationship Id="rId156" Type="http://schemas.openxmlformats.org/officeDocument/2006/relationships/hyperlink" Target="https://www.alliocapital.com/macrocalendar-weekly/week-of-march-31-2025" TargetMode="External"/><Relationship Id="rId198" Type="http://schemas.openxmlformats.org/officeDocument/2006/relationships/hyperlink" Target="https://www.janushenderson.com/social/article/a-us-small-cap-awakening-positive-momentum-for-2025/" TargetMode="External"/><Relationship Id="rId321" Type="http://schemas.openxmlformats.org/officeDocument/2006/relationships/hyperlink" Target="https://finance.sina.com.cn/roll/2025-03-21/doc-ineqkkks4112038.shtml" TargetMode="External"/><Relationship Id="rId363" Type="http://schemas.openxmlformats.org/officeDocument/2006/relationships/hyperlink" Target="https://stcn.com/article/detail/1445102.html" TargetMode="External"/><Relationship Id="rId419" Type="http://schemas.openxmlformats.org/officeDocument/2006/relationships/hyperlink" Target="https://finance.sina.com.cn/stock/hkstock/ggscyd/2025-02-28/doc-inemyxct2553230.shtml" TargetMode="External"/><Relationship Id="rId223" Type="http://schemas.openxmlformats.org/officeDocument/2006/relationships/hyperlink" Target="https://www.businessinsider.com/stock-market-outlook-bearish-signal-200-day-moving-average-2025-3" TargetMode="External"/><Relationship Id="rId430" Type="http://schemas.openxmlformats.org/officeDocument/2006/relationships/hyperlink" Target="https://s27.q4cdn.com/966411597/files/doc_financials/2023/q4/applovin-4q23-shareholder-letter.pdf" TargetMode="External"/><Relationship Id="rId18" Type="http://schemas.openxmlformats.org/officeDocument/2006/relationships/hyperlink" Target="https://www.cqf.com/blog/what-quantitative-finance-brief-history" TargetMode="External"/><Relationship Id="rId265" Type="http://schemas.openxmlformats.org/officeDocument/2006/relationships/hyperlink" Target="https://finance.sina.com.cn/jjxw/2025-04-03/doc-inervzcv2755071.shtml" TargetMode="External"/><Relationship Id="rId472" Type="http://schemas.openxmlformats.org/officeDocument/2006/relationships/hyperlink" Target="https://www.streetinsider.com/Reuters/Xiaomi+raises+EV+sales+target%2C+plans+new+overseas+stores+as+Q4+revenue+jumps/24512286.html" TargetMode="External"/><Relationship Id="rId528" Type="http://schemas.openxmlformats.org/officeDocument/2006/relationships/glossaryDocument" Target="glossary/document.xml"/><Relationship Id="rId125" Type="http://schemas.openxmlformats.org/officeDocument/2006/relationships/hyperlink" Target="https://cepr.org/voxeu/columns/competition-among-high-frequency-traders-and-market-liquidity" TargetMode="External"/><Relationship Id="rId167" Type="http://schemas.openxmlformats.org/officeDocument/2006/relationships/hyperlink" Target="https://www.capitalgroup.com/ria/insights/articles/2025-stock-market-outlook.html" TargetMode="External"/><Relationship Id="rId332" Type="http://schemas.openxmlformats.org/officeDocument/2006/relationships/hyperlink" Target="https://www.moomoo.com/hans/stock/PDD-US/news/news" TargetMode="External"/><Relationship Id="rId374" Type="http://schemas.openxmlformats.org/officeDocument/2006/relationships/hyperlink" Target="https://stcn.com/article/detail/1445102.html" TargetMode="External"/><Relationship Id="rId71" Type="http://schemas.openxmlformats.org/officeDocument/2006/relationships/hyperlink" Target="https://m.21jingji.com/article/20250228/herald/809b0b778820c87bfd4110cd49cbf302.html" TargetMode="External"/><Relationship Id="rId234" Type="http://schemas.openxmlformats.org/officeDocument/2006/relationships/hyperlink" Target="https://stcn.com/article/detail/1320880.html" TargetMode="External"/><Relationship Id="rId2" Type="http://schemas.openxmlformats.org/officeDocument/2006/relationships/customXml" Target="../customXml/item2.xml"/><Relationship Id="rId29" Type="http://schemas.openxmlformats.org/officeDocument/2006/relationships/hyperlink" Target="https://www.cqf.com/blog/what-quantitative-finance-brief-history" TargetMode="External"/><Relationship Id="rId276" Type="http://schemas.openxmlformats.org/officeDocument/2006/relationships/hyperlink" Target="https://stcn.com/article/detail/1639093.html" TargetMode="External"/><Relationship Id="rId441" Type="http://schemas.openxmlformats.org/officeDocument/2006/relationships/hyperlink" Target="https://www.wuxibiologics.com/wuxi-biologics-reports-solid-2023-annual-results/" TargetMode="External"/><Relationship Id="rId483" Type="http://schemas.openxmlformats.org/officeDocument/2006/relationships/hyperlink" Target="https://www.mi.com/global/discover/article?id=4474" TargetMode="External"/><Relationship Id="rId40" Type="http://schemas.openxmlformats.org/officeDocument/2006/relationships/hyperlink" Target="https://en.wikipedia.org/wiki/Aladdin_(BlackRock)" TargetMode="External"/><Relationship Id="rId136" Type="http://schemas.openxmlformats.org/officeDocument/2006/relationships/hyperlink" Target="https://www.alliocapital.com/macrocalendar-weekly/week-of-march-31-2025" TargetMode="External"/><Relationship Id="rId178" Type="http://schemas.openxmlformats.org/officeDocument/2006/relationships/hyperlink" Target="https://www.nasdaq.com/articles/biotech-market-forecast-top-trends-biotech-2025" TargetMode="External"/><Relationship Id="rId301" Type="http://schemas.openxmlformats.org/officeDocument/2006/relationships/hyperlink" Target="https://finance.sina.com.cn/jjxw/2025-04-03/doc-inervzcv2755071.shtml" TargetMode="External"/><Relationship Id="rId343" Type="http://schemas.openxmlformats.org/officeDocument/2006/relationships/hyperlink" Target="https://adm.logclub.com/articleInfo/NjUwNjg=" TargetMode="External"/><Relationship Id="rId82" Type="http://schemas.openxmlformats.org/officeDocument/2006/relationships/hyperlink" Target="https://papers.ssrn.com/sol3/papers.cfm?abstract_id=3423101" TargetMode="External"/><Relationship Id="rId203" Type="http://schemas.openxmlformats.org/officeDocument/2006/relationships/hyperlink" Target="https://www.reuters.com/markets/us/goldman-sachs-forecasts-sp-500-target-6500-2025-end-joins-morgan-stanley-2024-11-19/" TargetMode="External"/><Relationship Id="rId385" Type="http://schemas.openxmlformats.org/officeDocument/2006/relationships/hyperlink" Target="https://wallstreetcn.com/articles/3738197" TargetMode="External"/><Relationship Id="rId245" Type="http://schemas.openxmlformats.org/officeDocument/2006/relationships/hyperlink" Target="https://stcn.com/article/detail/1639093.html" TargetMode="External"/><Relationship Id="rId287" Type="http://schemas.openxmlformats.org/officeDocument/2006/relationships/hyperlink" Target="https://stcn.com/article/detail/1639093.html" TargetMode="External"/><Relationship Id="rId410" Type="http://schemas.openxmlformats.org/officeDocument/2006/relationships/hyperlink" Target="https://www.sohu.com/a/842695843_122066678" TargetMode="External"/><Relationship Id="rId452" Type="http://schemas.openxmlformats.org/officeDocument/2006/relationships/hyperlink" Target="https://www.wuxibiologics.com/wuxi-biologics-reports-solid-2023-annual-results/" TargetMode="External"/><Relationship Id="rId494" Type="http://schemas.openxmlformats.org/officeDocument/2006/relationships/hyperlink" Target="https://www.streetinsider.com/Reuters/Xiaomi+raises+EV+sales+target%2C+plans+new+overseas+stores+as+Q4+revenue+jumps/24512286.html" TargetMode="External"/><Relationship Id="rId508" Type="http://schemas.openxmlformats.org/officeDocument/2006/relationships/hyperlink" Target="https://chatgpt.com/g/g-p-675c8b85f99c8191a63b4ace3ccd5b11-stock-research-tool/c/67a4d710-ed04-8013-a7e5-25a2df90aaf5" TargetMode="External"/><Relationship Id="rId105" Type="http://schemas.openxmlformats.org/officeDocument/2006/relationships/hyperlink" Target="https://www.investopedia.com/articles/active-trading/053115/average-rate-return-day-traders.asp" TargetMode="External"/><Relationship Id="rId147" Type="http://schemas.openxmlformats.org/officeDocument/2006/relationships/hyperlink" Target="https://www.alliocapital.com/macrocalendar-weekly/week-of-march-31-2025" TargetMode="External"/><Relationship Id="rId312" Type="http://schemas.openxmlformats.org/officeDocument/2006/relationships/hyperlink" Target="https://finance.now.com/analysis/study.php?topicId=9&amp;newsId=914739&amp;c=" TargetMode="External"/><Relationship Id="rId354" Type="http://schemas.openxmlformats.org/officeDocument/2006/relationships/hyperlink" Target="https://finance.sina.com.cn/stock/stockzmt/2025-01-04/doc-inecuumu7786290.shtml" TargetMode="External"/><Relationship Id="rId51" Type="http://schemas.openxmlformats.org/officeDocument/2006/relationships/hyperlink" Target="https://en.wikipedia.org/wiki/Renaissance_Technologies" TargetMode="External"/><Relationship Id="rId93" Type="http://schemas.openxmlformats.org/officeDocument/2006/relationships/hyperlink" Target="https://www.finra.org/rules-guidance/rulebooks/finra-rules/2270" TargetMode="External"/><Relationship Id="rId189" Type="http://schemas.openxmlformats.org/officeDocument/2006/relationships/hyperlink" Target="https://www.reuters.com/markets/us/with-interest-rates-hold-feds-economic-projections-take-center-stage-2025-03-19/" TargetMode="External"/><Relationship Id="rId396" Type="http://schemas.openxmlformats.org/officeDocument/2006/relationships/hyperlink" Target="https://www.sohu.com/a/842695843_122066678" TargetMode="External"/><Relationship Id="rId214" Type="http://schemas.openxmlformats.org/officeDocument/2006/relationships/hyperlink" Target="https://www.reuters.com/markets/us/with-interest-rates-hold-feds-economic-projections-take-center-stage-2025-03-19/" TargetMode="External"/><Relationship Id="rId256" Type="http://schemas.openxmlformats.org/officeDocument/2006/relationships/hyperlink" Target="https://finance.sina.com.cn/jjxw/2025-04-03/doc-inervzcv2755071.shtml" TargetMode="External"/><Relationship Id="rId298" Type="http://schemas.openxmlformats.org/officeDocument/2006/relationships/hyperlink" Target="https://finance.sina.com.cn/jjxw/2025-04-03/doc-inervzcv2755071.shtml" TargetMode="External"/><Relationship Id="rId421" Type="http://schemas.openxmlformats.org/officeDocument/2006/relationships/hyperlink" Target="https://www.wizeinvesting.com/p/must-reads-applovin-stock-analysis-is-app-a-buy-before-earnings-ai-growth-more" TargetMode="External"/><Relationship Id="rId463" Type="http://schemas.openxmlformats.org/officeDocument/2006/relationships/hyperlink" Target="https://canalys.com/newsroom/worldwide-smartphone-market-2024" TargetMode="External"/><Relationship Id="rId519" Type="http://schemas.openxmlformats.org/officeDocument/2006/relationships/hyperlink" Target="https://www.economies.com/stocks/united-states-analysis/pinduoduo-price-collects-profits---forecast-today---19-03-2025-116700" TargetMode="External"/><Relationship Id="rId116" Type="http://schemas.openxmlformats.org/officeDocument/2006/relationships/hyperlink" Target="https://www.finra.org/rules-guidance/rulebooks/finra-rules/2270" TargetMode="External"/><Relationship Id="rId158" Type="http://schemas.openxmlformats.org/officeDocument/2006/relationships/hyperlink" Target="https://www.blackrock.com/us/individual/insights/taking-stock-quarterly-outlook" TargetMode="External"/><Relationship Id="rId323" Type="http://schemas.openxmlformats.org/officeDocument/2006/relationships/hyperlink" Target="https://adm.logclub.com/articleInfo/NjUwNjg=" TargetMode="External"/><Relationship Id="rId20" Type="http://schemas.openxmlformats.org/officeDocument/2006/relationships/hyperlink" Target="https://www.cqf.com/blog/what-quantitative-finance-brief-history" TargetMode="External"/><Relationship Id="rId62" Type="http://schemas.openxmlformats.org/officeDocument/2006/relationships/hyperlink" Target="https://www.finra.org/investors/investing/investment-products/stocks/day-trading" TargetMode="External"/><Relationship Id="rId365" Type="http://schemas.openxmlformats.org/officeDocument/2006/relationships/hyperlink" Target="https://finance.sina.com.cn/stock/stockzmt/2025-01-04/doc-inecuumu7786290.shtml" TargetMode="External"/><Relationship Id="rId225" Type="http://schemas.openxmlformats.org/officeDocument/2006/relationships/hyperlink" Target="https://www.capitalgroup.com/ria/insights/articles/2025-stock-market-outlook.html" TargetMode="External"/><Relationship Id="rId267" Type="http://schemas.openxmlformats.org/officeDocument/2006/relationships/hyperlink" Target="https://finance.sina.com.cn/jjxw/2025-04-03/doc-inervzcv2755071.shtml" TargetMode="External"/><Relationship Id="rId432" Type="http://schemas.openxmlformats.org/officeDocument/2006/relationships/hyperlink" Target="https://s27.q4cdn.com/966411597/files/doc_financials/2023/q4/applovin-4q23-shareholder-letter.pdf" TargetMode="External"/><Relationship Id="rId474" Type="http://schemas.openxmlformats.org/officeDocument/2006/relationships/hyperlink" Target="https://www.streetinsider.com/Reuters/Xiaomi+raises+EV+sales+target%2C+plans+new+overseas+stores+as+Q4+revenue+jumps/24512286.html" TargetMode="External"/><Relationship Id="rId127" Type="http://schemas.openxmlformats.org/officeDocument/2006/relationships/hyperlink" Target="https://cmtassociation.org/presenter/larry-williams/" TargetMode="External"/><Relationship Id="rId31" Type="http://schemas.openxmlformats.org/officeDocument/2006/relationships/hyperlink" Target="https://en.wikipedia.org/wiki/Two_Sigma" TargetMode="External"/><Relationship Id="rId73" Type="http://schemas.openxmlformats.org/officeDocument/2006/relationships/hyperlink" Target="https://zh.wikipedia.org/zh-hans/%E7%95%B6%E6%97%A5%E6%B2%96%E9%8A%B7" TargetMode="External"/><Relationship Id="rId169" Type="http://schemas.openxmlformats.org/officeDocument/2006/relationships/hyperlink" Target="https://www.capitalgroup.com/ria/insights/articles/2025-stock-market-outlook.html" TargetMode="External"/><Relationship Id="rId334" Type="http://schemas.openxmlformats.org/officeDocument/2006/relationships/hyperlink" Target="https://finance.now.com/analysis/study.php?topicId=9&amp;newsId=914739&amp;c=" TargetMode="External"/><Relationship Id="rId376" Type="http://schemas.openxmlformats.org/officeDocument/2006/relationships/hyperlink" Target="https://pdf.dfcfw.com/pdf/H3_AP202501031641801608_1.pdf?1735926748000.pdf" TargetMode="External"/><Relationship Id="rId4" Type="http://schemas.openxmlformats.org/officeDocument/2006/relationships/styles" Target="styles.xml"/><Relationship Id="rId180" Type="http://schemas.openxmlformats.org/officeDocument/2006/relationships/hyperlink" Target="https://www.janushenderson.com/social/article/a-us-small-cap-awakening-positive-momentum-for-2025/" TargetMode="External"/><Relationship Id="rId236" Type="http://schemas.openxmlformats.org/officeDocument/2006/relationships/hyperlink" Target="https://www.cls.cn/detail/1992222" TargetMode="External"/><Relationship Id="rId278" Type="http://schemas.openxmlformats.org/officeDocument/2006/relationships/hyperlink" Target="https://finance.sina.com.cn/roll/2025-04-03/doc-inervuwa8580622.shtml" TargetMode="External"/><Relationship Id="rId401" Type="http://schemas.openxmlformats.org/officeDocument/2006/relationships/hyperlink" Target="https://www.sohu.com/a/842695843_122066678" TargetMode="External"/><Relationship Id="rId443" Type="http://schemas.openxmlformats.org/officeDocument/2006/relationships/hyperlink" Target="https://www.wuxibiologics.com/wuxi-biologics-reports-solid-2024-interim-results/" TargetMode="External"/><Relationship Id="rId303" Type="http://schemas.openxmlformats.org/officeDocument/2006/relationships/hyperlink" Target="https://stcn.com/article/detail/1639093.html" TargetMode="External"/><Relationship Id="rId485" Type="http://schemas.openxmlformats.org/officeDocument/2006/relationships/hyperlink" Target="https://www.mi.com/global/discover/article?id=4474" TargetMode="External"/><Relationship Id="rId42" Type="http://schemas.openxmlformats.org/officeDocument/2006/relationships/hyperlink" Target="https://en.wikipedia.org/wiki/QuantConnect" TargetMode="External"/><Relationship Id="rId84" Type="http://schemas.openxmlformats.org/officeDocument/2006/relationships/hyperlink" Target="https://www.slickcharts.com/sp500/returns" TargetMode="External"/><Relationship Id="rId138" Type="http://schemas.openxmlformats.org/officeDocument/2006/relationships/hyperlink" Target="https://www.reuters.com/markets/us/goldman-sachs-forecasts-sp-500-target-6500-2025-end-joins-morgan-stanley-2024-11-19/" TargetMode="External"/><Relationship Id="rId345" Type="http://schemas.openxmlformats.org/officeDocument/2006/relationships/hyperlink" Target="https://finance.sina.com.cn/stock/stockzmt/2025-01-04/doc-inecuumu7786290.shtml" TargetMode="External"/><Relationship Id="rId387" Type="http://schemas.openxmlformats.org/officeDocument/2006/relationships/hyperlink" Target="https://wallstreetcn.com/articles/3738197" TargetMode="External"/><Relationship Id="rId510" Type="http://schemas.openxmlformats.org/officeDocument/2006/relationships/hyperlink" Target="https://www.macrotrends.net/stocks/charts/PDD/pdd-holdings/revenue" TargetMode="External"/><Relationship Id="rId191" Type="http://schemas.openxmlformats.org/officeDocument/2006/relationships/hyperlink" Target="https://www.reuters.com/markets/us/with-interest-rates-hold-feds-economic-projections-take-center-stage-2025-03-19/" TargetMode="External"/><Relationship Id="rId205" Type="http://schemas.openxmlformats.org/officeDocument/2006/relationships/hyperlink" Target="https://www.morganstanley.com/im/en-gb/intermediary-investor/insights/articles/equity-and-volatility-outlook-2025.html" TargetMode="External"/><Relationship Id="rId247" Type="http://schemas.openxmlformats.org/officeDocument/2006/relationships/hyperlink" Target="https://finance.sina.com.cn/jjxw/2025-04-03/doc-inervzcv2755071.shtml" TargetMode="External"/><Relationship Id="rId412" Type="http://schemas.openxmlformats.org/officeDocument/2006/relationships/hyperlink" Target="https://wallstreetcn.com/articles/3738197" TargetMode="External"/><Relationship Id="rId107" Type="http://schemas.openxmlformats.org/officeDocument/2006/relationships/hyperlink" Target="https://cepr.org/voxeu/columns/competition-among-high-frequency-traders-and-market-liquidity" TargetMode="External"/><Relationship Id="rId289" Type="http://schemas.openxmlformats.org/officeDocument/2006/relationships/hyperlink" Target="https://finance.sina.com.cn/roll/2025-04-03/doc-inervuwa8580622.shtml" TargetMode="External"/><Relationship Id="rId454" Type="http://schemas.openxmlformats.org/officeDocument/2006/relationships/hyperlink" Target="https://www.wuxibiologics.com/wuxi-biologics-reports-solid-2023-annual-results/" TargetMode="External"/><Relationship Id="rId496" Type="http://schemas.openxmlformats.org/officeDocument/2006/relationships/hyperlink" Target="https://markets.businessinsider.com/news/stocks/xiaomi-price-target-raised-to-40-from-24-at-barclays-1034437178" TargetMode="External"/><Relationship Id="rId11" Type="http://schemas.openxmlformats.org/officeDocument/2006/relationships/footer" Target="footer1.xml"/><Relationship Id="rId53" Type="http://schemas.openxmlformats.org/officeDocument/2006/relationships/hyperlink" Target="https://en.wikipedia.org/wiki/Two_Sigma" TargetMode="External"/><Relationship Id="rId149" Type="http://schemas.openxmlformats.org/officeDocument/2006/relationships/hyperlink" Target="https://www.capitalgroup.com/ria/insights/articles/2025-stock-market-outlook.html" TargetMode="External"/><Relationship Id="rId314" Type="http://schemas.openxmlformats.org/officeDocument/2006/relationships/hyperlink" Target="https://www.sohu.com/a/808672014_120439601" TargetMode="External"/><Relationship Id="rId356" Type="http://schemas.openxmlformats.org/officeDocument/2006/relationships/hyperlink" Target="https://finance.sina.com.cn/stock/stockzmt/2025-01-04/doc-inecuumu7786290.shtml" TargetMode="External"/><Relationship Id="rId398" Type="http://schemas.openxmlformats.org/officeDocument/2006/relationships/hyperlink" Target="https://finance.sina.com.cn/stock/hyyj/2025-01-06/doc-ineczxpt2302306.shtml" TargetMode="External"/><Relationship Id="rId521" Type="http://schemas.openxmlformats.org/officeDocument/2006/relationships/hyperlink" Target="https://www.economies.com/stocks/united-states-analysis/pinduoduo-price-collects-profits---forecast-today---19-03-2025-116700" TargetMode="External"/><Relationship Id="rId95" Type="http://schemas.openxmlformats.org/officeDocument/2006/relationships/hyperlink" Target="https://www.investopedia.com/articles/active-trading/053115/average-rate-return-day-traders.asp" TargetMode="External"/><Relationship Id="rId160" Type="http://schemas.openxmlformats.org/officeDocument/2006/relationships/hyperlink" Target="https://www.janushenderson.com/social/article/a-us-small-cap-awakening-positive-momentum-for-2025/" TargetMode="External"/><Relationship Id="rId216" Type="http://schemas.openxmlformats.org/officeDocument/2006/relationships/hyperlink" Target="https://www.janushenderson.com/social/article/a-us-small-cap-awakening-positive-momentum-for-2025/" TargetMode="External"/><Relationship Id="rId423" Type="http://schemas.openxmlformats.org/officeDocument/2006/relationships/hyperlink" Target="https://s27.q4cdn.com/966411597/files/doc_financials/2023/q4/applovin-4q23-shareholder-letter.pdf" TargetMode="External"/><Relationship Id="rId258" Type="http://schemas.openxmlformats.org/officeDocument/2006/relationships/hyperlink" Target="https://www.cls.cn/detail/1992222" TargetMode="External"/><Relationship Id="rId465" Type="http://schemas.openxmlformats.org/officeDocument/2006/relationships/hyperlink" Target="https://www.reuters.com/business/autos-transportation/global-electric-vehicle-sales-up-25-record-2024-2025-01-14/" TargetMode="External"/><Relationship Id="rId22" Type="http://schemas.openxmlformats.org/officeDocument/2006/relationships/hyperlink" Target="https://www.cqf.com/blog/what-quantitative-finance-brief-history" TargetMode="External"/><Relationship Id="rId64" Type="http://schemas.openxmlformats.org/officeDocument/2006/relationships/hyperlink" Target="https://www.moomoo.com/us/support/topic4_192" TargetMode="External"/><Relationship Id="rId118" Type="http://schemas.openxmlformats.org/officeDocument/2006/relationships/hyperlink" Target="https://m.21jingji.com/article/20250228/herald/809b0b778820c87bfd4110cd49cbf302.html" TargetMode="External"/><Relationship Id="rId325" Type="http://schemas.openxmlformats.org/officeDocument/2006/relationships/hyperlink" Target="https://view.inews.qq.com/a/20250327A06WWB00?uid%5B0%5D=100011431952&amp;uid%5B1%5D=100011431952" TargetMode="External"/><Relationship Id="rId367" Type="http://schemas.openxmlformats.org/officeDocument/2006/relationships/hyperlink" Target="https://jufengcap.com/detail/148.html" TargetMode="External"/><Relationship Id="rId171" Type="http://schemas.openxmlformats.org/officeDocument/2006/relationships/hyperlink" Target="https://www.reuters.com/markets/us/with-interest-rates-hold-feds-economic-projections-take-center-stage-2025-03-19/" TargetMode="External"/><Relationship Id="rId227" Type="http://schemas.openxmlformats.org/officeDocument/2006/relationships/hyperlink" Target="https://finance.sina.com.cn/jjxw/2025-04-03/doc-inervzcv2755071.shtml" TargetMode="External"/><Relationship Id="rId269" Type="http://schemas.openxmlformats.org/officeDocument/2006/relationships/hyperlink" Target="https://finance.sina.com.cn/jjxw/2025-04-03/doc-inervzcv2755071.shtml" TargetMode="External"/><Relationship Id="rId434" Type="http://schemas.openxmlformats.org/officeDocument/2006/relationships/hyperlink" Target="https://finviz.com/quote.ashx?t=APP" TargetMode="External"/><Relationship Id="rId476" Type="http://schemas.openxmlformats.org/officeDocument/2006/relationships/hyperlink" Target="https://www.mobileworldlive.com/xiaomi-advances-cross-device-connectivity-with-human-x-car-x-home-platform/" TargetMode="External"/><Relationship Id="rId33" Type="http://schemas.openxmlformats.org/officeDocument/2006/relationships/hyperlink" Target="https://en.wikipedia.org/wiki/Aladdin_(BlackRock)" TargetMode="External"/><Relationship Id="rId129" Type="http://schemas.openxmlformats.org/officeDocument/2006/relationships/hyperlink" Target="https://www.alliocapital.com/macrocalendar-weekly/week-of-march-31-2025" TargetMode="External"/><Relationship Id="rId280" Type="http://schemas.openxmlformats.org/officeDocument/2006/relationships/hyperlink" Target="https://stcn.com/article/detail/1639093.html" TargetMode="External"/><Relationship Id="rId336" Type="http://schemas.openxmlformats.org/officeDocument/2006/relationships/hyperlink" Target="https://m.amz123.com/t/KFiljtWw" TargetMode="External"/><Relationship Id="rId501" Type="http://schemas.openxmlformats.org/officeDocument/2006/relationships/hyperlink" Target="https://www.bloomberg.com/news/articles/2025-03-17/xiaomi-stock-rally-before-earnings-outshines-analyst-forecasts" TargetMode="External"/><Relationship Id="rId75" Type="http://schemas.openxmlformats.org/officeDocument/2006/relationships/hyperlink" Target="https://papers.ssrn.com/sol3/Delivery.cfm/4977485.pdf?abstractid=4977485&amp;mirid=1" TargetMode="External"/><Relationship Id="rId140" Type="http://schemas.openxmlformats.org/officeDocument/2006/relationships/hyperlink" Target="https://www.businessinsider.com/stock-market-outlook-bearish-signal-200-day-moving-average-2025-3" TargetMode="External"/><Relationship Id="rId182" Type="http://schemas.openxmlformats.org/officeDocument/2006/relationships/hyperlink" Target="https://www.janushenderson.com/social/article/a-us-small-cap-awakening-positive-momentum-for-2025/" TargetMode="External"/><Relationship Id="rId378" Type="http://schemas.openxmlformats.org/officeDocument/2006/relationships/hyperlink" Target="https://stcn.com/article/detail/1445102.html" TargetMode="External"/><Relationship Id="rId403" Type="http://schemas.openxmlformats.org/officeDocument/2006/relationships/hyperlink" Target="https://www.sohu.com/a/842695843_122066678" TargetMode="External"/><Relationship Id="rId6" Type="http://schemas.openxmlformats.org/officeDocument/2006/relationships/webSettings" Target="webSettings.xml"/><Relationship Id="rId238" Type="http://schemas.openxmlformats.org/officeDocument/2006/relationships/hyperlink" Target="https://finance.sina.com.cn/roll/2025-04-03/doc-inervuwa8580622.shtml" TargetMode="External"/><Relationship Id="rId445" Type="http://schemas.openxmlformats.org/officeDocument/2006/relationships/hyperlink" Target="https://www.wuxibiologics.com/wuxi-biologics-reports-solid-2024-interim-results/" TargetMode="External"/><Relationship Id="rId487" Type="http://schemas.openxmlformats.org/officeDocument/2006/relationships/hyperlink" Target="https://www.mi.com/global/discover/article?id=3239" TargetMode="External"/><Relationship Id="rId291" Type="http://schemas.openxmlformats.org/officeDocument/2006/relationships/hyperlink" Target="https://finance.sina.com.cn/jjxw/2025-04-03/doc-inervzcv2755071.shtml" TargetMode="External"/><Relationship Id="rId305" Type="http://schemas.openxmlformats.org/officeDocument/2006/relationships/hyperlink" Target="https://finance.sina.com.cn/jjxw/2025-04-03/doc-inervzcv2755071.shtml" TargetMode="External"/><Relationship Id="rId347" Type="http://schemas.openxmlformats.org/officeDocument/2006/relationships/hyperlink" Target="https://finance.sina.com.cn/stock/stockzmt/2025-01-04/doc-inecuumu7786290.shtml" TargetMode="External"/><Relationship Id="rId512" Type="http://schemas.openxmlformats.org/officeDocument/2006/relationships/hyperlink" Target="https://www.tradingview.com/symbols/NASDAQ-PDD/" TargetMode="External"/><Relationship Id="rId44" Type="http://schemas.openxmlformats.org/officeDocument/2006/relationships/hyperlink" Target="https://www.traderknows.com/zh-Hans/wiki/organizations/55841ca49e984a45afac4cad970c058d" TargetMode="External"/><Relationship Id="rId86" Type="http://schemas.openxmlformats.org/officeDocument/2006/relationships/hyperlink" Target="https://www.forbes.com/sites/jasonbisnoff/2022/04/29/robinhood-losses-spell-the-end-of-an-era-for-young-investors-whove-never-traded-through-a-downturn/" TargetMode="External"/><Relationship Id="rId151" Type="http://schemas.openxmlformats.org/officeDocument/2006/relationships/hyperlink" Target="https://www.nasdaq.com/articles/biotech-market-forecast-top-trends-biotech-2025" TargetMode="External"/><Relationship Id="rId389" Type="http://schemas.openxmlformats.org/officeDocument/2006/relationships/hyperlink" Target="https://wallstreetcn.com/articles/3738197" TargetMode="External"/><Relationship Id="rId193" Type="http://schemas.openxmlformats.org/officeDocument/2006/relationships/hyperlink" Target="https://www.reuters.com/markets/us/with-interest-rates-hold-feds-economic-projections-take-center-stage-2025-03-19/" TargetMode="External"/><Relationship Id="rId207" Type="http://schemas.openxmlformats.org/officeDocument/2006/relationships/hyperlink" Target="https://www.reuters.com/markets/us/goldman-sachs-forecasts-sp-500-target-6500-2025-end-joins-morgan-stanley-2024-11-19/" TargetMode="External"/><Relationship Id="rId249" Type="http://schemas.openxmlformats.org/officeDocument/2006/relationships/hyperlink" Target="https://finance.sina.com.cn/roll/2025-04-03/doc-inervuwa8580622.shtml" TargetMode="External"/><Relationship Id="rId414" Type="http://schemas.openxmlformats.org/officeDocument/2006/relationships/hyperlink" Target="https://seekingalpha.com/article/4754407-applovin-dont-be-greedy-ahead-of-q4-earnings-release?source=affiliate_program:stockanalysis.com&amp;utm_medium=affiliate&amp;utm_source=stockanalysis.com&amp;affid=858&amp;oid=16&amp;transaction=24022692761a46f8af8a77bf54b72581" TargetMode="External"/><Relationship Id="rId456" Type="http://schemas.openxmlformats.org/officeDocument/2006/relationships/hyperlink" Target="https://www.wuxibiologics.com/wuxi-biologics-reports-solid-2023-annual-results/" TargetMode="External"/><Relationship Id="rId498" Type="http://schemas.openxmlformats.org/officeDocument/2006/relationships/hyperlink" Target="https://warrants.ubs.com/en/underlying/southbound-moneyflow-turnover" TargetMode="External"/><Relationship Id="rId13" Type="http://schemas.openxmlformats.org/officeDocument/2006/relationships/hyperlink" Target="https://www.cqf.com/blog/what-quantitative-finance-brief-history" TargetMode="External"/><Relationship Id="rId109" Type="http://schemas.openxmlformats.org/officeDocument/2006/relationships/hyperlink" Target="https://www.stcn.com/article/detail/1037111.html?u_atoken=c81ba511-b9f8-41f5-8bb5-90118fa595d6&amp;u_asig=bbbf3&amp;u_aref=4M7Js2C63wg68HwBJz82Q4%2FguLM%3D" TargetMode="External"/><Relationship Id="rId260" Type="http://schemas.openxmlformats.org/officeDocument/2006/relationships/hyperlink" Target="https://finance.sina.com.cn/jjxw/2025-04-03/doc-inervzcv2755071.shtml" TargetMode="External"/><Relationship Id="rId316" Type="http://schemas.openxmlformats.org/officeDocument/2006/relationships/hyperlink" Target="https://finance.now.com/analysis/study.php?topicId=9&amp;newsId=914739&amp;c=" TargetMode="External"/><Relationship Id="rId523" Type="http://schemas.openxmlformats.org/officeDocument/2006/relationships/hyperlink" Target="https://cncva.cn/cms/news/details/id/410.html" TargetMode="External"/><Relationship Id="rId55" Type="http://schemas.openxmlformats.org/officeDocument/2006/relationships/hyperlink" Target="https://en.wikipedia.org/wiki/Aladdin_(BlackRock)" TargetMode="External"/><Relationship Id="rId97" Type="http://schemas.openxmlformats.org/officeDocument/2006/relationships/hyperlink" Target="https://www.investopedia.com/articles/active-trading/053115/average-rate-return-day-traders.asp" TargetMode="External"/><Relationship Id="rId120" Type="http://schemas.openxmlformats.org/officeDocument/2006/relationships/hyperlink" Target="https://papers.ssrn.com/sol3/Delivery.cfm/4977485.pdf?abstractid=4977485&amp;mirid=1" TargetMode="External"/><Relationship Id="rId358" Type="http://schemas.openxmlformats.org/officeDocument/2006/relationships/hyperlink" Target="https://finance.sina.com.cn/stock/stockzmt/2025-01-04/doc-inecuumu7786290.shtml" TargetMode="External"/><Relationship Id="rId162" Type="http://schemas.openxmlformats.org/officeDocument/2006/relationships/hyperlink" Target="https://www.janushenderson.com/social/article/a-us-small-cap-awakening-positive-momentum-for-2025/" TargetMode="External"/><Relationship Id="rId218" Type="http://schemas.openxmlformats.org/officeDocument/2006/relationships/hyperlink" Target="https://www.nasdaq.com/articles/biotech-market-forecast-top-trends-biotech-2025" TargetMode="External"/><Relationship Id="rId425" Type="http://schemas.openxmlformats.org/officeDocument/2006/relationships/hyperlink" Target="https://s27.q4cdn.com/966411597/files/doc_financials/2023/q4/applovin-4q23-shareholder-letter.pdf" TargetMode="External"/><Relationship Id="rId467" Type="http://schemas.openxmlformats.org/officeDocument/2006/relationships/hyperlink" Target="https://www.reuters.com/business/autos-transportation/global-electric-vehicle-sales-up-25-record-2024-2025-01-14/" TargetMode="External"/><Relationship Id="rId271" Type="http://schemas.openxmlformats.org/officeDocument/2006/relationships/hyperlink" Target="https://www.cls.cn/detail/1992222" TargetMode="External"/><Relationship Id="rId24" Type="http://schemas.openxmlformats.org/officeDocument/2006/relationships/hyperlink" Target="https://en.wikipedia.org/wiki/Renaissance_Technologies" TargetMode="External"/><Relationship Id="rId66" Type="http://schemas.openxmlformats.org/officeDocument/2006/relationships/hyperlink" Target="https://zh.wikipedia.org/zh-hans/%E7%95%B6%E6%97%A5%E6%B2%96%E9%8A%B7" TargetMode="External"/><Relationship Id="rId131" Type="http://schemas.openxmlformats.org/officeDocument/2006/relationships/hyperlink" Target="https://www.alliocapital.com/macrocalendar-weekly/week-of-march-31-2025" TargetMode="External"/><Relationship Id="rId327" Type="http://schemas.openxmlformats.org/officeDocument/2006/relationships/hyperlink" Target="https://view.inews.qq.com/a/20250327A06WWB00?uid%5B0%5D=100011431952&amp;uid%5B1%5D=100011431952" TargetMode="External"/><Relationship Id="rId369" Type="http://schemas.openxmlformats.org/officeDocument/2006/relationships/hyperlink" Target="https://finance.sina.com.cn/roll/2025-01-07/doc-ineeayzf1819616.shtml" TargetMode="External"/><Relationship Id="rId173" Type="http://schemas.openxmlformats.org/officeDocument/2006/relationships/hyperlink" Target="https://www.morningstar.com/bonds/investors-pile-into-these-3-types-bond-funds-heres-what-they-may-be-missing" TargetMode="External"/><Relationship Id="rId229" Type="http://schemas.openxmlformats.org/officeDocument/2006/relationships/hyperlink" Target="https://finance.sina.com.cn/roll/2025-04-03/doc-inervuwa8580622.shtml" TargetMode="External"/><Relationship Id="rId380" Type="http://schemas.openxmlformats.org/officeDocument/2006/relationships/hyperlink" Target="https://pdf.dfcfw.com/pdf/H3_AP202501031641801608_1.pdf?1735926748000.pdf" TargetMode="External"/><Relationship Id="rId436" Type="http://schemas.openxmlformats.org/officeDocument/2006/relationships/hyperlink" Target="https://finviz.com/quote.ashx?t=APP" TargetMode="External"/><Relationship Id="rId240" Type="http://schemas.openxmlformats.org/officeDocument/2006/relationships/hyperlink" Target="https://finance.sina.com.cn/roll/2025-04-03/doc-inervuwa8580622.shtml" TargetMode="External"/><Relationship Id="rId478" Type="http://schemas.openxmlformats.org/officeDocument/2006/relationships/hyperlink" Target="https://www.statista.com/statistics/967485/worldwide-xiaomi-number-of-connected-devices/" TargetMode="External"/><Relationship Id="rId35" Type="http://schemas.openxmlformats.org/officeDocument/2006/relationships/hyperlink" Target="https://en.wikipedia.org/wiki/Renaissance_Technologies" TargetMode="External"/><Relationship Id="rId77" Type="http://schemas.openxmlformats.org/officeDocument/2006/relationships/hyperlink" Target="https://zh.wikipedia.org/zh-hans/%E7%95%B6%E6%97%A5%E6%B2%96%E9%8A%B7" TargetMode="External"/><Relationship Id="rId100" Type="http://schemas.openxmlformats.org/officeDocument/2006/relationships/hyperlink" Target="http://stcn.com/article/detail/1656103.html" TargetMode="External"/><Relationship Id="rId282" Type="http://schemas.openxmlformats.org/officeDocument/2006/relationships/hyperlink" Target="https://finance.sina.com.cn/roll/2025-04-03/doc-inervuwa8580622.shtml" TargetMode="External"/><Relationship Id="rId338" Type="http://schemas.openxmlformats.org/officeDocument/2006/relationships/hyperlink" Target="https://www.21jingji.com/article/20250325/herald/45568d94e376354d199824e944875b6c.html" TargetMode="External"/><Relationship Id="rId503" Type="http://schemas.openxmlformats.org/officeDocument/2006/relationships/hyperlink" Target="https://markets.businessinsider.com/news/stocks/xiaomi-price-target-raised-to-40-from-24-at-barclays-1034437178" TargetMode="External"/><Relationship Id="rId8" Type="http://schemas.openxmlformats.org/officeDocument/2006/relationships/endnotes" Target="endnotes.xml"/><Relationship Id="rId142" Type="http://schemas.openxmlformats.org/officeDocument/2006/relationships/hyperlink" Target="https://www.alliocapital.com/macrocalendar-weekly/week-of-march-31-2025" TargetMode="External"/><Relationship Id="rId184" Type="http://schemas.openxmlformats.org/officeDocument/2006/relationships/hyperlink" Target="https://www.alliocapital.com/macrocalendar-weekly/week-of-march-31-2025" TargetMode="External"/><Relationship Id="rId391" Type="http://schemas.openxmlformats.org/officeDocument/2006/relationships/hyperlink" Target="https://wallstreetcn.com/articles/3738197" TargetMode="External"/><Relationship Id="rId405" Type="http://schemas.openxmlformats.org/officeDocument/2006/relationships/hyperlink" Target="https://www.sohu.com/a/842695843_122066678" TargetMode="External"/><Relationship Id="rId447" Type="http://schemas.openxmlformats.org/officeDocument/2006/relationships/hyperlink" Target="https://www.wuxibiologics.com/wuxi-biologics-reports-solid-2024-interim-results/" TargetMode="External"/><Relationship Id="rId251" Type="http://schemas.openxmlformats.org/officeDocument/2006/relationships/hyperlink" Target="https://finance.sina.com.cn/jjxw/2025-04-03/doc-inervzcv2755071.shtml" TargetMode="External"/><Relationship Id="rId489" Type="http://schemas.openxmlformats.org/officeDocument/2006/relationships/hyperlink" Target="https://www.streetinsider.com/Reuters/Xiaomi+raises+EV+sales+target%2C+plans+new+overseas+stores+as+Q4+revenue+jumps/24512286.html" TargetMode="External"/><Relationship Id="rId46" Type="http://schemas.openxmlformats.org/officeDocument/2006/relationships/hyperlink" Target="https://m.douban.com/book/subject/27080501/" TargetMode="External"/><Relationship Id="rId293" Type="http://schemas.openxmlformats.org/officeDocument/2006/relationships/hyperlink" Target="https://stcn.com/article/detail/1320880.html" TargetMode="External"/><Relationship Id="rId307" Type="http://schemas.openxmlformats.org/officeDocument/2006/relationships/hyperlink" Target="https://finance.sina.com.cn/roll/2025-04-03/doc-inervuwa8580622.shtml" TargetMode="External"/><Relationship Id="rId349" Type="http://schemas.openxmlformats.org/officeDocument/2006/relationships/hyperlink" Target="https://finance.sina.com.cn/stock/stockzmt/2025-01-04/doc-inecuumu7786290.shtml" TargetMode="External"/><Relationship Id="rId514" Type="http://schemas.openxmlformats.org/officeDocument/2006/relationships/hyperlink" Target="https://finbox.com/NASDAQGS:PDD/explorer/ev_to_ebitda_ltm" TargetMode="External"/><Relationship Id="rId88" Type="http://schemas.openxmlformats.org/officeDocument/2006/relationships/hyperlink" Target="https://www.investopedia.com/articles/active-trading/053115/average-rate-return-day-traders.asp" TargetMode="External"/><Relationship Id="rId111" Type="http://schemas.openxmlformats.org/officeDocument/2006/relationships/hyperlink" Target="https://m.21jingji.com/article/20250228/herald/809b0b778820c87bfd4110cd49cbf302.html" TargetMode="External"/><Relationship Id="rId153" Type="http://schemas.openxmlformats.org/officeDocument/2006/relationships/hyperlink" Target="https://www.nasdaq.com/articles/biotech-market-forecast-top-trends-biotech-2025" TargetMode="External"/><Relationship Id="rId195" Type="http://schemas.openxmlformats.org/officeDocument/2006/relationships/hyperlink" Target="https://www.janushenderson.com/social/article/a-us-small-cap-awakening-positive-momentum-for-2025/" TargetMode="External"/><Relationship Id="rId209" Type="http://schemas.openxmlformats.org/officeDocument/2006/relationships/hyperlink" Target="https://www.alliocapital.com/macrocalendar-weekly/week-of-march-31-2025" TargetMode="External"/><Relationship Id="rId360" Type="http://schemas.openxmlformats.org/officeDocument/2006/relationships/hyperlink" Target="https://finance.sina.com.cn/stock/stockzmt/2025-01-04/doc-inecuumu7786290.shtml" TargetMode="External"/><Relationship Id="rId416" Type="http://schemas.openxmlformats.org/officeDocument/2006/relationships/image" Target="media/image7.png"/><Relationship Id="rId220" Type="http://schemas.openxmlformats.org/officeDocument/2006/relationships/hyperlink" Target="https://www.reuters.com/markets/us/goldman-sachs-forecasts-sp-500-target-6500-2025-end-joins-morgan-stanley-2024-11-19/" TargetMode="External"/><Relationship Id="rId458" Type="http://schemas.openxmlformats.org/officeDocument/2006/relationships/hyperlink" Target="https://www.streetinsider.com/Reuters/Xiaomi+raises+EV+sales+target%2C+plans+new+overseas+stores+as+Q4+revenue+jumps/24512286.html" TargetMode="External"/><Relationship Id="rId15" Type="http://schemas.openxmlformats.org/officeDocument/2006/relationships/hyperlink" Target="https://www.linkedin.com/pulse/brief-history-quantitative-investment-management-herbert-blank-wotje" TargetMode="External"/><Relationship Id="rId57" Type="http://schemas.openxmlformats.org/officeDocument/2006/relationships/hyperlink" Target="https://zh.wikipedia.org/zh-hans/%E7%95%B6%E6%97%A5%E6%B2%96%E9%8A%B7" TargetMode="External"/><Relationship Id="rId262" Type="http://schemas.openxmlformats.org/officeDocument/2006/relationships/hyperlink" Target="https://www.cls.cn/detail/1992222" TargetMode="External"/><Relationship Id="rId318" Type="http://schemas.openxmlformats.org/officeDocument/2006/relationships/hyperlink" Target="https://www.21jingji.com/article/20250325/herald/45568d94e376354d199824e944875b6c.html" TargetMode="External"/><Relationship Id="rId525" Type="http://schemas.openxmlformats.org/officeDocument/2006/relationships/hyperlink" Target="https://blog.csdn.net/2405_88636357/article/details/146319618" TargetMode="External"/><Relationship Id="rId99" Type="http://schemas.openxmlformats.org/officeDocument/2006/relationships/hyperlink" Target="https://www.finra.org/rules-guidance/rulebooks/finra-rules/2270" TargetMode="External"/><Relationship Id="rId122" Type="http://schemas.openxmlformats.org/officeDocument/2006/relationships/hyperlink" Target="https://papers.ssrn.com/sol3/papers.cfm?abstract_id=3423101" TargetMode="External"/><Relationship Id="rId164" Type="http://schemas.openxmlformats.org/officeDocument/2006/relationships/hyperlink" Target="https://www.janushenderson.com/social/article/a-us-small-cap-awakening-positive-momentum-for-2025/" TargetMode="External"/><Relationship Id="rId371" Type="http://schemas.openxmlformats.org/officeDocument/2006/relationships/hyperlink" Target="https://finance.eastmoney.com/a/202412313284028392.html" TargetMode="External"/><Relationship Id="rId427" Type="http://schemas.openxmlformats.org/officeDocument/2006/relationships/hyperlink" Target="https://s27.q4cdn.com/966411597/files/doc_financials/2023/q4/applovin-4q23-shareholder-letter.pdf" TargetMode="External"/><Relationship Id="rId469" Type="http://schemas.openxmlformats.org/officeDocument/2006/relationships/hyperlink" Target="https://www.streetinsider.com/Reuters/Xiaomi+raises+EV+sales+target%2C+plans+new+overseas+stores+as+Q4+revenue+jumps/24512286.html" TargetMode="External"/><Relationship Id="rId26" Type="http://schemas.openxmlformats.org/officeDocument/2006/relationships/hyperlink" Target="https://en.wikipedia.org/wiki/Renaissance_Technologies" TargetMode="External"/><Relationship Id="rId231" Type="http://schemas.openxmlformats.org/officeDocument/2006/relationships/hyperlink" Target="https://finance.sina.com.cn/roll/2025-04-03/doc-inervuwa8580622.shtml" TargetMode="External"/><Relationship Id="rId273" Type="http://schemas.openxmlformats.org/officeDocument/2006/relationships/hyperlink" Target="https://finance.sina.com.cn/jjxw/2025-04-03/doc-inervzcv2755071.shtml" TargetMode="External"/><Relationship Id="rId329" Type="http://schemas.openxmlformats.org/officeDocument/2006/relationships/hyperlink" Target="https://cn.tradingview.com/symbols/NASDAQ-PDD/" TargetMode="External"/><Relationship Id="rId480" Type="http://schemas.openxmlformats.org/officeDocument/2006/relationships/hyperlink" Target="https://news.futunn.com/en/flash/18575676/xiaomi-internet-service-revenue-and-gross-margin-both-hit-record" TargetMode="External"/><Relationship Id="rId68" Type="http://schemas.openxmlformats.org/officeDocument/2006/relationships/hyperlink" Target="https://www.finra.org/rules-guidance/rulebooks/finra-rules/2270" TargetMode="External"/><Relationship Id="rId133" Type="http://schemas.openxmlformats.org/officeDocument/2006/relationships/hyperlink" Target="https://www.lseg.com/en/insights/ftse-russell/is-the-january-effect-in-us-fixed-income-a-myth-or-a-market-reality" TargetMode="External"/><Relationship Id="rId175" Type="http://schemas.openxmlformats.org/officeDocument/2006/relationships/hyperlink" Target="https://www.capitalgroup.com/ria/insights/articles/2025-stock-market-outlook.html" TargetMode="External"/><Relationship Id="rId340" Type="http://schemas.openxmlformats.org/officeDocument/2006/relationships/hyperlink" Target="https://view.inews.qq.com/a/20250327A06WWB00?uid%5B0%5D=100011431952&amp;uid%5B1%5D=100011431952" TargetMode="External"/><Relationship Id="rId200" Type="http://schemas.openxmlformats.org/officeDocument/2006/relationships/hyperlink" Target="https://www.reuters.com/markets/us/with-interest-rates-hold-feds-economic-projections-take-center-stage-2025-03-19/" TargetMode="External"/><Relationship Id="rId382" Type="http://schemas.openxmlformats.org/officeDocument/2006/relationships/hyperlink" Target="https://wallstreetcn.com/articles/3738197" TargetMode="External"/><Relationship Id="rId438" Type="http://schemas.openxmlformats.org/officeDocument/2006/relationships/hyperlink" Target="https://www.wuxibiologics.com/wuxi-biologics-reports-solid-2023-annual-results/" TargetMode="External"/><Relationship Id="rId242" Type="http://schemas.openxmlformats.org/officeDocument/2006/relationships/hyperlink" Target="https://finance.sina.com.cn/jjxw/2025-04-03/doc-inervzcv2755071.shtml" TargetMode="External"/><Relationship Id="rId284" Type="http://schemas.openxmlformats.org/officeDocument/2006/relationships/hyperlink" Target="https://finance.sina.com.cn/jjxw/2025-04-03/doc-inervzcv2755071.shtml" TargetMode="External"/><Relationship Id="rId491" Type="http://schemas.openxmlformats.org/officeDocument/2006/relationships/hyperlink" Target="https://stockanalysis.com/quote/otc/XIACF/financials/balance-sheet/" TargetMode="External"/><Relationship Id="rId505" Type="http://schemas.openxmlformats.org/officeDocument/2006/relationships/hyperlink" Target="https://www.bloomberg.com/news/articles/2025-03-17/xiaomi-stock-rally-before-earnings-outshines-analyst-forecasts" TargetMode="External"/><Relationship Id="rId37" Type="http://schemas.openxmlformats.org/officeDocument/2006/relationships/hyperlink" Target="https://en.wikipedia.org/wiki/Renaissance_Technologies" TargetMode="External"/><Relationship Id="rId79" Type="http://schemas.openxmlformats.org/officeDocument/2006/relationships/hyperlink" Target="https://www.investopedia.com/articles/active-trading/053115/average-rate-return-day-traders.asp" TargetMode="External"/><Relationship Id="rId102" Type="http://schemas.openxmlformats.org/officeDocument/2006/relationships/hyperlink" Target="https://cepr.org/voxeu/columns/competition-among-high-frequency-traders-and-market-liquidity" TargetMode="External"/><Relationship Id="rId144" Type="http://schemas.openxmlformats.org/officeDocument/2006/relationships/hyperlink" Target="https://www.alliocapital.com/macrocalendar-weekly/week-of-march-31-2025" TargetMode="External"/><Relationship Id="rId90" Type="http://schemas.openxmlformats.org/officeDocument/2006/relationships/hyperlink" Target="https://cepr.org/voxeu/columns/competition-among-high-frequency-traders-and-market-liquidity" TargetMode="External"/><Relationship Id="rId186" Type="http://schemas.openxmlformats.org/officeDocument/2006/relationships/hyperlink" Target="https://www.reuters.com/markets/us/goldman-sachs-forecasts-sp-500-target-6500-2025-end-joins-morgan-stanley-2024-11-19/" TargetMode="External"/><Relationship Id="rId351" Type="http://schemas.openxmlformats.org/officeDocument/2006/relationships/hyperlink" Target="https://finance.sina.com.cn/stock/stockzmt/2025-01-04/doc-inecuumu7786290.shtml" TargetMode="External"/><Relationship Id="rId393" Type="http://schemas.openxmlformats.org/officeDocument/2006/relationships/hyperlink" Target="https://wallstreetcn.com/articles/3738197" TargetMode="External"/><Relationship Id="rId407" Type="http://schemas.openxmlformats.org/officeDocument/2006/relationships/hyperlink" Target="https://www.sohu.com/a/842695843_122066678" TargetMode="External"/><Relationship Id="rId449" Type="http://schemas.openxmlformats.org/officeDocument/2006/relationships/hyperlink" Target="https://samsungbiologics.com/front/en/mediaCenter/pressReleasesView.do?boardSeq=531" TargetMode="External"/><Relationship Id="rId211" Type="http://schemas.openxmlformats.org/officeDocument/2006/relationships/hyperlink" Target="https://www.alliocapital.com/macrocalendar-weekly/week-of-march-31-2025" TargetMode="External"/><Relationship Id="rId253" Type="http://schemas.openxmlformats.org/officeDocument/2006/relationships/hyperlink" Target="https://finance.sina.com.cn/jjxw/2025-04-03/doc-inervzcv2755071.shtml" TargetMode="External"/><Relationship Id="rId295" Type="http://schemas.openxmlformats.org/officeDocument/2006/relationships/hyperlink" Target="https://finance.sina.com.cn/jjxw/2025-04-03/doc-inervzcv2755071.shtml" TargetMode="External"/><Relationship Id="rId309" Type="http://schemas.openxmlformats.org/officeDocument/2006/relationships/hyperlink" Target="https://finance.now.com/analysis/study.php?topicId=9&amp;newsId=914739&amp;c=" TargetMode="External"/><Relationship Id="rId460" Type="http://schemas.openxmlformats.org/officeDocument/2006/relationships/hyperlink" Target="https://www.marketscreener.com/quote/stock/XIAOMI-CORPORATION-45271958/news/Xiaomi-s-Quarterly-Net-Profit-Soars-90-on-Record-Revenue-49361126/" TargetMode="External"/><Relationship Id="rId516" Type="http://schemas.openxmlformats.org/officeDocument/2006/relationships/hyperlink" Target="https://stockanalysis.com/stocks/pdd/statistics/" TargetMode="External"/><Relationship Id="rId48" Type="http://schemas.openxmlformats.org/officeDocument/2006/relationships/hyperlink" Target="https://www.linkedin.com/pulse/brief-history-quantitative-investment-management-herbert-blank-wotje" TargetMode="External"/><Relationship Id="rId113" Type="http://schemas.openxmlformats.org/officeDocument/2006/relationships/hyperlink" Target="https://www.stcn.com/article/detail/1037111.html?u_atoken=c81ba511-b9f8-41f5-8bb5-90118fa595d6&amp;u_asig=bbbf3&amp;u_aref=4M7Js2C63wg68HwBJz82Q4%2FguLM%3D" TargetMode="External"/><Relationship Id="rId320" Type="http://schemas.openxmlformats.org/officeDocument/2006/relationships/hyperlink" Target="https://www.21jingji.com/article/20250325/herald/45568d94e376354d199824e944875b6c.html" TargetMode="External"/><Relationship Id="rId155" Type="http://schemas.openxmlformats.org/officeDocument/2006/relationships/hyperlink" Target="https://www.alliocapital.com/macrocalendar-weekly/week-of-march-31-2025" TargetMode="External"/><Relationship Id="rId197" Type="http://schemas.openxmlformats.org/officeDocument/2006/relationships/hyperlink" Target="https://www.janushenderson.com/social/article/a-us-small-cap-awakening-positive-momentum-for-2025/" TargetMode="External"/><Relationship Id="rId362" Type="http://schemas.openxmlformats.org/officeDocument/2006/relationships/hyperlink" Target="https://finance.sina.com.cn/stock/stockzmt/2025-01-04/doc-inecuumu7786290.shtml" TargetMode="External"/><Relationship Id="rId418" Type="http://schemas.openxmlformats.org/officeDocument/2006/relationships/hyperlink" Target="https://finance.sina.com.cn/stock/hkstock/ggscyd/2025-02-28/doc-inemyxct2553230.shtml" TargetMode="External"/><Relationship Id="rId222" Type="http://schemas.openxmlformats.org/officeDocument/2006/relationships/hyperlink" Target="https://www.businessinsider.com/stock-market-outlook-bearish-signal-200-day-moving-average-2025-3" TargetMode="External"/><Relationship Id="rId264" Type="http://schemas.openxmlformats.org/officeDocument/2006/relationships/hyperlink" Target="https://finance.sina.com.cn/jjxw/2025-04-03/doc-inervzcv2755071.shtml" TargetMode="External"/><Relationship Id="rId471" Type="http://schemas.openxmlformats.org/officeDocument/2006/relationships/hyperlink" Target="https://www.streetinsider.com/Reuters/Xiaomi+raises+EV+sales+target%2C+plans+new+overseas+stores+as+Q4+revenue+jumps/24512286.html" TargetMode="External"/><Relationship Id="rId17" Type="http://schemas.openxmlformats.org/officeDocument/2006/relationships/hyperlink" Target="https://www.linkedin.com/pulse/brief-history-quantitative-investment-management-herbert-blank-wotje" TargetMode="External"/><Relationship Id="rId59" Type="http://schemas.openxmlformats.org/officeDocument/2006/relationships/hyperlink" Target="https://zh.wikipedia.org/zh-hans/%E7%95%B6%E6%97%A5%E6%B2%96%E9%8A%B7" TargetMode="External"/><Relationship Id="rId124" Type="http://schemas.openxmlformats.org/officeDocument/2006/relationships/hyperlink" Target="https://www.stcn.com/article/detail/1037111.html?u_atoken=c81ba511-b9f8-41f5-8bb5-90118fa595d6&amp;u_asig=bbbf3&amp;u_aref=4M7Js2C63wg68HwBJz82Q4%2FguLM%3D" TargetMode="External"/><Relationship Id="rId527" Type="http://schemas.openxmlformats.org/officeDocument/2006/relationships/fontTable" Target="fontTable.xml"/><Relationship Id="rId70" Type="http://schemas.openxmlformats.org/officeDocument/2006/relationships/hyperlink" Target="https://zh.wikipedia.org/zh-hans/%E7%95%B6%E6%97%A5%E6%B2%96%E9%8A%B7" TargetMode="External"/><Relationship Id="rId166" Type="http://schemas.openxmlformats.org/officeDocument/2006/relationships/hyperlink" Target="https://www.reuters.com/markets/us/with-interest-rates-hold-feds-economic-projections-take-center-stage-2025-03-19/" TargetMode="External"/><Relationship Id="rId331" Type="http://schemas.openxmlformats.org/officeDocument/2006/relationships/hyperlink" Target="https://view.inews.qq.com/a/20250327A06WWB00?uid%5B0%5D=100011431952&amp;uid%5B1%5D=100011431952" TargetMode="External"/><Relationship Id="rId373" Type="http://schemas.openxmlformats.org/officeDocument/2006/relationships/hyperlink" Target="https://finance.eastmoney.com/a/202412313284028392.html" TargetMode="External"/><Relationship Id="rId429" Type="http://schemas.openxmlformats.org/officeDocument/2006/relationships/hyperlink" Target="https://s27.q4cdn.com/966411597/files/doc_financials/2023/q4/applovin-4q23-shareholder-letter.pdf" TargetMode="External"/><Relationship Id="rId1" Type="http://schemas.openxmlformats.org/officeDocument/2006/relationships/customXml" Target="../customXml/item1.xml"/><Relationship Id="rId233" Type="http://schemas.openxmlformats.org/officeDocument/2006/relationships/hyperlink" Target="https://finance.sina.com.cn/roll/2025-04-03/doc-inervuwa8580622.shtml" TargetMode="External"/><Relationship Id="rId440" Type="http://schemas.openxmlformats.org/officeDocument/2006/relationships/hyperlink" Target="https://www.wuxibiologics.com/wuxi-biologics-reports-solid-2023-annual-results/" TargetMode="External"/><Relationship Id="rId28" Type="http://schemas.openxmlformats.org/officeDocument/2006/relationships/hyperlink" Target="https://en.wikipedia.org/wiki/Two_Sigma" TargetMode="External"/><Relationship Id="rId275" Type="http://schemas.openxmlformats.org/officeDocument/2006/relationships/hyperlink" Target="https://stcn.com/article/detail/1639093.html" TargetMode="External"/><Relationship Id="rId300" Type="http://schemas.openxmlformats.org/officeDocument/2006/relationships/hyperlink" Target="https://finance.sina.com.cn/roll/2025-04-03/doc-inervuwa8580622.shtml" TargetMode="External"/><Relationship Id="rId482" Type="http://schemas.openxmlformats.org/officeDocument/2006/relationships/image" Target="media/image8.png"/><Relationship Id="rId81" Type="http://schemas.openxmlformats.org/officeDocument/2006/relationships/hyperlink" Target="https://www.investopedia.com/articles/active-trading/053115/average-rate-return-day-traders.asp" TargetMode="External"/><Relationship Id="rId135" Type="http://schemas.openxmlformats.org/officeDocument/2006/relationships/hyperlink" Target="https://www.alliocapital.com/macrocalendar-weekly/week-of-march-31-2025" TargetMode="External"/><Relationship Id="rId177" Type="http://schemas.openxmlformats.org/officeDocument/2006/relationships/hyperlink" Target="https://www.nasdaq.com/articles/biotech-market-forecast-top-trends-biotech-2025" TargetMode="External"/><Relationship Id="rId342" Type="http://schemas.openxmlformats.org/officeDocument/2006/relationships/hyperlink" Target="https://view.inews.qq.com/a/20250327A06WWB00?uid%5B0%5D=100011431952&amp;uid%5B1%5D=100011431952" TargetMode="External"/><Relationship Id="rId384" Type="http://schemas.openxmlformats.org/officeDocument/2006/relationships/hyperlink" Target="https://wallstreetcn.com/articles/3738197" TargetMode="External"/><Relationship Id="rId202" Type="http://schemas.openxmlformats.org/officeDocument/2006/relationships/hyperlink" Target="https://www.reuters.com/markets/us/goldman-sachs-forecasts-sp-500-target-6500-2025-end-joins-morgan-stanley-2024-11-19/" TargetMode="External"/><Relationship Id="rId244" Type="http://schemas.openxmlformats.org/officeDocument/2006/relationships/hyperlink" Target="https://stcn.com/article/detail/1639093.html" TargetMode="External"/><Relationship Id="rId39" Type="http://schemas.openxmlformats.org/officeDocument/2006/relationships/hyperlink" Target="https://en.wikipedia.org/wiki/Aladdin_(BlackRock)" TargetMode="External"/><Relationship Id="rId286" Type="http://schemas.openxmlformats.org/officeDocument/2006/relationships/hyperlink" Target="https://finance.sina.com.cn/jjxw/2025-04-03/doc-inervzcv2755071.shtml" TargetMode="External"/><Relationship Id="rId451" Type="http://schemas.openxmlformats.org/officeDocument/2006/relationships/hyperlink" Target="https://samsungbiologics.com/front/en/mediaCenter/pressReleasesView.do?boardSeq=531" TargetMode="External"/><Relationship Id="rId493" Type="http://schemas.openxmlformats.org/officeDocument/2006/relationships/hyperlink" Target="https://stockanalysis.com/quote/otc/XIACF/financials/balance-sheet/" TargetMode="External"/><Relationship Id="rId507" Type="http://schemas.openxmlformats.org/officeDocument/2006/relationships/image" Target="media/image9.png"/><Relationship Id="rId50" Type="http://schemas.openxmlformats.org/officeDocument/2006/relationships/hyperlink" Target="https://www.cqf.com/blog/what-quantitative-finance-brief-history" TargetMode="External"/><Relationship Id="rId104" Type="http://schemas.openxmlformats.org/officeDocument/2006/relationships/hyperlink" Target="https://cepr.org/voxeu/columns/competition-among-high-frequency-traders-and-market-liquidity" TargetMode="External"/><Relationship Id="rId146" Type="http://schemas.openxmlformats.org/officeDocument/2006/relationships/hyperlink" Target="https://www.alliocapital.com/macrocalendar-weekly/week-of-march-31-2025" TargetMode="External"/><Relationship Id="rId188" Type="http://schemas.openxmlformats.org/officeDocument/2006/relationships/hyperlink" Target="https://www.reuters.com/markets/us/goldman-sachs-forecasts-sp-500-target-6500-2025-end-joins-morgan-stanley-2024-11-19/" TargetMode="External"/><Relationship Id="rId311" Type="http://schemas.openxmlformats.org/officeDocument/2006/relationships/hyperlink" Target="https://xueqiu.com/ai/stock/summary?symbol=PDD&amp;id=3867110189458" TargetMode="External"/><Relationship Id="rId353" Type="http://schemas.openxmlformats.org/officeDocument/2006/relationships/image" Target="media/image5.png"/><Relationship Id="rId395" Type="http://schemas.openxmlformats.org/officeDocument/2006/relationships/hyperlink" Target="https://www.stcn.com/article/detail/1524538.html" TargetMode="External"/><Relationship Id="rId409" Type="http://schemas.openxmlformats.org/officeDocument/2006/relationships/hyperlink" Target="https://www.sohu.com/a/842695843_122066678" TargetMode="External"/><Relationship Id="rId92" Type="http://schemas.openxmlformats.org/officeDocument/2006/relationships/hyperlink" Target="https://www.finra.org/rules-guidance/rulebooks/finra-rules/2270" TargetMode="External"/><Relationship Id="rId213" Type="http://schemas.openxmlformats.org/officeDocument/2006/relationships/hyperlink" Target="https://www.fidelity.com/viewpoints/market-and-economic-insights/quarterly-market-update" TargetMode="External"/><Relationship Id="rId420" Type="http://schemas.openxmlformats.org/officeDocument/2006/relationships/hyperlink" Target="https://www.voachinese.com/a/wall-streets-sell-off-eases-as-tesla-and-other-recent-market-losers-steady-20250311/8006985.html" TargetMode="External"/><Relationship Id="rId255" Type="http://schemas.openxmlformats.org/officeDocument/2006/relationships/hyperlink" Target="https://finance.sina.com.cn/jjxw/2025-04-03/doc-inervzcv2755071.shtml" TargetMode="External"/><Relationship Id="rId297" Type="http://schemas.openxmlformats.org/officeDocument/2006/relationships/hyperlink" Target="https://finance.sina.com.cn/roll/2025-04-03/doc-inervuwa8580622.shtml" TargetMode="External"/><Relationship Id="rId462" Type="http://schemas.openxmlformats.org/officeDocument/2006/relationships/hyperlink" Target="https://canalys.com/newsroom/worldwide-smartphone-market-2024" TargetMode="External"/><Relationship Id="rId518" Type="http://schemas.openxmlformats.org/officeDocument/2006/relationships/hyperlink" Target="https://www.tradingview.com/symbols/NASDAQ-PDD/" TargetMode="External"/><Relationship Id="rId115" Type="http://schemas.openxmlformats.org/officeDocument/2006/relationships/hyperlink" Target="https://www.reuters.com/markets/asia/chinese-mainland-investors-drive-surge-hong-kong-stocks-2025-02-28/" TargetMode="External"/><Relationship Id="rId157" Type="http://schemas.openxmlformats.org/officeDocument/2006/relationships/hyperlink" Target="https://www.blackrock.com/us/individual/insights/taking-stock-quarterly-outlook" TargetMode="External"/><Relationship Id="rId322" Type="http://schemas.openxmlformats.org/officeDocument/2006/relationships/hyperlink" Target="https://view.inews.qq.com/a/20250327A06WWB00?uid%5B0%5D=100011431952&amp;uid%5B1%5D=100011431952" TargetMode="External"/><Relationship Id="rId364" Type="http://schemas.openxmlformats.org/officeDocument/2006/relationships/hyperlink" Target="https://finance.sina.com.cn/stock/stockzmt/2025-01-04/doc-inecuumu7786290.shtml" TargetMode="External"/><Relationship Id="rId61" Type="http://schemas.openxmlformats.org/officeDocument/2006/relationships/hyperlink" Target="https://www.investopedia.com/articles/active-trading/053115/average-rate-return-day-traders.asp" TargetMode="External"/><Relationship Id="rId199" Type="http://schemas.openxmlformats.org/officeDocument/2006/relationships/hyperlink" Target="https://www.reuters.com/markets/us/with-interest-rates-hold-feds-economic-projections-take-center-stage-2025-03-19/" TargetMode="External"/><Relationship Id="rId19" Type="http://schemas.openxmlformats.org/officeDocument/2006/relationships/hyperlink" Target="https://www.cqf.com/blog/what-quantitative-finance-brief-history" TargetMode="External"/><Relationship Id="rId224" Type="http://schemas.openxmlformats.org/officeDocument/2006/relationships/hyperlink" Target="https://www.capitalgroup.com/ria/insights/articles/2025-stock-market-outlook.html" TargetMode="External"/><Relationship Id="rId266" Type="http://schemas.openxmlformats.org/officeDocument/2006/relationships/hyperlink" Target="https://finance.sina.com.cn/jjxw/2025-04-03/doc-inervzcv2755071.shtml" TargetMode="External"/><Relationship Id="rId431" Type="http://schemas.openxmlformats.org/officeDocument/2006/relationships/hyperlink" Target="https://s27.q4cdn.com/966411597/files/doc_financials/2023/q4/applovin-4q23-shareholder-letter.pdf" TargetMode="External"/><Relationship Id="rId473" Type="http://schemas.openxmlformats.org/officeDocument/2006/relationships/hyperlink" Target="https://www.marketscreener.com/quote/stock/XIAOMI-CORPORATION-45271958/news/Xiaomi-s-Quarterly-Net-Profit-Soars-90-on-Record-Revenue-49361126/" TargetMode="External"/><Relationship Id="rId529" Type="http://schemas.openxmlformats.org/officeDocument/2006/relationships/theme" Target="theme/theme1.xml"/><Relationship Id="rId30" Type="http://schemas.openxmlformats.org/officeDocument/2006/relationships/hyperlink" Target="https://finance.sina.com.cn/test/2025-02-14/doc-ineknmey6506239.shtml" TargetMode="External"/><Relationship Id="rId126" Type="http://schemas.openxmlformats.org/officeDocument/2006/relationships/hyperlink" Target="https://zh.wikipedia.org/zh-hans/%E7%95%B6%E6%97%A5%E6%B2%96%E9%8A%B7" TargetMode="External"/><Relationship Id="rId168" Type="http://schemas.openxmlformats.org/officeDocument/2006/relationships/hyperlink" Target="https://www.capitalgroup.com/ria/insights/articles/2025-stock-market-outlook.html" TargetMode="External"/><Relationship Id="rId333" Type="http://schemas.openxmlformats.org/officeDocument/2006/relationships/hyperlink" Target="https://finance.now.com/analysis/study.php?topicId=9&amp;newsId=914739&amp;c=" TargetMode="External"/><Relationship Id="rId72" Type="http://schemas.openxmlformats.org/officeDocument/2006/relationships/hyperlink" Target="https://cmtassociation.org/presenter/larry-williams/" TargetMode="External"/><Relationship Id="rId375" Type="http://schemas.openxmlformats.org/officeDocument/2006/relationships/hyperlink" Target="https://stcn.com/article/detail/1445102.html" TargetMode="External"/><Relationship Id="rId3" Type="http://schemas.openxmlformats.org/officeDocument/2006/relationships/numbering" Target="numbering.xml"/><Relationship Id="rId235" Type="http://schemas.openxmlformats.org/officeDocument/2006/relationships/hyperlink" Target="https://stcn.com/article/detail/1639093.html" TargetMode="External"/><Relationship Id="rId277" Type="http://schemas.openxmlformats.org/officeDocument/2006/relationships/hyperlink" Target="https://international.caixin.com/2025-04-03/102305362.html" TargetMode="External"/><Relationship Id="rId400" Type="http://schemas.openxmlformats.org/officeDocument/2006/relationships/hyperlink" Target="https://www.stcn.com/article/detail/1524538.html" TargetMode="External"/><Relationship Id="rId442" Type="http://schemas.openxmlformats.org/officeDocument/2006/relationships/hyperlink" Target="https://www.wuxibiologics.com/wuxi-biologics-reports-solid-2023-annual-results/" TargetMode="External"/><Relationship Id="rId484" Type="http://schemas.openxmlformats.org/officeDocument/2006/relationships/hyperlink" Target="https://www.marketscreener.com/quote/stock/XIAOMI-CORPORATION-45271958/news/Xiaomi-s-Quarterly-Net-Profit-Soars-90-on-Record-Revenue-49361126/" TargetMode="External"/><Relationship Id="rId137" Type="http://schemas.openxmlformats.org/officeDocument/2006/relationships/hyperlink" Target="https://www.fidelity.com/viewpoints/market-and-economic-insights/quarterly-market-update" TargetMode="External"/><Relationship Id="rId302" Type="http://schemas.openxmlformats.org/officeDocument/2006/relationships/hyperlink" Target="https://finance.sina.com.cn/jjxw/2025-04-03/doc-inervzcv2755071.shtml" TargetMode="External"/><Relationship Id="rId344" Type="http://schemas.openxmlformats.org/officeDocument/2006/relationships/hyperlink" Target="https://finance.sina.com.cn/tech/digi/2025-02-10/doc-ineiuwqt1957967.shtml" TargetMode="External"/><Relationship Id="rId41" Type="http://schemas.openxmlformats.org/officeDocument/2006/relationships/hyperlink" Target="https://medium.com/@tzjy/the-secrets-of-bridgewater-inside-the-worlds-largest-hedge-fund-a950076ce156" TargetMode="External"/><Relationship Id="rId83" Type="http://schemas.openxmlformats.org/officeDocument/2006/relationships/hyperlink" Target="https://www.investopedia.com/ask/answers/042415/what-average-annual-return-sp-500.asp" TargetMode="External"/><Relationship Id="rId179" Type="http://schemas.openxmlformats.org/officeDocument/2006/relationships/hyperlink" Target="https://www.janushenderson.com/social/article/a-us-small-cap-awakening-positive-momentum-for-2025/" TargetMode="External"/><Relationship Id="rId386" Type="http://schemas.openxmlformats.org/officeDocument/2006/relationships/hyperlink" Target="https://wallstreetcn.com/articles/3738197" TargetMode="External"/><Relationship Id="rId190" Type="http://schemas.openxmlformats.org/officeDocument/2006/relationships/hyperlink" Target="https://www.reuters.com/markets/us/with-interest-rates-hold-feds-economic-projections-take-center-stage-2025-03-19/" TargetMode="External"/><Relationship Id="rId204" Type="http://schemas.openxmlformats.org/officeDocument/2006/relationships/hyperlink" Target="https://www.morganstanley.com/im/en-gb/intermediary-investor/insights/articles/equity-and-volatility-outlook-2025.html" TargetMode="External"/><Relationship Id="rId246" Type="http://schemas.openxmlformats.org/officeDocument/2006/relationships/hyperlink" Target="https://finance.sina.com.cn/jjxw/2025-04-03/doc-inervzcv2755071.shtml" TargetMode="External"/><Relationship Id="rId288" Type="http://schemas.openxmlformats.org/officeDocument/2006/relationships/hyperlink" Target="https://finance.sina.com.cn/jjxw/2025-04-03/doc-inervzcv2755071.shtml" TargetMode="External"/><Relationship Id="rId411" Type="http://schemas.openxmlformats.org/officeDocument/2006/relationships/hyperlink" Target="https://wallstreetcn.com/articles/3738197" TargetMode="External"/><Relationship Id="rId453" Type="http://schemas.openxmlformats.org/officeDocument/2006/relationships/hyperlink" Target="https://www.wuxibiologics.com/wuxi-biologics-reports-solid-2023-annual-results/" TargetMode="External"/><Relationship Id="rId509" Type="http://schemas.openxmlformats.org/officeDocument/2006/relationships/hyperlink" Target="https://www.macrotrends.net/stocks/charts/PDD/pdd-holdings/revenue" TargetMode="External"/><Relationship Id="rId106" Type="http://schemas.openxmlformats.org/officeDocument/2006/relationships/hyperlink" Target="https://www.finra.org/rules-guidance/rulebooks/finra-rules/2270" TargetMode="External"/><Relationship Id="rId313" Type="http://schemas.openxmlformats.org/officeDocument/2006/relationships/hyperlink" Target="https://www.woshipm.com/it/5678587.html" TargetMode="External"/><Relationship Id="rId495" Type="http://schemas.openxmlformats.org/officeDocument/2006/relationships/hyperlink" Target="https://www.bloomberg.com/news/articles/2025-03-17/xiaomi-stock-rally-before-earnings-outshines-analyst-forecasts" TargetMode="External"/><Relationship Id="rId10" Type="http://schemas.openxmlformats.org/officeDocument/2006/relationships/image" Target="media/image2.png"/><Relationship Id="rId52" Type="http://schemas.openxmlformats.org/officeDocument/2006/relationships/hyperlink" Target="https://en.wikipedia.org/wiki/Renaissance_Technologies" TargetMode="External"/><Relationship Id="rId94" Type="http://schemas.openxmlformats.org/officeDocument/2006/relationships/hyperlink" Target="https://zh.wikipedia.org/zh-hans/%E7%95%B6%E6%97%A5%E6%B2%96%E9%8A%B7" TargetMode="External"/><Relationship Id="rId148" Type="http://schemas.openxmlformats.org/officeDocument/2006/relationships/hyperlink" Target="https://www.capitalgroup.com/ria/insights/articles/2025-stock-market-outlook.html" TargetMode="External"/><Relationship Id="rId355" Type="http://schemas.openxmlformats.org/officeDocument/2006/relationships/hyperlink" Target="https://finance.sina.com.cn/stock/stockzmt/2025-01-04/doc-inecuumu7786290.shtml" TargetMode="External"/><Relationship Id="rId397" Type="http://schemas.openxmlformats.org/officeDocument/2006/relationships/hyperlink" Target="https://finance.sina.com.cn/stock/hyyj/2025-01-06/doc-ineczxpt2302306.shtml" TargetMode="External"/><Relationship Id="rId520" Type="http://schemas.openxmlformats.org/officeDocument/2006/relationships/hyperlink" Target="https://www.economies.com/stocks/united-states-analysis/pinduoduo-price-collects-profits---forecast-today---19-03-2025-116700" TargetMode="External"/><Relationship Id="rId215" Type="http://schemas.openxmlformats.org/officeDocument/2006/relationships/hyperlink" Target="https://www.reuters.com/markets/us/with-interest-rates-hold-feds-economic-projections-take-center-stage-2025-03-19/" TargetMode="External"/><Relationship Id="rId257" Type="http://schemas.openxmlformats.org/officeDocument/2006/relationships/hyperlink" Target="https://finance.sina.com.cn/jjxw/2025-04-03/doc-inervzcv2755071.shtml" TargetMode="External"/><Relationship Id="rId422" Type="http://schemas.openxmlformats.org/officeDocument/2006/relationships/hyperlink" Target="https://s27.q4cdn.com/966411597/files/doc_financials/2023/q4/applovin-4q23-shareholder-letter.pdf" TargetMode="External"/><Relationship Id="rId464" Type="http://schemas.openxmlformats.org/officeDocument/2006/relationships/hyperlink" Target="https://www.reuters.com/business/autos-transportation/global-electric-vehicle-sales-up-25-record-2024-2025-01-14/" TargetMode="External"/><Relationship Id="rId299" Type="http://schemas.openxmlformats.org/officeDocument/2006/relationships/hyperlink" Target="https://www.cls.cn/detail/1992222" TargetMode="External"/><Relationship Id="rId63" Type="http://schemas.openxmlformats.org/officeDocument/2006/relationships/hyperlink" Target="https://www.investopedia.com/articles/active-trading/053115/average-rate-return-day-traders.asp" TargetMode="External"/><Relationship Id="rId159" Type="http://schemas.openxmlformats.org/officeDocument/2006/relationships/hyperlink" Target="https://www.janushenderson.com/social/article/a-us-small-cap-awakening-positive-momentum-for-2025/" TargetMode="External"/><Relationship Id="rId366" Type="http://schemas.openxmlformats.org/officeDocument/2006/relationships/hyperlink" Target="https://stcn.com/article/detail/1445102.html" TargetMode="External"/><Relationship Id="rId226" Type="http://schemas.openxmlformats.org/officeDocument/2006/relationships/hyperlink" Target="https://finance.sina.com.cn/jjxw/2025-04-03/doc-inervzcv2755071.shtml" TargetMode="External"/><Relationship Id="rId433" Type="http://schemas.openxmlformats.org/officeDocument/2006/relationships/hyperlink" Target="https://s27.q4cdn.com/966411597/files/doc_financials/2023/q4/applovin-4q23-shareholder-letter.pdf" TargetMode="External"/><Relationship Id="rId74" Type="http://schemas.openxmlformats.org/officeDocument/2006/relationships/hyperlink" Target="https://papers.ssrn.com/sol3/papers.cfm?abstract_id=3423101" TargetMode="External"/><Relationship Id="rId377" Type="http://schemas.openxmlformats.org/officeDocument/2006/relationships/hyperlink" Target="https://pdf.dfcfw.com/pdf/H3_AP202501031641801608_1.pdf?1735926748000.pdf" TargetMode="External"/><Relationship Id="rId500" Type="http://schemas.openxmlformats.org/officeDocument/2006/relationships/hyperlink" Target="https://www.google.com/finance/quote/XIACF:OTCMKTS?hl=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4DF6404F60449F6B56CA63887C8BE8A"/>
        <w:category>
          <w:name w:val="常规"/>
          <w:gallery w:val="placeholder"/>
        </w:category>
        <w:types>
          <w:type w:val="bbPlcHdr"/>
        </w:types>
        <w:behaviors>
          <w:behavior w:val="content"/>
        </w:behaviors>
        <w:guid w:val="{00EC0287-0FA4-452E-8AFC-64FD18CF02EA}"/>
      </w:docPartPr>
      <w:docPartBody>
        <w:p w:rsidR="008D7758" w:rsidRDefault="00860394" w:rsidP="00860394">
          <w:pPr>
            <w:pStyle w:val="54DF6404F60449F6B56CA63887C8BE8A"/>
          </w:pPr>
          <w:r>
            <w:rPr>
              <w:rFonts w:asciiTheme="majorHAnsi" w:eastAsiaTheme="majorEastAsia" w:hAnsiTheme="majorHAnsi" w:cstheme="majorBidi"/>
              <w:caps/>
              <w:color w:val="156082" w:themeColor="accent1"/>
              <w:sz w:val="80"/>
              <w:szCs w:val="80"/>
            </w:rPr>
            <w:t>[Document title]</w:t>
          </w:r>
        </w:p>
      </w:docPartBody>
    </w:docPart>
    <w:docPart>
      <w:docPartPr>
        <w:name w:val="27B845634EA2484ABBA70F88020F7AFF"/>
        <w:category>
          <w:name w:val="常规"/>
          <w:gallery w:val="placeholder"/>
        </w:category>
        <w:types>
          <w:type w:val="bbPlcHdr"/>
        </w:types>
        <w:behaviors>
          <w:behavior w:val="content"/>
        </w:behaviors>
        <w:guid w:val="{B0153CF6-9680-48F9-B185-3F8D26FDD2AC}"/>
      </w:docPartPr>
      <w:docPartBody>
        <w:p w:rsidR="008D7758" w:rsidRDefault="00860394" w:rsidP="00860394">
          <w:pPr>
            <w:pStyle w:val="27B845634EA2484ABBA70F88020F7AFF"/>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394"/>
    <w:rsid w:val="00035F87"/>
    <w:rsid w:val="00126F20"/>
    <w:rsid w:val="00193A38"/>
    <w:rsid w:val="00193D78"/>
    <w:rsid w:val="001D45FA"/>
    <w:rsid w:val="00245B79"/>
    <w:rsid w:val="002C4133"/>
    <w:rsid w:val="002D70B2"/>
    <w:rsid w:val="002E1C5C"/>
    <w:rsid w:val="0030160A"/>
    <w:rsid w:val="00317AD9"/>
    <w:rsid w:val="003711C2"/>
    <w:rsid w:val="003E5076"/>
    <w:rsid w:val="003E7068"/>
    <w:rsid w:val="00416F6D"/>
    <w:rsid w:val="00447A38"/>
    <w:rsid w:val="004A0F63"/>
    <w:rsid w:val="00510B94"/>
    <w:rsid w:val="005328A0"/>
    <w:rsid w:val="0053769C"/>
    <w:rsid w:val="005928FF"/>
    <w:rsid w:val="006516BE"/>
    <w:rsid w:val="006F1BD8"/>
    <w:rsid w:val="00727D36"/>
    <w:rsid w:val="00766D80"/>
    <w:rsid w:val="008535A8"/>
    <w:rsid w:val="00860394"/>
    <w:rsid w:val="008A26FE"/>
    <w:rsid w:val="008D7758"/>
    <w:rsid w:val="00927363"/>
    <w:rsid w:val="009432E2"/>
    <w:rsid w:val="009B1614"/>
    <w:rsid w:val="009B3E77"/>
    <w:rsid w:val="009D2473"/>
    <w:rsid w:val="009D4AD4"/>
    <w:rsid w:val="009D6168"/>
    <w:rsid w:val="00A22CC7"/>
    <w:rsid w:val="00AA6411"/>
    <w:rsid w:val="00B123C1"/>
    <w:rsid w:val="00B4272A"/>
    <w:rsid w:val="00C111D5"/>
    <w:rsid w:val="00C4680D"/>
    <w:rsid w:val="00C8276F"/>
    <w:rsid w:val="00D118D1"/>
    <w:rsid w:val="00D2636F"/>
    <w:rsid w:val="00DB4007"/>
    <w:rsid w:val="00DD0F92"/>
    <w:rsid w:val="00DF6119"/>
    <w:rsid w:val="00E07960"/>
    <w:rsid w:val="00E341BA"/>
    <w:rsid w:val="00E84062"/>
    <w:rsid w:val="00EF1294"/>
    <w:rsid w:val="00F02E8D"/>
    <w:rsid w:val="00F417E3"/>
    <w:rsid w:val="00F860DE"/>
    <w:rsid w:val="00F9486B"/>
    <w:rsid w:val="00FE0D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60394"/>
    <w:rPr>
      <w:color w:val="666666"/>
    </w:rPr>
  </w:style>
  <w:style w:type="paragraph" w:customStyle="1" w:styleId="54DF6404F60449F6B56CA63887C8BE8A">
    <w:name w:val="54DF6404F60449F6B56CA63887C8BE8A"/>
    <w:rsid w:val="00860394"/>
  </w:style>
  <w:style w:type="paragraph" w:customStyle="1" w:styleId="27B845634EA2484ABBA70F88020F7AFF">
    <w:name w:val="27B845634EA2484ABBA70F88020F7AFF"/>
    <w:rsid w:val="008603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2025-02-06T00:00:00</PublishDate>
  <Abstract/>
  <CompanyAddress>7577 Central Parke Blvd, Mason, OH 45040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52DDCD-15AC-43DE-B372-8F8FBA8C8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8268</TotalTime>
  <Pages>237</Pages>
  <Words>60095</Words>
  <Characters>342546</Characters>
  <Application>Microsoft Office Word</Application>
  <DocSecurity>0</DocSecurity>
  <Lines>2854</Lines>
  <Paragraphs>803</Paragraphs>
  <ScaleCrop>false</ScaleCrop>
  <Company>Zhu Investment</Company>
  <LinksUpToDate>false</LinksUpToDate>
  <CharactersWithSpaces>401838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美股投资实操手册V</dc:title>
  <dc:subject>量化投资原理与策略实战</dc:subject>
  <dc:creator>Taotao Zhu</dc:creator>
  <cp:keywords/>
  <dc:description/>
  <cp:lastModifiedBy>Taotao Zhu</cp:lastModifiedBy>
  <cp:revision>5</cp:revision>
  <cp:lastPrinted>2025-02-05T15:49:00Z</cp:lastPrinted>
  <dcterms:created xsi:type="dcterms:W3CDTF">2025-04-11T19:16:00Z</dcterms:created>
  <dcterms:modified xsi:type="dcterms:W3CDTF">2025-05-13T01:13:00Z</dcterms:modified>
</cp:coreProperties>
</file>